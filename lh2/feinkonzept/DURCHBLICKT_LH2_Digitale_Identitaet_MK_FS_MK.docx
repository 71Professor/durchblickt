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07DD" w14:textId="5470E20E" w:rsidR="001C16A9" w:rsidRPr="00FF1E8A" w:rsidRDefault="00FF1E8A" w:rsidP="00DF669F">
      <w:pPr>
        <w:shd w:val="clear" w:color="auto" w:fill="FBE4D5" w:themeFill="accent2" w:themeFillTint="33"/>
        <w:spacing w:after="0" w:line="276" w:lineRule="auto"/>
        <w:rPr>
          <w:rFonts w:cstheme="minorHAnsi"/>
          <w:b/>
          <w:bCs/>
          <w:sz w:val="28"/>
          <w:szCs w:val="28"/>
          <w:lang w:val="de"/>
        </w:rPr>
      </w:pPr>
      <w:del w:id="0" w:author="Fabienne Schmaus" w:date="2026-04-30T15:36:00Z" w16du:dateUtc="2026-04-30T13:36:00Z">
        <w:r w:rsidRPr="00FF1E8A" w:rsidDel="009B5D66">
          <w:rPr>
            <w:rFonts w:cstheme="minorHAnsi"/>
            <w:b/>
            <w:bCs/>
            <w:sz w:val="28"/>
            <w:szCs w:val="28"/>
            <w:lang w:val="de"/>
          </w:rPr>
          <w:delText xml:space="preserve">Wer bin ich online? </w:delText>
        </w:r>
      </w:del>
      <w:r w:rsidRPr="00FF1E8A">
        <w:rPr>
          <w:rFonts w:cstheme="minorHAnsi"/>
          <w:b/>
          <w:bCs/>
          <w:sz w:val="28"/>
          <w:szCs w:val="28"/>
          <w:lang w:val="de"/>
        </w:rPr>
        <w:t>Digitale Identität zwischen Selbstausdruck und Selbstinszenierung</w:t>
      </w:r>
    </w:p>
    <w:p w14:paraId="75BF8DC1" w14:textId="77777777" w:rsidR="00BD2294" w:rsidRPr="007D7FE0" w:rsidRDefault="00BD2294" w:rsidP="00DF669F">
      <w:pPr>
        <w:shd w:val="clear" w:color="auto" w:fill="FBE4D5" w:themeFill="accent2" w:themeFillTint="33"/>
        <w:spacing w:after="0" w:line="276" w:lineRule="auto"/>
        <w:rPr>
          <w:rFonts w:cstheme="minorHAnsi"/>
          <w:color w:val="EE0000"/>
        </w:rPr>
      </w:pPr>
    </w:p>
    <w:p w14:paraId="79849D1B" w14:textId="2B4E4BD2" w:rsidR="00DF669F" w:rsidRPr="00FF1E8A" w:rsidRDefault="00DF669F" w:rsidP="00DF669F">
      <w:pPr>
        <w:shd w:val="clear" w:color="auto" w:fill="FBE4D5" w:themeFill="accent2" w:themeFillTint="33"/>
        <w:spacing w:after="0" w:line="276" w:lineRule="auto"/>
        <w:rPr>
          <w:rFonts w:cstheme="minorHAnsi"/>
        </w:rPr>
      </w:pPr>
      <w:r w:rsidRPr="00FF1E8A">
        <w:rPr>
          <w:rFonts w:cstheme="minorHAnsi"/>
          <w:highlight w:val="yellow"/>
        </w:rPr>
        <w:t>((Ideen für Einstiegsvideo))</w:t>
      </w:r>
    </w:p>
    <w:p w14:paraId="6F8C07F9" w14:textId="77777777" w:rsidR="00DF669F" w:rsidRPr="00FF1E8A" w:rsidRDefault="00DF669F" w:rsidP="00DF669F">
      <w:pPr>
        <w:shd w:val="clear" w:color="auto" w:fill="FBE4D5" w:themeFill="accent2" w:themeFillTint="33"/>
        <w:spacing w:after="0" w:line="276" w:lineRule="auto"/>
        <w:rPr>
          <w:rFonts w:cstheme="minorHAnsi"/>
          <w:b/>
          <w:bCs/>
        </w:rPr>
      </w:pPr>
      <w:r w:rsidRPr="00FF1E8A">
        <w:rPr>
          <w:rFonts w:cstheme="minorHAnsi"/>
          <w:b/>
          <w:bCs/>
        </w:rPr>
        <w:t>Videoinhalt – VORSCHLAG</w:t>
      </w:r>
    </w:p>
    <w:p w14:paraId="6A1ABC56" w14:textId="77777777" w:rsidR="00DF669F" w:rsidRPr="007D7FE0" w:rsidRDefault="00DF669F" w:rsidP="00DF669F">
      <w:pPr>
        <w:shd w:val="clear" w:color="auto" w:fill="FBE4D5" w:themeFill="accent2" w:themeFillTint="33"/>
        <w:spacing w:after="0" w:line="276" w:lineRule="auto"/>
        <w:rPr>
          <w:rFonts w:cstheme="minorHAnsi"/>
          <w:color w:val="EE0000"/>
        </w:rPr>
      </w:pPr>
    </w:p>
    <w:p w14:paraId="74C82960" w14:textId="2002F958" w:rsidR="001C16A9" w:rsidRPr="00FF1E8A" w:rsidRDefault="00FF1E8A" w:rsidP="001C16A9">
      <w:pPr>
        <w:shd w:val="clear" w:color="auto" w:fill="FBE4D5" w:themeFill="accent2" w:themeFillTint="33"/>
        <w:spacing w:after="0" w:line="276" w:lineRule="auto"/>
        <w:rPr>
          <w:rFonts w:cstheme="minorHAnsi"/>
          <w:b/>
          <w:bCs/>
        </w:rPr>
      </w:pPr>
      <w:r>
        <w:rPr>
          <w:rFonts w:cstheme="minorHAnsi"/>
          <w:b/>
          <w:bCs/>
        </w:rPr>
        <w:t xml:space="preserve">Wer ist die </w:t>
      </w:r>
      <w:r w:rsidR="00F0300B">
        <w:rPr>
          <w:rFonts w:cstheme="minorHAnsi"/>
          <w:b/>
          <w:bCs/>
        </w:rPr>
        <w:t>„</w:t>
      </w:r>
      <w:r>
        <w:rPr>
          <w:rFonts w:cstheme="minorHAnsi"/>
          <w:b/>
          <w:bCs/>
        </w:rPr>
        <w:t>echte</w:t>
      </w:r>
      <w:r w:rsidR="00F0300B">
        <w:rPr>
          <w:rFonts w:cstheme="minorHAnsi"/>
          <w:b/>
          <w:bCs/>
        </w:rPr>
        <w:t xml:space="preserve">“ </w:t>
      </w:r>
      <w:r>
        <w:rPr>
          <w:rFonts w:cstheme="minorHAnsi"/>
          <w:b/>
          <w:bCs/>
        </w:rPr>
        <w:t>Person?</w:t>
      </w:r>
      <w:ins w:id="1" w:author="Fabienne Schmaus" w:date="2026-04-30T15:37:00Z" w16du:dateUtc="2026-04-30T13:37:00Z">
        <w:r w:rsidR="009B5D66">
          <w:rPr>
            <w:rFonts w:cstheme="minorHAnsi"/>
            <w:b/>
            <w:bCs/>
          </w:rPr>
          <w:t xml:space="preserve"> Wer bin ich online?</w:t>
        </w:r>
      </w:ins>
    </w:p>
    <w:p w14:paraId="64713349" w14:textId="77777777" w:rsidR="001C16A9" w:rsidRPr="00FF1E8A" w:rsidRDefault="001C16A9" w:rsidP="00DF669F">
      <w:pPr>
        <w:shd w:val="clear" w:color="auto" w:fill="FBE4D5" w:themeFill="accent2" w:themeFillTint="33"/>
        <w:spacing w:after="0" w:line="276" w:lineRule="auto"/>
        <w:rPr>
          <w:rFonts w:cstheme="minorHAnsi"/>
        </w:rPr>
      </w:pPr>
    </w:p>
    <w:p w14:paraId="4286B3E2" w14:textId="669B5C7F" w:rsidR="00FF1E8A" w:rsidRPr="00FF1E8A" w:rsidRDefault="00FF1E8A" w:rsidP="00FF1E8A">
      <w:pPr>
        <w:shd w:val="clear" w:color="auto" w:fill="FBE4D5" w:themeFill="accent2" w:themeFillTint="33"/>
        <w:spacing w:after="0" w:line="276" w:lineRule="auto"/>
        <w:rPr>
          <w:rFonts w:cstheme="minorHAnsi"/>
        </w:rPr>
      </w:pPr>
      <w:r w:rsidRPr="00FF1E8A">
        <w:rPr>
          <w:rFonts w:cstheme="minorHAnsi"/>
        </w:rPr>
        <w:t xml:space="preserve">Bildcollage – 4 Profile derselben Person (z. B. Instagram, LinkedIn, privat, öffentlich). Direkter Vergleich </w:t>
      </w:r>
      <w:r w:rsidR="00F0300B">
        <w:rPr>
          <w:rFonts w:cstheme="minorHAnsi"/>
        </w:rPr>
        <w:t>„</w:t>
      </w:r>
      <w:r w:rsidRPr="00FF1E8A">
        <w:rPr>
          <w:rFonts w:cstheme="minorHAnsi"/>
        </w:rPr>
        <w:t>Alltagsprofil</w:t>
      </w:r>
      <w:r w:rsidR="00F0300B">
        <w:rPr>
          <w:rFonts w:cstheme="minorHAnsi"/>
        </w:rPr>
        <w:t xml:space="preserve">“ </w:t>
      </w:r>
      <w:r w:rsidRPr="00FF1E8A">
        <w:rPr>
          <w:rFonts w:cstheme="minorHAnsi"/>
        </w:rPr>
        <w:t xml:space="preserve">vs. </w:t>
      </w:r>
      <w:r w:rsidR="00F0300B">
        <w:rPr>
          <w:rFonts w:cstheme="minorHAnsi"/>
        </w:rPr>
        <w:t>„</w:t>
      </w:r>
      <w:r w:rsidRPr="00FF1E8A">
        <w:rPr>
          <w:rFonts w:cstheme="minorHAnsi"/>
        </w:rPr>
        <w:t>Highlight-Profil</w:t>
      </w:r>
      <w:r w:rsidR="00F0300B">
        <w:rPr>
          <w:rFonts w:cstheme="minorHAnsi"/>
        </w:rPr>
        <w:t>“</w:t>
      </w:r>
      <w:r w:rsidRPr="00FF1E8A">
        <w:rPr>
          <w:rFonts w:cstheme="minorHAnsi"/>
        </w:rPr>
        <w:t xml:space="preserve"> als emotionaler Einstieg. Die Frage </w:t>
      </w:r>
      <w:r w:rsidR="00F0300B">
        <w:rPr>
          <w:rFonts w:cstheme="minorHAnsi"/>
        </w:rPr>
        <w:t>„</w:t>
      </w:r>
      <w:r w:rsidRPr="00FF1E8A">
        <w:rPr>
          <w:rFonts w:cstheme="minorHAnsi"/>
        </w:rPr>
        <w:t>Wer ist die echte Person?</w:t>
      </w:r>
      <w:r w:rsidR="00F0300B">
        <w:rPr>
          <w:rFonts w:cstheme="minorHAnsi"/>
        </w:rPr>
        <w:t>“</w:t>
      </w:r>
      <w:r w:rsidRPr="00FF1E8A">
        <w:rPr>
          <w:rFonts w:cstheme="minorHAnsi"/>
        </w:rPr>
        <w:t xml:space="preserve"> macht die Konstruiertheit digitaler Identität sichtbar – ohne zu moralisieren.</w:t>
      </w:r>
    </w:p>
    <w:p w14:paraId="59529941" w14:textId="77777777" w:rsidR="001C16A9" w:rsidRPr="00FF1E8A" w:rsidRDefault="001C16A9" w:rsidP="00DF669F">
      <w:pPr>
        <w:shd w:val="clear" w:color="auto" w:fill="FBE4D5" w:themeFill="accent2" w:themeFillTint="33"/>
        <w:spacing w:after="0" w:line="276" w:lineRule="auto"/>
        <w:rPr>
          <w:rFonts w:cstheme="minorHAnsi"/>
        </w:rPr>
      </w:pPr>
    </w:p>
    <w:p w14:paraId="071F001C" w14:textId="77777777" w:rsidR="00DF669F" w:rsidRPr="007D7FE0" w:rsidRDefault="00DF669F" w:rsidP="00DF669F">
      <w:pPr>
        <w:shd w:val="clear" w:color="auto" w:fill="FBE4D5" w:themeFill="accent2" w:themeFillTint="33"/>
        <w:spacing w:after="0" w:line="276" w:lineRule="auto"/>
        <w:rPr>
          <w:rFonts w:cstheme="minorHAnsi"/>
          <w:color w:val="EE0000"/>
          <w:sz w:val="24"/>
          <w:szCs w:val="24"/>
          <w:highlight w:val="lightGray"/>
        </w:rPr>
      </w:pPr>
      <w:r w:rsidRPr="00FF1E8A">
        <w:rPr>
          <w:rFonts w:cstheme="minorHAnsi"/>
          <w:i/>
          <w:iCs/>
          <w:highlight w:val="red"/>
        </w:rPr>
        <w:t>((bitte nicht ändern: Handreichung basiert darauf))</w:t>
      </w:r>
      <w:r w:rsidRPr="007D7FE0">
        <w:rPr>
          <w:rFonts w:cstheme="minorHAnsi"/>
          <w:color w:val="EE0000"/>
          <w:sz w:val="24"/>
          <w:szCs w:val="24"/>
          <w:highlight w:val="lightGray"/>
        </w:rPr>
        <w:br w:type="page"/>
      </w:r>
    </w:p>
    <w:p w14:paraId="7EDF4F7B" w14:textId="1F37F687" w:rsidR="00DF669F" w:rsidRPr="009B5D66" w:rsidRDefault="00BD2294" w:rsidP="00DF669F">
      <w:pPr>
        <w:spacing w:after="0" w:line="276" w:lineRule="auto"/>
        <w:rPr>
          <w:rFonts w:cstheme="minorHAnsi"/>
          <w:sz w:val="24"/>
          <w:szCs w:val="24"/>
          <w:rPrChange w:id="2" w:author="Fabienne Schmaus" w:date="2026-04-30T15:38:00Z" w16du:dateUtc="2026-04-30T13:38:00Z">
            <w:rPr>
              <w:rFonts w:cstheme="minorHAnsi"/>
              <w:color w:val="EE0000"/>
              <w:sz w:val="24"/>
              <w:szCs w:val="24"/>
            </w:rPr>
          </w:rPrChange>
        </w:rPr>
      </w:pPr>
      <w:r w:rsidRPr="009B5D66">
        <w:rPr>
          <w:rFonts w:cstheme="minorHAnsi"/>
          <w:sz w:val="24"/>
          <w:szCs w:val="24"/>
          <w:highlight w:val="yellow"/>
          <w:rPrChange w:id="3" w:author="Fabienne Schmaus" w:date="2026-04-30T15:38:00Z" w16du:dateUtc="2026-04-30T13:38:00Z">
            <w:rPr>
              <w:rFonts w:cstheme="minorHAnsi"/>
              <w:color w:val="EE0000"/>
              <w:sz w:val="24"/>
              <w:szCs w:val="24"/>
              <w:highlight w:val="yellow"/>
            </w:rPr>
          </w:rPrChange>
        </w:rPr>
        <w:lastRenderedPageBreak/>
        <w:t>((Seite 1))</w:t>
      </w:r>
    </w:p>
    <w:p w14:paraId="334C2970" w14:textId="00F17E7E" w:rsidR="00BD2294" w:rsidRPr="009B5D66" w:rsidRDefault="009B5D66" w:rsidP="00DF669F">
      <w:pPr>
        <w:spacing w:after="0" w:line="276" w:lineRule="auto"/>
        <w:rPr>
          <w:rFonts w:cstheme="minorHAnsi"/>
          <w:b/>
          <w:bCs/>
          <w:sz w:val="24"/>
          <w:szCs w:val="24"/>
        </w:rPr>
      </w:pPr>
      <w:ins w:id="4" w:author="Fabienne Schmaus" w:date="2026-04-30T15:38:00Z" w16du:dateUtc="2026-04-30T13:38:00Z">
        <w:r w:rsidRPr="009B5D66">
          <w:rPr>
            <w:rFonts w:cstheme="minorHAnsi"/>
            <w:b/>
            <w:bCs/>
            <w:sz w:val="24"/>
            <w:szCs w:val="24"/>
          </w:rPr>
          <w:t>Digitale Identität zwischen Selbstausdruck und Selbstinszenierung</w:t>
        </w:r>
        <w:r w:rsidRPr="009B5D66" w:rsidDel="009B5D66">
          <w:rPr>
            <w:rFonts w:cstheme="minorHAnsi"/>
            <w:b/>
            <w:bCs/>
            <w:sz w:val="24"/>
            <w:szCs w:val="24"/>
          </w:rPr>
          <w:t xml:space="preserve"> </w:t>
        </w:r>
      </w:ins>
      <w:del w:id="5" w:author="Fabienne Schmaus" w:date="2026-04-30T15:38:00Z" w16du:dateUtc="2026-04-30T13:38:00Z">
        <w:r w:rsidR="00FF1E8A" w:rsidRPr="009B5D66" w:rsidDel="009B5D66">
          <w:rPr>
            <w:rFonts w:cstheme="minorHAnsi"/>
            <w:b/>
            <w:bCs/>
            <w:sz w:val="24"/>
            <w:szCs w:val="24"/>
          </w:rPr>
          <w:delText>Wer bin ich online</w:delText>
        </w:r>
      </w:del>
    </w:p>
    <w:p w14:paraId="77235217" w14:textId="77777777" w:rsidR="00BD2294" w:rsidRPr="009B5D66" w:rsidRDefault="00BD2294" w:rsidP="00DF669F">
      <w:pPr>
        <w:spacing w:after="0" w:line="276" w:lineRule="auto"/>
        <w:rPr>
          <w:rFonts w:cstheme="minorHAnsi"/>
          <w:sz w:val="16"/>
          <w:szCs w:val="16"/>
          <w:rPrChange w:id="6" w:author="Fabienne Schmaus" w:date="2026-04-30T15:38:00Z" w16du:dateUtc="2026-04-30T13:38:00Z">
            <w:rPr>
              <w:rFonts w:cstheme="minorHAnsi"/>
              <w:color w:val="EE0000"/>
              <w:sz w:val="16"/>
              <w:szCs w:val="16"/>
            </w:rPr>
          </w:rPrChange>
        </w:rPr>
      </w:pPr>
    </w:p>
    <w:tbl>
      <w:tblPr>
        <w:tblStyle w:val="Tabellenraster"/>
        <w:tblW w:w="0" w:type="auto"/>
        <w:tblLook w:val="04A0" w:firstRow="1" w:lastRow="0" w:firstColumn="1" w:lastColumn="0" w:noHBand="0" w:noVBand="1"/>
      </w:tblPr>
      <w:tblGrid>
        <w:gridCol w:w="10343"/>
      </w:tblGrid>
      <w:tr w:rsidR="00DF669F" w:rsidRPr="009B5D66" w14:paraId="44D8C0CE" w14:textId="77777777" w:rsidTr="006669AF">
        <w:tc>
          <w:tcPr>
            <w:tcW w:w="10343" w:type="dxa"/>
          </w:tcPr>
          <w:p w14:paraId="09796B87" w14:textId="4CD7EFAC" w:rsidR="00DF669F" w:rsidRPr="009B5D66" w:rsidRDefault="00DF669F" w:rsidP="00FB679F">
            <w:pPr>
              <w:spacing w:line="276" w:lineRule="auto"/>
              <w:rPr>
                <w:rFonts w:cstheme="minorHAnsi"/>
                <w:b/>
                <w:bCs/>
                <w:sz w:val="24"/>
                <w:szCs w:val="24"/>
              </w:rPr>
            </w:pPr>
            <w:r w:rsidRPr="009B5D66">
              <w:rPr>
                <w:rFonts w:cstheme="minorHAnsi"/>
                <w:b/>
                <w:bCs/>
                <w:sz w:val="24"/>
                <w:szCs w:val="24"/>
              </w:rPr>
              <w:t xml:space="preserve">Allgemeine Kurzbeschreibung des Themas </w:t>
            </w:r>
          </w:p>
          <w:p w14:paraId="7660672C" w14:textId="40414835" w:rsidR="009B5D66" w:rsidRDefault="00175712" w:rsidP="009142A5">
            <w:pPr>
              <w:spacing w:line="276" w:lineRule="auto"/>
              <w:rPr>
                <w:ins w:id="7" w:author="Fabienne Schmaus" w:date="2026-04-30T15:39:00Z" w16du:dateUtc="2026-04-30T13:39:00Z"/>
                <w:rFonts w:cstheme="minorHAnsi"/>
                <w:shd w:val="clear" w:color="auto" w:fill="FFFFFF"/>
              </w:rPr>
            </w:pPr>
            <w:r w:rsidRPr="009B5D66">
              <w:rPr>
                <w:rFonts w:cstheme="minorHAnsi"/>
                <w:shd w:val="clear" w:color="auto" w:fill="FFFFFF"/>
              </w:rPr>
              <w:t>Diese Lerneinheit nimmt die digitale Identität von Jugendlichen in den Blick: Wie präsentieren sie sich online – und warum? Anhand fiktiver Profile und Fallbeispiele erkennen die Lernenden, dass Online-Profile konstruiert und kuratiert sind. Sie unterscheiden zwischen Selbstausdruck und Selbstinszenierung, erfassen psychologische Mechanismen wie soziale Vergleiche und entwickeln eigene Strategien für eine bewusste, gesunde Online</w:t>
            </w:r>
            <w:ins w:id="8" w:author="Fabienne Schmaus" w:date="2026-04-30T15:39:00Z" w16du:dateUtc="2026-04-30T13:39:00Z">
              <w:r w:rsidR="009B5D66">
                <w:rPr>
                  <w:rFonts w:cstheme="minorHAnsi"/>
                  <w:shd w:val="clear" w:color="auto" w:fill="FFFFFF"/>
                </w:rPr>
                <w:t>p</w:t>
              </w:r>
            </w:ins>
            <w:del w:id="9" w:author="Fabienne Schmaus" w:date="2026-04-30T15:39:00Z" w16du:dateUtc="2026-04-30T13:39:00Z">
              <w:r w:rsidRPr="009B5D66" w:rsidDel="009B5D66">
                <w:rPr>
                  <w:rFonts w:cstheme="minorHAnsi"/>
                  <w:shd w:val="clear" w:color="auto" w:fill="FFFFFF"/>
                </w:rPr>
                <w:delText>-P</w:delText>
              </w:r>
            </w:del>
            <w:r w:rsidRPr="009B5D66">
              <w:rPr>
                <w:rFonts w:cstheme="minorHAnsi"/>
                <w:shd w:val="clear" w:color="auto" w:fill="FFFFFF"/>
              </w:rPr>
              <w:t xml:space="preserve">räsenz. </w:t>
            </w:r>
          </w:p>
          <w:p w14:paraId="121EDB89" w14:textId="1EFBD97E" w:rsidR="00D9115A" w:rsidRPr="009B5D66" w:rsidRDefault="009B5D66" w:rsidP="009142A5">
            <w:pPr>
              <w:spacing w:line="276" w:lineRule="auto"/>
              <w:rPr>
                <w:rFonts w:cstheme="minorHAnsi"/>
                <w:shd w:val="clear" w:color="auto" w:fill="FFFFFF"/>
                <w:rPrChange w:id="10" w:author="Fabienne Schmaus" w:date="2026-04-30T15:38:00Z" w16du:dateUtc="2026-04-30T13:38:00Z">
                  <w:rPr>
                    <w:rFonts w:cstheme="minorHAnsi"/>
                    <w:color w:val="EE0000"/>
                    <w:shd w:val="clear" w:color="auto" w:fill="FFFFFF"/>
                  </w:rPr>
                </w:rPrChange>
              </w:rPr>
            </w:pPr>
            <w:ins w:id="11" w:author="Fabienne Schmaus" w:date="2026-04-30T15:39:00Z" w16du:dateUtc="2026-04-30T13:39:00Z">
              <w:r w:rsidRPr="009B5D66">
                <w:rPr>
                  <w:rFonts w:cstheme="minorHAnsi"/>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ins>
            <w:del w:id="12" w:author="Fabienne Schmaus" w:date="2026-04-30T15:39:00Z" w16du:dateUtc="2026-04-30T13:39:00Z">
              <w:r w:rsidR="00175712" w:rsidRPr="009B5D66" w:rsidDel="009B5D66">
                <w:rPr>
                  <w:rFonts w:cstheme="minorHAnsi"/>
                  <w:shd w:val="clear" w:color="auto" w:fill="FFFFFF"/>
                </w:rPr>
                <w:delText>Die Einheit ist durchgängig binnendifferenziert für Sek I und Sek II konzipiert und wird in zwei Phasen um eine Grundschul-Erweiterung (Kl. 3–4) ergänzt.</w:delText>
              </w:r>
            </w:del>
          </w:p>
        </w:tc>
      </w:tr>
    </w:tbl>
    <w:p w14:paraId="4A6974DA" w14:textId="77777777" w:rsidR="00DF669F" w:rsidRPr="009B5D66" w:rsidRDefault="00DF669F" w:rsidP="00DF669F">
      <w:pPr>
        <w:spacing w:line="276" w:lineRule="auto"/>
        <w:rPr>
          <w:rFonts w:cstheme="minorHAnsi"/>
          <w:b/>
          <w:bCs/>
          <w:sz w:val="16"/>
          <w:szCs w:val="16"/>
          <w:rPrChange w:id="13" w:author="Fabienne Schmaus" w:date="2026-04-30T15:38:00Z" w16du:dateUtc="2026-04-30T13:38:00Z">
            <w:rPr>
              <w:rFonts w:cstheme="minorHAnsi"/>
              <w:b/>
              <w:bCs/>
              <w:color w:val="EE0000"/>
              <w:sz w:val="16"/>
              <w:szCs w:val="16"/>
            </w:rPr>
          </w:rPrChange>
        </w:rPr>
      </w:pPr>
    </w:p>
    <w:tbl>
      <w:tblPr>
        <w:tblStyle w:val="Tabellenraster"/>
        <w:tblW w:w="10343" w:type="dxa"/>
        <w:tblLook w:val="04A0" w:firstRow="1" w:lastRow="0" w:firstColumn="1" w:lastColumn="0" w:noHBand="0" w:noVBand="1"/>
      </w:tblPr>
      <w:tblGrid>
        <w:gridCol w:w="3823"/>
        <w:gridCol w:w="2693"/>
        <w:gridCol w:w="3827"/>
      </w:tblGrid>
      <w:tr w:rsidR="00DF669F" w:rsidRPr="00660B2D" w14:paraId="3BD664F0" w14:textId="77777777" w:rsidTr="006669AF">
        <w:tc>
          <w:tcPr>
            <w:tcW w:w="3823" w:type="dxa"/>
          </w:tcPr>
          <w:p w14:paraId="12C7ED49" w14:textId="0421BD7B" w:rsidR="00DF669F" w:rsidRPr="00660B2D" w:rsidRDefault="001571F0" w:rsidP="00FB679F">
            <w:pPr>
              <w:spacing w:line="276" w:lineRule="auto"/>
              <w:rPr>
                <w:rFonts w:cstheme="minorHAnsi"/>
              </w:rPr>
            </w:pPr>
            <w:r w:rsidRPr="00660B2D">
              <w:rPr>
                <w:rFonts w:cstheme="minorHAnsi"/>
              </w:rPr>
              <w:t>Sekundarstufe</w:t>
            </w:r>
            <w:r w:rsidR="00D9115A" w:rsidRPr="00660B2D">
              <w:rPr>
                <w:rFonts w:cstheme="minorHAnsi"/>
              </w:rPr>
              <w:t xml:space="preserve"> I und II (</w:t>
            </w:r>
            <w:r w:rsidR="00E93518" w:rsidRPr="00660B2D">
              <w:rPr>
                <w:rFonts w:cstheme="minorHAnsi"/>
              </w:rPr>
              <w:t>mit Zusatzmaterial</w:t>
            </w:r>
            <w:r w:rsidR="00D9115A" w:rsidRPr="00660B2D">
              <w:rPr>
                <w:rFonts w:cstheme="minorHAnsi"/>
              </w:rPr>
              <w:t xml:space="preserve"> für die </w:t>
            </w:r>
            <w:r w:rsidR="007B2CE6" w:rsidRPr="00660B2D">
              <w:rPr>
                <w:rFonts w:cstheme="minorHAnsi"/>
              </w:rPr>
              <w:t>Primarstufe</w:t>
            </w:r>
            <w:r w:rsidR="00D9115A" w:rsidRPr="00660B2D">
              <w:rPr>
                <w:rFonts w:cstheme="minorHAnsi"/>
              </w:rPr>
              <w:t>)</w:t>
            </w:r>
          </w:p>
        </w:tc>
        <w:tc>
          <w:tcPr>
            <w:tcW w:w="2693" w:type="dxa"/>
          </w:tcPr>
          <w:p w14:paraId="1AE6C4A4" w14:textId="31C7BFCA" w:rsidR="00DF669F" w:rsidRPr="00660B2D" w:rsidRDefault="00BD2294" w:rsidP="00FB679F">
            <w:pPr>
              <w:spacing w:line="276" w:lineRule="auto"/>
              <w:rPr>
                <w:rFonts w:cstheme="minorHAnsi"/>
              </w:rPr>
            </w:pPr>
            <w:r w:rsidRPr="00660B2D">
              <w:rPr>
                <w:rFonts w:cstheme="minorHAnsi"/>
              </w:rPr>
              <w:t>Handreichung für Lehrkräfte</w:t>
            </w:r>
          </w:p>
        </w:tc>
        <w:tc>
          <w:tcPr>
            <w:tcW w:w="3827" w:type="dxa"/>
          </w:tcPr>
          <w:p w14:paraId="2212871F" w14:textId="77777777" w:rsidR="00DF669F" w:rsidRPr="00660B2D" w:rsidRDefault="00DF669F" w:rsidP="00FB679F">
            <w:pPr>
              <w:spacing w:line="276" w:lineRule="auto"/>
              <w:rPr>
                <w:rFonts w:cstheme="minorHAnsi"/>
              </w:rPr>
            </w:pPr>
            <w:r w:rsidRPr="00660B2D">
              <w:rPr>
                <w:rFonts w:cstheme="minorHAnsi"/>
              </w:rPr>
              <w:t>Dauer: 90 Min.</w:t>
            </w:r>
          </w:p>
        </w:tc>
      </w:tr>
    </w:tbl>
    <w:p w14:paraId="2AEB1944" w14:textId="77777777" w:rsidR="00DF669F" w:rsidRPr="00660B2D" w:rsidRDefault="00DF669F" w:rsidP="00DF669F">
      <w:pPr>
        <w:spacing w:line="276" w:lineRule="auto"/>
        <w:rPr>
          <w:rFonts w:cstheme="minorHAnsi"/>
          <w:sz w:val="16"/>
          <w:szCs w:val="16"/>
        </w:rPr>
      </w:pPr>
    </w:p>
    <w:tbl>
      <w:tblPr>
        <w:tblStyle w:val="Tabellenraster"/>
        <w:tblW w:w="10485" w:type="dxa"/>
        <w:tblLook w:val="04A0" w:firstRow="1" w:lastRow="0" w:firstColumn="1" w:lastColumn="0" w:noHBand="0" w:noVBand="1"/>
      </w:tblPr>
      <w:tblGrid>
        <w:gridCol w:w="7366"/>
        <w:gridCol w:w="3119"/>
      </w:tblGrid>
      <w:tr w:rsidR="007D7FE0" w:rsidRPr="007D7FE0" w14:paraId="1E137FDE" w14:textId="77777777" w:rsidTr="00130758">
        <w:trPr>
          <w:trHeight w:val="1171"/>
        </w:trPr>
        <w:tc>
          <w:tcPr>
            <w:tcW w:w="7366" w:type="dxa"/>
            <w:vMerge w:val="restart"/>
          </w:tcPr>
          <w:p w14:paraId="6D2573A0" w14:textId="02BD3DB0" w:rsidR="007B2AE7" w:rsidRPr="009B5D66" w:rsidRDefault="00BD2294" w:rsidP="00FB679F">
            <w:pPr>
              <w:spacing w:line="276" w:lineRule="auto"/>
              <w:rPr>
                <w:rFonts w:cstheme="minorHAnsi"/>
                <w:b/>
                <w:bCs/>
                <w:sz w:val="24"/>
                <w:szCs w:val="24"/>
              </w:rPr>
            </w:pPr>
            <w:r w:rsidRPr="009B5D66">
              <w:rPr>
                <w:rFonts w:eastAsiaTheme="minorEastAsia" w:cstheme="minorHAnsi"/>
                <w:b/>
                <w:bCs/>
                <w:sz w:val="24"/>
                <w:szCs w:val="24"/>
              </w:rPr>
              <w:t>Ziel dieser Einheit ist es,</w:t>
            </w:r>
          </w:p>
          <w:p w14:paraId="2EEF5553" w14:textId="5DD37C44" w:rsidR="001C16A9" w:rsidRPr="009B5D66" w:rsidRDefault="00BD2294"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bCs/>
                <w:lang w:val="de-DE"/>
              </w:rPr>
              <w:t xml:space="preserve">zu </w:t>
            </w:r>
            <w:r w:rsidR="001C16A9" w:rsidRPr="009B5D66">
              <w:rPr>
                <w:rFonts w:asciiTheme="minorHAnsi" w:hAnsiTheme="minorHAnsi" w:cstheme="minorHAnsi"/>
                <w:bCs/>
                <w:lang w:val="de-DE"/>
              </w:rPr>
              <w:t xml:space="preserve">verstehen, </w:t>
            </w:r>
            <w:r w:rsidR="00175712" w:rsidRPr="009B5D66">
              <w:rPr>
                <w:rFonts w:asciiTheme="minorHAnsi" w:hAnsiTheme="minorHAnsi" w:cstheme="minorHAnsi"/>
                <w:bCs/>
                <w:lang w:val="de-DE"/>
              </w:rPr>
              <w:t>dass digitale Identität kein Abbild, sondern eine bewusst gestaltete Konstruktion ist.</w:t>
            </w:r>
          </w:p>
          <w:p w14:paraId="39EC8ADE" w14:textId="4525CB9A" w:rsidR="00175712" w:rsidRPr="009B5D66" w:rsidRDefault="00175712"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lang w:val="de-DE"/>
              </w:rPr>
              <w:t>zu reflektieren, welche Bedürfnisse hinter ihrer eigenen Online-Präsentation stehen</w:t>
            </w:r>
            <w:ins w:id="14" w:author="Fabienne Schmaus" w:date="2026-04-30T15:44:00Z" w16du:dateUtc="2026-04-30T13:44:00Z">
              <w:r w:rsidR="009B5D66">
                <w:rPr>
                  <w:rFonts w:asciiTheme="minorHAnsi" w:hAnsiTheme="minorHAnsi" w:cstheme="minorHAnsi"/>
                  <w:lang w:val="de-DE"/>
                </w:rPr>
                <w:t>.</w:t>
              </w:r>
            </w:ins>
          </w:p>
          <w:p w14:paraId="292B57BC" w14:textId="3E4DD2C2" w:rsidR="001C16A9" w:rsidRPr="009B5D66" w:rsidRDefault="00175712"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lang w:val="de-DE"/>
              </w:rPr>
              <w:t>die Auswirkungen sozialer Vergleiche auf Selbstbild und psychische Gesundheit zu erkennen</w:t>
            </w:r>
            <w:ins w:id="15" w:author="Fabienne Schmaus" w:date="2026-04-30T15:44:00Z" w16du:dateUtc="2026-04-30T13:44:00Z">
              <w:r w:rsidR="009B5D66">
                <w:rPr>
                  <w:rFonts w:asciiTheme="minorHAnsi" w:hAnsiTheme="minorHAnsi" w:cstheme="minorHAnsi"/>
                  <w:lang w:val="de-DE"/>
                </w:rPr>
                <w:t>.</w:t>
              </w:r>
            </w:ins>
          </w:p>
          <w:p w14:paraId="5349582C" w14:textId="66316566" w:rsidR="00DF669F" w:rsidRPr="009B5D66" w:rsidRDefault="00175712" w:rsidP="004C6CFA">
            <w:pPr>
              <w:pStyle w:val="Aufzhlungszeichen"/>
              <w:tabs>
                <w:tab w:val="num" w:pos="360"/>
              </w:tabs>
              <w:ind w:left="360" w:hanging="360"/>
              <w:rPr>
                <w:rFonts w:cstheme="minorHAnsi"/>
                <w:lang w:val="de-DE"/>
                <w:rPrChange w:id="16" w:author="Fabienne Schmaus" w:date="2026-04-30T15:42:00Z" w16du:dateUtc="2026-04-30T13:42:00Z">
                  <w:rPr>
                    <w:rFonts w:cstheme="minorHAnsi"/>
                    <w:color w:val="EE0000"/>
                    <w:lang w:val="de-DE"/>
                  </w:rPr>
                </w:rPrChange>
              </w:rPr>
            </w:pPr>
            <w:r w:rsidRPr="009B5D66">
              <w:rPr>
                <w:rFonts w:asciiTheme="minorHAnsi" w:hAnsiTheme="minorHAnsi" w:cstheme="minorHAnsi"/>
                <w:lang w:val="de-DE"/>
              </w:rPr>
              <w:t>Handlungsstrategien für einen bewussten, gesundheitsförderlichen Umgang mit der eigenen digitalen Identität zu entwickeln</w:t>
            </w:r>
            <w:ins w:id="17" w:author="Fabienne Schmaus" w:date="2026-04-30T15:44:00Z" w16du:dateUtc="2026-04-30T13:44:00Z">
              <w:r w:rsidR="009B5D66">
                <w:rPr>
                  <w:rFonts w:asciiTheme="minorHAnsi" w:hAnsiTheme="minorHAnsi" w:cstheme="minorHAnsi"/>
                  <w:lang w:val="de-DE"/>
                </w:rPr>
                <w:t>.</w:t>
              </w:r>
            </w:ins>
          </w:p>
        </w:tc>
        <w:tc>
          <w:tcPr>
            <w:tcW w:w="3119" w:type="dxa"/>
          </w:tcPr>
          <w:p w14:paraId="3FC87DAF" w14:textId="61B68783" w:rsidR="00DF669F" w:rsidRPr="009B5D66" w:rsidRDefault="00213937" w:rsidP="00FB679F">
            <w:pPr>
              <w:spacing w:line="276" w:lineRule="auto"/>
              <w:rPr>
                <w:rFonts w:cstheme="minorHAnsi"/>
                <w:b/>
                <w:bCs/>
                <w:sz w:val="18"/>
                <w:szCs w:val="18"/>
                <w:rPrChange w:id="18" w:author="Fabienne Schmaus" w:date="2026-04-30T15:42:00Z" w16du:dateUtc="2026-04-30T13:42:00Z">
                  <w:rPr>
                    <w:rFonts w:cstheme="minorHAnsi"/>
                    <w:b/>
                    <w:bCs/>
                    <w:color w:val="EE0000"/>
                    <w:sz w:val="18"/>
                    <w:szCs w:val="18"/>
                  </w:rPr>
                </w:rPrChange>
              </w:rPr>
            </w:pPr>
            <w:r w:rsidRPr="009B5D66">
              <w:rPr>
                <w:rFonts w:cstheme="minorHAnsi"/>
                <w:sz w:val="18"/>
                <w:szCs w:val="18"/>
                <w:highlight w:val="yellow"/>
                <w:rPrChange w:id="19" w:author="Fabienne Schmaus" w:date="2026-04-30T15:42:00Z" w16du:dateUtc="2026-04-30T13:42:00Z">
                  <w:rPr>
                    <w:rFonts w:cstheme="minorHAnsi"/>
                    <w:color w:val="EE0000"/>
                    <w:sz w:val="18"/>
                    <w:szCs w:val="18"/>
                    <w:highlight w:val="yellow"/>
                  </w:rPr>
                </w:rPrChange>
              </w:rPr>
              <w:t>((</w:t>
            </w:r>
            <w:r w:rsidR="00DF669F" w:rsidRPr="009B5D66">
              <w:rPr>
                <w:rFonts w:cstheme="minorHAnsi"/>
                <w:b/>
                <w:bCs/>
                <w:sz w:val="18"/>
                <w:szCs w:val="18"/>
                <w:highlight w:val="yellow"/>
                <w:rPrChange w:id="20" w:author="Fabienne Schmaus" w:date="2026-04-30T15:42:00Z" w16du:dateUtc="2026-04-30T13:42:00Z">
                  <w:rPr>
                    <w:rFonts w:cstheme="minorHAnsi"/>
                    <w:b/>
                    <w:bCs/>
                    <w:color w:val="EE0000"/>
                    <w:sz w:val="18"/>
                    <w:szCs w:val="18"/>
                    <w:highlight w:val="yellow"/>
                  </w:rPr>
                </w:rPrChange>
              </w:rPr>
              <w:t>Bildvorschlag</w:t>
            </w:r>
          </w:p>
          <w:p w14:paraId="098A6A0F" w14:textId="0E3DB00B" w:rsidR="00DF669F" w:rsidRPr="009B5D66" w:rsidRDefault="00DF669F" w:rsidP="00FB679F">
            <w:pPr>
              <w:spacing w:line="276" w:lineRule="auto"/>
              <w:rPr>
                <w:rFonts w:cstheme="minorHAnsi"/>
                <w:sz w:val="18"/>
                <w:szCs w:val="18"/>
                <w:rPrChange w:id="21" w:author="Fabienne Schmaus" w:date="2026-04-30T15:42:00Z" w16du:dateUtc="2026-04-30T13:42:00Z">
                  <w:rPr>
                    <w:rFonts w:cstheme="minorHAnsi"/>
                    <w:color w:val="EE0000"/>
                    <w:sz w:val="18"/>
                    <w:szCs w:val="18"/>
                  </w:rPr>
                </w:rPrChange>
              </w:rPr>
            </w:pPr>
            <w:r w:rsidRPr="009B5D66">
              <w:rPr>
                <w:rFonts w:cstheme="minorHAnsi"/>
                <w:sz w:val="18"/>
                <w:szCs w:val="18"/>
                <w:highlight w:val="yellow"/>
                <w:rPrChange w:id="22" w:author="Fabienne Schmaus" w:date="2026-04-30T15:42:00Z" w16du:dateUtc="2026-04-30T13:42:00Z">
                  <w:rPr>
                    <w:rFonts w:cstheme="minorHAnsi"/>
                    <w:color w:val="EE0000"/>
                    <w:sz w:val="18"/>
                    <w:szCs w:val="18"/>
                    <w:highlight w:val="yellow"/>
                  </w:rPr>
                </w:rPrChange>
              </w:rPr>
              <w:t>Der Begriff Gesundheit in Puzzle-Optik, um die vielen Aspekte des Themas zu verdeutlichen))</w:t>
            </w:r>
          </w:p>
        </w:tc>
      </w:tr>
      <w:tr w:rsidR="0050713B" w:rsidRPr="007D7FE0" w14:paraId="161FD2EF" w14:textId="77777777" w:rsidTr="00130758">
        <w:trPr>
          <w:trHeight w:val="1698"/>
        </w:trPr>
        <w:tc>
          <w:tcPr>
            <w:tcW w:w="7366" w:type="dxa"/>
            <w:vMerge/>
          </w:tcPr>
          <w:p w14:paraId="6D1D26E3" w14:textId="77777777" w:rsidR="00DF669F" w:rsidRPr="009B5D66" w:rsidRDefault="00DF669F" w:rsidP="00FB679F">
            <w:pPr>
              <w:spacing w:line="276" w:lineRule="auto"/>
              <w:rPr>
                <w:rFonts w:cstheme="minorHAnsi"/>
                <w:b/>
                <w:bCs/>
                <w:rPrChange w:id="23" w:author="Fabienne Schmaus" w:date="2026-04-30T15:42:00Z" w16du:dateUtc="2026-04-30T13:42:00Z">
                  <w:rPr>
                    <w:rFonts w:cstheme="minorHAnsi"/>
                    <w:b/>
                    <w:bCs/>
                    <w:color w:val="EE0000"/>
                  </w:rPr>
                </w:rPrChange>
              </w:rPr>
            </w:pPr>
          </w:p>
        </w:tc>
        <w:tc>
          <w:tcPr>
            <w:tcW w:w="3119" w:type="dxa"/>
          </w:tcPr>
          <w:p w14:paraId="7B0E4366" w14:textId="77777777" w:rsidR="00213937" w:rsidRPr="009B5D66" w:rsidRDefault="00213937" w:rsidP="00FB679F">
            <w:pPr>
              <w:spacing w:line="276" w:lineRule="auto"/>
              <w:rPr>
                <w:rFonts w:cstheme="minorHAnsi"/>
                <w:sz w:val="20"/>
                <w:szCs w:val="20"/>
                <w:rPrChange w:id="24" w:author="Fabienne Schmaus" w:date="2026-04-30T15:42:00Z" w16du:dateUtc="2026-04-30T13:42:00Z">
                  <w:rPr>
                    <w:rFonts w:cstheme="minorHAnsi"/>
                    <w:color w:val="EE0000"/>
                    <w:sz w:val="20"/>
                    <w:szCs w:val="20"/>
                  </w:rPr>
                </w:rPrChange>
              </w:rPr>
            </w:pPr>
            <w:r w:rsidRPr="009B5D66">
              <w:rPr>
                <w:rFonts w:cstheme="minorHAnsi"/>
                <w:sz w:val="20"/>
                <w:szCs w:val="20"/>
                <w:highlight w:val="yellow"/>
                <w:rPrChange w:id="25" w:author="Fabienne Schmaus" w:date="2026-04-30T15:42:00Z" w16du:dateUtc="2026-04-30T13:42:00Z">
                  <w:rPr>
                    <w:rFonts w:cstheme="minorHAnsi"/>
                    <w:color w:val="EE0000"/>
                    <w:sz w:val="20"/>
                    <w:szCs w:val="20"/>
                    <w:highlight w:val="yellow"/>
                  </w:rPr>
                </w:rPrChange>
              </w:rPr>
              <w:t>((grüner Kasten))</w:t>
            </w:r>
          </w:p>
          <w:p w14:paraId="7CC469E8" w14:textId="6BF98FD3" w:rsidR="00DF669F" w:rsidRPr="009B5D66" w:rsidRDefault="00DF669F" w:rsidP="00FB679F">
            <w:pPr>
              <w:spacing w:line="276" w:lineRule="auto"/>
              <w:rPr>
                <w:rFonts w:cstheme="minorHAnsi"/>
                <w:b/>
                <w:bCs/>
                <w:sz w:val="18"/>
                <w:szCs w:val="18"/>
                <w:rPrChange w:id="26" w:author="Fabienne Schmaus" w:date="2026-04-30T15:42:00Z" w16du:dateUtc="2026-04-30T13:42:00Z">
                  <w:rPr>
                    <w:rFonts w:cstheme="minorHAnsi"/>
                    <w:b/>
                    <w:bCs/>
                    <w:color w:val="EE0000"/>
                    <w:sz w:val="18"/>
                    <w:szCs w:val="18"/>
                  </w:rPr>
                </w:rPrChange>
              </w:rPr>
            </w:pPr>
            <w:r w:rsidRPr="009B5D66">
              <w:rPr>
                <w:rFonts w:cstheme="minorHAnsi"/>
                <w:sz w:val="20"/>
                <w:szCs w:val="20"/>
                <w:rPrChange w:id="27" w:author="Fabienne Schmaus" w:date="2026-04-30T15:42:00Z" w16du:dateUtc="2026-04-30T13:42:00Z">
                  <w:rPr>
                    <w:rFonts w:cstheme="minorHAnsi"/>
                    <w:color w:val="000000" w:themeColor="text1"/>
                    <w:sz w:val="20"/>
                    <w:szCs w:val="20"/>
                  </w:rPr>
                </w:rPrChange>
              </w:rPr>
              <w:t xml:space="preserve">Die verwendeten Onlinematerialien und -werkzeuge sind </w:t>
            </w:r>
            <w:commentRangeStart w:id="28"/>
            <w:commentRangeStart w:id="29"/>
            <w:r w:rsidRPr="009B5D66">
              <w:rPr>
                <w:rFonts w:cstheme="minorHAnsi"/>
                <w:sz w:val="20"/>
                <w:szCs w:val="20"/>
                <w:rPrChange w:id="30" w:author="Fabienne Schmaus" w:date="2026-04-30T15:42:00Z" w16du:dateUtc="2026-04-30T13:42:00Z">
                  <w:rPr>
                    <w:rFonts w:cstheme="minorHAnsi"/>
                    <w:color w:val="000000" w:themeColor="text1"/>
                    <w:sz w:val="20"/>
                    <w:szCs w:val="20"/>
                  </w:rPr>
                </w:rPrChange>
              </w:rPr>
              <w:t>DSGVO</w:t>
            </w:r>
            <w:commentRangeEnd w:id="28"/>
            <w:r w:rsidR="00C548EF" w:rsidRPr="009B5D66">
              <w:rPr>
                <w:rStyle w:val="Kommentarzeichen"/>
                <w:rFonts w:cstheme="minorHAnsi"/>
                <w:sz w:val="20"/>
                <w:szCs w:val="20"/>
                <w:rPrChange w:id="31" w:author="Fabienne Schmaus" w:date="2026-04-30T15:42:00Z" w16du:dateUtc="2026-04-30T13:42:00Z">
                  <w:rPr>
                    <w:rStyle w:val="Kommentarzeichen"/>
                    <w:rFonts w:cstheme="minorHAnsi"/>
                    <w:color w:val="000000" w:themeColor="text1"/>
                    <w:sz w:val="20"/>
                    <w:szCs w:val="20"/>
                  </w:rPr>
                </w:rPrChange>
              </w:rPr>
              <w:commentReference w:id="28"/>
            </w:r>
            <w:commentRangeEnd w:id="29"/>
            <w:r w:rsidR="009B5D66" w:rsidRPr="009B5D66">
              <w:rPr>
                <w:rStyle w:val="Kommentarzeichen"/>
                <w:rFonts w:cstheme="minorHAnsi"/>
                <w:sz w:val="20"/>
                <w:szCs w:val="20"/>
                <w:rPrChange w:id="32" w:author="Fabienne Schmaus" w:date="2026-04-30T15:42:00Z" w16du:dateUtc="2026-04-30T13:42:00Z">
                  <w:rPr>
                    <w:rStyle w:val="Kommentarzeichen"/>
                    <w:rFonts w:cstheme="minorHAnsi"/>
                    <w:color w:val="000000" w:themeColor="text1"/>
                    <w:sz w:val="20"/>
                    <w:szCs w:val="20"/>
                  </w:rPr>
                </w:rPrChange>
              </w:rPr>
              <w:commentReference w:id="29"/>
            </w:r>
            <w:r w:rsidRPr="009B5D66">
              <w:rPr>
                <w:rFonts w:cstheme="minorHAnsi"/>
                <w:sz w:val="20"/>
                <w:szCs w:val="20"/>
                <w:rPrChange w:id="33" w:author="Fabienne Schmaus" w:date="2026-04-30T15:42:00Z" w16du:dateUtc="2026-04-30T13:42:00Z">
                  <w:rPr>
                    <w:rFonts w:cstheme="minorHAnsi"/>
                    <w:color w:val="000000" w:themeColor="text1"/>
                    <w:sz w:val="20"/>
                    <w:szCs w:val="20"/>
                  </w:rPr>
                </w:rPrChange>
              </w:rPr>
              <w:t>-konform.</w:t>
            </w:r>
          </w:p>
        </w:tc>
      </w:tr>
    </w:tbl>
    <w:p w14:paraId="22224599" w14:textId="77777777" w:rsidR="00213937" w:rsidRPr="007D7FE0" w:rsidRDefault="00213937" w:rsidP="00DF669F">
      <w:pPr>
        <w:spacing w:line="276" w:lineRule="auto"/>
        <w:rPr>
          <w:rFonts w:cstheme="minorHAnsi"/>
          <w:b/>
          <w:bCs/>
          <w:color w:val="EE0000"/>
          <w:sz w:val="16"/>
          <w:szCs w:val="16"/>
        </w:rPr>
      </w:pPr>
    </w:p>
    <w:tbl>
      <w:tblPr>
        <w:tblStyle w:val="Tabellenraster"/>
        <w:tblW w:w="10485" w:type="dxa"/>
        <w:tblLook w:val="04A0" w:firstRow="1" w:lastRow="0" w:firstColumn="1" w:lastColumn="0" w:noHBand="0" w:noVBand="1"/>
      </w:tblPr>
      <w:tblGrid>
        <w:gridCol w:w="2972"/>
        <w:gridCol w:w="7513"/>
      </w:tblGrid>
      <w:tr w:rsidR="007D7FE0" w:rsidRPr="007D7FE0" w14:paraId="504E3745" w14:textId="77777777" w:rsidTr="006669AF">
        <w:tc>
          <w:tcPr>
            <w:tcW w:w="2972" w:type="dxa"/>
          </w:tcPr>
          <w:p w14:paraId="3B02A9E3" w14:textId="77777777" w:rsidR="00DF669F" w:rsidRPr="00175712" w:rsidRDefault="00DF669F" w:rsidP="00FB679F">
            <w:pPr>
              <w:spacing w:line="276" w:lineRule="auto"/>
              <w:rPr>
                <w:rFonts w:cstheme="minorHAnsi"/>
                <w:b/>
                <w:bCs/>
              </w:rPr>
            </w:pPr>
            <w:r w:rsidRPr="00175712">
              <w:rPr>
                <w:rFonts w:cstheme="minorHAnsi"/>
                <w:b/>
                <w:bCs/>
              </w:rPr>
              <w:t>Schulfächer</w:t>
            </w:r>
          </w:p>
        </w:tc>
        <w:tc>
          <w:tcPr>
            <w:tcW w:w="7513" w:type="dxa"/>
          </w:tcPr>
          <w:p w14:paraId="703C31C5" w14:textId="77777777" w:rsidR="00DF669F" w:rsidRPr="00175712" w:rsidRDefault="00DF669F" w:rsidP="00FB679F">
            <w:pPr>
              <w:spacing w:line="276" w:lineRule="auto"/>
              <w:rPr>
                <w:rFonts w:cstheme="minorHAnsi"/>
                <w:b/>
                <w:bCs/>
              </w:rPr>
            </w:pPr>
            <w:r w:rsidRPr="00175712">
              <w:rPr>
                <w:rFonts w:cstheme="minorHAnsi"/>
                <w:b/>
                <w:bCs/>
              </w:rPr>
              <w:t xml:space="preserve">Bezug zum Bildungsplan </w:t>
            </w:r>
          </w:p>
        </w:tc>
      </w:tr>
      <w:tr w:rsidR="007D7FE0" w:rsidRPr="007D7FE0" w14:paraId="3052B4CD" w14:textId="77777777" w:rsidTr="006669AF">
        <w:tc>
          <w:tcPr>
            <w:tcW w:w="2972" w:type="dxa"/>
          </w:tcPr>
          <w:p w14:paraId="63AB30B3" w14:textId="77777777" w:rsidR="00DF669F" w:rsidRPr="00DF1D6F" w:rsidRDefault="00DF669F" w:rsidP="00FB679F">
            <w:pPr>
              <w:spacing w:line="276" w:lineRule="auto"/>
              <w:rPr>
                <w:rFonts w:cstheme="minorHAnsi"/>
                <w:color w:val="000000" w:themeColor="text1"/>
              </w:rPr>
            </w:pPr>
            <w:r w:rsidRPr="00DF1D6F">
              <w:rPr>
                <w:rFonts w:cstheme="minorHAnsi"/>
                <w:color w:val="000000" w:themeColor="text1"/>
              </w:rPr>
              <w:t>Deutsch</w:t>
            </w:r>
          </w:p>
        </w:tc>
        <w:tc>
          <w:tcPr>
            <w:tcW w:w="7513" w:type="dxa"/>
          </w:tcPr>
          <w:p w14:paraId="6F801D00" w14:textId="1DCB044D" w:rsidR="00175712" w:rsidRPr="00DF1D6F" w:rsidRDefault="00AC68BE" w:rsidP="00FB679F">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Medienanalyse</w:t>
            </w:r>
          </w:p>
          <w:p w14:paraId="36F356B8" w14:textId="1F4C946E" w:rsidR="00DF669F" w:rsidRPr="00DF1D6F" w:rsidRDefault="00AC68BE" w:rsidP="00FB679F">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Textproduktion</w:t>
            </w:r>
          </w:p>
        </w:tc>
      </w:tr>
      <w:tr w:rsidR="007D7FE0" w:rsidRPr="007D7FE0" w14:paraId="23B53350" w14:textId="77777777" w:rsidTr="006669AF">
        <w:tc>
          <w:tcPr>
            <w:tcW w:w="2972" w:type="dxa"/>
          </w:tcPr>
          <w:p w14:paraId="6FEEDBC9" w14:textId="63004D8C" w:rsidR="00DF669F" w:rsidRPr="00DF1D6F" w:rsidRDefault="001C16A9" w:rsidP="00FB679F">
            <w:pPr>
              <w:spacing w:line="276" w:lineRule="auto"/>
              <w:rPr>
                <w:rFonts w:cstheme="minorHAnsi"/>
                <w:color w:val="000000" w:themeColor="text1"/>
              </w:rPr>
            </w:pPr>
            <w:r w:rsidRPr="00DF1D6F">
              <w:rPr>
                <w:rFonts w:cstheme="minorHAnsi"/>
                <w:color w:val="000000" w:themeColor="text1"/>
              </w:rPr>
              <w:t>Ethik / Philosophie</w:t>
            </w:r>
          </w:p>
        </w:tc>
        <w:tc>
          <w:tcPr>
            <w:tcW w:w="7513" w:type="dxa"/>
          </w:tcPr>
          <w:p w14:paraId="722B6C27"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Identität</w:t>
            </w:r>
          </w:p>
          <w:p w14:paraId="325002C1"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Authentizität</w:t>
            </w:r>
          </w:p>
          <w:p w14:paraId="1775F7EE" w14:textId="0C930027" w:rsidR="00DF669F"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Werte</w:t>
            </w:r>
          </w:p>
        </w:tc>
      </w:tr>
      <w:tr w:rsidR="007D7FE0" w:rsidRPr="007D7FE0" w14:paraId="6B7D0B70" w14:textId="77777777" w:rsidTr="006669AF">
        <w:tc>
          <w:tcPr>
            <w:tcW w:w="2972" w:type="dxa"/>
          </w:tcPr>
          <w:p w14:paraId="7B52C133" w14:textId="07C29E63" w:rsidR="001C16A9" w:rsidRPr="00DF1D6F" w:rsidRDefault="001C16A9" w:rsidP="00FB679F">
            <w:pPr>
              <w:spacing w:line="276" w:lineRule="auto"/>
              <w:rPr>
                <w:rFonts w:cstheme="minorHAnsi"/>
                <w:color w:val="000000" w:themeColor="text1"/>
              </w:rPr>
            </w:pPr>
            <w:r w:rsidRPr="00DF1D6F">
              <w:rPr>
                <w:rFonts w:cstheme="minorHAnsi"/>
                <w:color w:val="000000" w:themeColor="text1"/>
              </w:rPr>
              <w:t>Psychologie / Pädagogik</w:t>
            </w:r>
          </w:p>
        </w:tc>
        <w:tc>
          <w:tcPr>
            <w:tcW w:w="7513" w:type="dxa"/>
          </w:tcPr>
          <w:p w14:paraId="7E9F567F"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Selbstbild</w:t>
            </w:r>
          </w:p>
          <w:p w14:paraId="1AF01319"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Soziale Vergleiche</w:t>
            </w:r>
          </w:p>
          <w:p w14:paraId="30CAB48B" w14:textId="3DE0936F" w:rsidR="001C16A9"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Identitätsentwicklung</w:t>
            </w:r>
          </w:p>
        </w:tc>
      </w:tr>
      <w:tr w:rsidR="007D7FE0" w:rsidRPr="007D7FE0" w14:paraId="4370B536" w14:textId="77777777" w:rsidTr="006669AF">
        <w:tc>
          <w:tcPr>
            <w:tcW w:w="2972" w:type="dxa"/>
          </w:tcPr>
          <w:p w14:paraId="17C8BE67" w14:textId="290231BE" w:rsidR="001C16A9" w:rsidRPr="00DF1D6F" w:rsidRDefault="001C16A9" w:rsidP="00FB679F">
            <w:pPr>
              <w:spacing w:line="276" w:lineRule="auto"/>
              <w:rPr>
                <w:rFonts w:cstheme="minorHAnsi"/>
                <w:color w:val="000000" w:themeColor="text1"/>
              </w:rPr>
            </w:pPr>
            <w:r w:rsidRPr="00DF1D6F">
              <w:rPr>
                <w:rFonts w:cstheme="minorHAnsi"/>
                <w:color w:val="000000" w:themeColor="text1"/>
              </w:rPr>
              <w:t>Informatik</w:t>
            </w:r>
          </w:p>
        </w:tc>
        <w:tc>
          <w:tcPr>
            <w:tcW w:w="7513" w:type="dxa"/>
          </w:tcPr>
          <w:p w14:paraId="0B3D22E7" w14:textId="7A70447D" w:rsidR="001C16A9"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Social-Media</w:t>
            </w:r>
            <w:ins w:id="34" w:author="Fabienne Schmaus" w:date="2026-04-30T15:44:00Z" w16du:dateUtc="2026-04-30T13:44:00Z">
              <w:r w:rsidR="009B5D66">
                <w:rPr>
                  <w:rFonts w:cstheme="minorHAnsi"/>
                  <w:color w:val="000000" w:themeColor="text1"/>
                </w:rPr>
                <w:t>-</w:t>
              </w:r>
            </w:ins>
            <w:del w:id="35" w:author="Fabienne Schmaus" w:date="2026-04-30T15:44:00Z" w16du:dateUtc="2026-04-30T13:44:00Z">
              <w:r w:rsidR="00175712" w:rsidRPr="00DF1D6F" w:rsidDel="009B5D66">
                <w:rPr>
                  <w:rFonts w:cstheme="minorHAnsi"/>
                  <w:color w:val="000000" w:themeColor="text1"/>
                </w:rPr>
                <w:delText xml:space="preserve"> </w:delText>
              </w:r>
            </w:del>
            <w:r w:rsidR="00175712" w:rsidRPr="00DF1D6F">
              <w:rPr>
                <w:rFonts w:cstheme="minorHAnsi"/>
                <w:color w:val="000000" w:themeColor="text1"/>
              </w:rPr>
              <w:t>Mechanismen</w:t>
            </w:r>
          </w:p>
        </w:tc>
      </w:tr>
      <w:tr w:rsidR="007D7FE0" w:rsidRPr="007D7FE0" w14:paraId="61251CD2" w14:textId="77777777" w:rsidTr="006669AF">
        <w:tc>
          <w:tcPr>
            <w:tcW w:w="2972" w:type="dxa"/>
          </w:tcPr>
          <w:p w14:paraId="7DF6E785" w14:textId="4D1A0453" w:rsidR="001C16A9" w:rsidRPr="00DF1D6F" w:rsidRDefault="00175712" w:rsidP="001C16A9">
            <w:pPr>
              <w:spacing w:line="276" w:lineRule="auto"/>
              <w:rPr>
                <w:rFonts w:cstheme="minorHAnsi"/>
                <w:color w:val="000000" w:themeColor="text1"/>
              </w:rPr>
            </w:pPr>
            <w:r w:rsidRPr="00DF1D6F">
              <w:rPr>
                <w:rFonts w:cstheme="minorHAnsi"/>
                <w:color w:val="000000" w:themeColor="text1"/>
              </w:rPr>
              <w:t>Kunst</w:t>
            </w:r>
          </w:p>
        </w:tc>
        <w:tc>
          <w:tcPr>
            <w:tcW w:w="7513" w:type="dxa"/>
          </w:tcPr>
          <w:p w14:paraId="399AE77C" w14:textId="77777777" w:rsidR="001C16A9" w:rsidRPr="00DF1D6F" w:rsidRDefault="00175712" w:rsidP="00175712">
            <w:pPr>
              <w:spacing w:line="276" w:lineRule="auto"/>
              <w:rPr>
                <w:rFonts w:cstheme="minorHAnsi"/>
                <w:color w:val="000000" w:themeColor="text1"/>
              </w:rPr>
            </w:pPr>
            <w:r w:rsidRPr="00DF1D6F">
              <w:rPr>
                <w:rFonts w:cstheme="minorHAnsi"/>
                <w:color w:val="000000" w:themeColor="text1"/>
              </w:rPr>
              <w:t>&gt; Bildgestaltung</w:t>
            </w:r>
          </w:p>
          <w:p w14:paraId="041CD507" w14:textId="0413C576" w:rsidR="00175712" w:rsidRPr="00DF1D6F" w:rsidRDefault="00175712" w:rsidP="00175712">
            <w:pPr>
              <w:spacing w:line="276" w:lineRule="auto"/>
              <w:rPr>
                <w:rFonts w:cstheme="minorHAnsi"/>
                <w:color w:val="000000" w:themeColor="text1"/>
              </w:rPr>
            </w:pPr>
            <w:r w:rsidRPr="00DF1D6F">
              <w:rPr>
                <w:rFonts w:cstheme="minorHAnsi"/>
                <w:color w:val="000000" w:themeColor="text1"/>
              </w:rPr>
              <w:t>&gt; Selbstdarstellung und Inszenierung</w:t>
            </w:r>
          </w:p>
        </w:tc>
      </w:tr>
    </w:tbl>
    <w:p w14:paraId="5AF07FBC" w14:textId="7AB81091" w:rsidR="00DF669F" w:rsidRPr="009B5D66" w:rsidRDefault="00DF669F" w:rsidP="00DF669F">
      <w:pPr>
        <w:spacing w:line="276" w:lineRule="auto"/>
        <w:rPr>
          <w:rFonts w:cstheme="minorHAnsi"/>
          <w:sz w:val="24"/>
          <w:szCs w:val="24"/>
          <w:rPrChange w:id="36" w:author="Fabienne Schmaus" w:date="2026-04-30T15:44:00Z" w16du:dateUtc="2026-04-30T13:44:00Z">
            <w:rPr>
              <w:rFonts w:cstheme="minorHAnsi"/>
              <w:color w:val="EE0000"/>
              <w:sz w:val="24"/>
              <w:szCs w:val="24"/>
            </w:rPr>
          </w:rPrChange>
        </w:rPr>
      </w:pPr>
      <w:r w:rsidRPr="009B5D66">
        <w:rPr>
          <w:rFonts w:cstheme="minorHAnsi"/>
          <w:sz w:val="24"/>
          <w:szCs w:val="24"/>
          <w:highlight w:val="lightGray"/>
          <w:rPrChange w:id="37" w:author="Fabienne Schmaus" w:date="2026-04-30T15:44:00Z" w16du:dateUtc="2026-04-30T13:44:00Z">
            <w:rPr>
              <w:rFonts w:cstheme="minorHAnsi"/>
              <w:color w:val="EE0000"/>
              <w:sz w:val="24"/>
              <w:szCs w:val="24"/>
              <w:highlight w:val="lightGray"/>
            </w:rPr>
          </w:rPrChange>
        </w:rPr>
        <w:br w:type="page"/>
      </w:r>
    </w:p>
    <w:p w14:paraId="26C97897" w14:textId="59F483FE" w:rsidR="00775017" w:rsidRPr="009B5D66" w:rsidRDefault="00775017" w:rsidP="00775017">
      <w:pPr>
        <w:spacing w:after="0" w:line="276" w:lineRule="auto"/>
        <w:rPr>
          <w:rFonts w:cstheme="minorHAnsi"/>
          <w:sz w:val="24"/>
          <w:szCs w:val="24"/>
          <w:rPrChange w:id="38" w:author="Fabienne Schmaus" w:date="2026-04-30T15:44:00Z" w16du:dateUtc="2026-04-30T13:44:00Z">
            <w:rPr>
              <w:rFonts w:cstheme="minorHAnsi"/>
              <w:color w:val="EE0000"/>
              <w:sz w:val="24"/>
              <w:szCs w:val="24"/>
            </w:rPr>
          </w:rPrChange>
        </w:rPr>
      </w:pPr>
      <w:r w:rsidRPr="009B5D66">
        <w:rPr>
          <w:rFonts w:cstheme="minorHAnsi"/>
          <w:sz w:val="24"/>
          <w:szCs w:val="24"/>
          <w:highlight w:val="yellow"/>
          <w:rPrChange w:id="39" w:author="Fabienne Schmaus" w:date="2026-04-30T15:44:00Z" w16du:dateUtc="2026-04-30T13:44:00Z">
            <w:rPr>
              <w:rFonts w:cstheme="minorHAnsi"/>
              <w:color w:val="EE0000"/>
              <w:sz w:val="24"/>
              <w:szCs w:val="24"/>
              <w:highlight w:val="yellow"/>
            </w:rPr>
          </w:rPrChange>
        </w:rPr>
        <w:lastRenderedPageBreak/>
        <w:t>((Seite 2))</w:t>
      </w:r>
    </w:p>
    <w:tbl>
      <w:tblPr>
        <w:tblStyle w:val="Tabellenraster"/>
        <w:tblW w:w="0" w:type="auto"/>
        <w:tblLook w:val="04A0" w:firstRow="1" w:lastRow="0" w:firstColumn="1" w:lastColumn="0" w:noHBand="0" w:noVBand="1"/>
      </w:tblPr>
      <w:tblGrid>
        <w:gridCol w:w="10343"/>
      </w:tblGrid>
      <w:tr w:rsidR="00DF669F" w:rsidRPr="007D7FE0" w14:paraId="74A8A338" w14:textId="77777777" w:rsidTr="006669AF">
        <w:tc>
          <w:tcPr>
            <w:tcW w:w="10343" w:type="dxa"/>
          </w:tcPr>
          <w:p w14:paraId="48599405" w14:textId="77777777" w:rsidR="00DF669F" w:rsidRPr="00175712" w:rsidRDefault="00DF669F" w:rsidP="00FB679F">
            <w:pPr>
              <w:spacing w:line="276" w:lineRule="auto"/>
              <w:rPr>
                <w:rFonts w:cstheme="minorHAnsi"/>
                <w:b/>
                <w:bCs/>
                <w:sz w:val="24"/>
                <w:szCs w:val="24"/>
              </w:rPr>
            </w:pPr>
            <w:r w:rsidRPr="00175712">
              <w:rPr>
                <w:rFonts w:cstheme="minorHAnsi"/>
                <w:b/>
                <w:bCs/>
                <w:sz w:val="24"/>
                <w:szCs w:val="24"/>
              </w:rPr>
              <w:t xml:space="preserve">KMK-Kompetenzen </w:t>
            </w:r>
          </w:p>
          <w:p w14:paraId="72096D19" w14:textId="25E2130F" w:rsidR="00175712" w:rsidRPr="00175712" w:rsidRDefault="00DF669F" w:rsidP="00FB679F">
            <w:pPr>
              <w:spacing w:line="276" w:lineRule="auto"/>
              <w:rPr>
                <w:rFonts w:cstheme="minorHAnsi"/>
              </w:rPr>
            </w:pPr>
            <w:r w:rsidRPr="00175712">
              <w:rPr>
                <w:rFonts w:cstheme="minorHAnsi"/>
              </w:rPr>
              <w:t xml:space="preserve">&gt; </w:t>
            </w:r>
            <w:r w:rsidR="00175712" w:rsidRPr="00175712">
              <w:rPr>
                <w:rFonts w:cstheme="minorHAnsi"/>
              </w:rPr>
              <w:t>Produzieren und Präsentieren</w:t>
            </w:r>
            <w:r w:rsidR="00175712">
              <w:rPr>
                <w:rFonts w:cstheme="minorHAnsi"/>
              </w:rPr>
              <w:t>:</w:t>
            </w:r>
            <w:r w:rsidR="00175712" w:rsidRPr="00175712">
              <w:rPr>
                <w:rFonts w:cstheme="minorHAnsi"/>
              </w:rPr>
              <w:t xml:space="preserve"> Eigene und fiktive Online-Profile gestalten, analysieren und reflektieren; bewusste Entscheidungen über Selbstdarstellung treffen </w:t>
            </w:r>
          </w:p>
          <w:p w14:paraId="40F91CCF" w14:textId="181D0B4F" w:rsidR="001C16A9" w:rsidRPr="00597F27" w:rsidRDefault="00175712" w:rsidP="00FB679F">
            <w:pPr>
              <w:spacing w:line="276" w:lineRule="auto"/>
              <w:rPr>
                <w:rFonts w:cstheme="minorHAnsi"/>
              </w:rPr>
            </w:pPr>
            <w:r w:rsidRPr="00597F27">
              <w:rPr>
                <w:rFonts w:cstheme="minorHAnsi"/>
              </w:rPr>
              <w:t>&gt; Schützen und sicher Agieren: Psychische Gesundheit schützen; Risiken sozialer Vergleiche, externer Validation und Perfektionsdruck erkennen und einschätzen</w:t>
            </w:r>
          </w:p>
          <w:p w14:paraId="5AF1F7AC" w14:textId="25377321" w:rsidR="00175712" w:rsidRPr="00597F27" w:rsidRDefault="00DF669F" w:rsidP="00FB679F">
            <w:pPr>
              <w:spacing w:line="276" w:lineRule="auto"/>
              <w:rPr>
                <w:rFonts w:cstheme="minorHAnsi"/>
              </w:rPr>
            </w:pPr>
            <w:r w:rsidRPr="00597F27">
              <w:rPr>
                <w:rFonts w:cstheme="minorHAnsi"/>
              </w:rPr>
              <w:t xml:space="preserve">&gt; </w:t>
            </w:r>
            <w:r w:rsidR="00175712" w:rsidRPr="00597F27">
              <w:rPr>
                <w:rFonts w:cstheme="minorHAnsi"/>
              </w:rPr>
              <w:t xml:space="preserve">Analysieren und Reflektieren: Strategien digitaler Selbstdarstellung kritisch analysieren; die eigene Online-Nutzung reflektieren und ggf. modifizieren </w:t>
            </w:r>
          </w:p>
          <w:p w14:paraId="52E6A083" w14:textId="75C374CC" w:rsidR="00DF669F" w:rsidRPr="007D7FE0" w:rsidRDefault="00DF669F" w:rsidP="00FB679F">
            <w:pPr>
              <w:spacing w:line="276" w:lineRule="auto"/>
              <w:rPr>
                <w:rFonts w:cstheme="minorHAnsi"/>
                <w:i/>
                <w:iCs/>
                <w:color w:val="EE0000"/>
              </w:rPr>
            </w:pPr>
            <w:r w:rsidRPr="00597F27">
              <w:rPr>
                <w:rFonts w:cstheme="minorHAnsi"/>
              </w:rPr>
              <w:t xml:space="preserve">&gt; </w:t>
            </w:r>
            <w:r w:rsidR="00175712" w:rsidRPr="00597F27">
              <w:rPr>
                <w:rFonts w:cstheme="minorHAnsi"/>
              </w:rPr>
              <w:t>Kommunizieren und Kooperieren: Unterschiede zwischen kuratierter Online-Kommunikation und echter Beziehung verstehen; Umgangsregeln im Netz kennen</w:t>
            </w:r>
          </w:p>
        </w:tc>
      </w:tr>
    </w:tbl>
    <w:p w14:paraId="048A8F30" w14:textId="77777777" w:rsidR="00DF669F" w:rsidRPr="009B5D66" w:rsidRDefault="00DF669F" w:rsidP="00DF669F">
      <w:pPr>
        <w:spacing w:line="276" w:lineRule="auto"/>
        <w:rPr>
          <w:rFonts w:cstheme="minorHAnsi"/>
          <w:rPrChange w:id="40" w:author="Fabienne Schmaus" w:date="2026-04-30T15:45:00Z" w16du:dateUtc="2026-04-30T13:45:00Z">
            <w:rPr>
              <w:rFonts w:cstheme="minorHAnsi"/>
              <w:color w:val="EE0000"/>
            </w:rPr>
          </w:rPrChange>
        </w:rPr>
      </w:pPr>
    </w:p>
    <w:tbl>
      <w:tblPr>
        <w:tblStyle w:val="Tabellenraster"/>
        <w:tblW w:w="5000" w:type="pct"/>
        <w:tblLook w:val="04A0" w:firstRow="1" w:lastRow="0" w:firstColumn="1" w:lastColumn="0" w:noHBand="0" w:noVBand="1"/>
      </w:tblPr>
      <w:tblGrid>
        <w:gridCol w:w="2829"/>
        <w:gridCol w:w="7627"/>
      </w:tblGrid>
      <w:tr w:rsidR="00DF669F" w:rsidRPr="007D7FE0" w14:paraId="722172C7" w14:textId="77777777" w:rsidTr="006669AF">
        <w:tc>
          <w:tcPr>
            <w:tcW w:w="1353" w:type="pct"/>
          </w:tcPr>
          <w:p w14:paraId="52A3D105" w14:textId="521F3732" w:rsidR="00DF669F" w:rsidRPr="00597F27" w:rsidRDefault="00DF669F" w:rsidP="00FB679F">
            <w:pPr>
              <w:spacing w:after="160" w:line="276" w:lineRule="auto"/>
              <w:rPr>
                <w:rFonts w:cstheme="minorHAnsi"/>
                <w:b/>
                <w:bCs/>
              </w:rPr>
            </w:pPr>
            <w:r w:rsidRPr="00597F27">
              <w:rPr>
                <w:rFonts w:cstheme="minorHAnsi"/>
                <w:b/>
                <w:bCs/>
              </w:rPr>
              <w:t>Schwerpunkte der Einheit nach den 7 Dimensionen der digitalen Gesundheitskompetenz</w:t>
            </w:r>
          </w:p>
          <w:p w14:paraId="71968993" w14:textId="77777777" w:rsidR="00DF669F" w:rsidRPr="00597F27" w:rsidRDefault="00DF669F" w:rsidP="00FB679F">
            <w:pPr>
              <w:spacing w:after="160" w:line="276" w:lineRule="auto"/>
              <w:rPr>
                <w:rFonts w:cstheme="minorHAnsi"/>
                <w:b/>
                <w:bCs/>
              </w:rPr>
            </w:pPr>
          </w:p>
        </w:tc>
        <w:tc>
          <w:tcPr>
            <w:tcW w:w="3647" w:type="pct"/>
          </w:tcPr>
          <w:p w14:paraId="058BB13E" w14:textId="78FBB188" w:rsidR="003302D4" w:rsidRPr="00597F27" w:rsidRDefault="003302D4" w:rsidP="003302D4">
            <w:pPr>
              <w:widowControl w:val="0"/>
              <w:pBdr>
                <w:top w:val="nil"/>
                <w:left w:val="nil"/>
                <w:bottom w:val="nil"/>
                <w:right w:val="nil"/>
                <w:between w:val="nil"/>
              </w:pBdr>
              <w:tabs>
                <w:tab w:val="left" w:pos="630"/>
              </w:tabs>
              <w:rPr>
                <w:rFonts w:cstheme="minorHAnsi"/>
              </w:rPr>
            </w:pPr>
            <w:r w:rsidRPr="00597F27">
              <w:rPr>
                <w:rFonts w:cstheme="minorHAnsi"/>
              </w:rPr>
              <w:t xml:space="preserve">&gt; </w:t>
            </w:r>
            <w:r w:rsidRPr="00597F27">
              <w:rPr>
                <w:rFonts w:cstheme="minorHAnsi"/>
                <w:b/>
                <w:bCs/>
              </w:rPr>
              <w:t xml:space="preserve">Bewertung der Qualität von Gesundheitsinformationen: </w:t>
            </w:r>
          </w:p>
          <w:p w14:paraId="5ABB5A62" w14:textId="4E2072B0" w:rsidR="003302D4" w:rsidRPr="00597F27" w:rsidRDefault="003302D4" w:rsidP="003302D4">
            <w:pPr>
              <w:widowControl w:val="0"/>
              <w:pBdr>
                <w:top w:val="nil"/>
                <w:left w:val="nil"/>
                <w:bottom w:val="nil"/>
                <w:right w:val="nil"/>
                <w:between w:val="nil"/>
              </w:pBdr>
              <w:rPr>
                <w:rFonts w:cstheme="minorHAnsi"/>
              </w:rPr>
            </w:pPr>
            <w:r w:rsidRPr="00597F27">
              <w:rPr>
                <w:rFonts w:cstheme="minorHAnsi"/>
              </w:rPr>
              <w:t>wird verstanden als die Fähigkeit, die Verlässlichkeit und Vertrauenswürdigkeit der ermittelten gesundheitsbezogenen Informationen zu bewerten (z.</w:t>
            </w:r>
            <w:r w:rsidR="002C5BB5" w:rsidRPr="00597F27">
              <w:rPr>
                <w:rFonts w:cstheme="minorHAnsi"/>
              </w:rPr>
              <w:t> </w:t>
            </w:r>
            <w:r w:rsidRPr="00597F27">
              <w:rPr>
                <w:rFonts w:cstheme="minorHAnsi"/>
              </w:rPr>
              <w:t>B. kritische Einschätzung, ob die gefundenen Informationen kommerziellen Charakter haben)</w:t>
            </w:r>
          </w:p>
          <w:p w14:paraId="4A6557DD" w14:textId="77777777" w:rsidR="003302D4" w:rsidRPr="00597F27" w:rsidRDefault="003302D4" w:rsidP="003302D4">
            <w:pPr>
              <w:widowControl w:val="0"/>
              <w:pBdr>
                <w:top w:val="nil"/>
                <w:left w:val="nil"/>
                <w:bottom w:val="nil"/>
                <w:right w:val="nil"/>
                <w:between w:val="nil"/>
              </w:pBdr>
              <w:rPr>
                <w:rFonts w:cstheme="minorHAnsi"/>
              </w:rPr>
            </w:pPr>
          </w:p>
          <w:p w14:paraId="40D133E8" w14:textId="2A0CFE03" w:rsidR="003302D4" w:rsidRPr="00597F27" w:rsidRDefault="003302D4" w:rsidP="003302D4">
            <w:pPr>
              <w:widowControl w:val="0"/>
              <w:pBdr>
                <w:top w:val="nil"/>
                <w:left w:val="nil"/>
                <w:bottom w:val="nil"/>
                <w:right w:val="nil"/>
                <w:between w:val="nil"/>
              </w:pBdr>
              <w:rPr>
                <w:rFonts w:cstheme="minorHAnsi"/>
                <w:b/>
                <w:bCs/>
              </w:rPr>
            </w:pPr>
            <w:r w:rsidRPr="00597F27">
              <w:rPr>
                <w:rFonts w:cstheme="minorHAnsi"/>
                <w:b/>
                <w:bCs/>
              </w:rPr>
              <w:t>&gt; Erstellen und Teilen von Gesundheitsinformationen</w:t>
            </w:r>
          </w:p>
          <w:p w14:paraId="4D064ED5" w14:textId="6CCCA2F9" w:rsidR="003302D4" w:rsidRPr="00597F27" w:rsidRDefault="002C5BB5" w:rsidP="002C5BB5">
            <w:pPr>
              <w:widowControl w:val="0"/>
              <w:pBdr>
                <w:top w:val="nil"/>
                <w:left w:val="nil"/>
                <w:bottom w:val="nil"/>
                <w:right w:val="nil"/>
                <w:between w:val="nil"/>
              </w:pBdr>
              <w:rPr>
                <w:rFonts w:cstheme="minorHAnsi"/>
              </w:rPr>
            </w:pPr>
            <w:r w:rsidRPr="00597F27">
              <w:rPr>
                <w:rFonts w:cstheme="minorHAnsi"/>
              </w:rPr>
              <w:t xml:space="preserve">wird verstanden als die Fähigkeit, eigene gesundheitsbezogene Anliegen mittels digitaler Medien (z. B. E-Mail) verständlich und klar zu formulieren </w:t>
            </w:r>
            <w:r w:rsidR="003302D4" w:rsidRPr="00597F27">
              <w:rPr>
                <w:rFonts w:cstheme="minorHAnsi"/>
              </w:rPr>
              <w:t>(Prompting)</w:t>
            </w:r>
          </w:p>
          <w:p w14:paraId="73CDE85C" w14:textId="77777777" w:rsidR="003302D4" w:rsidRPr="00597F27" w:rsidRDefault="003302D4" w:rsidP="003302D4">
            <w:pPr>
              <w:widowControl w:val="0"/>
              <w:pBdr>
                <w:top w:val="nil"/>
                <w:left w:val="nil"/>
                <w:bottom w:val="nil"/>
                <w:right w:val="nil"/>
                <w:between w:val="nil"/>
              </w:pBdr>
              <w:rPr>
                <w:rFonts w:cstheme="minorHAnsi"/>
              </w:rPr>
            </w:pPr>
          </w:p>
          <w:p w14:paraId="34C1189C" w14:textId="3C369994" w:rsidR="003302D4" w:rsidRPr="00597F27" w:rsidRDefault="003302D4" w:rsidP="003302D4">
            <w:pPr>
              <w:widowControl w:val="0"/>
              <w:pBdr>
                <w:top w:val="nil"/>
                <w:left w:val="nil"/>
                <w:bottom w:val="nil"/>
                <w:right w:val="nil"/>
                <w:between w:val="nil"/>
              </w:pBdr>
              <w:rPr>
                <w:rFonts w:cstheme="minorHAnsi"/>
                <w:b/>
                <w:bCs/>
              </w:rPr>
            </w:pPr>
            <w:r w:rsidRPr="00597F27">
              <w:rPr>
                <w:rFonts w:cstheme="minorHAnsi"/>
                <w:b/>
                <w:bCs/>
              </w:rPr>
              <w:t xml:space="preserve">&gt; Umgang mit personenbezogenen Informationen und Datenschutz: </w:t>
            </w:r>
          </w:p>
          <w:p w14:paraId="57C04108" w14:textId="1B79C4C8" w:rsidR="003302D4" w:rsidRPr="00597F27" w:rsidRDefault="002C5BB5" w:rsidP="002C5BB5">
            <w:pPr>
              <w:spacing w:line="276" w:lineRule="auto"/>
              <w:rPr>
                <w:rFonts w:cstheme="minorHAnsi"/>
              </w:rPr>
            </w:pPr>
            <w:r w:rsidRPr="00597F27">
              <w:rPr>
                <w:rFonts w:cstheme="minorHAnsi"/>
              </w:rPr>
              <w:t>wird verstanden als die Fähigkeit, Informationen über sich und andere Personen nicht in digitalen Medien zu teilen und zu entscheiden, wer Zugriff auf die persönlichen Daten und Informationen hat</w:t>
            </w:r>
          </w:p>
          <w:p w14:paraId="2D00CC0C" w14:textId="77777777" w:rsidR="00DF669F" w:rsidRPr="00597F27" w:rsidRDefault="00DF669F" w:rsidP="00FB679F">
            <w:pPr>
              <w:spacing w:line="276" w:lineRule="auto"/>
              <w:rPr>
                <w:rFonts w:cstheme="minorHAnsi"/>
              </w:rPr>
            </w:pPr>
          </w:p>
          <w:p w14:paraId="7555A82B" w14:textId="77777777" w:rsidR="00DF669F" w:rsidRPr="00597F27" w:rsidRDefault="00DF669F" w:rsidP="00FB679F">
            <w:pPr>
              <w:spacing w:after="160" w:line="276" w:lineRule="auto"/>
              <w:rPr>
                <w:rFonts w:cstheme="minorHAnsi"/>
              </w:rPr>
            </w:pPr>
            <w:r w:rsidRPr="00597F27">
              <w:rPr>
                <w:rFonts w:cstheme="minorHAnsi"/>
                <w:i/>
                <w:iCs/>
                <w:sz w:val="20"/>
                <w:szCs w:val="20"/>
              </w:rPr>
              <w:t xml:space="preserve">Weitere Informationen zu den 7 Dimensionen der digitalen Gesundheitskompetenz finden Sie im Exkurs und unter </w:t>
            </w:r>
            <w:r w:rsidRPr="00597F27">
              <w:rPr>
                <w:rStyle w:val="A4"/>
                <w:rFonts w:asciiTheme="minorHAnsi" w:hAnsiTheme="minorHAnsi" w:cstheme="minorHAnsi"/>
                <w:color w:val="auto"/>
              </w:rPr>
              <w:t>www.durch-blickt.de</w:t>
            </w:r>
          </w:p>
        </w:tc>
      </w:tr>
    </w:tbl>
    <w:p w14:paraId="083D318F" w14:textId="77777777" w:rsidR="00DF669F" w:rsidRPr="009B5D66" w:rsidRDefault="00DF669F" w:rsidP="00DF669F">
      <w:pPr>
        <w:spacing w:line="276" w:lineRule="auto"/>
        <w:rPr>
          <w:rFonts w:cstheme="minorHAnsi"/>
          <w:sz w:val="16"/>
          <w:szCs w:val="16"/>
          <w:rPrChange w:id="41" w:author="Fabienne Schmaus" w:date="2026-04-30T15:45:00Z" w16du:dateUtc="2026-04-30T13:45:00Z">
            <w:rPr>
              <w:rFonts w:cstheme="minorHAnsi"/>
              <w:color w:val="EE0000"/>
              <w:sz w:val="16"/>
              <w:szCs w:val="16"/>
            </w:rPr>
          </w:rPrChange>
        </w:rPr>
      </w:pPr>
    </w:p>
    <w:tbl>
      <w:tblPr>
        <w:tblStyle w:val="Tabellenraster"/>
        <w:tblW w:w="0" w:type="auto"/>
        <w:tblLook w:val="04A0" w:firstRow="1" w:lastRow="0" w:firstColumn="1" w:lastColumn="0" w:noHBand="0" w:noVBand="1"/>
      </w:tblPr>
      <w:tblGrid>
        <w:gridCol w:w="3681"/>
        <w:gridCol w:w="6662"/>
      </w:tblGrid>
      <w:tr w:rsidR="007D7FE0" w:rsidRPr="009B5D66" w14:paraId="0B94CA60" w14:textId="77777777" w:rsidTr="006669AF">
        <w:tc>
          <w:tcPr>
            <w:tcW w:w="3681" w:type="dxa"/>
          </w:tcPr>
          <w:p w14:paraId="2EA2F8C4" w14:textId="77777777" w:rsidR="00DF669F" w:rsidRPr="009B5D66" w:rsidRDefault="00DF669F" w:rsidP="00FB679F">
            <w:pPr>
              <w:spacing w:line="276" w:lineRule="auto"/>
              <w:rPr>
                <w:rFonts w:cstheme="minorHAnsi"/>
                <w:b/>
                <w:bCs/>
              </w:rPr>
            </w:pPr>
            <w:r w:rsidRPr="009B5D66">
              <w:rPr>
                <w:rFonts w:cstheme="minorHAnsi"/>
                <w:b/>
                <w:bCs/>
              </w:rPr>
              <w:t>Sozialform</w:t>
            </w:r>
          </w:p>
          <w:p w14:paraId="7E2BF695" w14:textId="77777777" w:rsidR="002C5BB5" w:rsidRPr="009B5D66" w:rsidRDefault="00AC68BE" w:rsidP="00AC68BE">
            <w:pPr>
              <w:spacing w:line="276" w:lineRule="auto"/>
              <w:rPr>
                <w:rFonts w:cstheme="minorHAnsi"/>
                <w:rPrChange w:id="42" w:author="Fabienne Schmaus" w:date="2026-04-30T15:45:00Z" w16du:dateUtc="2026-04-30T13:45:00Z">
                  <w:rPr>
                    <w:rFonts w:cstheme="minorHAnsi"/>
                    <w:color w:val="000000" w:themeColor="text1"/>
                  </w:rPr>
                </w:rPrChange>
              </w:rPr>
            </w:pPr>
            <w:r w:rsidRPr="009B5D66">
              <w:rPr>
                <w:rFonts w:cstheme="minorHAnsi"/>
                <w:rPrChange w:id="43" w:author="Fabienne Schmaus" w:date="2026-04-30T15:45:00Z" w16du:dateUtc="2026-04-30T13:45:00Z">
                  <w:rPr>
                    <w:rFonts w:cstheme="minorHAnsi"/>
                    <w:color w:val="000000" w:themeColor="text1"/>
                  </w:rPr>
                </w:rPrChange>
              </w:rPr>
              <w:t xml:space="preserve">&gt; Plenum </w:t>
            </w:r>
          </w:p>
          <w:p w14:paraId="0CCAEC54" w14:textId="17142ACA" w:rsidR="002C5BB5" w:rsidRPr="009B5D66" w:rsidRDefault="002C5BB5" w:rsidP="002C5BB5">
            <w:pPr>
              <w:spacing w:line="276" w:lineRule="auto"/>
              <w:rPr>
                <w:rFonts w:cstheme="minorHAnsi"/>
                <w:rPrChange w:id="44" w:author="Fabienne Schmaus" w:date="2026-04-30T15:45:00Z" w16du:dateUtc="2026-04-30T13:45:00Z">
                  <w:rPr>
                    <w:rFonts w:cstheme="minorHAnsi"/>
                    <w:color w:val="000000" w:themeColor="text1"/>
                  </w:rPr>
                </w:rPrChange>
              </w:rPr>
            </w:pPr>
            <w:r w:rsidRPr="009B5D66">
              <w:rPr>
                <w:rFonts w:cstheme="minorHAnsi"/>
                <w:rPrChange w:id="45" w:author="Fabienne Schmaus" w:date="2026-04-30T15:45:00Z" w16du:dateUtc="2026-04-30T13:45:00Z">
                  <w:rPr>
                    <w:rFonts w:cstheme="minorHAnsi"/>
                    <w:color w:val="000000" w:themeColor="text1"/>
                  </w:rPr>
                </w:rPrChange>
              </w:rPr>
              <w:t>&gt; 3er-</w:t>
            </w:r>
            <w:r w:rsidR="00F37DE8" w:rsidRPr="009B5D66">
              <w:rPr>
                <w:rFonts w:cstheme="minorHAnsi"/>
                <w:rPrChange w:id="46" w:author="Fabienne Schmaus" w:date="2026-04-30T15:45:00Z" w16du:dateUtc="2026-04-30T13:45:00Z">
                  <w:rPr>
                    <w:rFonts w:cstheme="minorHAnsi"/>
                    <w:color w:val="000000" w:themeColor="text1"/>
                  </w:rPr>
                </w:rPrChange>
              </w:rPr>
              <w:t>/</w:t>
            </w:r>
            <w:r w:rsidR="00304C76" w:rsidRPr="009B5D66">
              <w:rPr>
                <w:rFonts w:cstheme="minorHAnsi"/>
                <w:rPrChange w:id="47" w:author="Fabienne Schmaus" w:date="2026-04-30T15:45:00Z" w16du:dateUtc="2026-04-30T13:45:00Z">
                  <w:rPr>
                    <w:rFonts w:cstheme="minorHAnsi"/>
                    <w:color w:val="000000" w:themeColor="text1"/>
                  </w:rPr>
                </w:rPrChange>
              </w:rPr>
              <w:t>4er-</w:t>
            </w:r>
            <w:r w:rsidRPr="009B5D66">
              <w:rPr>
                <w:rFonts w:cstheme="minorHAnsi"/>
                <w:rPrChange w:id="48" w:author="Fabienne Schmaus" w:date="2026-04-30T15:45:00Z" w16du:dateUtc="2026-04-30T13:45:00Z">
                  <w:rPr>
                    <w:rFonts w:cstheme="minorHAnsi"/>
                    <w:color w:val="000000" w:themeColor="text1"/>
                  </w:rPr>
                </w:rPrChange>
              </w:rPr>
              <w:t>Gruppen</w:t>
            </w:r>
          </w:p>
          <w:p w14:paraId="5FD8F8CD" w14:textId="7AB31B1C" w:rsidR="002C5BB5" w:rsidRPr="009B5D66" w:rsidRDefault="002C5BB5" w:rsidP="002C5BB5">
            <w:pPr>
              <w:spacing w:line="276" w:lineRule="auto"/>
              <w:rPr>
                <w:rFonts w:cstheme="minorHAnsi"/>
                <w:rPrChange w:id="49" w:author="Fabienne Schmaus" w:date="2026-04-30T15:45:00Z" w16du:dateUtc="2026-04-30T13:45:00Z">
                  <w:rPr>
                    <w:rFonts w:cstheme="minorHAnsi"/>
                    <w:color w:val="000000" w:themeColor="text1"/>
                  </w:rPr>
                </w:rPrChange>
              </w:rPr>
            </w:pPr>
            <w:r w:rsidRPr="009B5D66">
              <w:rPr>
                <w:rFonts w:cstheme="minorHAnsi"/>
                <w:rPrChange w:id="50" w:author="Fabienne Schmaus" w:date="2026-04-30T15:45:00Z" w16du:dateUtc="2026-04-30T13:45:00Z">
                  <w:rPr>
                    <w:rFonts w:cstheme="minorHAnsi"/>
                    <w:color w:val="000000" w:themeColor="text1"/>
                  </w:rPr>
                </w:rPrChange>
              </w:rPr>
              <w:t>&gt; 2er-Gruppen</w:t>
            </w:r>
          </w:p>
          <w:p w14:paraId="101AE99C" w14:textId="5388BAB8" w:rsidR="00DF669F" w:rsidRPr="009B5D66" w:rsidRDefault="002C5BB5" w:rsidP="00AC68BE">
            <w:pPr>
              <w:spacing w:line="276" w:lineRule="auto"/>
              <w:rPr>
                <w:rFonts w:cstheme="minorHAnsi"/>
                <w:rPrChange w:id="51" w:author="Fabienne Schmaus" w:date="2026-04-30T15:45:00Z" w16du:dateUtc="2026-04-30T13:45:00Z">
                  <w:rPr>
                    <w:rFonts w:cstheme="minorHAnsi"/>
                    <w:color w:val="EE0000"/>
                  </w:rPr>
                </w:rPrChange>
              </w:rPr>
            </w:pPr>
            <w:r w:rsidRPr="009B5D66">
              <w:rPr>
                <w:rFonts w:cstheme="minorHAnsi"/>
                <w:rPrChange w:id="52" w:author="Fabienne Schmaus" w:date="2026-04-30T15:45:00Z" w16du:dateUtc="2026-04-30T13:45:00Z">
                  <w:rPr>
                    <w:rFonts w:cstheme="minorHAnsi"/>
                    <w:color w:val="000000" w:themeColor="text1"/>
                  </w:rPr>
                </w:rPrChange>
              </w:rPr>
              <w:t>&gt; Einzelarbeit</w:t>
            </w:r>
          </w:p>
        </w:tc>
        <w:tc>
          <w:tcPr>
            <w:tcW w:w="6662" w:type="dxa"/>
          </w:tcPr>
          <w:p w14:paraId="7380CD13" w14:textId="77777777" w:rsidR="00DF669F" w:rsidRPr="009B5D66" w:rsidRDefault="00DF669F" w:rsidP="00FB679F">
            <w:pPr>
              <w:spacing w:line="276" w:lineRule="auto"/>
              <w:rPr>
                <w:rFonts w:cstheme="minorHAnsi"/>
                <w:b/>
                <w:bCs/>
              </w:rPr>
            </w:pPr>
            <w:r w:rsidRPr="009B5D66">
              <w:rPr>
                <w:rFonts w:cstheme="minorHAnsi"/>
                <w:b/>
                <w:bCs/>
              </w:rPr>
              <w:t>Kursmaterial (Lehrkraft)</w:t>
            </w:r>
          </w:p>
          <w:p w14:paraId="61C988DF" w14:textId="181AECAD" w:rsidR="00DF669F" w:rsidRPr="009B5D66" w:rsidRDefault="00AC68BE" w:rsidP="00FB679F">
            <w:pPr>
              <w:spacing w:line="276" w:lineRule="auto"/>
              <w:rPr>
                <w:rFonts w:cstheme="minorHAnsi"/>
                <w:rPrChange w:id="53" w:author="Fabienne Schmaus" w:date="2026-04-30T15:45:00Z" w16du:dateUtc="2026-04-30T13:45:00Z">
                  <w:rPr>
                    <w:rFonts w:cstheme="minorHAnsi"/>
                    <w:color w:val="EE0000"/>
                  </w:rPr>
                </w:rPrChange>
              </w:rPr>
            </w:pPr>
            <w:r w:rsidRPr="009B5D66">
              <w:rPr>
                <w:rFonts w:cstheme="minorHAnsi"/>
                <w:rPrChange w:id="54" w:author="Fabienne Schmaus" w:date="2026-04-30T15:45:00Z" w16du:dateUtc="2026-04-30T13:45:00Z">
                  <w:rPr>
                    <w:rFonts w:cstheme="minorHAnsi"/>
                    <w:color w:val="000000" w:themeColor="text1"/>
                  </w:rPr>
                </w:rPrChange>
              </w:rPr>
              <w:t>&gt; Tablet oder Laptop mit Internetzugang</w:t>
            </w:r>
            <w:r w:rsidRPr="009B5D66">
              <w:rPr>
                <w:rFonts w:cstheme="minorHAnsi"/>
                <w:rPrChange w:id="55" w:author="Fabienne Schmaus" w:date="2026-04-30T15:45:00Z" w16du:dateUtc="2026-04-30T13:45:00Z">
                  <w:rPr>
                    <w:rFonts w:cstheme="minorHAnsi"/>
                    <w:color w:val="000000" w:themeColor="text1"/>
                  </w:rPr>
                </w:rPrChange>
              </w:rPr>
              <w:br/>
              <w:t>&gt; Beamer oder Smartboard (</w:t>
            </w:r>
            <w:r w:rsidR="0043547B" w:rsidRPr="009B5D66">
              <w:rPr>
                <w:rFonts w:cstheme="minorHAnsi"/>
                <w:rPrChange w:id="56" w:author="Fabienne Schmaus" w:date="2026-04-30T15:45:00Z" w16du:dateUtc="2026-04-30T13:45:00Z">
                  <w:rPr>
                    <w:rFonts w:cstheme="minorHAnsi"/>
                    <w:color w:val="000000" w:themeColor="text1"/>
                  </w:rPr>
                </w:rPrChange>
              </w:rPr>
              <w:t>a</w:t>
            </w:r>
            <w:r w:rsidRPr="009B5D66">
              <w:rPr>
                <w:rFonts w:cstheme="minorHAnsi"/>
                <w:rPrChange w:id="57" w:author="Fabienne Schmaus" w:date="2026-04-30T15:45:00Z" w16du:dateUtc="2026-04-30T13:45:00Z">
                  <w:rPr>
                    <w:rFonts w:cstheme="minorHAnsi"/>
                    <w:color w:val="000000" w:themeColor="text1"/>
                  </w:rPr>
                </w:rPrChange>
              </w:rPr>
              <w:t>lternativ: Tafel oder Flipchart)</w:t>
            </w:r>
            <w:r w:rsidRPr="009B5D66">
              <w:rPr>
                <w:rFonts w:cstheme="minorHAnsi"/>
                <w:rPrChange w:id="58" w:author="Fabienne Schmaus" w:date="2026-04-30T15:45:00Z" w16du:dateUtc="2026-04-30T13:45:00Z">
                  <w:rPr>
                    <w:rFonts w:cstheme="minorHAnsi"/>
                    <w:color w:val="000000" w:themeColor="text1"/>
                  </w:rPr>
                </w:rPrChange>
              </w:rPr>
              <w:br/>
              <w:t xml:space="preserve">&gt; </w:t>
            </w:r>
            <w:r w:rsidR="002C5BB5" w:rsidRPr="009B5D66">
              <w:rPr>
                <w:rFonts w:cstheme="minorHAnsi"/>
                <w:rPrChange w:id="59" w:author="Fabienne Schmaus" w:date="2026-04-30T15:45:00Z" w16du:dateUtc="2026-04-30T13:45:00Z">
                  <w:rPr>
                    <w:rFonts w:cstheme="minorHAnsi"/>
                    <w:color w:val="000000" w:themeColor="text1"/>
                  </w:rPr>
                </w:rPrChange>
              </w:rPr>
              <w:t>Handreichung für Lehrkräfte</w:t>
            </w:r>
            <w:r w:rsidR="002C5BB5" w:rsidRPr="009B5D66" w:rsidDel="002C5BB5">
              <w:rPr>
                <w:rFonts w:cstheme="minorHAnsi"/>
                <w:rPrChange w:id="60" w:author="Fabienne Schmaus" w:date="2026-04-30T15:45:00Z" w16du:dateUtc="2026-04-30T13:45:00Z">
                  <w:rPr>
                    <w:rFonts w:cstheme="minorHAnsi"/>
                    <w:color w:val="000000" w:themeColor="text1"/>
                  </w:rPr>
                </w:rPrChange>
              </w:rPr>
              <w:t xml:space="preserve"> </w:t>
            </w:r>
            <w:r w:rsidRPr="009B5D66">
              <w:rPr>
                <w:rFonts w:cstheme="minorHAnsi"/>
                <w:rPrChange w:id="61" w:author="Fabienne Schmaus" w:date="2026-04-30T15:45:00Z" w16du:dateUtc="2026-04-30T13:45:00Z">
                  <w:rPr>
                    <w:rFonts w:cstheme="minorHAnsi"/>
                    <w:color w:val="000000" w:themeColor="text1"/>
                  </w:rPr>
                </w:rPrChange>
              </w:rPr>
              <w:t>(Erwartungshorizont)</w:t>
            </w:r>
            <w:r w:rsidRPr="009B5D66">
              <w:rPr>
                <w:rFonts w:cstheme="minorHAnsi"/>
                <w:rPrChange w:id="62" w:author="Fabienne Schmaus" w:date="2026-04-30T15:45:00Z" w16du:dateUtc="2026-04-30T13:45:00Z">
                  <w:rPr>
                    <w:rFonts w:cstheme="minorHAnsi"/>
                    <w:color w:val="000000" w:themeColor="text1"/>
                  </w:rPr>
                </w:rPrChange>
              </w:rPr>
              <w:br/>
              <w:t xml:space="preserve">&gt; </w:t>
            </w:r>
            <w:r w:rsidR="0043547B" w:rsidRPr="009B5D66">
              <w:rPr>
                <w:rFonts w:cstheme="minorHAnsi"/>
                <w:rPrChange w:id="63" w:author="Fabienne Schmaus" w:date="2026-04-30T15:45:00Z" w16du:dateUtc="2026-04-30T13:45:00Z">
                  <w:rPr>
                    <w:rFonts w:cstheme="minorHAnsi"/>
                    <w:color w:val="000000" w:themeColor="text1"/>
                  </w:rPr>
                </w:rPrChange>
              </w:rPr>
              <w:t>Anhänge</w:t>
            </w:r>
            <w:r w:rsidR="00690584" w:rsidRPr="009B5D66">
              <w:rPr>
                <w:rFonts w:cstheme="minorHAnsi"/>
                <w:rPrChange w:id="64" w:author="Fabienne Schmaus" w:date="2026-04-30T15:45:00Z" w16du:dateUtc="2026-04-30T13:45:00Z">
                  <w:rPr>
                    <w:rFonts w:cstheme="minorHAnsi"/>
                    <w:color w:val="000000" w:themeColor="text1"/>
                  </w:rPr>
                </w:rPrChange>
              </w:rPr>
              <w:t xml:space="preserve"> bei Bedarf ausdrucken</w:t>
            </w:r>
          </w:p>
        </w:tc>
      </w:tr>
      <w:tr w:rsidR="0050713B" w:rsidRPr="009B5D66" w14:paraId="79E02EE1" w14:textId="77777777" w:rsidTr="006669AF">
        <w:tc>
          <w:tcPr>
            <w:tcW w:w="3681" w:type="dxa"/>
          </w:tcPr>
          <w:p w14:paraId="662485E9" w14:textId="77777777" w:rsidR="00DF669F" w:rsidRPr="009B5D66" w:rsidRDefault="00DF669F" w:rsidP="00FB679F">
            <w:pPr>
              <w:spacing w:line="276" w:lineRule="auto"/>
              <w:rPr>
                <w:rFonts w:cstheme="minorHAnsi"/>
              </w:rPr>
            </w:pPr>
            <w:r w:rsidRPr="009B5D66">
              <w:rPr>
                <w:rFonts w:cstheme="minorHAnsi"/>
                <w:b/>
                <w:bCs/>
              </w:rPr>
              <w:t>Link zur Einheit</w:t>
            </w:r>
          </w:p>
          <w:p w14:paraId="22322EF6" w14:textId="77777777" w:rsidR="00DF669F" w:rsidRPr="009B5D66" w:rsidRDefault="00DF669F">
            <w:pPr>
              <w:numPr>
                <w:ilvl w:val="0"/>
                <w:numId w:val="1"/>
              </w:numPr>
              <w:autoSpaceDE w:val="0"/>
              <w:autoSpaceDN w:val="0"/>
              <w:adjustRightInd w:val="0"/>
              <w:rPr>
                <w:rFonts w:cstheme="minorHAnsi"/>
                <w:rPrChange w:id="65" w:author="Fabienne Schmaus" w:date="2026-04-30T15:45:00Z" w16du:dateUtc="2026-04-30T13:45:00Z">
                  <w:rPr>
                    <w:rFonts w:cstheme="minorHAnsi"/>
                    <w:color w:val="EE0000"/>
                  </w:rPr>
                </w:rPrChange>
              </w:rPr>
            </w:pPr>
            <w:r w:rsidRPr="009B5D66">
              <w:rPr>
                <w:rFonts w:cstheme="minorHAnsi"/>
              </w:rPr>
              <w:t xml:space="preserve">Startervideo, TaskCards und weitere Informationen unter </w:t>
            </w:r>
            <w:r w:rsidRPr="009B5D66">
              <w:rPr>
                <w:rFonts w:cstheme="minorHAnsi"/>
                <w:u w:val="single"/>
              </w:rPr>
              <w:t xml:space="preserve">www.durch-blickt.de </w:t>
            </w:r>
          </w:p>
        </w:tc>
        <w:tc>
          <w:tcPr>
            <w:tcW w:w="6662" w:type="dxa"/>
          </w:tcPr>
          <w:p w14:paraId="7A405BBF" w14:textId="77777777" w:rsidR="00DF669F" w:rsidRPr="009B5D66" w:rsidRDefault="00DF669F" w:rsidP="00FB679F">
            <w:pPr>
              <w:spacing w:line="276" w:lineRule="auto"/>
              <w:rPr>
                <w:rFonts w:cstheme="minorHAnsi"/>
                <w:b/>
                <w:bCs/>
              </w:rPr>
            </w:pPr>
            <w:r w:rsidRPr="009B5D66">
              <w:rPr>
                <w:rFonts w:cstheme="minorHAnsi"/>
                <w:b/>
                <w:bCs/>
              </w:rPr>
              <w:t>Kursmaterial (Lernende)</w:t>
            </w:r>
          </w:p>
          <w:p w14:paraId="0CFDA644" w14:textId="319EDED0" w:rsidR="00DF669F" w:rsidRPr="009B5D66" w:rsidRDefault="00AC68BE" w:rsidP="00FB679F">
            <w:pPr>
              <w:spacing w:line="276" w:lineRule="auto"/>
              <w:rPr>
                <w:rFonts w:cstheme="minorHAnsi"/>
                <w:rPrChange w:id="66" w:author="Fabienne Schmaus" w:date="2026-04-30T15:45:00Z" w16du:dateUtc="2026-04-30T13:45:00Z">
                  <w:rPr>
                    <w:rFonts w:cstheme="minorHAnsi"/>
                    <w:color w:val="EE0000"/>
                  </w:rPr>
                </w:rPrChange>
              </w:rPr>
            </w:pPr>
            <w:r w:rsidRPr="009B5D66">
              <w:rPr>
                <w:rFonts w:cstheme="minorHAnsi"/>
                <w:rPrChange w:id="67" w:author="Fabienne Schmaus" w:date="2026-04-30T15:45:00Z" w16du:dateUtc="2026-04-30T13:45:00Z">
                  <w:rPr>
                    <w:rFonts w:cstheme="minorHAnsi"/>
                    <w:color w:val="000000" w:themeColor="text1"/>
                  </w:rPr>
                </w:rPrChange>
              </w:rPr>
              <w:t xml:space="preserve">&gt; Arbeitsblätter </w:t>
            </w:r>
            <w:r w:rsidRPr="009B5D66">
              <w:rPr>
                <w:rFonts w:cstheme="minorHAnsi"/>
                <w:rPrChange w:id="68" w:author="Fabienne Schmaus" w:date="2026-04-30T15:45:00Z" w16du:dateUtc="2026-04-30T13:45:00Z">
                  <w:rPr>
                    <w:rFonts w:cstheme="minorHAnsi"/>
                    <w:color w:val="000000" w:themeColor="text1"/>
                  </w:rPr>
                </w:rPrChange>
              </w:rPr>
              <w:br/>
              <w:t xml:space="preserve">&gt; </w:t>
            </w:r>
            <w:ins w:id="69" w:author="Fabienne Schmaus" w:date="2026-04-30T15:46:00Z" w16du:dateUtc="2026-04-30T13:46:00Z">
              <w:r w:rsidR="008A393C">
                <w:rPr>
                  <w:rFonts w:cstheme="minorHAnsi"/>
                </w:rPr>
                <w:t>Schul</w:t>
              </w:r>
            </w:ins>
            <w:ins w:id="70" w:author="Fabienne Schmaus" w:date="2026-04-30T15:47:00Z" w16du:dateUtc="2026-04-30T13:47:00Z">
              <w:r w:rsidR="008A393C">
                <w:rPr>
                  <w:rFonts w:cstheme="minorHAnsi"/>
                </w:rPr>
                <w:t xml:space="preserve">heft, </w:t>
              </w:r>
            </w:ins>
            <w:r w:rsidRPr="009B5D66">
              <w:rPr>
                <w:rFonts w:cstheme="minorHAnsi"/>
                <w:rPrChange w:id="71" w:author="Fabienne Schmaus" w:date="2026-04-30T15:45:00Z" w16du:dateUtc="2026-04-30T13:45:00Z">
                  <w:rPr>
                    <w:rFonts w:cstheme="minorHAnsi"/>
                    <w:color w:val="000000" w:themeColor="text1"/>
                  </w:rPr>
                </w:rPrChange>
              </w:rPr>
              <w:t>Stift</w:t>
            </w:r>
            <w:r w:rsidR="002C5BB5" w:rsidRPr="009B5D66">
              <w:rPr>
                <w:rFonts w:cstheme="minorHAnsi"/>
                <w:rPrChange w:id="72" w:author="Fabienne Schmaus" w:date="2026-04-30T15:45:00Z" w16du:dateUtc="2026-04-30T13:45:00Z">
                  <w:rPr>
                    <w:rFonts w:cstheme="minorHAnsi"/>
                    <w:color w:val="000000" w:themeColor="text1"/>
                  </w:rPr>
                </w:rPrChange>
              </w:rPr>
              <w:t xml:space="preserve"> und </w:t>
            </w:r>
            <w:r w:rsidR="002373F7" w:rsidRPr="009B5D66">
              <w:rPr>
                <w:rFonts w:cstheme="minorHAnsi"/>
                <w:rPrChange w:id="73" w:author="Fabienne Schmaus" w:date="2026-04-30T15:45:00Z" w16du:dateUtc="2026-04-30T13:45:00Z">
                  <w:rPr>
                    <w:rFonts w:cstheme="minorHAnsi"/>
                    <w:color w:val="000000" w:themeColor="text1"/>
                  </w:rPr>
                </w:rPrChange>
              </w:rPr>
              <w:t xml:space="preserve">eventuell </w:t>
            </w:r>
            <w:r w:rsidRPr="009B5D66">
              <w:rPr>
                <w:rFonts w:cstheme="minorHAnsi"/>
                <w:rPrChange w:id="74" w:author="Fabienne Schmaus" w:date="2026-04-30T15:45:00Z" w16du:dateUtc="2026-04-30T13:45:00Z">
                  <w:rPr>
                    <w:rFonts w:cstheme="minorHAnsi"/>
                    <w:color w:val="000000" w:themeColor="text1"/>
                  </w:rPr>
                </w:rPrChange>
              </w:rPr>
              <w:t>Notizzettel</w:t>
            </w:r>
            <w:r w:rsidRPr="009B5D66">
              <w:rPr>
                <w:rFonts w:cstheme="minorHAnsi"/>
                <w:rPrChange w:id="75" w:author="Fabienne Schmaus" w:date="2026-04-30T15:45:00Z" w16du:dateUtc="2026-04-30T13:45:00Z">
                  <w:rPr>
                    <w:rFonts w:cstheme="minorHAnsi"/>
                    <w:color w:val="000000" w:themeColor="text1"/>
                  </w:rPr>
                </w:rPrChange>
              </w:rPr>
              <w:br/>
              <w:t xml:space="preserve">&gt; </w:t>
            </w:r>
            <w:r w:rsidR="0043547B" w:rsidRPr="009B5D66">
              <w:rPr>
                <w:rFonts w:cstheme="minorHAnsi"/>
                <w:rPrChange w:id="76" w:author="Fabienne Schmaus" w:date="2026-04-30T15:45:00Z" w16du:dateUtc="2026-04-30T13:45:00Z">
                  <w:rPr>
                    <w:rFonts w:cstheme="minorHAnsi"/>
                    <w:color w:val="000000" w:themeColor="text1"/>
                  </w:rPr>
                </w:rPrChange>
              </w:rPr>
              <w:t xml:space="preserve">Tablet, </w:t>
            </w:r>
            <w:r w:rsidRPr="009B5D66">
              <w:rPr>
                <w:rFonts w:cstheme="minorHAnsi"/>
                <w:rPrChange w:id="77" w:author="Fabienne Schmaus" w:date="2026-04-30T15:45:00Z" w16du:dateUtc="2026-04-30T13:45:00Z">
                  <w:rPr>
                    <w:rFonts w:cstheme="minorHAnsi"/>
                    <w:color w:val="000000" w:themeColor="text1"/>
                  </w:rPr>
                </w:rPrChange>
              </w:rPr>
              <w:t>Smartphone oder Schulgerät (fakultativ)</w:t>
            </w:r>
          </w:p>
        </w:tc>
      </w:tr>
    </w:tbl>
    <w:p w14:paraId="28736613" w14:textId="77777777" w:rsidR="00DF669F" w:rsidRPr="009B5D66" w:rsidRDefault="00DF669F" w:rsidP="00DF669F">
      <w:pPr>
        <w:spacing w:line="276" w:lineRule="auto"/>
        <w:rPr>
          <w:rFonts w:cstheme="minorHAnsi"/>
          <w:sz w:val="16"/>
          <w:szCs w:val="16"/>
          <w:rPrChange w:id="78" w:author="Fabienne Schmaus" w:date="2026-04-30T15:45:00Z" w16du:dateUtc="2026-04-30T13:45:00Z">
            <w:rPr>
              <w:rFonts w:cstheme="minorHAnsi"/>
              <w:color w:val="EE0000"/>
              <w:sz w:val="16"/>
              <w:szCs w:val="16"/>
            </w:rPr>
          </w:rPrChange>
        </w:rPr>
      </w:pPr>
    </w:p>
    <w:tbl>
      <w:tblPr>
        <w:tblStyle w:val="Tabellenraster"/>
        <w:tblW w:w="10343" w:type="dxa"/>
        <w:tblLook w:val="04A0" w:firstRow="1" w:lastRow="0" w:firstColumn="1" w:lastColumn="0" w:noHBand="0" w:noVBand="1"/>
      </w:tblPr>
      <w:tblGrid>
        <w:gridCol w:w="3681"/>
        <w:gridCol w:w="6662"/>
      </w:tblGrid>
      <w:tr w:rsidR="007D7FE0" w:rsidRPr="007D7FE0" w14:paraId="5400DFE0" w14:textId="77777777" w:rsidTr="006669AF">
        <w:tc>
          <w:tcPr>
            <w:tcW w:w="3681" w:type="dxa"/>
          </w:tcPr>
          <w:p w14:paraId="7559F92C" w14:textId="77777777" w:rsidR="00DF669F" w:rsidRPr="008A393C" w:rsidRDefault="00DF669F" w:rsidP="00921D3F">
            <w:pPr>
              <w:autoSpaceDE w:val="0"/>
              <w:autoSpaceDN w:val="0"/>
              <w:adjustRightInd w:val="0"/>
              <w:spacing w:line="241" w:lineRule="atLeast"/>
              <w:rPr>
                <w:rFonts w:cstheme="minorHAnsi"/>
                <w:b/>
                <w:bCs/>
                <w:sz w:val="23"/>
                <w:szCs w:val="23"/>
              </w:rPr>
            </w:pPr>
            <w:r w:rsidRPr="008A393C">
              <w:rPr>
                <w:rFonts w:cstheme="minorHAnsi"/>
                <w:b/>
                <w:bCs/>
                <w:sz w:val="23"/>
                <w:szCs w:val="23"/>
              </w:rPr>
              <w:t xml:space="preserve">Klasse(n) Meditationen und Achtsamkeitsübungen </w:t>
            </w:r>
          </w:p>
          <w:p w14:paraId="351311DB" w14:textId="0F529D9F" w:rsidR="002C5BB5" w:rsidRPr="008A393C" w:rsidRDefault="002C5BB5" w:rsidP="002C5BB5">
            <w:pPr>
              <w:autoSpaceDE w:val="0"/>
              <w:autoSpaceDN w:val="0"/>
              <w:adjustRightInd w:val="0"/>
              <w:spacing w:line="241" w:lineRule="atLeast"/>
              <w:rPr>
                <w:rFonts w:cstheme="minorHAnsi"/>
                <w:sz w:val="23"/>
                <w:szCs w:val="23"/>
                <w:rPrChange w:id="79" w:author="Fabienne Schmaus" w:date="2026-04-30T15:48:00Z" w16du:dateUtc="2026-04-30T13:48:00Z">
                  <w:rPr>
                    <w:rFonts w:cstheme="minorHAnsi"/>
                    <w:color w:val="EE0000"/>
                    <w:sz w:val="23"/>
                    <w:szCs w:val="23"/>
                  </w:rPr>
                </w:rPrChange>
              </w:rPr>
            </w:pPr>
            <w:r w:rsidRPr="008A393C">
              <w:rPr>
                <w:rFonts w:cstheme="minorHAnsi"/>
                <w:sz w:val="23"/>
                <w:szCs w:val="23"/>
              </w:rPr>
              <w:t>• Weitere Informationen unter www.durch-blickt.de</w:t>
            </w:r>
          </w:p>
        </w:tc>
        <w:tc>
          <w:tcPr>
            <w:tcW w:w="6662" w:type="dxa"/>
          </w:tcPr>
          <w:p w14:paraId="37A0CA76" w14:textId="77777777" w:rsidR="00DF669F" w:rsidRPr="00597F27" w:rsidRDefault="00DF669F" w:rsidP="00FB679F">
            <w:pPr>
              <w:spacing w:line="276" w:lineRule="auto"/>
              <w:rPr>
                <w:rFonts w:cstheme="minorHAnsi"/>
                <w:b/>
                <w:bCs/>
              </w:rPr>
            </w:pPr>
            <w:r w:rsidRPr="00597F27">
              <w:rPr>
                <w:rFonts w:cstheme="minorHAnsi"/>
                <w:b/>
                <w:bCs/>
              </w:rPr>
              <w:t>Onlinematerial und -werkzeuge in der Einheit</w:t>
            </w:r>
          </w:p>
          <w:p w14:paraId="2E83EAC8" w14:textId="757EDC45" w:rsidR="00DF669F" w:rsidRPr="002373F7" w:rsidRDefault="00DF669F" w:rsidP="00FB679F">
            <w:pPr>
              <w:tabs>
                <w:tab w:val="left" w:pos="900"/>
              </w:tabs>
              <w:spacing w:line="276" w:lineRule="auto"/>
              <w:rPr>
                <w:rFonts w:cstheme="minorHAnsi"/>
                <w:color w:val="000000" w:themeColor="text1"/>
              </w:rPr>
            </w:pPr>
            <w:r w:rsidRPr="002373F7">
              <w:rPr>
                <w:rFonts w:cstheme="minorHAnsi"/>
                <w:color w:val="000000" w:themeColor="text1"/>
              </w:rPr>
              <w:t xml:space="preserve">&gt; </w:t>
            </w:r>
            <w:r w:rsidR="00921D3F" w:rsidRPr="002373F7">
              <w:rPr>
                <w:rFonts w:cstheme="minorHAnsi"/>
                <w:color w:val="000000" w:themeColor="text1"/>
              </w:rPr>
              <w:t>Mentimeter</w:t>
            </w:r>
            <w:r w:rsidR="00452D1C" w:rsidRPr="002373F7">
              <w:rPr>
                <w:rFonts w:cstheme="minorHAnsi"/>
                <w:color w:val="000000" w:themeColor="text1"/>
              </w:rPr>
              <w:t xml:space="preserve"> </w:t>
            </w:r>
            <w:r w:rsidR="008D0DAD" w:rsidRPr="002373F7">
              <w:rPr>
                <w:rFonts w:cstheme="minorHAnsi"/>
                <w:color w:val="000000" w:themeColor="text1"/>
              </w:rPr>
              <w:t xml:space="preserve">(www.mentimeter.com) </w:t>
            </w:r>
            <w:r w:rsidRPr="002373F7">
              <w:rPr>
                <w:rFonts w:cstheme="minorHAnsi"/>
                <w:color w:val="000000" w:themeColor="text1"/>
              </w:rPr>
              <w:t>(fakultativ)</w:t>
            </w:r>
          </w:p>
          <w:p w14:paraId="15D2D34D" w14:textId="75396865" w:rsidR="00DF669F" w:rsidRPr="007D7FE0" w:rsidRDefault="002373F7" w:rsidP="00FB679F">
            <w:pPr>
              <w:tabs>
                <w:tab w:val="left" w:pos="900"/>
              </w:tabs>
              <w:spacing w:line="276" w:lineRule="auto"/>
              <w:rPr>
                <w:rFonts w:cstheme="minorHAnsi"/>
                <w:color w:val="EE0000"/>
              </w:rPr>
            </w:pPr>
            <w:commentRangeStart w:id="80"/>
            <w:r>
              <w:rPr>
                <w:rFonts w:cstheme="minorHAnsi"/>
                <w:color w:val="EE0000"/>
              </w:rPr>
              <w:t>Profile online abrufbar machen?</w:t>
            </w:r>
            <w:commentRangeEnd w:id="80"/>
            <w:r w:rsidR="00C548EF" w:rsidRPr="007D7FE0">
              <w:rPr>
                <w:rStyle w:val="Kommentarzeichen"/>
                <w:rFonts w:cstheme="minorHAnsi"/>
                <w:color w:val="EE0000"/>
                <w:sz w:val="22"/>
                <w:szCs w:val="22"/>
              </w:rPr>
              <w:commentReference w:id="80"/>
            </w:r>
          </w:p>
        </w:tc>
      </w:tr>
    </w:tbl>
    <w:p w14:paraId="551D591A" w14:textId="77777777" w:rsidR="008D0DAD" w:rsidRPr="008A393C" w:rsidRDefault="008D0DAD">
      <w:pPr>
        <w:rPr>
          <w:rFonts w:cstheme="minorHAnsi"/>
          <w:rPrChange w:id="81" w:author="Fabienne Schmaus" w:date="2026-04-30T15:48:00Z" w16du:dateUtc="2026-04-30T13:48:00Z">
            <w:rPr>
              <w:rFonts w:cstheme="minorHAnsi"/>
              <w:color w:val="EE0000"/>
            </w:rPr>
          </w:rPrChange>
        </w:rPr>
      </w:pPr>
      <w:r w:rsidRPr="008A393C">
        <w:rPr>
          <w:rFonts w:cstheme="minorHAnsi"/>
          <w:rPrChange w:id="82" w:author="Fabienne Schmaus" w:date="2026-04-30T15:48:00Z" w16du:dateUtc="2026-04-30T13:48:00Z">
            <w:rPr>
              <w:rFonts w:cstheme="minorHAnsi"/>
              <w:color w:val="EE0000"/>
            </w:rPr>
          </w:rPrChange>
        </w:rPr>
        <w:br w:type="page"/>
      </w:r>
    </w:p>
    <w:p w14:paraId="6EAA219C" w14:textId="58692781" w:rsidR="008D0DAD" w:rsidRPr="008A393C" w:rsidRDefault="008D0DAD" w:rsidP="00DF669F">
      <w:pPr>
        <w:spacing w:line="276" w:lineRule="auto"/>
        <w:rPr>
          <w:rFonts w:cstheme="minorHAnsi"/>
          <w:rPrChange w:id="83" w:author="Fabienne Schmaus" w:date="2026-04-30T15:48:00Z" w16du:dateUtc="2026-04-30T13:48:00Z">
            <w:rPr>
              <w:rFonts w:cstheme="minorHAnsi"/>
              <w:color w:val="EE0000"/>
            </w:rPr>
          </w:rPrChange>
        </w:rPr>
      </w:pPr>
      <w:r w:rsidRPr="008A393C">
        <w:rPr>
          <w:rFonts w:cstheme="minorHAnsi"/>
          <w:highlight w:val="yellow"/>
          <w:rPrChange w:id="84" w:author="Fabienne Schmaus" w:date="2026-04-30T15:48:00Z" w16du:dateUtc="2026-04-30T13:48:00Z">
            <w:rPr>
              <w:rFonts w:cstheme="minorHAnsi"/>
              <w:color w:val="EE0000"/>
              <w:highlight w:val="yellow"/>
            </w:rPr>
          </w:rPrChange>
        </w:rPr>
        <w:lastRenderedPageBreak/>
        <w:t>((Seite 3))</w:t>
      </w:r>
    </w:p>
    <w:tbl>
      <w:tblPr>
        <w:tblStyle w:val="Tabellenraster"/>
        <w:tblW w:w="10485" w:type="dxa"/>
        <w:tblLook w:val="04A0" w:firstRow="1" w:lastRow="0" w:firstColumn="1" w:lastColumn="0" w:noHBand="0" w:noVBand="1"/>
      </w:tblPr>
      <w:tblGrid>
        <w:gridCol w:w="10485"/>
      </w:tblGrid>
      <w:tr w:rsidR="00DF669F" w:rsidRPr="008A393C" w14:paraId="0E33CE16" w14:textId="77777777" w:rsidTr="006669AF">
        <w:tc>
          <w:tcPr>
            <w:tcW w:w="10485" w:type="dxa"/>
          </w:tcPr>
          <w:p w14:paraId="5D3696D6" w14:textId="77777777" w:rsidR="00DF669F" w:rsidRPr="008A393C" w:rsidRDefault="00DF669F" w:rsidP="00FB679F">
            <w:pPr>
              <w:spacing w:line="276" w:lineRule="auto"/>
              <w:rPr>
                <w:rFonts w:cstheme="minorHAnsi"/>
                <w:b/>
                <w:bCs/>
                <w:rPrChange w:id="85" w:author="Fabienne Schmaus" w:date="2026-04-30T15:48:00Z" w16du:dateUtc="2026-04-30T13:48:00Z">
                  <w:rPr>
                    <w:rFonts w:cstheme="minorHAnsi"/>
                    <w:b/>
                    <w:bCs/>
                    <w:color w:val="000000" w:themeColor="text1"/>
                  </w:rPr>
                </w:rPrChange>
              </w:rPr>
            </w:pPr>
            <w:bookmarkStart w:id="86" w:name="_Hlk139991491"/>
            <w:r w:rsidRPr="008A393C">
              <w:rPr>
                <w:rFonts w:cstheme="minorHAnsi"/>
                <w:b/>
                <w:bCs/>
                <w:rPrChange w:id="87" w:author="Fabienne Schmaus" w:date="2026-04-30T15:48:00Z" w16du:dateUtc="2026-04-30T13:48:00Z">
                  <w:rPr>
                    <w:rFonts w:cstheme="minorHAnsi"/>
                    <w:b/>
                    <w:bCs/>
                    <w:color w:val="000000" w:themeColor="text1"/>
                  </w:rPr>
                </w:rPrChange>
              </w:rPr>
              <w:t>Unterrichtsvorbereitung</w:t>
            </w:r>
          </w:p>
          <w:p w14:paraId="12CA7628" w14:textId="498C99F5" w:rsidR="00AC68BE" w:rsidRPr="008A393C" w:rsidRDefault="00AC68BE" w:rsidP="00AC68BE">
            <w:pPr>
              <w:spacing w:line="276" w:lineRule="auto"/>
              <w:rPr>
                <w:rFonts w:cstheme="minorHAnsi"/>
                <w:rPrChange w:id="88" w:author="Fabienne Schmaus" w:date="2026-04-30T15:48:00Z" w16du:dateUtc="2026-04-30T13:48:00Z">
                  <w:rPr>
                    <w:rFonts w:cstheme="minorHAnsi"/>
                    <w:color w:val="000000" w:themeColor="text1"/>
                  </w:rPr>
                </w:rPrChange>
              </w:rPr>
            </w:pPr>
            <w:r w:rsidRPr="008A393C">
              <w:rPr>
                <w:rFonts w:cstheme="minorHAnsi"/>
                <w:rPrChange w:id="89" w:author="Fabienne Schmaus" w:date="2026-04-30T15:48:00Z" w16du:dateUtc="2026-04-30T13:48:00Z">
                  <w:rPr>
                    <w:rFonts w:cstheme="minorHAnsi"/>
                    <w:color w:val="000000" w:themeColor="text1"/>
                  </w:rPr>
                </w:rPrChange>
              </w:rPr>
              <w:t xml:space="preserve">&gt; </w:t>
            </w:r>
            <w:r w:rsidR="008D0DAD" w:rsidRPr="008A393C">
              <w:rPr>
                <w:rFonts w:cstheme="minorHAnsi"/>
                <w:rPrChange w:id="90" w:author="Fabienne Schmaus" w:date="2026-04-30T15:48:00Z" w16du:dateUtc="2026-04-30T13:48:00Z">
                  <w:rPr>
                    <w:rFonts w:cstheme="minorHAnsi"/>
                    <w:color w:val="000000" w:themeColor="text1"/>
                  </w:rPr>
                </w:rPrChange>
              </w:rPr>
              <w:t xml:space="preserve">Video </w:t>
            </w:r>
            <w:r w:rsidRPr="008A393C">
              <w:rPr>
                <w:rFonts w:cstheme="minorHAnsi"/>
                <w:rPrChange w:id="91" w:author="Fabienne Schmaus" w:date="2026-04-30T15:48:00Z" w16du:dateUtc="2026-04-30T13:48:00Z">
                  <w:rPr>
                    <w:rFonts w:cstheme="minorHAnsi"/>
                    <w:color w:val="000000" w:themeColor="text1"/>
                  </w:rPr>
                </w:rPrChange>
              </w:rPr>
              <w:t xml:space="preserve">testen </w:t>
            </w:r>
          </w:p>
          <w:p w14:paraId="7C2396E6" w14:textId="212CE292" w:rsidR="00AC68BE" w:rsidRPr="008A393C" w:rsidRDefault="00AC68BE" w:rsidP="00AC68BE">
            <w:pPr>
              <w:spacing w:line="276" w:lineRule="auto"/>
              <w:rPr>
                <w:rFonts w:cstheme="minorHAnsi"/>
                <w:rPrChange w:id="92" w:author="Fabienne Schmaus" w:date="2026-04-30T15:48:00Z" w16du:dateUtc="2026-04-30T13:48:00Z">
                  <w:rPr>
                    <w:rFonts w:cstheme="minorHAnsi"/>
                    <w:color w:val="000000" w:themeColor="text1"/>
                  </w:rPr>
                </w:rPrChange>
              </w:rPr>
            </w:pPr>
            <w:r w:rsidRPr="008A393C">
              <w:rPr>
                <w:rFonts w:cstheme="minorHAnsi"/>
                <w:sz w:val="20"/>
                <w:szCs w:val="20"/>
                <w:rPrChange w:id="93" w:author="Fabienne Schmaus" w:date="2026-04-30T15:48:00Z" w16du:dateUtc="2026-04-30T13:48:00Z">
                  <w:rPr>
                    <w:rFonts w:cstheme="minorHAnsi"/>
                    <w:color w:val="000000" w:themeColor="text1"/>
                    <w:sz w:val="20"/>
                    <w:szCs w:val="20"/>
                  </w:rPr>
                </w:rPrChange>
              </w:rPr>
              <w:t xml:space="preserve">&gt; </w:t>
            </w:r>
            <w:r w:rsidRPr="008A393C">
              <w:rPr>
                <w:rFonts w:cstheme="minorHAnsi"/>
                <w:rPrChange w:id="94" w:author="Fabienne Schmaus" w:date="2026-04-30T15:48:00Z" w16du:dateUtc="2026-04-30T13:48:00Z">
                  <w:rPr>
                    <w:rFonts w:cstheme="minorHAnsi"/>
                    <w:color w:val="000000" w:themeColor="text1"/>
                  </w:rPr>
                </w:rPrChange>
              </w:rPr>
              <w:t xml:space="preserve">Arbeitsblätter ausdrucken oder digital bereitstellen </w:t>
            </w:r>
          </w:p>
          <w:p w14:paraId="78FC1135" w14:textId="160FBC33" w:rsidR="008D0DAD" w:rsidRPr="008A393C" w:rsidRDefault="008D0DAD" w:rsidP="00AC68BE">
            <w:pPr>
              <w:spacing w:line="276" w:lineRule="auto"/>
              <w:rPr>
                <w:rFonts w:cstheme="minorHAnsi"/>
                <w:rPrChange w:id="95" w:author="Fabienne Schmaus" w:date="2026-04-30T15:48:00Z" w16du:dateUtc="2026-04-30T13:48:00Z">
                  <w:rPr>
                    <w:rFonts w:cstheme="minorHAnsi"/>
                    <w:color w:val="000000" w:themeColor="text1"/>
                  </w:rPr>
                </w:rPrChange>
              </w:rPr>
            </w:pPr>
            <w:r w:rsidRPr="008A393C">
              <w:rPr>
                <w:rFonts w:cstheme="minorHAnsi"/>
                <w:rPrChange w:id="96" w:author="Fabienne Schmaus" w:date="2026-04-30T15:48:00Z" w16du:dateUtc="2026-04-30T13:48:00Z">
                  <w:rPr>
                    <w:rFonts w:cstheme="minorHAnsi"/>
                    <w:color w:val="000000" w:themeColor="text1"/>
                  </w:rPr>
                </w:rPrChange>
              </w:rPr>
              <w:t>&gt; evtl. Schulgeräte besorgen</w:t>
            </w:r>
          </w:p>
          <w:p w14:paraId="7C60E27F" w14:textId="5F959808" w:rsidR="00AC68BE" w:rsidRPr="008A393C" w:rsidRDefault="00AC68BE" w:rsidP="00AC68BE">
            <w:pPr>
              <w:spacing w:line="276" w:lineRule="auto"/>
              <w:rPr>
                <w:rFonts w:cstheme="minorHAnsi"/>
                <w:rPrChange w:id="97" w:author="Fabienne Schmaus" w:date="2026-04-30T15:48:00Z" w16du:dateUtc="2026-04-30T13:48:00Z">
                  <w:rPr>
                    <w:rFonts w:cstheme="minorHAnsi"/>
                    <w:color w:val="EE0000"/>
                  </w:rPr>
                </w:rPrChange>
              </w:rPr>
            </w:pPr>
            <w:r w:rsidRPr="008A393C">
              <w:rPr>
                <w:rFonts w:cstheme="minorHAnsi"/>
                <w:rPrChange w:id="98" w:author="Fabienne Schmaus" w:date="2026-04-30T15:48:00Z" w16du:dateUtc="2026-04-30T13:48:00Z">
                  <w:rPr>
                    <w:rFonts w:cstheme="minorHAnsi"/>
                    <w:color w:val="EE0000"/>
                  </w:rPr>
                </w:rPrChange>
              </w:rPr>
              <w:t>&gt; Anh</w:t>
            </w:r>
            <w:r w:rsidR="0043547B" w:rsidRPr="008A393C">
              <w:rPr>
                <w:rFonts w:cstheme="minorHAnsi"/>
                <w:rPrChange w:id="99" w:author="Fabienne Schmaus" w:date="2026-04-30T15:48:00Z" w16du:dateUtc="2026-04-30T13:48:00Z">
                  <w:rPr>
                    <w:rFonts w:cstheme="minorHAnsi"/>
                    <w:color w:val="EE0000"/>
                  </w:rPr>
                </w:rPrChange>
              </w:rPr>
              <w:t xml:space="preserve">änge </w:t>
            </w:r>
            <w:r w:rsidRPr="008A393C">
              <w:rPr>
                <w:rFonts w:cstheme="minorHAnsi"/>
                <w:rPrChange w:id="100" w:author="Fabienne Schmaus" w:date="2026-04-30T15:48:00Z" w16du:dateUtc="2026-04-30T13:48:00Z">
                  <w:rPr>
                    <w:rFonts w:cstheme="minorHAnsi"/>
                    <w:color w:val="EE0000"/>
                  </w:rPr>
                </w:rPrChange>
              </w:rPr>
              <w:t xml:space="preserve">ausdrucken oder zur Projektion vorbereiten </w:t>
            </w:r>
          </w:p>
          <w:p w14:paraId="592C1B5A" w14:textId="3BBA1B6B" w:rsidR="00A24EE4" w:rsidRPr="008A393C" w:rsidRDefault="00A24EE4" w:rsidP="00A24EE4">
            <w:pPr>
              <w:spacing w:line="276" w:lineRule="auto"/>
              <w:rPr>
                <w:rFonts w:cstheme="minorHAnsi"/>
                <w:rPrChange w:id="101" w:author="Fabienne Schmaus" w:date="2026-04-30T15:48:00Z" w16du:dateUtc="2026-04-30T13:48:00Z">
                  <w:rPr>
                    <w:rFonts w:cstheme="minorHAnsi"/>
                    <w:color w:val="EE0000"/>
                  </w:rPr>
                </w:rPrChange>
              </w:rPr>
            </w:pPr>
            <w:r w:rsidRPr="008A393C">
              <w:rPr>
                <w:rFonts w:cstheme="minorHAnsi"/>
                <w:rPrChange w:id="102" w:author="Fabienne Schmaus" w:date="2026-04-30T15:48:00Z" w16du:dateUtc="2026-04-30T13:48:00Z">
                  <w:rPr>
                    <w:rFonts w:cstheme="minorHAnsi"/>
                    <w:color w:val="EE0000"/>
                  </w:rPr>
                </w:rPrChange>
              </w:rPr>
              <w:t xml:space="preserve">&gt; Moderationskarten oder Haftnotizen, Pinnwand und Magnete für Kartenabfrage bereitstellen </w:t>
            </w:r>
          </w:p>
          <w:p w14:paraId="04792E1D" w14:textId="0537EF6B" w:rsidR="00AC68BE" w:rsidRPr="008A393C" w:rsidRDefault="00AC68BE" w:rsidP="00AC68BE">
            <w:pPr>
              <w:spacing w:line="276" w:lineRule="auto"/>
              <w:rPr>
                <w:rFonts w:cstheme="minorHAnsi"/>
                <w:rPrChange w:id="103" w:author="Fabienne Schmaus" w:date="2026-04-30T15:48:00Z" w16du:dateUtc="2026-04-30T13:48:00Z">
                  <w:rPr>
                    <w:rFonts w:cstheme="minorHAnsi"/>
                    <w:color w:val="000000" w:themeColor="text1"/>
                  </w:rPr>
                </w:rPrChange>
              </w:rPr>
            </w:pPr>
            <w:r w:rsidRPr="008A393C">
              <w:rPr>
                <w:rFonts w:cstheme="minorHAnsi"/>
                <w:rPrChange w:id="104" w:author="Fabienne Schmaus" w:date="2026-04-30T15:48:00Z" w16du:dateUtc="2026-04-30T13:48:00Z">
                  <w:rPr>
                    <w:rFonts w:cstheme="minorHAnsi"/>
                    <w:color w:val="000000" w:themeColor="text1"/>
                  </w:rPr>
                </w:rPrChange>
              </w:rPr>
              <w:t xml:space="preserve">&gt; </w:t>
            </w:r>
            <w:r w:rsidR="00A24EE4" w:rsidRPr="008A393C">
              <w:rPr>
                <w:rFonts w:cstheme="minorHAnsi"/>
                <w:rPrChange w:id="105" w:author="Fabienne Schmaus" w:date="2026-04-30T15:48:00Z" w16du:dateUtc="2026-04-30T13:48:00Z">
                  <w:rPr>
                    <w:rFonts w:cstheme="minorHAnsi"/>
                    <w:color w:val="000000" w:themeColor="text1"/>
                  </w:rPr>
                </w:rPrChange>
              </w:rPr>
              <w:t xml:space="preserve">fakultativ: </w:t>
            </w:r>
            <w:r w:rsidRPr="008A393C">
              <w:rPr>
                <w:rFonts w:cstheme="minorHAnsi"/>
                <w:rPrChange w:id="106" w:author="Fabienne Schmaus" w:date="2026-04-30T15:48:00Z" w16du:dateUtc="2026-04-30T13:48:00Z">
                  <w:rPr>
                    <w:rFonts w:cstheme="minorHAnsi"/>
                    <w:color w:val="000000" w:themeColor="text1"/>
                  </w:rPr>
                </w:rPrChange>
              </w:rPr>
              <w:t>Mentimeter-Umfrage aufrufen und Link bereithalten</w:t>
            </w:r>
          </w:p>
          <w:p w14:paraId="37EAC7EE" w14:textId="53674CDE" w:rsidR="00AC68BE" w:rsidRPr="008A393C" w:rsidRDefault="00AC68BE" w:rsidP="00AC68BE">
            <w:pPr>
              <w:spacing w:line="276" w:lineRule="auto"/>
              <w:rPr>
                <w:rFonts w:cstheme="minorHAnsi"/>
                <w:rPrChange w:id="107" w:author="Fabienne Schmaus" w:date="2026-04-30T15:48:00Z" w16du:dateUtc="2026-04-30T13:48:00Z">
                  <w:rPr>
                    <w:rFonts w:cstheme="minorHAnsi"/>
                    <w:color w:val="000000" w:themeColor="text1"/>
                  </w:rPr>
                </w:rPrChange>
              </w:rPr>
            </w:pPr>
            <w:r w:rsidRPr="008A393C">
              <w:rPr>
                <w:rFonts w:cstheme="minorHAnsi"/>
                <w:rPrChange w:id="108" w:author="Fabienne Schmaus" w:date="2026-04-30T15:48:00Z" w16du:dateUtc="2026-04-30T13:48:00Z">
                  <w:rPr>
                    <w:rFonts w:cstheme="minorHAnsi"/>
                    <w:color w:val="000000" w:themeColor="text1"/>
                  </w:rPr>
                </w:rPrChange>
              </w:rPr>
              <w:t xml:space="preserve">&gt; </w:t>
            </w:r>
            <w:r w:rsidR="008D0DAD" w:rsidRPr="008A393C">
              <w:rPr>
                <w:rFonts w:cstheme="minorHAnsi"/>
                <w:rPrChange w:id="109" w:author="Fabienne Schmaus" w:date="2026-04-30T15:48:00Z" w16du:dateUtc="2026-04-30T13:48:00Z">
                  <w:rPr>
                    <w:rFonts w:cstheme="minorHAnsi"/>
                    <w:color w:val="000000" w:themeColor="text1"/>
                  </w:rPr>
                </w:rPrChange>
              </w:rPr>
              <w:t xml:space="preserve">fakultativ: </w:t>
            </w:r>
            <w:r w:rsidR="00DF1D6F" w:rsidRPr="008A393C">
              <w:rPr>
                <w:rFonts w:cstheme="minorHAnsi"/>
                <w:rPrChange w:id="110" w:author="Fabienne Schmaus" w:date="2026-04-30T15:48:00Z" w16du:dateUtc="2026-04-30T13:48:00Z">
                  <w:rPr>
                    <w:rFonts w:cstheme="minorHAnsi"/>
                    <w:color w:val="000000" w:themeColor="text1"/>
                  </w:rPr>
                </w:rPrChange>
              </w:rPr>
              <w:t>Link zur Online-Version der Fake-Profile (Arbeitsblatt 2) bereithalten</w:t>
            </w:r>
          </w:p>
          <w:p w14:paraId="665B1DAD" w14:textId="561BD455" w:rsidR="00AC68BE" w:rsidRPr="008A393C" w:rsidRDefault="00AC68BE" w:rsidP="00AC68BE">
            <w:pPr>
              <w:spacing w:line="276" w:lineRule="auto"/>
              <w:rPr>
                <w:rFonts w:cstheme="minorHAnsi"/>
                <w:rPrChange w:id="111" w:author="Fabienne Schmaus" w:date="2026-04-30T15:48:00Z" w16du:dateUtc="2026-04-30T13:48:00Z">
                  <w:rPr>
                    <w:rFonts w:cstheme="minorHAnsi"/>
                    <w:color w:val="000000" w:themeColor="text1"/>
                  </w:rPr>
                </w:rPrChange>
              </w:rPr>
            </w:pPr>
            <w:r w:rsidRPr="008A393C">
              <w:rPr>
                <w:rFonts w:cstheme="minorHAnsi"/>
                <w:rPrChange w:id="112" w:author="Fabienne Schmaus" w:date="2026-04-30T15:48:00Z" w16du:dateUtc="2026-04-30T13:48:00Z">
                  <w:rPr>
                    <w:rFonts w:cstheme="minorHAnsi"/>
                    <w:color w:val="000000" w:themeColor="text1"/>
                  </w:rPr>
                </w:rPrChange>
              </w:rPr>
              <w:t xml:space="preserve">&gt; </w:t>
            </w:r>
            <w:r w:rsidR="008D0DAD" w:rsidRPr="008A393C">
              <w:rPr>
                <w:rFonts w:cstheme="minorHAnsi"/>
                <w:rPrChange w:id="113" w:author="Fabienne Schmaus" w:date="2026-04-30T15:48:00Z" w16du:dateUtc="2026-04-30T13:48:00Z">
                  <w:rPr>
                    <w:rFonts w:cstheme="minorHAnsi"/>
                    <w:color w:val="000000" w:themeColor="text1"/>
                  </w:rPr>
                </w:rPrChange>
              </w:rPr>
              <w:t>mit Arbeits</w:t>
            </w:r>
            <w:r w:rsidRPr="008A393C">
              <w:rPr>
                <w:rFonts w:cstheme="minorHAnsi"/>
                <w:rPrChange w:id="114" w:author="Fabienne Schmaus" w:date="2026-04-30T15:48:00Z" w16du:dateUtc="2026-04-30T13:48:00Z">
                  <w:rPr>
                    <w:rFonts w:cstheme="minorHAnsi"/>
                    <w:color w:val="000000" w:themeColor="text1"/>
                  </w:rPr>
                </w:rPrChange>
              </w:rPr>
              <w:t xml:space="preserve">form Meinungslinie vertraut machen </w:t>
            </w:r>
            <w:ins w:id="115" w:author="Fabienne Schmaus" w:date="2026-04-30T16:32:00Z" w16du:dateUtc="2026-04-30T14:32:00Z">
              <w:r w:rsidR="009B2458">
                <w:rPr>
                  <w:rFonts w:cstheme="minorHAnsi"/>
                </w:rPr>
                <w:t>(</w:t>
              </w:r>
            </w:ins>
            <w:del w:id="116" w:author="Fabienne Schmaus" w:date="2026-04-30T16:32:00Z" w16du:dateUtc="2026-04-30T14:32:00Z">
              <w:r w:rsidRPr="008A393C" w:rsidDel="009B2458">
                <w:rPr>
                  <w:rFonts w:cstheme="minorHAnsi"/>
                  <w:rPrChange w:id="117" w:author="Fabienne Schmaus" w:date="2026-04-30T15:48:00Z" w16du:dateUtc="2026-04-30T13:48:00Z">
                    <w:rPr>
                      <w:rFonts w:cstheme="minorHAnsi"/>
                      <w:color w:val="000000" w:themeColor="text1"/>
                    </w:rPr>
                  </w:rPrChange>
                </w:rPr>
                <w:delText xml:space="preserve">– </w:delText>
              </w:r>
            </w:del>
            <w:r w:rsidRPr="008A393C">
              <w:rPr>
                <w:rFonts w:cstheme="minorHAnsi"/>
                <w:rPrChange w:id="118" w:author="Fabienne Schmaus" w:date="2026-04-30T15:48:00Z" w16du:dateUtc="2026-04-30T13:48:00Z">
                  <w:rPr>
                    <w:rFonts w:cstheme="minorHAnsi"/>
                    <w:color w:val="000000" w:themeColor="text1"/>
                  </w:rPr>
                </w:rPrChange>
              </w:rPr>
              <w:t xml:space="preserve">siehe </w:t>
            </w:r>
            <w:r w:rsidR="00E93518" w:rsidRPr="008A393C">
              <w:rPr>
                <w:rFonts w:cstheme="minorHAnsi"/>
                <w:rPrChange w:id="119" w:author="Fabienne Schmaus" w:date="2026-04-30T15:48:00Z" w16du:dateUtc="2026-04-30T13:48:00Z">
                  <w:rPr>
                    <w:rFonts w:cstheme="minorHAnsi"/>
                    <w:color w:val="000000" w:themeColor="text1"/>
                  </w:rPr>
                </w:rPrChange>
              </w:rPr>
              <w:t>Anhang</w:t>
            </w:r>
            <w:ins w:id="120" w:author="Fabienne Schmaus" w:date="2026-04-30T16:32:00Z" w16du:dateUtc="2026-04-30T14:32:00Z">
              <w:r w:rsidR="009B2458">
                <w:rPr>
                  <w:rFonts w:cstheme="minorHAnsi"/>
                </w:rPr>
                <w:t>)</w:t>
              </w:r>
            </w:ins>
            <w:r w:rsidRPr="008A393C">
              <w:rPr>
                <w:rFonts w:cstheme="minorHAnsi"/>
                <w:rPrChange w:id="121" w:author="Fabienne Schmaus" w:date="2026-04-30T15:48:00Z" w16du:dateUtc="2026-04-30T13:48:00Z">
                  <w:rPr>
                    <w:rFonts w:cstheme="minorHAnsi"/>
                    <w:color w:val="000000" w:themeColor="text1"/>
                  </w:rPr>
                </w:rPrChange>
              </w:rPr>
              <w:t xml:space="preserve"> </w:t>
            </w:r>
          </w:p>
          <w:p w14:paraId="46463388" w14:textId="3AD71907" w:rsidR="000C64E6" w:rsidRPr="008A393C" w:rsidRDefault="00AC68BE" w:rsidP="00AC68BE">
            <w:pPr>
              <w:rPr>
                <w:rFonts w:cstheme="minorHAnsi"/>
                <w:rPrChange w:id="122" w:author="Fabienne Schmaus" w:date="2026-04-30T15:48:00Z" w16du:dateUtc="2026-04-30T13:48:00Z">
                  <w:rPr>
                    <w:rFonts w:cstheme="minorHAnsi"/>
                    <w:color w:val="EE0000"/>
                  </w:rPr>
                </w:rPrChange>
              </w:rPr>
            </w:pPr>
            <w:r w:rsidRPr="008A393C">
              <w:rPr>
                <w:rFonts w:cstheme="minorHAnsi"/>
                <w:rPrChange w:id="123" w:author="Fabienne Schmaus" w:date="2026-04-30T15:48:00Z" w16du:dateUtc="2026-04-30T13:48:00Z">
                  <w:rPr>
                    <w:rFonts w:cstheme="minorHAnsi"/>
                    <w:color w:val="000000" w:themeColor="text1"/>
                  </w:rPr>
                </w:rPrChange>
              </w:rPr>
              <w:t>&gt; Klassenraum für Meinungslinie vorbereiten</w:t>
            </w:r>
          </w:p>
        </w:tc>
      </w:tr>
    </w:tbl>
    <w:p w14:paraId="7475E81F" w14:textId="77777777" w:rsidR="00DF669F" w:rsidRPr="008A393C" w:rsidRDefault="00DF669F" w:rsidP="00DF669F">
      <w:pPr>
        <w:spacing w:line="276" w:lineRule="auto"/>
        <w:rPr>
          <w:rFonts w:cstheme="minorHAnsi"/>
          <w:rPrChange w:id="124" w:author="Fabienne Schmaus" w:date="2026-04-30T15:48:00Z" w16du:dateUtc="2026-04-30T13:48:00Z">
            <w:rPr>
              <w:rFonts w:cstheme="minorHAnsi"/>
              <w:color w:val="EE0000"/>
            </w:rPr>
          </w:rPrChange>
        </w:rPr>
      </w:pPr>
    </w:p>
    <w:tbl>
      <w:tblPr>
        <w:tblStyle w:val="Tabellenraster"/>
        <w:tblW w:w="10485" w:type="dxa"/>
        <w:tblLook w:val="04A0" w:firstRow="1" w:lastRow="0" w:firstColumn="1" w:lastColumn="0" w:noHBand="0" w:noVBand="1"/>
      </w:tblPr>
      <w:tblGrid>
        <w:gridCol w:w="10485"/>
      </w:tblGrid>
      <w:tr w:rsidR="00DF669F" w:rsidRPr="008A393C" w14:paraId="03933C09" w14:textId="77777777" w:rsidTr="006669AF">
        <w:tc>
          <w:tcPr>
            <w:tcW w:w="10485" w:type="dxa"/>
          </w:tcPr>
          <w:bookmarkEnd w:id="86"/>
          <w:p w14:paraId="23F7BEF2" w14:textId="6DBABB4C" w:rsidR="00DF669F" w:rsidRPr="00F0300B" w:rsidRDefault="00DF669F" w:rsidP="00964135">
            <w:pPr>
              <w:tabs>
                <w:tab w:val="left" w:pos="3288"/>
              </w:tabs>
              <w:spacing w:line="276" w:lineRule="auto"/>
              <w:rPr>
                <w:rFonts w:cstheme="minorHAnsi"/>
                <w:b/>
                <w:bCs/>
              </w:rPr>
            </w:pPr>
            <w:commentRangeStart w:id="125"/>
            <w:commentRangeStart w:id="126"/>
            <w:r w:rsidRPr="008A393C">
              <w:rPr>
                <w:rFonts w:cstheme="minorHAnsi"/>
                <w:b/>
                <w:bCs/>
              </w:rPr>
              <w:t>Ablauf</w:t>
            </w:r>
            <w:commentRangeEnd w:id="125"/>
            <w:r w:rsidR="00C548EF" w:rsidRPr="00F0300B">
              <w:rPr>
                <w:rStyle w:val="Kommentarzeichen"/>
                <w:rFonts w:cstheme="minorHAnsi"/>
                <w:b/>
                <w:bCs/>
                <w:sz w:val="22"/>
                <w:szCs w:val="22"/>
              </w:rPr>
              <w:commentReference w:id="125"/>
            </w:r>
            <w:commentRangeEnd w:id="126"/>
            <w:r w:rsidR="008A393C" w:rsidRPr="00F0300B">
              <w:rPr>
                <w:rStyle w:val="Kommentarzeichen"/>
                <w:rFonts w:cstheme="minorHAnsi"/>
                <w:b/>
                <w:bCs/>
                <w:sz w:val="22"/>
                <w:szCs w:val="22"/>
              </w:rPr>
              <w:commentReference w:id="126"/>
            </w:r>
          </w:p>
          <w:p w14:paraId="7265094D" w14:textId="66D23D3F" w:rsidR="00DF669F" w:rsidRPr="008A393C" w:rsidRDefault="008D0DAD" w:rsidP="00964135">
            <w:pPr>
              <w:tabs>
                <w:tab w:val="left" w:pos="3141"/>
                <w:tab w:val="left" w:pos="3288"/>
              </w:tabs>
              <w:spacing w:line="276" w:lineRule="auto"/>
              <w:rPr>
                <w:rFonts w:cstheme="minorHAnsi"/>
                <w:rPrChange w:id="127" w:author="Fabienne Schmaus" w:date="2026-04-30T15:48:00Z" w16du:dateUtc="2026-04-30T13:48:00Z">
                  <w:rPr>
                    <w:rFonts w:cstheme="minorHAnsi"/>
                    <w:color w:val="EE0000"/>
                  </w:rPr>
                </w:rPrChange>
              </w:rPr>
            </w:pPr>
            <w:r w:rsidRPr="008A393C">
              <w:rPr>
                <w:rFonts w:cstheme="minorHAnsi"/>
              </w:rPr>
              <w:t>Einstieg</w:t>
            </w:r>
            <w:r w:rsidR="00DF669F" w:rsidRPr="008A393C">
              <w:rPr>
                <w:rFonts w:cstheme="minorHAnsi"/>
                <w:rPrChange w:id="128" w:author="Fabienne Schmaus" w:date="2026-04-30T15:48:00Z" w16du:dateUtc="2026-04-30T13:48:00Z">
                  <w:rPr>
                    <w:rFonts w:cstheme="minorHAnsi"/>
                    <w:color w:val="EE0000"/>
                  </w:rPr>
                </w:rPrChange>
              </w:rPr>
              <w:tab/>
            </w:r>
            <w:r w:rsidR="00DF669F" w:rsidRPr="008A393C">
              <w:rPr>
                <w:rFonts w:cstheme="minorHAnsi"/>
              </w:rPr>
              <w:t xml:space="preserve">Startervideo zur Einheit </w:t>
            </w:r>
            <w:r w:rsidR="00045840" w:rsidRPr="008A393C">
              <w:rPr>
                <w:rFonts w:cstheme="minorHAnsi"/>
              </w:rPr>
              <w:t>(</w:t>
            </w:r>
            <w:r w:rsidRPr="008A393C">
              <w:rPr>
                <w:rFonts w:cstheme="minorHAnsi"/>
              </w:rPr>
              <w:t xml:space="preserve">ca. </w:t>
            </w:r>
            <w:r w:rsidR="00045840" w:rsidRPr="008A393C">
              <w:rPr>
                <w:rFonts w:cstheme="minorHAnsi"/>
              </w:rPr>
              <w:t>5</w:t>
            </w:r>
            <w:r w:rsidRPr="008A393C">
              <w:rPr>
                <w:rFonts w:cstheme="minorHAnsi"/>
              </w:rPr>
              <w:t xml:space="preserve"> Min</w:t>
            </w:r>
            <w:r w:rsidR="00FD3CE9" w:rsidRPr="008A393C">
              <w:rPr>
                <w:rFonts w:cstheme="minorHAnsi"/>
              </w:rPr>
              <w:t>.</w:t>
            </w:r>
            <w:r w:rsidR="00045840" w:rsidRPr="008A393C">
              <w:rPr>
                <w:rFonts w:cstheme="minorHAnsi"/>
              </w:rPr>
              <w:t>)</w:t>
            </w:r>
          </w:p>
          <w:p w14:paraId="32BD1962" w14:textId="3712C010" w:rsidR="00045840" w:rsidRPr="008A393C" w:rsidRDefault="008D0DAD" w:rsidP="00964135">
            <w:pPr>
              <w:tabs>
                <w:tab w:val="left" w:pos="3141"/>
                <w:tab w:val="left" w:pos="3288"/>
              </w:tabs>
              <w:spacing w:line="276" w:lineRule="auto"/>
              <w:rPr>
                <w:rFonts w:cstheme="minorHAnsi"/>
              </w:rPr>
            </w:pPr>
            <w:r w:rsidRPr="008A393C">
              <w:rPr>
                <w:rFonts w:cstheme="minorHAnsi"/>
              </w:rPr>
              <w:t>Hinführung</w:t>
            </w:r>
            <w:r w:rsidR="00FD3CE9" w:rsidRPr="008A393C">
              <w:rPr>
                <w:rFonts w:cstheme="minorHAnsi"/>
              </w:rPr>
              <w:t xml:space="preserve"> zum Thema</w:t>
            </w:r>
            <w:r w:rsidR="00045840" w:rsidRPr="008A393C">
              <w:rPr>
                <w:rFonts w:cstheme="minorHAnsi"/>
              </w:rPr>
              <w:tab/>
              <w:t>Emotionale Aktivierung (</w:t>
            </w:r>
            <w:r w:rsidR="00FD3CE9" w:rsidRPr="008A393C">
              <w:rPr>
                <w:rFonts w:cstheme="minorHAnsi"/>
              </w:rPr>
              <w:t xml:space="preserve">ca. </w:t>
            </w:r>
            <w:r w:rsidR="00597F27" w:rsidRPr="008A393C">
              <w:rPr>
                <w:rFonts w:cstheme="minorHAnsi"/>
              </w:rPr>
              <w:t>1</w:t>
            </w:r>
            <w:r w:rsidR="00FD3CE9" w:rsidRPr="008A393C">
              <w:rPr>
                <w:rFonts w:cstheme="minorHAnsi"/>
              </w:rPr>
              <w:t>0 Min.</w:t>
            </w:r>
            <w:r w:rsidR="00045840" w:rsidRPr="008A393C">
              <w:rPr>
                <w:rFonts w:cstheme="minorHAnsi"/>
              </w:rPr>
              <w:t>)</w:t>
            </w:r>
          </w:p>
          <w:p w14:paraId="2922C270" w14:textId="3BBE6739" w:rsidR="00DF669F" w:rsidRPr="008A393C" w:rsidRDefault="00FD3CE9" w:rsidP="00964135">
            <w:pPr>
              <w:tabs>
                <w:tab w:val="left" w:pos="3141"/>
                <w:tab w:val="left" w:pos="3288"/>
              </w:tabs>
              <w:spacing w:line="276" w:lineRule="auto"/>
              <w:rPr>
                <w:rFonts w:cstheme="minorHAnsi"/>
              </w:rPr>
            </w:pPr>
            <w:r w:rsidRPr="008A393C">
              <w:rPr>
                <w:rFonts w:cstheme="minorHAnsi"/>
              </w:rPr>
              <w:t>Erarbeitung</w:t>
            </w:r>
            <w:r w:rsidR="00DF669F" w:rsidRPr="008A393C">
              <w:rPr>
                <w:rFonts w:cstheme="minorHAnsi"/>
              </w:rPr>
              <w:tab/>
            </w:r>
            <w:r w:rsidR="00597F27" w:rsidRPr="008A393C">
              <w:rPr>
                <w:rFonts w:cstheme="minorHAnsi"/>
              </w:rPr>
              <w:t>Bausteine der digitalen Identität</w:t>
            </w:r>
            <w:r w:rsidR="00045840" w:rsidRPr="008A393C">
              <w:rPr>
                <w:rFonts w:cstheme="minorHAnsi"/>
              </w:rPr>
              <w:t xml:space="preserve"> (</w:t>
            </w:r>
            <w:r w:rsidRPr="008A393C">
              <w:rPr>
                <w:rFonts w:cstheme="minorHAnsi"/>
              </w:rPr>
              <w:t xml:space="preserve">ca. </w:t>
            </w:r>
            <w:r w:rsidR="00597F27" w:rsidRPr="008A393C">
              <w:rPr>
                <w:rFonts w:cstheme="minorHAnsi"/>
              </w:rPr>
              <w:t>20</w:t>
            </w:r>
            <w:r w:rsidRPr="008A393C">
              <w:rPr>
                <w:rFonts w:cstheme="minorHAnsi"/>
              </w:rPr>
              <w:t xml:space="preserve"> Min.</w:t>
            </w:r>
            <w:r w:rsidR="00045840" w:rsidRPr="008A393C">
              <w:rPr>
                <w:rFonts w:cstheme="minorHAnsi"/>
              </w:rPr>
              <w:t>)</w:t>
            </w:r>
          </w:p>
          <w:p w14:paraId="358A1915" w14:textId="4959E191" w:rsidR="00DF669F" w:rsidRPr="008A393C" w:rsidRDefault="00597F27" w:rsidP="00964135">
            <w:pPr>
              <w:tabs>
                <w:tab w:val="left" w:pos="3141"/>
                <w:tab w:val="left" w:pos="3288"/>
              </w:tabs>
              <w:spacing w:line="276" w:lineRule="auto"/>
              <w:rPr>
                <w:rFonts w:cstheme="minorHAnsi"/>
              </w:rPr>
            </w:pPr>
            <w:r w:rsidRPr="008A393C">
              <w:rPr>
                <w:rFonts w:cstheme="minorHAnsi"/>
              </w:rPr>
              <w:t>Vertiefung</w:t>
            </w:r>
            <w:r w:rsidR="00FD3CE9" w:rsidRPr="008A393C">
              <w:rPr>
                <w:rFonts w:cstheme="minorHAnsi"/>
              </w:rPr>
              <w:t xml:space="preserve"> </w:t>
            </w:r>
            <w:r w:rsidR="0009693E" w:rsidRPr="008A393C">
              <w:rPr>
                <w:rFonts w:cstheme="minorHAnsi"/>
              </w:rPr>
              <w:t>1</w:t>
            </w:r>
            <w:r w:rsidR="00DF669F" w:rsidRPr="008A393C">
              <w:rPr>
                <w:rFonts w:cstheme="minorHAnsi"/>
              </w:rPr>
              <w:tab/>
            </w:r>
            <w:r w:rsidRPr="008A393C">
              <w:rPr>
                <w:rFonts w:cstheme="minorHAnsi"/>
              </w:rPr>
              <w:t>Selbstdarstellungsstrategien</w:t>
            </w:r>
            <w:r w:rsidR="00D96127" w:rsidRPr="008A393C">
              <w:rPr>
                <w:rFonts w:cstheme="minorHAnsi"/>
              </w:rPr>
              <w:t xml:space="preserve"> (ca. 20 Min.)</w:t>
            </w:r>
          </w:p>
          <w:p w14:paraId="0DF0FEAB" w14:textId="05833656" w:rsidR="00DF669F" w:rsidRPr="008A393C" w:rsidRDefault="00DF669F" w:rsidP="00964135">
            <w:pPr>
              <w:tabs>
                <w:tab w:val="left" w:pos="3141"/>
                <w:tab w:val="left" w:pos="3288"/>
              </w:tabs>
              <w:spacing w:line="276" w:lineRule="auto"/>
              <w:rPr>
                <w:rFonts w:cstheme="minorHAnsi"/>
              </w:rPr>
            </w:pPr>
            <w:r w:rsidRPr="008A393C">
              <w:rPr>
                <w:rFonts w:cstheme="minorHAnsi"/>
              </w:rPr>
              <w:t>Vertiefung</w:t>
            </w:r>
            <w:r w:rsidR="0009693E" w:rsidRPr="008A393C">
              <w:rPr>
                <w:rFonts w:cstheme="minorHAnsi"/>
              </w:rPr>
              <w:t xml:space="preserve"> 2</w:t>
            </w:r>
            <w:r w:rsidRPr="008A393C">
              <w:rPr>
                <w:rFonts w:cstheme="minorHAnsi"/>
              </w:rPr>
              <w:tab/>
            </w:r>
            <w:r w:rsidR="0009693E" w:rsidRPr="008A393C">
              <w:rPr>
                <w:rFonts w:cstheme="minorHAnsi"/>
              </w:rPr>
              <w:t>Soziale Vergleiche und deren Auswirkung (20 Min.)</w:t>
            </w:r>
          </w:p>
          <w:p w14:paraId="716696E6" w14:textId="1A20B39B" w:rsidR="00DF669F" w:rsidRPr="008A393C" w:rsidRDefault="00045840" w:rsidP="00964135">
            <w:pPr>
              <w:tabs>
                <w:tab w:val="left" w:pos="3141"/>
                <w:tab w:val="left" w:pos="3288"/>
              </w:tabs>
              <w:spacing w:line="276" w:lineRule="auto"/>
              <w:rPr>
                <w:rFonts w:cstheme="minorHAnsi"/>
              </w:rPr>
            </w:pPr>
            <w:r w:rsidRPr="008A393C">
              <w:rPr>
                <w:rFonts w:cstheme="minorHAnsi"/>
              </w:rPr>
              <w:t>Transfer</w:t>
            </w:r>
            <w:r w:rsidR="00DF669F" w:rsidRPr="008A393C">
              <w:rPr>
                <w:rFonts w:cstheme="minorHAnsi"/>
              </w:rPr>
              <w:tab/>
            </w:r>
            <w:r w:rsidR="0009693E" w:rsidRPr="008A393C">
              <w:rPr>
                <w:rFonts w:cstheme="minorHAnsi"/>
              </w:rPr>
              <w:t>Handlungsstrategien entwickeln (10 Min.)</w:t>
            </w:r>
          </w:p>
          <w:p w14:paraId="471B7674" w14:textId="7C748688" w:rsidR="00DF669F" w:rsidRPr="008A393C" w:rsidRDefault="00DF669F" w:rsidP="00964135">
            <w:pPr>
              <w:tabs>
                <w:tab w:val="left" w:pos="3141"/>
                <w:tab w:val="left" w:pos="3288"/>
              </w:tabs>
              <w:spacing w:line="276" w:lineRule="auto"/>
              <w:rPr>
                <w:rFonts w:cstheme="minorHAnsi"/>
              </w:rPr>
            </w:pPr>
            <w:r w:rsidRPr="008A393C">
              <w:rPr>
                <w:rFonts w:cstheme="minorHAnsi"/>
              </w:rPr>
              <w:t>Reflexion</w:t>
            </w:r>
            <w:r w:rsidRPr="008A393C">
              <w:rPr>
                <w:rFonts w:cstheme="minorHAnsi"/>
              </w:rPr>
              <w:tab/>
              <w:t>Abschlussrunde</w:t>
            </w:r>
            <w:r w:rsidR="0009693E" w:rsidRPr="008A393C">
              <w:rPr>
                <w:rFonts w:cstheme="minorHAnsi"/>
              </w:rPr>
              <w:t xml:space="preserve"> (5 Min.)</w:t>
            </w:r>
          </w:p>
          <w:p w14:paraId="33093717" w14:textId="39D1787A" w:rsidR="00045840" w:rsidRPr="008A393C" w:rsidRDefault="00045840" w:rsidP="00964135">
            <w:pPr>
              <w:tabs>
                <w:tab w:val="left" w:pos="3141"/>
                <w:tab w:val="left" w:pos="3288"/>
              </w:tabs>
              <w:spacing w:line="276" w:lineRule="auto"/>
              <w:rPr>
                <w:rFonts w:cstheme="minorHAnsi"/>
                <w:rPrChange w:id="129" w:author="Fabienne Schmaus" w:date="2026-04-30T15:48:00Z" w16du:dateUtc="2026-04-30T13:48:00Z">
                  <w:rPr>
                    <w:rFonts w:cstheme="minorHAnsi"/>
                    <w:color w:val="EE0000"/>
                  </w:rPr>
                </w:rPrChange>
              </w:rPr>
            </w:pPr>
            <w:r w:rsidRPr="008A393C">
              <w:rPr>
                <w:rFonts w:cstheme="minorHAnsi"/>
              </w:rPr>
              <w:t>Follow-up</w:t>
            </w:r>
            <w:r w:rsidR="00327F17" w:rsidRPr="008A393C">
              <w:rPr>
                <w:rFonts w:cstheme="minorHAnsi"/>
              </w:rPr>
              <w:t xml:space="preserve"> (</w:t>
            </w:r>
            <w:r w:rsidR="00964135" w:rsidRPr="008A393C">
              <w:rPr>
                <w:rFonts w:cstheme="minorHAnsi"/>
              </w:rPr>
              <w:t>zwei</w:t>
            </w:r>
            <w:r w:rsidR="00327F17" w:rsidRPr="008A393C">
              <w:rPr>
                <w:rFonts w:cstheme="minorHAnsi"/>
              </w:rPr>
              <w:t xml:space="preserve"> Wochen später)</w:t>
            </w:r>
            <w:r w:rsidRPr="008A393C">
              <w:rPr>
                <w:rFonts w:cstheme="minorHAnsi"/>
              </w:rPr>
              <w:tab/>
            </w:r>
            <w:r w:rsidR="0009693E" w:rsidRPr="008A393C">
              <w:rPr>
                <w:rFonts w:cstheme="minorHAnsi"/>
              </w:rPr>
              <w:t xml:space="preserve">Beobachtungen und Verhaltensänderungen </w:t>
            </w:r>
            <w:r w:rsidR="00327F17" w:rsidRPr="008A393C">
              <w:rPr>
                <w:rFonts w:cstheme="minorHAnsi"/>
              </w:rPr>
              <w:t>(ca. 15 Min.)</w:t>
            </w:r>
          </w:p>
        </w:tc>
      </w:tr>
    </w:tbl>
    <w:p w14:paraId="4272CE1B" w14:textId="77777777" w:rsidR="00DF669F" w:rsidRPr="008A393C" w:rsidRDefault="00DF669F" w:rsidP="00DF669F">
      <w:pPr>
        <w:spacing w:line="276" w:lineRule="auto"/>
        <w:rPr>
          <w:rFonts w:cstheme="minorHAnsi"/>
          <w:rPrChange w:id="130" w:author="Fabienne Schmaus" w:date="2026-04-30T15:48:00Z" w16du:dateUtc="2026-04-30T13:48:00Z">
            <w:rPr>
              <w:rFonts w:cstheme="minorHAnsi"/>
              <w:color w:val="EE0000"/>
            </w:rPr>
          </w:rPrChange>
        </w:rPr>
      </w:pPr>
    </w:p>
    <w:tbl>
      <w:tblPr>
        <w:tblStyle w:val="Tabellenraster"/>
        <w:tblW w:w="10485" w:type="dxa"/>
        <w:tblLook w:val="04A0" w:firstRow="1" w:lastRow="0" w:firstColumn="1" w:lastColumn="0" w:noHBand="0" w:noVBand="1"/>
      </w:tblPr>
      <w:tblGrid>
        <w:gridCol w:w="3823"/>
        <w:gridCol w:w="2835"/>
        <w:gridCol w:w="3827"/>
      </w:tblGrid>
      <w:tr w:rsidR="007D7FE0" w:rsidRPr="008A393C" w14:paraId="60F3C51D" w14:textId="77777777" w:rsidTr="006669AF">
        <w:tc>
          <w:tcPr>
            <w:tcW w:w="3823" w:type="dxa"/>
          </w:tcPr>
          <w:p w14:paraId="4959BB6C" w14:textId="77777777" w:rsidR="00DF669F" w:rsidRPr="008A393C" w:rsidRDefault="00DF669F" w:rsidP="00FB679F">
            <w:pPr>
              <w:spacing w:line="276" w:lineRule="auto"/>
              <w:rPr>
                <w:rFonts w:cstheme="minorHAnsi"/>
                <w:b/>
                <w:bCs/>
              </w:rPr>
            </w:pPr>
            <w:bookmarkStart w:id="131" w:name="_Hlk139991727"/>
            <w:r w:rsidRPr="008A393C">
              <w:rPr>
                <w:rFonts w:cstheme="minorHAnsi"/>
                <w:b/>
                <w:bCs/>
              </w:rPr>
              <w:t>ZIEL UND FRAGESTELLUNG</w:t>
            </w:r>
          </w:p>
        </w:tc>
        <w:tc>
          <w:tcPr>
            <w:tcW w:w="2835" w:type="dxa"/>
          </w:tcPr>
          <w:p w14:paraId="1278015E" w14:textId="77777777" w:rsidR="00DF669F" w:rsidRPr="008A393C" w:rsidRDefault="00DF669F" w:rsidP="00FB679F">
            <w:pPr>
              <w:spacing w:line="276" w:lineRule="auto"/>
              <w:rPr>
                <w:rFonts w:cstheme="minorHAnsi"/>
                <w:b/>
                <w:bCs/>
              </w:rPr>
            </w:pPr>
            <w:r w:rsidRPr="008A393C">
              <w:rPr>
                <w:rFonts w:cstheme="minorHAnsi"/>
                <w:b/>
                <w:bCs/>
              </w:rPr>
              <w:t>METHODIK</w:t>
            </w:r>
          </w:p>
          <w:p w14:paraId="20D9328A" w14:textId="77777777" w:rsidR="00DF669F" w:rsidRPr="008A393C" w:rsidRDefault="00DF669F" w:rsidP="00FB679F">
            <w:pPr>
              <w:spacing w:line="276" w:lineRule="auto"/>
              <w:rPr>
                <w:rFonts w:cstheme="minorHAnsi"/>
                <w:b/>
                <w:bCs/>
              </w:rPr>
            </w:pPr>
          </w:p>
        </w:tc>
        <w:tc>
          <w:tcPr>
            <w:tcW w:w="3827" w:type="dxa"/>
          </w:tcPr>
          <w:p w14:paraId="4774A53C" w14:textId="77777777" w:rsidR="00DF669F" w:rsidRPr="008A393C" w:rsidRDefault="00DF669F" w:rsidP="00FB679F">
            <w:pPr>
              <w:spacing w:line="276" w:lineRule="auto"/>
              <w:rPr>
                <w:rFonts w:cstheme="minorHAnsi"/>
                <w:b/>
                <w:bCs/>
              </w:rPr>
            </w:pPr>
            <w:r w:rsidRPr="008A393C">
              <w:rPr>
                <w:rFonts w:cstheme="minorHAnsi"/>
                <w:b/>
                <w:bCs/>
              </w:rPr>
              <w:t>MEDIUM</w:t>
            </w:r>
          </w:p>
        </w:tc>
      </w:tr>
      <w:tr w:rsidR="007D7FE0" w:rsidRPr="008A393C" w14:paraId="1705C542" w14:textId="77777777" w:rsidTr="006669AF">
        <w:tc>
          <w:tcPr>
            <w:tcW w:w="10485" w:type="dxa"/>
            <w:gridSpan w:val="3"/>
          </w:tcPr>
          <w:p w14:paraId="120CFAFF" w14:textId="5936B983" w:rsidR="00DF669F" w:rsidRPr="008A393C" w:rsidRDefault="00FD3CE9" w:rsidP="00FB679F">
            <w:pPr>
              <w:spacing w:line="276" w:lineRule="auto"/>
              <w:rPr>
                <w:rFonts w:cstheme="minorHAnsi"/>
                <w:i/>
                <w:iCs/>
                <w:rPrChange w:id="132" w:author="Fabienne Schmaus" w:date="2026-04-30T15:48:00Z" w16du:dateUtc="2026-04-30T13:48:00Z">
                  <w:rPr>
                    <w:rFonts w:cstheme="minorHAnsi"/>
                    <w:i/>
                    <w:iCs/>
                    <w:color w:val="EE0000"/>
                  </w:rPr>
                </w:rPrChange>
              </w:rPr>
            </w:pPr>
            <w:r w:rsidRPr="008A393C">
              <w:rPr>
                <w:rFonts w:cstheme="minorHAnsi"/>
                <w:i/>
                <w:iCs/>
              </w:rPr>
              <w:t>Einstieg</w:t>
            </w:r>
          </w:p>
        </w:tc>
      </w:tr>
      <w:bookmarkEnd w:id="131"/>
      <w:tr w:rsidR="0050713B" w:rsidRPr="008A393C" w14:paraId="21FD5EA4" w14:textId="77777777" w:rsidTr="006669AF">
        <w:tc>
          <w:tcPr>
            <w:tcW w:w="3823" w:type="dxa"/>
          </w:tcPr>
          <w:p w14:paraId="536D3D6E" w14:textId="77777777" w:rsidR="00DF669F" w:rsidRPr="008A393C" w:rsidRDefault="00DF669F" w:rsidP="00FB679F">
            <w:pPr>
              <w:spacing w:line="276" w:lineRule="auto"/>
              <w:rPr>
                <w:rFonts w:cstheme="minorHAnsi"/>
              </w:rPr>
            </w:pPr>
            <w:r w:rsidRPr="008A393C">
              <w:rPr>
                <w:rFonts w:cstheme="minorHAnsi"/>
              </w:rPr>
              <w:t>Was hast du im Video gesehen?</w:t>
            </w:r>
          </w:p>
        </w:tc>
        <w:tc>
          <w:tcPr>
            <w:tcW w:w="2835" w:type="dxa"/>
          </w:tcPr>
          <w:p w14:paraId="20DA979A" w14:textId="77777777" w:rsidR="00DF669F" w:rsidRPr="008A393C" w:rsidRDefault="00DF669F" w:rsidP="00FB679F">
            <w:pPr>
              <w:spacing w:line="276" w:lineRule="auto"/>
              <w:rPr>
                <w:rFonts w:cstheme="minorHAnsi"/>
              </w:rPr>
            </w:pPr>
            <w:r w:rsidRPr="008A393C">
              <w:rPr>
                <w:rFonts w:cstheme="minorHAnsi"/>
              </w:rPr>
              <w:t>Unterrichtsgespräch im Plenum</w:t>
            </w:r>
          </w:p>
        </w:tc>
        <w:tc>
          <w:tcPr>
            <w:tcW w:w="3827" w:type="dxa"/>
          </w:tcPr>
          <w:p w14:paraId="7CF6C556" w14:textId="77777777" w:rsidR="00DF669F" w:rsidRPr="008A393C" w:rsidRDefault="00DF669F" w:rsidP="00FB679F">
            <w:pPr>
              <w:spacing w:line="276" w:lineRule="auto"/>
              <w:rPr>
                <w:rFonts w:cstheme="minorHAnsi"/>
              </w:rPr>
            </w:pPr>
            <w:r w:rsidRPr="008A393C">
              <w:rPr>
                <w:rFonts w:cstheme="minorHAnsi"/>
              </w:rPr>
              <w:t>--&gt; Video</w:t>
            </w:r>
          </w:p>
        </w:tc>
      </w:tr>
    </w:tbl>
    <w:p w14:paraId="102490B9" w14:textId="77777777" w:rsidR="00DF669F" w:rsidRPr="008A393C" w:rsidRDefault="00DF669F" w:rsidP="00DF669F">
      <w:pPr>
        <w:rPr>
          <w:rFonts w:cstheme="minorHAnsi"/>
          <w:rPrChange w:id="133" w:author="Fabienne Schmaus" w:date="2026-04-30T15:48:00Z" w16du:dateUtc="2026-04-30T13:48:00Z">
            <w:rPr>
              <w:rFonts w:cstheme="minorHAnsi"/>
              <w:color w:val="EE0000"/>
            </w:rPr>
          </w:rPrChange>
        </w:rPr>
      </w:pPr>
    </w:p>
    <w:tbl>
      <w:tblPr>
        <w:tblStyle w:val="Tabellenraster"/>
        <w:tblW w:w="10485" w:type="dxa"/>
        <w:tblLayout w:type="fixed"/>
        <w:tblLook w:val="04A0" w:firstRow="1" w:lastRow="0" w:firstColumn="1" w:lastColumn="0" w:noHBand="0" w:noVBand="1"/>
      </w:tblPr>
      <w:tblGrid>
        <w:gridCol w:w="3823"/>
        <w:gridCol w:w="2693"/>
        <w:gridCol w:w="3969"/>
        <w:tblGridChange w:id="134">
          <w:tblGrid>
            <w:gridCol w:w="3823"/>
            <w:gridCol w:w="2693"/>
            <w:gridCol w:w="3969"/>
          </w:tblGrid>
        </w:tblGridChange>
      </w:tblGrid>
      <w:tr w:rsidR="007D7FE0" w:rsidRPr="008A393C" w14:paraId="48856D64" w14:textId="77777777" w:rsidTr="006669AF">
        <w:tc>
          <w:tcPr>
            <w:tcW w:w="10485" w:type="dxa"/>
            <w:gridSpan w:val="3"/>
          </w:tcPr>
          <w:p w14:paraId="155066D3" w14:textId="3E6C7902" w:rsidR="00DF669F" w:rsidRPr="008A393C" w:rsidRDefault="00FD3CE9" w:rsidP="0050713B">
            <w:pPr>
              <w:spacing w:line="276" w:lineRule="auto"/>
              <w:rPr>
                <w:rFonts w:cstheme="minorHAnsi"/>
                <w:i/>
                <w:iCs/>
                <w:rPrChange w:id="135" w:author="Fabienne Schmaus" w:date="2026-04-30T15:48:00Z" w16du:dateUtc="2026-04-30T13:48:00Z">
                  <w:rPr>
                    <w:rFonts w:cstheme="minorHAnsi"/>
                    <w:i/>
                    <w:iCs/>
                    <w:color w:val="EE0000"/>
                  </w:rPr>
                </w:rPrChange>
              </w:rPr>
            </w:pPr>
            <w:r w:rsidRPr="008A393C">
              <w:rPr>
                <w:rFonts w:cstheme="minorHAnsi"/>
                <w:i/>
                <w:iCs/>
              </w:rPr>
              <w:t>Hinführung</w:t>
            </w:r>
            <w:r w:rsidR="0050713B" w:rsidRPr="008A393C">
              <w:rPr>
                <w:rFonts w:cstheme="minorHAnsi"/>
                <w:i/>
                <w:iCs/>
              </w:rPr>
              <w:t xml:space="preserve"> </w:t>
            </w:r>
            <w:r w:rsidRPr="008A393C">
              <w:rPr>
                <w:rFonts w:cstheme="minorHAnsi"/>
                <w:i/>
                <w:iCs/>
              </w:rPr>
              <w:t>zum Thema</w:t>
            </w:r>
          </w:p>
        </w:tc>
      </w:tr>
      <w:tr w:rsidR="007D7FE0" w:rsidRPr="008A393C" w14:paraId="5833EE14" w14:textId="77777777" w:rsidTr="00C548EF">
        <w:tblPrEx>
          <w:tblW w:w="10485" w:type="dxa"/>
          <w:tblLayout w:type="fixed"/>
          <w:tblPrExChange w:id="136" w:author="Fabienne Schmaus" w:date="2026-04-30T16:03:00Z" w16du:dateUtc="2026-04-30T14:03:00Z">
            <w:tblPrEx>
              <w:tblW w:w="10485" w:type="dxa"/>
              <w:tblLayout w:type="fixed"/>
            </w:tblPrEx>
          </w:tblPrExChange>
        </w:tblPrEx>
        <w:trPr>
          <w:trHeight w:val="968"/>
          <w:trPrChange w:id="137" w:author="Fabienne Schmaus" w:date="2026-04-30T16:03:00Z" w16du:dateUtc="2026-04-30T14:03:00Z">
            <w:trPr>
              <w:trHeight w:val="968"/>
            </w:trPr>
          </w:trPrChange>
        </w:trPr>
        <w:tc>
          <w:tcPr>
            <w:tcW w:w="3823" w:type="dxa"/>
            <w:vMerge w:val="restart"/>
            <w:tcPrChange w:id="138" w:author="Fabienne Schmaus" w:date="2026-04-30T16:03:00Z" w16du:dateUtc="2026-04-30T14:03:00Z">
              <w:tcPr>
                <w:tcW w:w="3823" w:type="dxa"/>
                <w:vMerge w:val="restart"/>
              </w:tcPr>
            </w:tcPrChange>
          </w:tcPr>
          <w:p w14:paraId="768B17D6" w14:textId="18148F4C" w:rsidR="002E00A1" w:rsidRPr="008A393C" w:rsidRDefault="002E00A1" w:rsidP="00045840">
            <w:pPr>
              <w:rPr>
                <w:rFonts w:cstheme="minorHAnsi"/>
              </w:rPr>
            </w:pPr>
            <w:r w:rsidRPr="008A393C">
              <w:rPr>
                <w:rFonts w:cstheme="minorHAnsi"/>
              </w:rPr>
              <w:t>Ziel: emotionalen Zugang schaffen, Vorwissen aktivieren, Neugier wecken</w:t>
            </w:r>
            <w:r w:rsidR="00CB4E80" w:rsidRPr="008A393C">
              <w:rPr>
                <w:rFonts w:cstheme="minorHAnsi"/>
              </w:rPr>
              <w:t>, Thema in den Fokus rücken</w:t>
            </w:r>
          </w:p>
          <w:p w14:paraId="3E87B512" w14:textId="77777777" w:rsidR="002E00A1" w:rsidRPr="008A393C" w:rsidRDefault="002E00A1" w:rsidP="00045840">
            <w:pPr>
              <w:rPr>
                <w:rFonts w:cstheme="minorHAnsi"/>
                <w:rPrChange w:id="139" w:author="Fabienne Schmaus" w:date="2026-04-30T15:49:00Z" w16du:dateUtc="2026-04-30T13:49:00Z">
                  <w:rPr>
                    <w:rFonts w:cstheme="minorHAnsi"/>
                    <w:color w:val="EE0000"/>
                  </w:rPr>
                </w:rPrChange>
              </w:rPr>
            </w:pPr>
          </w:p>
          <w:p w14:paraId="1C5BCA65" w14:textId="50029AB9" w:rsidR="002E00A1" w:rsidRPr="008A393C" w:rsidRDefault="002E00A1" w:rsidP="00FB679F">
            <w:pPr>
              <w:spacing w:line="276" w:lineRule="auto"/>
              <w:rPr>
                <w:rFonts w:cstheme="minorHAnsi"/>
              </w:rPr>
            </w:pPr>
            <w:r w:rsidRPr="008A393C">
              <w:rPr>
                <w:rFonts w:cstheme="minorHAnsi"/>
              </w:rPr>
              <w:t>Inhalte:</w:t>
            </w:r>
          </w:p>
          <w:p w14:paraId="2440987F" w14:textId="79E1AA81" w:rsidR="002E00A1" w:rsidRPr="008A393C" w:rsidRDefault="00CB4E80" w:rsidP="00FB679F">
            <w:pPr>
              <w:spacing w:line="276" w:lineRule="auto"/>
              <w:rPr>
                <w:rFonts w:cstheme="minorHAnsi"/>
              </w:rPr>
            </w:pPr>
            <w:r w:rsidRPr="008A393C">
              <w:rPr>
                <w:rFonts w:cstheme="minorHAnsi"/>
              </w:rPr>
              <w:t>&gt;</w:t>
            </w:r>
            <w:r w:rsidR="002E00A1" w:rsidRPr="008A393C">
              <w:rPr>
                <w:rFonts w:cstheme="minorHAnsi"/>
              </w:rPr>
              <w:t xml:space="preserve"> </w:t>
            </w:r>
            <w:r w:rsidRPr="008A393C">
              <w:rPr>
                <w:rFonts w:cstheme="minorHAnsi"/>
              </w:rPr>
              <w:t>Wer ist die echte Person?</w:t>
            </w:r>
          </w:p>
          <w:p w14:paraId="4488B041" w14:textId="41893F9A" w:rsidR="002E00A1" w:rsidRPr="008A393C" w:rsidRDefault="00CB4E80" w:rsidP="00FB679F">
            <w:pPr>
              <w:spacing w:line="276" w:lineRule="auto"/>
              <w:rPr>
                <w:rFonts w:cstheme="minorHAnsi"/>
              </w:rPr>
            </w:pPr>
            <w:r w:rsidRPr="008A393C">
              <w:rPr>
                <w:rFonts w:cstheme="minorHAnsi"/>
              </w:rPr>
              <w:t>&gt; Welche</w:t>
            </w:r>
            <w:r w:rsidR="003846AE" w:rsidRPr="008A393C">
              <w:rPr>
                <w:rFonts w:cstheme="minorHAnsi"/>
              </w:rPr>
              <w:t>m</w:t>
            </w:r>
            <w:r w:rsidRPr="008A393C">
              <w:rPr>
                <w:rFonts w:cstheme="minorHAnsi"/>
              </w:rPr>
              <w:t xml:space="preserve"> Profil würdest du am ehesten folgen?</w:t>
            </w:r>
          </w:p>
          <w:p w14:paraId="651CA6C1" w14:textId="58310CE5" w:rsidR="002E00A1" w:rsidRPr="008A393C" w:rsidRDefault="002E00A1" w:rsidP="00FB679F">
            <w:pPr>
              <w:spacing w:line="276" w:lineRule="auto"/>
              <w:rPr>
                <w:rFonts w:cstheme="minorHAnsi"/>
              </w:rPr>
            </w:pPr>
            <w:r w:rsidRPr="008A393C">
              <w:rPr>
                <w:rFonts w:cstheme="minorHAnsi"/>
              </w:rPr>
              <w:t xml:space="preserve">&gt; </w:t>
            </w:r>
            <w:r w:rsidR="00CB4E80" w:rsidRPr="008A393C">
              <w:rPr>
                <w:rFonts w:cstheme="minorHAnsi"/>
              </w:rPr>
              <w:t>Was zeigen wir online? Was nicht?</w:t>
            </w:r>
          </w:p>
          <w:p w14:paraId="02D85823" w14:textId="269DE45E" w:rsidR="002E00A1" w:rsidRPr="008A393C" w:rsidRDefault="00CB4E80" w:rsidP="0050713B">
            <w:pPr>
              <w:spacing w:line="276" w:lineRule="auto"/>
              <w:rPr>
                <w:rFonts w:cstheme="minorHAnsi"/>
                <w:rPrChange w:id="140" w:author="Fabienne Schmaus" w:date="2026-04-30T15:49:00Z" w16du:dateUtc="2026-04-30T13:49:00Z">
                  <w:rPr>
                    <w:rFonts w:cstheme="minorHAnsi"/>
                    <w:color w:val="EE0000"/>
                  </w:rPr>
                </w:rPrChange>
              </w:rPr>
            </w:pPr>
            <w:r w:rsidRPr="008A393C">
              <w:rPr>
                <w:rFonts w:cstheme="minorHAnsi"/>
              </w:rPr>
              <w:t>&gt; Wo präsentiere ich mich online?</w:t>
            </w:r>
          </w:p>
        </w:tc>
        <w:tc>
          <w:tcPr>
            <w:tcW w:w="2693" w:type="dxa"/>
            <w:tcBorders>
              <w:bottom w:val="nil"/>
            </w:tcBorders>
            <w:tcPrChange w:id="141" w:author="Fabienne Schmaus" w:date="2026-04-30T16:03:00Z" w16du:dateUtc="2026-04-30T14:03:00Z">
              <w:tcPr>
                <w:tcW w:w="2693" w:type="dxa"/>
                <w:tcBorders>
                  <w:bottom w:val="nil"/>
                </w:tcBorders>
              </w:tcPr>
            </w:tcPrChange>
          </w:tcPr>
          <w:p w14:paraId="40B9F8F4" w14:textId="499F1A06" w:rsidR="002E00A1" w:rsidRPr="008A393C" w:rsidRDefault="002E00A1" w:rsidP="00FB679F">
            <w:pPr>
              <w:spacing w:line="276" w:lineRule="auto"/>
              <w:rPr>
                <w:rFonts w:cstheme="minorHAnsi"/>
              </w:rPr>
            </w:pPr>
            <w:r w:rsidRPr="008A393C">
              <w:rPr>
                <w:rFonts w:cstheme="minorHAnsi"/>
              </w:rPr>
              <w:t>Impulsfragen im Plenum und Unterrichtsgespräch</w:t>
            </w:r>
          </w:p>
          <w:p w14:paraId="385446CD" w14:textId="630F2911" w:rsidR="002E00A1" w:rsidRPr="008A393C" w:rsidRDefault="002E00A1" w:rsidP="00A24EE4">
            <w:pPr>
              <w:spacing w:line="276" w:lineRule="auto"/>
              <w:rPr>
                <w:rFonts w:cstheme="minorHAnsi"/>
                <w:rPrChange w:id="142" w:author="Fabienne Schmaus" w:date="2026-04-30T15:49:00Z" w16du:dateUtc="2026-04-30T13:49:00Z">
                  <w:rPr>
                    <w:rFonts w:cstheme="minorHAnsi"/>
                    <w:color w:val="EE0000"/>
                  </w:rPr>
                </w:rPrChange>
              </w:rPr>
            </w:pPr>
          </w:p>
        </w:tc>
        <w:tc>
          <w:tcPr>
            <w:tcW w:w="3969" w:type="dxa"/>
            <w:tcBorders>
              <w:bottom w:val="nil"/>
            </w:tcBorders>
            <w:tcPrChange w:id="143" w:author="Fabienne Schmaus" w:date="2026-04-30T16:03:00Z" w16du:dateUtc="2026-04-30T14:03:00Z">
              <w:tcPr>
                <w:tcW w:w="3969" w:type="dxa"/>
                <w:tcBorders>
                  <w:bottom w:val="nil"/>
                </w:tcBorders>
              </w:tcPr>
            </w:tcPrChange>
          </w:tcPr>
          <w:p w14:paraId="503C3383" w14:textId="77777777" w:rsidR="002E00A1" w:rsidRPr="008A393C" w:rsidRDefault="002E00A1" w:rsidP="002E00A1">
            <w:pPr>
              <w:tabs>
                <w:tab w:val="left" w:pos="1843"/>
              </w:tabs>
              <w:spacing w:line="276" w:lineRule="auto"/>
              <w:rPr>
                <w:rFonts w:cstheme="minorHAnsi"/>
                <w:b/>
                <w:bCs/>
              </w:rPr>
            </w:pPr>
            <w:r w:rsidRPr="008A393C">
              <w:rPr>
                <w:rFonts w:cstheme="minorHAnsi"/>
                <w:b/>
                <w:bCs/>
              </w:rPr>
              <w:t>analog:</w:t>
            </w:r>
          </w:p>
          <w:p w14:paraId="2585ECFC" w14:textId="437876D9" w:rsidR="00317B2A" w:rsidRPr="008A393C" w:rsidRDefault="002E00A1" w:rsidP="002E00A1">
            <w:pPr>
              <w:tabs>
                <w:tab w:val="left" w:pos="1843"/>
              </w:tabs>
              <w:spacing w:line="276" w:lineRule="auto"/>
              <w:rPr>
                <w:rFonts w:cstheme="minorHAnsi"/>
              </w:rPr>
            </w:pPr>
            <w:r w:rsidRPr="008A393C">
              <w:rPr>
                <w:rFonts w:cstheme="minorHAnsi"/>
              </w:rPr>
              <w:t xml:space="preserve">--&gt; </w:t>
            </w:r>
            <w:r w:rsidR="00CB4E80" w:rsidRPr="008A393C">
              <w:rPr>
                <w:rFonts w:cstheme="minorHAnsi"/>
              </w:rPr>
              <w:t>Tafel/Flipchart Antworten sammeln</w:t>
            </w:r>
          </w:p>
          <w:p w14:paraId="65BE7FA6" w14:textId="2EE5DDBD" w:rsidR="002E00A1" w:rsidRPr="008A393C" w:rsidRDefault="002E00A1" w:rsidP="002E00A1">
            <w:pPr>
              <w:tabs>
                <w:tab w:val="left" w:pos="1843"/>
              </w:tabs>
              <w:spacing w:line="276" w:lineRule="auto"/>
              <w:rPr>
                <w:rFonts w:cstheme="minorHAnsi"/>
              </w:rPr>
            </w:pPr>
          </w:p>
        </w:tc>
      </w:tr>
      <w:tr w:rsidR="007D7FE0" w:rsidRPr="008A393C" w14:paraId="76A0BFB0" w14:textId="77777777" w:rsidTr="00C548EF">
        <w:tblPrEx>
          <w:tblW w:w="10485" w:type="dxa"/>
          <w:tblLayout w:type="fixed"/>
          <w:tblPrExChange w:id="144" w:author="Fabienne Schmaus" w:date="2026-04-30T16:03:00Z" w16du:dateUtc="2026-04-30T14:03:00Z">
            <w:tblPrEx>
              <w:tblW w:w="10485" w:type="dxa"/>
              <w:tblLayout w:type="fixed"/>
            </w:tblPrEx>
          </w:tblPrExChange>
        </w:tblPrEx>
        <w:trPr>
          <w:trHeight w:val="967"/>
          <w:trPrChange w:id="145" w:author="Fabienne Schmaus" w:date="2026-04-30T16:03:00Z" w16du:dateUtc="2026-04-30T14:03:00Z">
            <w:trPr>
              <w:trHeight w:val="967"/>
            </w:trPr>
          </w:trPrChange>
        </w:trPr>
        <w:tc>
          <w:tcPr>
            <w:tcW w:w="3823" w:type="dxa"/>
            <w:vMerge/>
            <w:tcBorders>
              <w:top w:val="nil"/>
            </w:tcBorders>
            <w:tcPrChange w:id="146" w:author="Fabienne Schmaus" w:date="2026-04-30T16:03:00Z" w16du:dateUtc="2026-04-30T14:03:00Z">
              <w:tcPr>
                <w:tcW w:w="3823" w:type="dxa"/>
                <w:vMerge/>
                <w:tcBorders>
                  <w:top w:val="nil"/>
                </w:tcBorders>
              </w:tcPr>
            </w:tcPrChange>
          </w:tcPr>
          <w:p w14:paraId="3385EF20" w14:textId="77777777" w:rsidR="002E00A1" w:rsidRPr="008A393C" w:rsidRDefault="002E00A1" w:rsidP="00045840">
            <w:pPr>
              <w:rPr>
                <w:rFonts w:cstheme="minorHAnsi"/>
                <w:rPrChange w:id="147" w:author="Fabienne Schmaus" w:date="2026-04-30T15:49:00Z" w16du:dateUtc="2026-04-30T13:49:00Z">
                  <w:rPr>
                    <w:rFonts w:cstheme="minorHAnsi"/>
                    <w:color w:val="EE0000"/>
                  </w:rPr>
                </w:rPrChange>
              </w:rPr>
            </w:pPr>
          </w:p>
        </w:tc>
        <w:tc>
          <w:tcPr>
            <w:tcW w:w="2693" w:type="dxa"/>
            <w:tcBorders>
              <w:top w:val="nil"/>
              <w:bottom w:val="nil"/>
            </w:tcBorders>
            <w:tcPrChange w:id="148" w:author="Fabienne Schmaus" w:date="2026-04-30T16:03:00Z" w16du:dateUtc="2026-04-30T14:03:00Z">
              <w:tcPr>
                <w:tcW w:w="2693" w:type="dxa"/>
                <w:tcBorders>
                  <w:top w:val="nil"/>
                  <w:bottom w:val="nil"/>
                </w:tcBorders>
              </w:tcPr>
            </w:tcPrChange>
          </w:tcPr>
          <w:p w14:paraId="57A754E7" w14:textId="4F18FA76" w:rsidR="002E00A1" w:rsidRPr="008A393C" w:rsidRDefault="002E00A1" w:rsidP="002E00A1">
            <w:pPr>
              <w:spacing w:line="276" w:lineRule="auto"/>
              <w:rPr>
                <w:rFonts w:cstheme="minorHAnsi"/>
              </w:rPr>
            </w:pPr>
            <w:r w:rsidRPr="008A393C">
              <w:rPr>
                <w:rFonts w:cstheme="minorHAnsi"/>
              </w:rPr>
              <w:t>Einzelarbeit (Umfrage)</w:t>
            </w:r>
          </w:p>
          <w:p w14:paraId="343367C2" w14:textId="7959928F" w:rsidR="002E00A1" w:rsidRPr="008A393C" w:rsidRDefault="002E00A1" w:rsidP="002E00A1">
            <w:pPr>
              <w:spacing w:line="276" w:lineRule="auto"/>
              <w:rPr>
                <w:rFonts w:cstheme="minorHAnsi"/>
                <w:rPrChange w:id="149" w:author="Fabienne Schmaus" w:date="2026-04-30T15:49:00Z" w16du:dateUtc="2026-04-30T13:49:00Z">
                  <w:rPr>
                    <w:rFonts w:cstheme="minorHAnsi"/>
                    <w:color w:val="EE0000"/>
                  </w:rPr>
                </w:rPrChange>
              </w:rPr>
            </w:pPr>
          </w:p>
        </w:tc>
        <w:tc>
          <w:tcPr>
            <w:tcW w:w="3969" w:type="dxa"/>
            <w:tcBorders>
              <w:top w:val="nil"/>
              <w:bottom w:val="nil"/>
            </w:tcBorders>
            <w:tcPrChange w:id="150" w:author="Fabienne Schmaus" w:date="2026-04-30T16:03:00Z" w16du:dateUtc="2026-04-30T14:03:00Z">
              <w:tcPr>
                <w:tcW w:w="3969" w:type="dxa"/>
                <w:tcBorders>
                  <w:top w:val="nil"/>
                  <w:bottom w:val="nil"/>
                </w:tcBorders>
              </w:tcPr>
            </w:tcPrChange>
          </w:tcPr>
          <w:p w14:paraId="5E4B4709" w14:textId="77777777" w:rsidR="002E00A1" w:rsidRPr="00C17639" w:rsidRDefault="002E00A1" w:rsidP="002E00A1">
            <w:pPr>
              <w:tabs>
                <w:tab w:val="left" w:pos="1843"/>
              </w:tabs>
              <w:spacing w:line="276" w:lineRule="auto"/>
              <w:rPr>
                <w:rFonts w:cstheme="minorHAnsi"/>
                <w:b/>
                <w:bCs/>
              </w:rPr>
            </w:pPr>
            <w:r w:rsidRPr="00C17639">
              <w:rPr>
                <w:rFonts w:cstheme="minorHAnsi"/>
                <w:b/>
                <w:bCs/>
              </w:rPr>
              <w:t>analog:</w:t>
            </w:r>
          </w:p>
          <w:p w14:paraId="08F108C1" w14:textId="77777777" w:rsidR="002E00A1" w:rsidRPr="00F0300B" w:rsidRDefault="002E00A1" w:rsidP="002E00A1">
            <w:pPr>
              <w:tabs>
                <w:tab w:val="left" w:pos="1843"/>
              </w:tabs>
              <w:spacing w:line="276" w:lineRule="auto"/>
              <w:rPr>
                <w:rFonts w:cstheme="minorHAnsi"/>
              </w:rPr>
            </w:pPr>
            <w:r w:rsidRPr="00C17639">
              <w:rPr>
                <w:rFonts w:cstheme="minorHAnsi"/>
              </w:rPr>
              <w:t xml:space="preserve">--&gt; </w:t>
            </w:r>
            <w:commentRangeStart w:id="151"/>
            <w:commentRangeStart w:id="152"/>
            <w:r w:rsidRPr="00C17639">
              <w:rPr>
                <w:rFonts w:cstheme="minorHAnsi"/>
              </w:rPr>
              <w:t>Kartenabfrage</w:t>
            </w:r>
            <w:r w:rsidRPr="008A393C">
              <w:rPr>
                <w:rFonts w:cstheme="minorHAnsi"/>
              </w:rPr>
              <w:t xml:space="preserve"> </w:t>
            </w:r>
            <w:commentRangeEnd w:id="151"/>
            <w:r w:rsidR="00C548EF" w:rsidRPr="00F0300B">
              <w:rPr>
                <w:rStyle w:val="Kommentarzeichen"/>
                <w:rFonts w:cstheme="minorHAnsi"/>
                <w:sz w:val="22"/>
                <w:szCs w:val="22"/>
              </w:rPr>
              <w:commentReference w:id="151"/>
            </w:r>
            <w:commentRangeEnd w:id="152"/>
            <w:r w:rsidR="00C17639" w:rsidRPr="00F0300B">
              <w:rPr>
                <w:rStyle w:val="Kommentarzeichen"/>
                <w:rFonts w:cstheme="minorHAnsi"/>
                <w:sz w:val="22"/>
                <w:szCs w:val="22"/>
              </w:rPr>
              <w:commentReference w:id="152"/>
            </w:r>
          </w:p>
          <w:p w14:paraId="67071577" w14:textId="77777777" w:rsidR="00317B2A" w:rsidRPr="008A393C" w:rsidRDefault="00317B2A" w:rsidP="002E00A1">
            <w:pPr>
              <w:tabs>
                <w:tab w:val="left" w:pos="1843"/>
              </w:tabs>
              <w:spacing w:line="276" w:lineRule="auto"/>
              <w:rPr>
                <w:rFonts w:cstheme="minorHAnsi"/>
              </w:rPr>
            </w:pPr>
          </w:p>
          <w:p w14:paraId="21E9777B" w14:textId="1DE14B01" w:rsidR="002E00A1" w:rsidRPr="008A393C" w:rsidRDefault="002E00A1" w:rsidP="002E00A1">
            <w:pPr>
              <w:tabs>
                <w:tab w:val="left" w:pos="1843"/>
              </w:tabs>
              <w:spacing w:line="276" w:lineRule="auto"/>
              <w:rPr>
                <w:rFonts w:cstheme="minorHAnsi"/>
              </w:rPr>
            </w:pPr>
            <w:r w:rsidRPr="008A393C">
              <w:rPr>
                <w:rFonts w:cstheme="minorHAnsi"/>
              </w:rPr>
              <w:t xml:space="preserve">oder </w:t>
            </w:r>
            <w:r w:rsidRPr="008A393C">
              <w:rPr>
                <w:rFonts w:cstheme="minorHAnsi"/>
                <w:b/>
                <w:bCs/>
              </w:rPr>
              <w:t>digital:</w:t>
            </w:r>
          </w:p>
          <w:p w14:paraId="296E7B70" w14:textId="36F9F3BF" w:rsidR="00317B2A" w:rsidRPr="008A393C" w:rsidRDefault="002E00A1" w:rsidP="002E00A1">
            <w:pPr>
              <w:tabs>
                <w:tab w:val="left" w:pos="1843"/>
              </w:tabs>
              <w:spacing w:line="276" w:lineRule="auto"/>
              <w:rPr>
                <w:rFonts w:cstheme="minorHAnsi"/>
              </w:rPr>
            </w:pPr>
            <w:r w:rsidRPr="008A393C">
              <w:rPr>
                <w:rFonts w:cstheme="minorHAnsi"/>
              </w:rPr>
              <w:t>--&gt;</w:t>
            </w:r>
            <w:r w:rsidR="00317B2A" w:rsidRPr="008A393C">
              <w:rPr>
                <w:rFonts w:cstheme="minorHAnsi"/>
              </w:rPr>
              <w:t xml:space="preserve"> </w:t>
            </w:r>
            <w:r w:rsidR="00317B2A" w:rsidRPr="008A393C">
              <w:fldChar w:fldCharType="begin"/>
            </w:r>
            <w:r w:rsidR="00317B2A" w:rsidRPr="008A393C">
              <w:instrText>HYPERLINK "http://www.mentimeter.com"</w:instrText>
            </w:r>
            <w:r w:rsidR="00317B2A" w:rsidRPr="008A393C">
              <w:fldChar w:fldCharType="separate"/>
            </w:r>
            <w:r w:rsidR="00317B2A" w:rsidRPr="008A393C">
              <w:rPr>
                <w:rStyle w:val="Hyperlink"/>
                <w:rFonts w:cstheme="minorHAnsi"/>
                <w:color w:val="auto"/>
              </w:rPr>
              <w:t>www.mentimeter.com</w:t>
            </w:r>
            <w:r w:rsidR="00317B2A" w:rsidRPr="008A393C">
              <w:fldChar w:fldCharType="end"/>
            </w:r>
          </w:p>
          <w:p w14:paraId="14997956" w14:textId="4802CFAC" w:rsidR="002E00A1" w:rsidRPr="008A393C" w:rsidRDefault="00317B2A" w:rsidP="002E00A1">
            <w:pPr>
              <w:tabs>
                <w:tab w:val="left" w:pos="1843"/>
              </w:tabs>
              <w:spacing w:line="276" w:lineRule="auto"/>
              <w:rPr>
                <w:rFonts w:cstheme="minorHAnsi"/>
              </w:rPr>
            </w:pPr>
            <w:r w:rsidRPr="008A393C">
              <w:rPr>
                <w:rFonts w:cstheme="minorHAnsi"/>
                <w:highlight w:val="yellow"/>
              </w:rPr>
              <w:t xml:space="preserve">((Verlinkung auf: </w:t>
            </w:r>
            <w:r w:rsidRPr="008A393C">
              <w:fldChar w:fldCharType="begin"/>
            </w:r>
            <w:r w:rsidRPr="008A393C">
              <w:instrText>HYPERLINK "https://www.menti.com/alogpum5pnuc"</w:instrText>
            </w:r>
            <w:r w:rsidRPr="008A393C">
              <w:fldChar w:fldCharType="separate"/>
            </w:r>
            <w:r w:rsidRPr="008A393C">
              <w:rPr>
                <w:rStyle w:val="Hyperlink"/>
                <w:rFonts w:cstheme="minorHAnsi"/>
                <w:color w:val="auto"/>
                <w:highlight w:val="yellow"/>
                <w:rPrChange w:id="153" w:author="Fabienne Schmaus" w:date="2026-04-30T15:49:00Z" w16du:dateUtc="2026-04-30T13:49:00Z">
                  <w:rPr>
                    <w:rStyle w:val="Hyperlink"/>
                    <w:rFonts w:cstheme="minorHAnsi"/>
                    <w:highlight w:val="yellow"/>
                  </w:rPr>
                </w:rPrChange>
              </w:rPr>
              <w:t>https://www.menti.com/al2m6jgr2ew2</w:t>
            </w:r>
            <w:r w:rsidRPr="008A393C">
              <w:fldChar w:fldCharType="end"/>
            </w:r>
            <w:r w:rsidRPr="008A393C">
              <w:rPr>
                <w:rFonts w:cstheme="minorHAnsi"/>
                <w:highlight w:val="yellow"/>
              </w:rPr>
              <w:t>))</w:t>
            </w:r>
          </w:p>
          <w:p w14:paraId="7D9CF49B" w14:textId="77777777" w:rsidR="002E00A1" w:rsidRDefault="002E00A1" w:rsidP="002E00A1">
            <w:pPr>
              <w:tabs>
                <w:tab w:val="left" w:pos="1843"/>
              </w:tabs>
              <w:spacing w:line="276" w:lineRule="auto"/>
              <w:rPr>
                <w:rFonts w:cstheme="minorHAnsi"/>
              </w:rPr>
            </w:pPr>
            <w:r w:rsidRPr="008A393C">
              <w:rPr>
                <w:rFonts w:cstheme="minorHAnsi"/>
              </w:rPr>
              <w:t>--&gt; Anhang 1A</w:t>
            </w:r>
          </w:p>
          <w:p w14:paraId="4CDF2A66" w14:textId="77777777" w:rsidR="00C17639" w:rsidRPr="008A393C" w:rsidDel="00C548EF" w:rsidRDefault="00C17639" w:rsidP="002E00A1">
            <w:pPr>
              <w:tabs>
                <w:tab w:val="left" w:pos="1843"/>
              </w:tabs>
              <w:spacing w:line="276" w:lineRule="auto"/>
              <w:rPr>
                <w:del w:id="154" w:author="Fabienne Schmaus" w:date="2026-04-30T16:03:00Z" w16du:dateUtc="2026-04-30T14:03:00Z"/>
                <w:rFonts w:cstheme="minorHAnsi"/>
              </w:rPr>
            </w:pPr>
          </w:p>
          <w:p w14:paraId="33203BBE" w14:textId="379D56FD" w:rsidR="00E93518" w:rsidRPr="008A393C" w:rsidRDefault="00E93518" w:rsidP="002E00A1">
            <w:pPr>
              <w:tabs>
                <w:tab w:val="left" w:pos="1843"/>
              </w:tabs>
              <w:spacing w:line="276" w:lineRule="auto"/>
              <w:rPr>
                <w:rFonts w:cstheme="minorHAnsi"/>
              </w:rPr>
            </w:pPr>
          </w:p>
        </w:tc>
      </w:tr>
      <w:tr w:rsidR="007D7FE0" w:rsidRPr="008A393C" w14:paraId="37C08350" w14:textId="77777777" w:rsidTr="00C548EF">
        <w:tblPrEx>
          <w:tblW w:w="10485" w:type="dxa"/>
          <w:tblLayout w:type="fixed"/>
          <w:tblPrExChange w:id="155" w:author="Fabienne Schmaus" w:date="2026-04-30T16:03:00Z" w16du:dateUtc="2026-04-30T14:03:00Z">
            <w:tblPrEx>
              <w:tblW w:w="10485" w:type="dxa"/>
              <w:tblLayout w:type="fixed"/>
            </w:tblPrEx>
          </w:tblPrExChange>
        </w:tblPrEx>
        <w:trPr>
          <w:trHeight w:val="967"/>
          <w:trPrChange w:id="156" w:author="Fabienne Schmaus" w:date="2026-04-30T16:03:00Z" w16du:dateUtc="2026-04-30T14:03:00Z">
            <w:trPr>
              <w:trHeight w:val="967"/>
            </w:trPr>
          </w:trPrChange>
        </w:trPr>
        <w:tc>
          <w:tcPr>
            <w:tcW w:w="3823" w:type="dxa"/>
            <w:vMerge/>
            <w:tcPrChange w:id="157" w:author="Fabienne Schmaus" w:date="2026-04-30T16:03:00Z" w16du:dateUtc="2026-04-30T14:03:00Z">
              <w:tcPr>
                <w:tcW w:w="3823" w:type="dxa"/>
                <w:vMerge/>
              </w:tcPr>
            </w:tcPrChange>
          </w:tcPr>
          <w:p w14:paraId="0FE6B0B6" w14:textId="77777777" w:rsidR="002E00A1" w:rsidRPr="008A393C" w:rsidRDefault="002E00A1" w:rsidP="00045840">
            <w:pPr>
              <w:rPr>
                <w:rFonts w:cstheme="minorHAnsi"/>
                <w:rPrChange w:id="158" w:author="Fabienne Schmaus" w:date="2026-04-30T15:49:00Z" w16du:dateUtc="2026-04-30T13:49:00Z">
                  <w:rPr>
                    <w:rFonts w:cstheme="minorHAnsi"/>
                    <w:color w:val="EE0000"/>
                  </w:rPr>
                </w:rPrChange>
              </w:rPr>
            </w:pPr>
          </w:p>
        </w:tc>
        <w:tc>
          <w:tcPr>
            <w:tcW w:w="2693" w:type="dxa"/>
            <w:tcBorders>
              <w:top w:val="nil"/>
              <w:bottom w:val="nil"/>
            </w:tcBorders>
            <w:tcPrChange w:id="159" w:author="Fabienne Schmaus" w:date="2026-04-30T16:03:00Z" w16du:dateUtc="2026-04-30T14:03:00Z">
              <w:tcPr>
                <w:tcW w:w="2693" w:type="dxa"/>
                <w:tcBorders>
                  <w:top w:val="nil"/>
                  <w:bottom w:val="nil"/>
                </w:tcBorders>
              </w:tcPr>
            </w:tcPrChange>
          </w:tcPr>
          <w:p w14:paraId="13ED9681" w14:textId="27CAD2FE" w:rsidR="002E00A1" w:rsidRPr="008A393C" w:rsidRDefault="002E00A1" w:rsidP="002E00A1">
            <w:pPr>
              <w:spacing w:line="276" w:lineRule="auto"/>
              <w:rPr>
                <w:rFonts w:cstheme="minorHAnsi"/>
              </w:rPr>
            </w:pPr>
            <w:r w:rsidRPr="008A393C">
              <w:rPr>
                <w:rFonts w:cstheme="minorHAnsi"/>
                <w:highlight w:val="yellow"/>
              </w:rPr>
              <w:t xml:space="preserve">((Icon </w:t>
            </w:r>
            <w:r w:rsidR="00F0300B">
              <w:rPr>
                <w:rFonts w:cstheme="minorHAnsi"/>
                <w:highlight w:val="yellow"/>
              </w:rPr>
              <w:t>„</w:t>
            </w:r>
            <w:r w:rsidRPr="008A393C">
              <w:rPr>
                <w:rFonts w:cstheme="minorHAnsi"/>
                <w:highlight w:val="yellow"/>
              </w:rPr>
              <w:t>Differenzierung</w:t>
            </w:r>
            <w:r w:rsidR="00F0300B">
              <w:rPr>
                <w:rFonts w:cstheme="minorHAnsi"/>
                <w:highlight w:val="yellow"/>
              </w:rPr>
              <w:t>“</w:t>
            </w:r>
            <w:r w:rsidRPr="008A393C">
              <w:rPr>
                <w:rFonts w:cstheme="minorHAnsi"/>
                <w:highlight w:val="yellow"/>
              </w:rPr>
              <w:t>!!))</w:t>
            </w:r>
          </w:p>
          <w:p w14:paraId="2015EDA4" w14:textId="2A1F0A98" w:rsidR="002E00A1" w:rsidRPr="008A393C" w:rsidRDefault="002E00A1" w:rsidP="00FB679F">
            <w:pPr>
              <w:spacing w:line="276" w:lineRule="auto"/>
              <w:rPr>
                <w:rFonts w:cstheme="minorHAnsi"/>
              </w:rPr>
            </w:pPr>
            <w:r w:rsidRPr="008A393C">
              <w:rPr>
                <w:rFonts w:cstheme="minorHAnsi"/>
                <w:shd w:val="clear" w:color="auto" w:fill="FBE4D5" w:themeFill="accent2" w:themeFillTint="33"/>
              </w:rPr>
              <w:lastRenderedPageBreak/>
              <w:t>Differenzierung im Erwartungshorizont (Sek. I und Sek. II)</w:t>
            </w:r>
          </w:p>
        </w:tc>
        <w:tc>
          <w:tcPr>
            <w:tcW w:w="3969" w:type="dxa"/>
            <w:tcBorders>
              <w:top w:val="nil"/>
              <w:bottom w:val="nil"/>
            </w:tcBorders>
            <w:tcPrChange w:id="160" w:author="Fabienne Schmaus" w:date="2026-04-30T16:03:00Z" w16du:dateUtc="2026-04-30T14:03:00Z">
              <w:tcPr>
                <w:tcW w:w="3969" w:type="dxa"/>
                <w:tcBorders>
                  <w:top w:val="nil"/>
                  <w:bottom w:val="nil"/>
                </w:tcBorders>
              </w:tcPr>
            </w:tcPrChange>
          </w:tcPr>
          <w:p w14:paraId="044A76E9" w14:textId="69DA3B7E" w:rsidR="002E00A1" w:rsidRPr="008A393C" w:rsidRDefault="002E00A1" w:rsidP="00FD1CEB">
            <w:pPr>
              <w:tabs>
                <w:tab w:val="left" w:pos="1843"/>
              </w:tabs>
              <w:spacing w:line="276" w:lineRule="auto"/>
              <w:rPr>
                <w:rFonts w:cstheme="minorHAnsi"/>
                <w:b/>
                <w:bCs/>
                <w:rPrChange w:id="161" w:author="Fabienne Schmaus" w:date="2026-04-30T15:49:00Z" w16du:dateUtc="2026-04-30T13:49:00Z">
                  <w:rPr>
                    <w:rFonts w:cstheme="minorHAnsi"/>
                    <w:b/>
                    <w:bCs/>
                    <w:color w:val="EE0000"/>
                  </w:rPr>
                </w:rPrChange>
              </w:rPr>
            </w:pPr>
          </w:p>
        </w:tc>
      </w:tr>
      <w:tr w:rsidR="007D7FE0" w:rsidRPr="008A393C" w14:paraId="0E1DC04E" w14:textId="77777777" w:rsidTr="00C548EF">
        <w:tblPrEx>
          <w:tblW w:w="10485" w:type="dxa"/>
          <w:tblLayout w:type="fixed"/>
          <w:tblPrExChange w:id="162" w:author="Fabienne Schmaus" w:date="2026-04-30T16:03:00Z" w16du:dateUtc="2026-04-30T14:03:00Z">
            <w:tblPrEx>
              <w:tblW w:w="10485" w:type="dxa"/>
              <w:tblLayout w:type="fixed"/>
            </w:tblPrEx>
          </w:tblPrExChange>
        </w:tblPrEx>
        <w:trPr>
          <w:trHeight w:val="967"/>
          <w:trPrChange w:id="163" w:author="Fabienne Schmaus" w:date="2026-04-30T16:03:00Z" w16du:dateUtc="2026-04-30T14:03:00Z">
            <w:trPr>
              <w:trHeight w:val="967"/>
            </w:trPr>
          </w:trPrChange>
        </w:trPr>
        <w:tc>
          <w:tcPr>
            <w:tcW w:w="3823" w:type="dxa"/>
            <w:vMerge/>
            <w:tcPrChange w:id="164" w:author="Fabienne Schmaus" w:date="2026-04-30T16:03:00Z" w16du:dateUtc="2026-04-30T14:03:00Z">
              <w:tcPr>
                <w:tcW w:w="3823" w:type="dxa"/>
                <w:vMerge/>
              </w:tcPr>
            </w:tcPrChange>
          </w:tcPr>
          <w:p w14:paraId="6F7A7684" w14:textId="77777777" w:rsidR="002E00A1" w:rsidRPr="007D7FE0" w:rsidRDefault="002E00A1" w:rsidP="00045840">
            <w:pPr>
              <w:rPr>
                <w:rFonts w:cstheme="minorHAnsi"/>
                <w:color w:val="EE0000"/>
              </w:rPr>
            </w:pPr>
          </w:p>
        </w:tc>
        <w:tc>
          <w:tcPr>
            <w:tcW w:w="2693" w:type="dxa"/>
            <w:tcBorders>
              <w:top w:val="nil"/>
            </w:tcBorders>
            <w:tcPrChange w:id="165" w:author="Fabienne Schmaus" w:date="2026-04-30T16:03:00Z" w16du:dateUtc="2026-04-30T14:03:00Z">
              <w:tcPr>
                <w:tcW w:w="2693" w:type="dxa"/>
                <w:tcBorders>
                  <w:top w:val="nil"/>
                </w:tcBorders>
              </w:tcPr>
            </w:tcPrChange>
          </w:tcPr>
          <w:p w14:paraId="7C5877D9" w14:textId="3E5AC7B9" w:rsidR="002E00A1" w:rsidRPr="00CB4E80" w:rsidRDefault="002E00A1" w:rsidP="002E00A1">
            <w:pPr>
              <w:spacing w:line="276" w:lineRule="auto"/>
              <w:rPr>
                <w:rFonts w:cstheme="minorHAnsi"/>
              </w:rPr>
            </w:pPr>
            <w:r w:rsidRPr="00CB4E80">
              <w:rPr>
                <w:rFonts w:cstheme="minorHAnsi"/>
                <w:highlight w:val="yellow"/>
              </w:rPr>
              <w:t xml:space="preserve">((Icon Erweiterung </w:t>
            </w:r>
            <w:r w:rsidR="00F0300B">
              <w:rPr>
                <w:rFonts w:cstheme="minorHAnsi"/>
                <w:highlight w:val="yellow"/>
              </w:rPr>
              <w:t>„</w:t>
            </w:r>
            <w:r w:rsidR="007B2CE6" w:rsidRPr="00CB4E80">
              <w:rPr>
                <w:rFonts w:cstheme="minorHAnsi"/>
                <w:highlight w:val="yellow"/>
              </w:rPr>
              <w:t>Primarstufe</w:t>
            </w:r>
            <w:r w:rsidR="00F0300B">
              <w:rPr>
                <w:rFonts w:cstheme="minorHAnsi"/>
                <w:highlight w:val="yellow"/>
              </w:rPr>
              <w:t>“</w:t>
            </w:r>
            <w:r w:rsidRPr="00CB4E80">
              <w:rPr>
                <w:rFonts w:cstheme="minorHAnsi"/>
                <w:highlight w:val="yellow"/>
              </w:rPr>
              <w:t>))</w:t>
            </w:r>
          </w:p>
          <w:p w14:paraId="482199B8" w14:textId="7FBA75B8" w:rsidR="002E00A1" w:rsidRPr="00CB4E80" w:rsidRDefault="002E00A1" w:rsidP="002E00A1">
            <w:pPr>
              <w:spacing w:line="276" w:lineRule="auto"/>
              <w:rPr>
                <w:rFonts w:cstheme="minorHAnsi"/>
              </w:rPr>
            </w:pPr>
            <w:r w:rsidRPr="00CB4E80">
              <w:rPr>
                <w:rFonts w:cstheme="minorHAnsi"/>
                <w:shd w:val="clear" w:color="auto" w:fill="E2EFD9" w:themeFill="accent6" w:themeFillTint="33"/>
              </w:rPr>
              <w:t xml:space="preserve">Erweiterung </w:t>
            </w:r>
            <w:r w:rsidR="007B2CE6" w:rsidRPr="00CB4E80">
              <w:rPr>
                <w:rFonts w:cstheme="minorHAnsi"/>
                <w:shd w:val="clear" w:color="auto" w:fill="E2EFD9" w:themeFill="accent6" w:themeFillTint="33"/>
              </w:rPr>
              <w:t xml:space="preserve">Primarstufe </w:t>
            </w:r>
            <w:r w:rsidRPr="00CB4E80">
              <w:rPr>
                <w:rFonts w:cstheme="minorHAnsi"/>
                <w:shd w:val="clear" w:color="auto" w:fill="E2EFD9" w:themeFill="accent6" w:themeFillTint="33"/>
              </w:rPr>
              <w:t>im Erwartungshorizont</w:t>
            </w:r>
          </w:p>
        </w:tc>
        <w:tc>
          <w:tcPr>
            <w:tcW w:w="3969" w:type="dxa"/>
            <w:tcBorders>
              <w:top w:val="nil"/>
            </w:tcBorders>
            <w:tcPrChange w:id="166" w:author="Fabienne Schmaus" w:date="2026-04-30T16:03:00Z" w16du:dateUtc="2026-04-30T14:03:00Z">
              <w:tcPr>
                <w:tcW w:w="3969" w:type="dxa"/>
                <w:tcBorders>
                  <w:top w:val="nil"/>
                </w:tcBorders>
              </w:tcPr>
            </w:tcPrChange>
          </w:tcPr>
          <w:p w14:paraId="4C12F3BF" w14:textId="0DBBA72F" w:rsidR="00AD2DF6" w:rsidRPr="008A393C" w:rsidRDefault="002E00A1" w:rsidP="00E567F9">
            <w:pPr>
              <w:tabs>
                <w:tab w:val="left" w:pos="1843"/>
              </w:tabs>
              <w:spacing w:line="276" w:lineRule="auto"/>
              <w:rPr>
                <w:rFonts w:cstheme="minorHAnsi"/>
                <w:rPrChange w:id="167" w:author="Fabienne Schmaus" w:date="2026-04-30T15:50:00Z" w16du:dateUtc="2026-04-30T13:50:00Z">
                  <w:rPr>
                    <w:rFonts w:cstheme="minorHAnsi"/>
                    <w:color w:val="EE0000"/>
                  </w:rPr>
                </w:rPrChange>
              </w:rPr>
            </w:pPr>
            <w:r w:rsidRPr="008A393C">
              <w:rPr>
                <w:rFonts w:cstheme="minorHAnsi"/>
                <w:rPrChange w:id="168" w:author="Fabienne Schmaus" w:date="2026-04-30T15:50:00Z" w16du:dateUtc="2026-04-30T13:50:00Z">
                  <w:rPr>
                    <w:rFonts w:cstheme="minorHAnsi"/>
                    <w:color w:val="000000" w:themeColor="text1"/>
                  </w:rPr>
                </w:rPrChange>
              </w:rPr>
              <w:t xml:space="preserve">--&gt; </w:t>
            </w:r>
            <w:r w:rsidR="00837C6B" w:rsidRPr="008A393C">
              <w:rPr>
                <w:rFonts w:cstheme="minorHAnsi"/>
                <w:rPrChange w:id="169" w:author="Fabienne Schmaus" w:date="2026-04-30T15:50:00Z" w16du:dateUtc="2026-04-30T13:50:00Z">
                  <w:rPr>
                    <w:rFonts w:cstheme="minorHAnsi"/>
                    <w:color w:val="000000" w:themeColor="text1"/>
                  </w:rPr>
                </w:rPrChange>
              </w:rPr>
              <w:t>Primarstufe</w:t>
            </w:r>
            <w:r w:rsidRPr="008A393C">
              <w:rPr>
                <w:rFonts w:cstheme="minorHAnsi"/>
                <w:rPrChange w:id="170" w:author="Fabienne Schmaus" w:date="2026-04-30T15:50:00Z" w16du:dateUtc="2026-04-30T13:50:00Z">
                  <w:rPr>
                    <w:rFonts w:cstheme="minorHAnsi"/>
                    <w:color w:val="000000" w:themeColor="text1"/>
                  </w:rPr>
                </w:rPrChange>
              </w:rPr>
              <w:t xml:space="preserve"> </w:t>
            </w:r>
            <w:r w:rsidR="00837C6B" w:rsidRPr="008A393C">
              <w:rPr>
                <w:rFonts w:cstheme="minorHAnsi"/>
                <w:rPrChange w:id="171" w:author="Fabienne Schmaus" w:date="2026-04-30T15:50:00Z" w16du:dateUtc="2026-04-30T13:50:00Z">
                  <w:rPr>
                    <w:rFonts w:cstheme="minorHAnsi"/>
                    <w:color w:val="000000" w:themeColor="text1"/>
                  </w:rPr>
                </w:rPrChange>
              </w:rPr>
              <w:t>– Arbeitsblatt 1</w:t>
            </w:r>
          </w:p>
        </w:tc>
      </w:tr>
    </w:tbl>
    <w:p w14:paraId="01D92291" w14:textId="77777777" w:rsidR="00775017" w:rsidRPr="008A393C" w:rsidRDefault="00775017">
      <w:pPr>
        <w:rPr>
          <w:rFonts w:cstheme="minorHAnsi"/>
          <w:rPrChange w:id="172" w:author="Fabienne Schmaus" w:date="2026-04-30T15:50:00Z" w16du:dateUtc="2026-04-30T13:50:00Z">
            <w:rPr>
              <w:rFonts w:cstheme="minorHAnsi"/>
              <w:color w:val="EE0000"/>
            </w:rPr>
          </w:rPrChange>
        </w:rPr>
      </w:pPr>
      <w:r w:rsidRPr="008A393C">
        <w:rPr>
          <w:rFonts w:cstheme="minorHAnsi"/>
          <w:rPrChange w:id="173" w:author="Fabienne Schmaus" w:date="2026-04-30T15:50:00Z" w16du:dateUtc="2026-04-30T13:50:00Z">
            <w:rPr>
              <w:rFonts w:cstheme="minorHAnsi"/>
              <w:color w:val="EE0000"/>
            </w:rPr>
          </w:rPrChange>
        </w:rPr>
        <w:br w:type="page"/>
      </w:r>
    </w:p>
    <w:p w14:paraId="4941C9E4" w14:textId="57BC5FB1" w:rsidR="00DF669F" w:rsidRPr="008A393C" w:rsidRDefault="00775017" w:rsidP="00775017">
      <w:pPr>
        <w:spacing w:after="0" w:line="276" w:lineRule="auto"/>
        <w:rPr>
          <w:rFonts w:cstheme="minorHAnsi"/>
          <w:rPrChange w:id="174" w:author="Fabienne Schmaus" w:date="2026-04-30T15:50:00Z" w16du:dateUtc="2026-04-30T13:50:00Z">
            <w:rPr>
              <w:rFonts w:cstheme="minorHAnsi"/>
              <w:color w:val="EE0000"/>
            </w:rPr>
          </w:rPrChange>
        </w:rPr>
      </w:pPr>
      <w:r w:rsidRPr="008A393C">
        <w:rPr>
          <w:rFonts w:cstheme="minorHAnsi"/>
          <w:sz w:val="24"/>
          <w:szCs w:val="24"/>
          <w:highlight w:val="yellow"/>
          <w:rPrChange w:id="175" w:author="Fabienne Schmaus" w:date="2026-04-30T15:50:00Z" w16du:dateUtc="2026-04-30T13:50:00Z">
            <w:rPr>
              <w:rFonts w:cstheme="minorHAnsi"/>
              <w:color w:val="EE0000"/>
              <w:sz w:val="24"/>
              <w:szCs w:val="24"/>
              <w:highlight w:val="yellow"/>
            </w:rPr>
          </w:rPrChange>
        </w:rPr>
        <w:lastRenderedPageBreak/>
        <w:t>((Seite 4))</w:t>
      </w:r>
    </w:p>
    <w:tbl>
      <w:tblPr>
        <w:tblStyle w:val="Tabellenraster"/>
        <w:tblW w:w="10485" w:type="dxa"/>
        <w:tblLook w:val="04A0" w:firstRow="1" w:lastRow="0" w:firstColumn="1" w:lastColumn="0" w:noHBand="0" w:noVBand="1"/>
      </w:tblPr>
      <w:tblGrid>
        <w:gridCol w:w="4106"/>
        <w:gridCol w:w="3119"/>
        <w:gridCol w:w="3260"/>
        <w:tblGridChange w:id="176">
          <w:tblGrid>
            <w:gridCol w:w="4106"/>
            <w:gridCol w:w="3119"/>
            <w:gridCol w:w="141"/>
            <w:gridCol w:w="3119"/>
          </w:tblGrid>
        </w:tblGridChange>
      </w:tblGrid>
      <w:tr w:rsidR="007D7FE0" w:rsidRPr="008A393C" w14:paraId="09C3DE74" w14:textId="77777777" w:rsidTr="006669AF">
        <w:tc>
          <w:tcPr>
            <w:tcW w:w="10485" w:type="dxa"/>
            <w:gridSpan w:val="3"/>
          </w:tcPr>
          <w:p w14:paraId="7ED34325" w14:textId="699DDAA1" w:rsidR="00DF669F" w:rsidRPr="008A393C" w:rsidRDefault="00E562A7" w:rsidP="00FB679F">
            <w:pPr>
              <w:spacing w:line="276" w:lineRule="auto"/>
              <w:rPr>
                <w:rFonts w:cstheme="minorHAnsi"/>
                <w:i/>
                <w:iCs/>
                <w:rPrChange w:id="177" w:author="Fabienne Schmaus" w:date="2026-04-30T15:50:00Z" w16du:dateUtc="2026-04-30T13:50:00Z">
                  <w:rPr>
                    <w:rFonts w:cstheme="minorHAnsi"/>
                    <w:i/>
                    <w:iCs/>
                    <w:color w:val="EE0000"/>
                  </w:rPr>
                </w:rPrChange>
              </w:rPr>
            </w:pPr>
            <w:r w:rsidRPr="008A393C">
              <w:rPr>
                <w:rFonts w:cstheme="minorHAnsi"/>
                <w:i/>
                <w:iCs/>
              </w:rPr>
              <w:t>Erarbeitung</w:t>
            </w:r>
          </w:p>
        </w:tc>
      </w:tr>
      <w:tr w:rsidR="007D7FE0" w:rsidRPr="008A393C" w14:paraId="1691EE71" w14:textId="77777777" w:rsidTr="008A393C">
        <w:tblPrEx>
          <w:tblW w:w="10485" w:type="dxa"/>
          <w:tblPrExChange w:id="178" w:author="Fabienne Schmaus" w:date="2026-04-30T15:50:00Z" w16du:dateUtc="2026-04-30T13:50:00Z">
            <w:tblPrEx>
              <w:tblW w:w="10485" w:type="dxa"/>
            </w:tblPrEx>
          </w:tblPrExChange>
        </w:tblPrEx>
        <w:trPr>
          <w:trHeight w:val="709"/>
          <w:trPrChange w:id="179" w:author="Fabienne Schmaus" w:date="2026-04-30T15:50:00Z" w16du:dateUtc="2026-04-30T13:50:00Z">
            <w:trPr>
              <w:trHeight w:val="709"/>
            </w:trPr>
          </w:trPrChange>
        </w:trPr>
        <w:tc>
          <w:tcPr>
            <w:tcW w:w="4106" w:type="dxa"/>
            <w:vMerge w:val="restart"/>
            <w:tcPrChange w:id="180" w:author="Fabienne Schmaus" w:date="2026-04-30T15:50:00Z" w16du:dateUtc="2026-04-30T13:50:00Z">
              <w:tcPr>
                <w:tcW w:w="4106" w:type="dxa"/>
                <w:vMerge w:val="restart"/>
              </w:tcPr>
            </w:tcPrChange>
          </w:tcPr>
          <w:p w14:paraId="02E631FF" w14:textId="2D5EF893" w:rsidR="001B65E1" w:rsidRPr="008A393C" w:rsidRDefault="001B65E1" w:rsidP="001B65E1">
            <w:pPr>
              <w:rPr>
                <w:rFonts w:cstheme="minorHAnsi"/>
              </w:rPr>
            </w:pPr>
            <w:r w:rsidRPr="008A393C">
              <w:rPr>
                <w:rFonts w:cstheme="minorHAnsi"/>
              </w:rPr>
              <w:t>Ziel: Mechanismen der Online-Selbstdarstellung verstehen</w:t>
            </w:r>
          </w:p>
          <w:p w14:paraId="079C6A4E" w14:textId="5418B2C4" w:rsidR="001B65E1" w:rsidRPr="008A393C" w:rsidRDefault="001B65E1" w:rsidP="004F0BA8">
            <w:pPr>
              <w:rPr>
                <w:rFonts w:cstheme="minorHAnsi"/>
              </w:rPr>
            </w:pPr>
          </w:p>
          <w:p w14:paraId="67426654" w14:textId="3FB7C20E" w:rsidR="004F0BA8" w:rsidRPr="008A393C" w:rsidRDefault="004F0BA8" w:rsidP="004F0BA8">
            <w:pPr>
              <w:rPr>
                <w:rFonts w:cstheme="minorHAnsi"/>
              </w:rPr>
            </w:pPr>
            <w:r w:rsidRPr="008A393C">
              <w:rPr>
                <w:rFonts w:cstheme="minorHAnsi"/>
              </w:rPr>
              <w:t>Kurzimpuls: Die 5 Bausteine der digitalen Identität</w:t>
            </w:r>
          </w:p>
          <w:p w14:paraId="5CFC2D5E" w14:textId="77777777" w:rsidR="00317B2A" w:rsidRPr="008A393C" w:rsidRDefault="00317B2A" w:rsidP="0050713B">
            <w:pPr>
              <w:rPr>
                <w:rFonts w:cstheme="minorHAnsi"/>
              </w:rPr>
            </w:pPr>
          </w:p>
          <w:p w14:paraId="0F9C37FF" w14:textId="19273B25" w:rsidR="00317B2A" w:rsidRPr="008A393C" w:rsidRDefault="00317B2A" w:rsidP="00FB679F">
            <w:pPr>
              <w:spacing w:line="276" w:lineRule="auto"/>
              <w:rPr>
                <w:rFonts w:cstheme="minorHAnsi"/>
              </w:rPr>
            </w:pPr>
            <w:r w:rsidRPr="008A393C">
              <w:rPr>
                <w:rFonts w:cstheme="minorHAnsi"/>
              </w:rPr>
              <w:t>Inhalte:</w:t>
            </w:r>
          </w:p>
          <w:p w14:paraId="47554086" w14:textId="77777777" w:rsidR="004F0BA8" w:rsidRPr="008A393C" w:rsidRDefault="00317B2A" w:rsidP="004F0BA8">
            <w:pPr>
              <w:spacing w:line="276" w:lineRule="auto"/>
              <w:rPr>
                <w:rFonts w:cstheme="minorHAnsi"/>
              </w:rPr>
            </w:pPr>
            <w:r w:rsidRPr="008A393C">
              <w:rPr>
                <w:rFonts w:cstheme="minorHAnsi"/>
              </w:rPr>
              <w:t xml:space="preserve">&gt; </w:t>
            </w:r>
            <w:r w:rsidR="004F0BA8" w:rsidRPr="008A393C">
              <w:rPr>
                <w:rFonts w:cstheme="minorHAnsi"/>
              </w:rPr>
              <w:t xml:space="preserve">Die fünf Bausteine: </w:t>
            </w:r>
          </w:p>
          <w:p w14:paraId="3497709F" w14:textId="77777777" w:rsidR="004F0BA8" w:rsidRPr="008A393C" w:rsidRDefault="004F0BA8" w:rsidP="004F0BA8">
            <w:pPr>
              <w:pStyle w:val="Listenabsatz"/>
              <w:numPr>
                <w:ilvl w:val="0"/>
                <w:numId w:val="23"/>
              </w:numPr>
              <w:spacing w:line="276" w:lineRule="auto"/>
              <w:rPr>
                <w:rFonts w:cstheme="minorHAnsi"/>
              </w:rPr>
            </w:pPr>
            <w:r w:rsidRPr="008A393C">
              <w:rPr>
                <w:rFonts w:cstheme="minorHAnsi"/>
              </w:rPr>
              <w:t xml:space="preserve">Profilbild </w:t>
            </w:r>
          </w:p>
          <w:p w14:paraId="77082BC5" w14:textId="69537A33" w:rsidR="004F0BA8" w:rsidRPr="008A393C" w:rsidRDefault="004F0BA8" w:rsidP="004F0BA8">
            <w:pPr>
              <w:pStyle w:val="Listenabsatz"/>
              <w:numPr>
                <w:ilvl w:val="0"/>
                <w:numId w:val="23"/>
              </w:numPr>
              <w:spacing w:line="276" w:lineRule="auto"/>
              <w:rPr>
                <w:rFonts w:cstheme="minorHAnsi"/>
              </w:rPr>
            </w:pPr>
            <w:r w:rsidRPr="008A393C">
              <w:rPr>
                <w:rFonts w:cstheme="minorHAnsi"/>
              </w:rPr>
              <w:t>Bio</w:t>
            </w:r>
            <w:ins w:id="181" w:author="Fabienne Schmaus" w:date="2026-05-04T11:16:00Z" w16du:dateUtc="2026-05-04T09:16:00Z">
              <w:r w:rsidR="00AC6CBE">
                <w:rPr>
                  <w:rFonts w:cstheme="minorHAnsi"/>
                </w:rPr>
                <w:t xml:space="preserve">, </w:t>
              </w:r>
            </w:ins>
            <w:del w:id="182" w:author="Fabienne Schmaus" w:date="2026-05-04T11:16:00Z" w16du:dateUtc="2026-05-04T09:16:00Z">
              <w:r w:rsidRPr="008A393C" w:rsidDel="00AC6CBE">
                <w:rPr>
                  <w:rFonts w:cstheme="minorHAnsi"/>
                </w:rPr>
                <w:delText>/</w:delText>
              </w:r>
            </w:del>
            <w:r w:rsidRPr="008A393C">
              <w:rPr>
                <w:rFonts w:cstheme="minorHAnsi"/>
              </w:rPr>
              <w:t xml:space="preserve">Steckbrief </w:t>
            </w:r>
          </w:p>
          <w:p w14:paraId="2C355251" w14:textId="75696CF5" w:rsidR="004F0BA8" w:rsidRPr="008A393C" w:rsidRDefault="004F0BA8" w:rsidP="004F0BA8">
            <w:pPr>
              <w:pStyle w:val="Listenabsatz"/>
              <w:numPr>
                <w:ilvl w:val="0"/>
                <w:numId w:val="23"/>
              </w:numPr>
              <w:spacing w:line="276" w:lineRule="auto"/>
              <w:rPr>
                <w:rFonts w:cstheme="minorHAnsi"/>
              </w:rPr>
            </w:pPr>
            <w:r w:rsidRPr="008A393C">
              <w:rPr>
                <w:rFonts w:cstheme="minorHAnsi"/>
              </w:rPr>
              <w:t>Posts</w:t>
            </w:r>
            <w:ins w:id="183" w:author="Fabienne Schmaus" w:date="2026-05-04T11:16:00Z" w16du:dateUtc="2026-05-04T09:16:00Z">
              <w:r w:rsidR="00AC6CBE">
                <w:rPr>
                  <w:rFonts w:cstheme="minorHAnsi"/>
                </w:rPr>
                <w:t xml:space="preserve">, </w:t>
              </w:r>
            </w:ins>
            <w:del w:id="184" w:author="Fabienne Schmaus" w:date="2026-05-04T11:16:00Z" w16du:dateUtc="2026-05-04T09:16:00Z">
              <w:r w:rsidRPr="008A393C" w:rsidDel="00AC6CBE">
                <w:rPr>
                  <w:rFonts w:cstheme="minorHAnsi"/>
                </w:rPr>
                <w:delText>/</w:delText>
              </w:r>
            </w:del>
            <w:r w:rsidRPr="008A393C">
              <w:rPr>
                <w:rFonts w:cstheme="minorHAnsi"/>
              </w:rPr>
              <w:t xml:space="preserve">Inhalte </w:t>
            </w:r>
          </w:p>
          <w:p w14:paraId="18EC4801" w14:textId="77777777" w:rsidR="004F0BA8" w:rsidRPr="008A393C" w:rsidRDefault="004F0BA8" w:rsidP="004F0BA8">
            <w:pPr>
              <w:pStyle w:val="Listenabsatz"/>
              <w:numPr>
                <w:ilvl w:val="0"/>
                <w:numId w:val="23"/>
              </w:numPr>
              <w:spacing w:line="276" w:lineRule="auto"/>
              <w:rPr>
                <w:rFonts w:cstheme="minorHAnsi"/>
              </w:rPr>
            </w:pPr>
            <w:r w:rsidRPr="008A393C">
              <w:rPr>
                <w:rFonts w:cstheme="minorHAnsi"/>
              </w:rPr>
              <w:t xml:space="preserve">Interaktionen (Likes, Kommentare, Follows) </w:t>
            </w:r>
          </w:p>
          <w:p w14:paraId="0F2E253C" w14:textId="3B9313AC" w:rsidR="004F0BA8" w:rsidRPr="008A393C" w:rsidRDefault="004F0BA8" w:rsidP="004F0BA8">
            <w:pPr>
              <w:pStyle w:val="Listenabsatz"/>
              <w:numPr>
                <w:ilvl w:val="0"/>
                <w:numId w:val="23"/>
              </w:numPr>
              <w:spacing w:line="276" w:lineRule="auto"/>
              <w:rPr>
                <w:rFonts w:cstheme="minorHAnsi"/>
              </w:rPr>
            </w:pPr>
            <w:r w:rsidRPr="008A393C">
              <w:rPr>
                <w:rFonts w:cstheme="minorHAnsi"/>
              </w:rPr>
              <w:t>Netzwerk (wem folge ich, wer folgt mir?)</w:t>
            </w:r>
          </w:p>
          <w:p w14:paraId="02A3CD10" w14:textId="328A0EC8" w:rsidR="004F0BA8" w:rsidRPr="008A393C" w:rsidRDefault="004F0BA8" w:rsidP="004F0BA8">
            <w:pPr>
              <w:spacing w:line="276" w:lineRule="auto"/>
              <w:rPr>
                <w:rFonts w:cstheme="minorHAnsi"/>
              </w:rPr>
            </w:pPr>
            <w:r w:rsidRPr="008A393C">
              <w:rPr>
                <w:rFonts w:cstheme="minorHAnsi"/>
              </w:rPr>
              <w:t>&gt; Gestaltungsentscheidungen erkennen</w:t>
            </w:r>
          </w:p>
          <w:p w14:paraId="5DA5166A" w14:textId="3AB9585A" w:rsidR="004F0BA8" w:rsidRPr="008A393C" w:rsidDel="008A393C" w:rsidRDefault="004F0BA8" w:rsidP="004F0BA8">
            <w:pPr>
              <w:spacing w:line="276" w:lineRule="auto"/>
              <w:rPr>
                <w:del w:id="185" w:author="Fabienne Schmaus" w:date="2026-04-30T15:51:00Z" w16du:dateUtc="2026-04-30T13:51:00Z"/>
                <w:rFonts w:cstheme="minorHAnsi"/>
              </w:rPr>
            </w:pPr>
            <w:r w:rsidRPr="008A393C">
              <w:rPr>
                <w:rFonts w:cstheme="minorHAnsi"/>
              </w:rPr>
              <w:t>&gt; Wie nehmen wir uns wahr und wie nehmen uns andere wahr?</w:t>
            </w:r>
          </w:p>
          <w:p w14:paraId="18ADEDF2" w14:textId="78571D19" w:rsidR="00317B2A" w:rsidRPr="008A393C" w:rsidRDefault="00317B2A" w:rsidP="004F0BA8">
            <w:pPr>
              <w:spacing w:line="276" w:lineRule="auto"/>
              <w:rPr>
                <w:rFonts w:cstheme="minorHAnsi"/>
              </w:rPr>
            </w:pPr>
          </w:p>
        </w:tc>
        <w:tc>
          <w:tcPr>
            <w:tcW w:w="3119" w:type="dxa"/>
            <w:tcBorders>
              <w:bottom w:val="nil"/>
            </w:tcBorders>
            <w:tcPrChange w:id="186" w:author="Fabienne Schmaus" w:date="2026-04-30T15:50:00Z" w16du:dateUtc="2026-04-30T13:50:00Z">
              <w:tcPr>
                <w:tcW w:w="3260" w:type="dxa"/>
                <w:gridSpan w:val="2"/>
                <w:tcBorders>
                  <w:bottom w:val="nil"/>
                </w:tcBorders>
              </w:tcPr>
            </w:tcPrChange>
          </w:tcPr>
          <w:p w14:paraId="066D4206" w14:textId="74B30F83" w:rsidR="00317B2A" w:rsidRPr="008A393C" w:rsidRDefault="004F0BA8" w:rsidP="00FB679F">
            <w:pPr>
              <w:tabs>
                <w:tab w:val="left" w:pos="273"/>
              </w:tabs>
              <w:spacing w:line="276" w:lineRule="auto"/>
              <w:rPr>
                <w:rFonts w:cstheme="minorHAnsi"/>
              </w:rPr>
            </w:pPr>
            <w:r w:rsidRPr="008A393C">
              <w:rPr>
                <w:rFonts w:cstheme="minorHAnsi"/>
              </w:rPr>
              <w:t xml:space="preserve">Lehrervortrag im </w:t>
            </w:r>
            <w:r w:rsidR="00317B2A" w:rsidRPr="008A393C">
              <w:rPr>
                <w:rFonts w:cstheme="minorHAnsi"/>
              </w:rPr>
              <w:t>Plenum</w:t>
            </w:r>
          </w:p>
          <w:p w14:paraId="638E285D" w14:textId="34E78E49" w:rsidR="00317B2A" w:rsidRPr="008A393C" w:rsidRDefault="00317B2A" w:rsidP="00F16A01">
            <w:pPr>
              <w:spacing w:line="276" w:lineRule="auto"/>
              <w:rPr>
                <w:rFonts w:cstheme="minorHAnsi"/>
              </w:rPr>
            </w:pPr>
          </w:p>
        </w:tc>
        <w:tc>
          <w:tcPr>
            <w:tcW w:w="3260" w:type="dxa"/>
            <w:tcBorders>
              <w:bottom w:val="nil"/>
            </w:tcBorders>
            <w:tcPrChange w:id="187" w:author="Fabienne Schmaus" w:date="2026-04-30T15:50:00Z" w16du:dateUtc="2026-04-30T13:50:00Z">
              <w:tcPr>
                <w:tcW w:w="3119" w:type="dxa"/>
                <w:tcBorders>
                  <w:bottom w:val="nil"/>
                </w:tcBorders>
              </w:tcPr>
            </w:tcPrChange>
          </w:tcPr>
          <w:p w14:paraId="13C777DD" w14:textId="6CAB54EB" w:rsidR="00317B2A" w:rsidRPr="00BA1F9A" w:rsidRDefault="00317B2A" w:rsidP="00FB679F">
            <w:pPr>
              <w:tabs>
                <w:tab w:val="left" w:pos="1843"/>
              </w:tabs>
              <w:spacing w:line="276" w:lineRule="auto"/>
              <w:rPr>
                <w:rFonts w:cstheme="minorHAnsi"/>
              </w:rPr>
            </w:pPr>
            <w:r w:rsidRPr="00BA1F9A">
              <w:rPr>
                <w:rFonts w:cstheme="minorHAnsi"/>
              </w:rPr>
              <w:t xml:space="preserve">--&gt; </w:t>
            </w:r>
            <w:del w:id="188" w:author="Fabienne Schmaus" w:date="2026-05-04T10:31:00Z" w16du:dateUtc="2026-05-04T08:31:00Z">
              <w:r w:rsidR="004F0BA8" w:rsidRPr="00BA1F9A" w:rsidDel="00160CD3">
                <w:rPr>
                  <w:rFonts w:cstheme="minorHAnsi"/>
                </w:rPr>
                <w:delText>Infografik (</w:delText>
              </w:r>
            </w:del>
            <w:r w:rsidR="004F0BA8" w:rsidRPr="00BA1F9A">
              <w:rPr>
                <w:rFonts w:cstheme="minorHAnsi"/>
              </w:rPr>
              <w:t xml:space="preserve">Anhang </w:t>
            </w:r>
            <w:del w:id="189" w:author="Fabienne Schmaus" w:date="2026-05-04T10:30:00Z" w16du:dateUtc="2026-05-04T08:30:00Z">
              <w:r w:rsidR="003421B4" w:rsidRPr="00BA1F9A" w:rsidDel="00160CD3">
                <w:rPr>
                  <w:rFonts w:cstheme="minorHAnsi"/>
                </w:rPr>
                <w:delText>3</w:delText>
              </w:r>
            </w:del>
            <w:ins w:id="190" w:author="Fabienne Schmaus" w:date="2026-05-04T10:30:00Z" w16du:dateUtc="2026-05-04T08:30:00Z">
              <w:r w:rsidR="00160CD3">
                <w:rPr>
                  <w:rFonts w:cstheme="minorHAnsi"/>
                </w:rPr>
                <w:t xml:space="preserve">2 (Infografik </w:t>
              </w:r>
            </w:ins>
            <w:r w:rsidR="004F0BA8" w:rsidRPr="00BA1F9A">
              <w:rPr>
                <w:rFonts w:cstheme="minorHAnsi"/>
              </w:rPr>
              <w:t>)</w:t>
            </w:r>
          </w:p>
          <w:p w14:paraId="01F71385" w14:textId="0EDD49DC" w:rsidR="001A39D1" w:rsidRPr="00BA1F9A" w:rsidDel="00160CD3" w:rsidRDefault="001A39D1" w:rsidP="00FB679F">
            <w:pPr>
              <w:tabs>
                <w:tab w:val="left" w:pos="1843"/>
              </w:tabs>
              <w:spacing w:line="276" w:lineRule="auto"/>
              <w:rPr>
                <w:del w:id="191" w:author="Fabienne Schmaus" w:date="2026-05-04T10:27:00Z" w16du:dateUtc="2026-05-04T08:27:00Z"/>
                <w:rFonts w:cstheme="minorHAnsi"/>
              </w:rPr>
            </w:pPr>
            <w:del w:id="192" w:author="Fabienne Schmaus" w:date="2026-05-04T10:27:00Z" w16du:dateUtc="2026-05-04T08:27:00Z">
              <w:r w:rsidRPr="00BA1F9A" w:rsidDel="00160CD3">
                <w:rPr>
                  <w:rFonts w:cstheme="minorHAnsi"/>
                </w:rPr>
                <w:delText xml:space="preserve">--&gt; Hintergrundwissen (Anhang </w:delText>
              </w:r>
              <w:r w:rsidR="00D96127" w:rsidRPr="00BA1F9A" w:rsidDel="00160CD3">
                <w:rPr>
                  <w:rFonts w:cstheme="minorHAnsi"/>
                </w:rPr>
                <w:delText>3</w:delText>
              </w:r>
              <w:r w:rsidRPr="00BA1F9A" w:rsidDel="00160CD3">
                <w:rPr>
                  <w:rFonts w:cstheme="minorHAnsi"/>
                </w:rPr>
                <w:delText>)</w:delText>
              </w:r>
            </w:del>
          </w:p>
          <w:p w14:paraId="69199C66" w14:textId="5433A585" w:rsidR="00317B2A" w:rsidRPr="00BA1F9A" w:rsidRDefault="00317B2A" w:rsidP="00160CD3">
            <w:pPr>
              <w:tabs>
                <w:tab w:val="left" w:pos="1843"/>
              </w:tabs>
              <w:spacing w:line="276" w:lineRule="auto"/>
              <w:rPr>
                <w:rFonts w:cstheme="minorHAnsi"/>
                <w:rPrChange w:id="193" w:author="Fabienne Schmaus" w:date="2026-05-03T14:55:00Z" w16du:dateUtc="2026-05-03T12:55:00Z">
                  <w:rPr>
                    <w:rFonts w:cstheme="minorHAnsi"/>
                    <w:color w:val="EE0000"/>
                  </w:rPr>
                </w:rPrChange>
              </w:rPr>
            </w:pPr>
          </w:p>
        </w:tc>
      </w:tr>
      <w:tr w:rsidR="00BA1F9A" w:rsidRPr="008A393C" w14:paraId="26FAB267" w14:textId="77777777" w:rsidTr="001B06D0">
        <w:trPr>
          <w:trHeight w:val="2251"/>
        </w:trPr>
        <w:tc>
          <w:tcPr>
            <w:tcW w:w="4106" w:type="dxa"/>
            <w:vMerge/>
            <w:tcBorders>
              <w:top w:val="nil"/>
            </w:tcBorders>
          </w:tcPr>
          <w:p w14:paraId="0DBBC7FB" w14:textId="77777777" w:rsidR="00BA1F9A" w:rsidRPr="008A393C" w:rsidRDefault="00BA1F9A" w:rsidP="0050713B">
            <w:pPr>
              <w:rPr>
                <w:rFonts w:cstheme="minorHAnsi"/>
              </w:rPr>
            </w:pPr>
          </w:p>
        </w:tc>
        <w:tc>
          <w:tcPr>
            <w:tcW w:w="3119" w:type="dxa"/>
            <w:tcBorders>
              <w:top w:val="nil"/>
            </w:tcBorders>
          </w:tcPr>
          <w:p w14:paraId="08DF1DDC" w14:textId="05AB12BC" w:rsidR="00BA1F9A" w:rsidRPr="008A393C" w:rsidRDefault="00BA1F9A" w:rsidP="00317B2A">
            <w:pPr>
              <w:tabs>
                <w:tab w:val="left" w:pos="273"/>
              </w:tabs>
              <w:spacing w:line="276" w:lineRule="auto"/>
              <w:rPr>
                <w:rFonts w:cstheme="minorHAnsi"/>
              </w:rPr>
            </w:pPr>
            <w:r w:rsidRPr="008A393C">
              <w:rPr>
                <w:rFonts w:cstheme="minorHAnsi"/>
              </w:rPr>
              <w:t>2er-Gruppen: Analyse eines fiktiven Profils</w:t>
            </w:r>
          </w:p>
          <w:p w14:paraId="5D55EB8E" w14:textId="77777777" w:rsidR="00BA1F9A" w:rsidRPr="008A393C" w:rsidRDefault="00BA1F9A" w:rsidP="00317B2A">
            <w:pPr>
              <w:tabs>
                <w:tab w:val="left" w:pos="273"/>
              </w:tabs>
              <w:spacing w:line="276" w:lineRule="auto"/>
              <w:rPr>
                <w:rFonts w:cstheme="minorHAnsi"/>
              </w:rPr>
            </w:pPr>
          </w:p>
          <w:p w14:paraId="6E8C0C25" w14:textId="77777777" w:rsidR="00BA1F9A" w:rsidRPr="008A393C" w:rsidRDefault="00BA1F9A" w:rsidP="00836655">
            <w:pPr>
              <w:spacing w:line="276" w:lineRule="auto"/>
              <w:rPr>
                <w:rFonts w:cstheme="minorHAnsi"/>
              </w:rPr>
            </w:pPr>
            <w:r w:rsidRPr="008A393C">
              <w:rPr>
                <w:rFonts w:cstheme="minorHAnsi"/>
                <w:highlight w:val="yellow"/>
              </w:rPr>
              <w:t xml:space="preserve">((Icon </w:t>
            </w:r>
            <w:r>
              <w:rPr>
                <w:rFonts w:cstheme="minorHAnsi"/>
                <w:highlight w:val="yellow"/>
              </w:rPr>
              <w:t>„</w:t>
            </w:r>
            <w:r w:rsidRPr="008A393C">
              <w:rPr>
                <w:rFonts w:cstheme="minorHAnsi"/>
                <w:highlight w:val="yellow"/>
              </w:rPr>
              <w:t>Differenzierung</w:t>
            </w:r>
            <w:r>
              <w:rPr>
                <w:rFonts w:cstheme="minorHAnsi"/>
                <w:highlight w:val="yellow"/>
              </w:rPr>
              <w:t>“</w:t>
            </w:r>
            <w:r w:rsidRPr="008A393C">
              <w:rPr>
                <w:rFonts w:cstheme="minorHAnsi"/>
                <w:highlight w:val="yellow"/>
              </w:rPr>
              <w:t>!!))</w:t>
            </w:r>
          </w:p>
          <w:p w14:paraId="77F3918A" w14:textId="0DBADFC8" w:rsidR="00BA1F9A" w:rsidRPr="008A393C" w:rsidRDefault="00BA1F9A" w:rsidP="00836655">
            <w:pPr>
              <w:tabs>
                <w:tab w:val="left" w:pos="273"/>
              </w:tabs>
              <w:spacing w:line="276" w:lineRule="auto"/>
              <w:rPr>
                <w:rFonts w:cstheme="minorHAnsi"/>
              </w:rPr>
            </w:pPr>
            <w:r w:rsidRPr="008A393C">
              <w:rPr>
                <w:rFonts w:cstheme="minorHAnsi"/>
                <w:shd w:val="clear" w:color="auto" w:fill="FBE4D5" w:themeFill="accent2" w:themeFillTint="33"/>
              </w:rPr>
              <w:t>Differenzierung im Erwartungshorizont (Sek. I und Sek. II)</w:t>
            </w:r>
          </w:p>
        </w:tc>
        <w:tc>
          <w:tcPr>
            <w:tcW w:w="3260" w:type="dxa"/>
            <w:tcBorders>
              <w:top w:val="nil"/>
            </w:tcBorders>
          </w:tcPr>
          <w:p w14:paraId="2C0EC4F2" w14:textId="75FF3A3E" w:rsidR="00BA1F9A" w:rsidRDefault="00BA1F9A" w:rsidP="00317B2A">
            <w:pPr>
              <w:tabs>
                <w:tab w:val="left" w:pos="1843"/>
              </w:tabs>
              <w:spacing w:line="276" w:lineRule="auto"/>
              <w:rPr>
                <w:ins w:id="194" w:author="Fabienne Schmaus" w:date="2026-05-03T14:56:00Z" w16du:dateUtc="2026-05-03T12:56:00Z"/>
                <w:rFonts w:cstheme="minorHAnsi"/>
              </w:rPr>
            </w:pPr>
            <w:r w:rsidRPr="00BA1F9A">
              <w:rPr>
                <w:rFonts w:cstheme="minorHAnsi"/>
              </w:rPr>
              <w:t xml:space="preserve">--&gt; </w:t>
            </w:r>
            <w:commentRangeStart w:id="195"/>
            <w:commentRangeStart w:id="196"/>
            <w:r w:rsidRPr="00BA1F9A">
              <w:rPr>
                <w:rFonts w:cstheme="minorHAnsi"/>
                <w:rPrChange w:id="197" w:author="Fabienne Schmaus" w:date="2026-05-03T14:55:00Z" w16du:dateUtc="2026-05-03T12:55:00Z">
                  <w:rPr>
                    <w:rFonts w:cstheme="minorHAnsi"/>
                    <w:color w:val="EE0000"/>
                  </w:rPr>
                </w:rPrChange>
              </w:rPr>
              <w:t xml:space="preserve">Arbeitsblatt </w:t>
            </w:r>
            <w:del w:id="198" w:author="Fabienne Schmaus" w:date="2026-05-03T14:55:00Z" w16du:dateUtc="2026-05-03T12:55:00Z">
              <w:r w:rsidRPr="00BA1F9A" w:rsidDel="00BA1F9A">
                <w:rPr>
                  <w:rFonts w:cstheme="minorHAnsi"/>
                  <w:rPrChange w:id="199" w:author="Fabienne Schmaus" w:date="2026-05-03T14:55:00Z" w16du:dateUtc="2026-05-03T12:55:00Z">
                    <w:rPr>
                      <w:rFonts w:cstheme="minorHAnsi"/>
                      <w:color w:val="EE0000"/>
                    </w:rPr>
                  </w:rPrChange>
                </w:rPr>
                <w:delText>1xx</w:delText>
              </w:r>
              <w:commentRangeEnd w:id="195"/>
              <w:r w:rsidRPr="00BA1F9A" w:rsidDel="00BA1F9A">
                <w:rPr>
                  <w:rStyle w:val="Kommentarzeichen"/>
                  <w:rFonts w:cstheme="minorHAnsi"/>
                  <w:sz w:val="22"/>
                  <w:szCs w:val="22"/>
                  <w:rPrChange w:id="200" w:author="Fabienne Schmaus" w:date="2026-05-03T14:55:00Z" w16du:dateUtc="2026-05-03T12:55:00Z">
                    <w:rPr>
                      <w:rStyle w:val="Kommentarzeichen"/>
                      <w:rFonts w:cstheme="minorHAnsi"/>
                      <w:color w:val="EE0000"/>
                      <w:sz w:val="22"/>
                      <w:szCs w:val="22"/>
                    </w:rPr>
                  </w:rPrChange>
                </w:rPr>
                <w:commentReference w:id="195"/>
              </w:r>
              <w:commentRangeEnd w:id="196"/>
              <w:r w:rsidRPr="00BA1F9A" w:rsidDel="00BA1F9A">
                <w:rPr>
                  <w:rStyle w:val="Kommentarzeichen"/>
                  <w:rFonts w:cstheme="minorHAnsi"/>
                  <w:sz w:val="22"/>
                  <w:szCs w:val="22"/>
                  <w:rPrChange w:id="201" w:author="Fabienne Schmaus" w:date="2026-05-03T14:55:00Z" w16du:dateUtc="2026-05-03T12:55:00Z">
                    <w:rPr>
                      <w:rStyle w:val="Kommentarzeichen"/>
                      <w:rFonts w:cstheme="minorHAnsi"/>
                      <w:color w:val="EE0000"/>
                      <w:sz w:val="22"/>
                      <w:szCs w:val="22"/>
                    </w:rPr>
                  </w:rPrChange>
                </w:rPr>
                <w:commentReference w:id="196"/>
              </w:r>
            </w:del>
            <w:ins w:id="202" w:author="Fabienne Schmaus" w:date="2026-05-03T14:55:00Z" w16du:dateUtc="2026-05-03T12:55:00Z">
              <w:r w:rsidRPr="00BA1F9A">
                <w:rPr>
                  <w:rFonts w:cstheme="minorHAnsi"/>
                  <w:rPrChange w:id="203" w:author="Fabienne Schmaus" w:date="2026-05-03T14:55:00Z" w16du:dateUtc="2026-05-03T12:55:00Z">
                    <w:rPr>
                      <w:rFonts w:cstheme="minorHAnsi"/>
                      <w:color w:val="EE0000"/>
                    </w:rPr>
                  </w:rPrChange>
                </w:rPr>
                <w:t>1</w:t>
              </w:r>
              <w:r w:rsidRPr="00BA1F9A">
                <w:rPr>
                  <w:rFonts w:cstheme="minorHAnsi"/>
                </w:rPr>
                <w:t>A</w:t>
              </w:r>
              <w:r>
                <w:rPr>
                  <w:rFonts w:cstheme="minorHAnsi"/>
                </w:rPr>
                <w:t xml:space="preserve"> (Sek. I)</w:t>
              </w:r>
            </w:ins>
          </w:p>
          <w:p w14:paraId="20488BA5" w14:textId="5F45C4D0" w:rsidR="00BA1F9A" w:rsidRPr="00BA1F9A" w:rsidRDefault="00BA1F9A" w:rsidP="00317B2A">
            <w:pPr>
              <w:tabs>
                <w:tab w:val="left" w:pos="1843"/>
              </w:tabs>
              <w:spacing w:line="276" w:lineRule="auto"/>
              <w:rPr>
                <w:rFonts w:cstheme="minorHAnsi"/>
                <w:rPrChange w:id="204" w:author="Fabienne Schmaus" w:date="2026-05-03T14:55:00Z" w16du:dateUtc="2026-05-03T12:55:00Z">
                  <w:rPr>
                    <w:rFonts w:cstheme="minorHAnsi"/>
                    <w:color w:val="EE0000"/>
                  </w:rPr>
                </w:rPrChange>
              </w:rPr>
            </w:pPr>
            <w:ins w:id="205" w:author="Fabienne Schmaus" w:date="2026-05-03T14:55:00Z" w16du:dateUtc="2026-05-03T12:55:00Z">
              <w:r>
                <w:rPr>
                  <w:rFonts w:cstheme="minorHAnsi"/>
                </w:rPr>
                <w:t>--&gt;</w:t>
              </w:r>
            </w:ins>
            <w:ins w:id="206" w:author="Fabienne Schmaus" w:date="2026-05-03T14:56:00Z" w16du:dateUtc="2026-05-03T12:56:00Z">
              <w:r>
                <w:rPr>
                  <w:rFonts w:cstheme="minorHAnsi"/>
                </w:rPr>
                <w:t xml:space="preserve"> Arbeitsblatt 1B (Sek. II)</w:t>
              </w:r>
            </w:ins>
          </w:p>
          <w:p w14:paraId="50C62B9A" w14:textId="77777777" w:rsidR="00BA1F9A" w:rsidRPr="00BA1F9A" w:rsidRDefault="00BA1F9A" w:rsidP="00317B2A">
            <w:pPr>
              <w:tabs>
                <w:tab w:val="left" w:pos="1843"/>
              </w:tabs>
              <w:spacing w:line="276" w:lineRule="auto"/>
              <w:rPr>
                <w:rFonts w:cstheme="minorHAnsi"/>
                <w:rPrChange w:id="207" w:author="Fabienne Schmaus" w:date="2026-05-03T14:55:00Z" w16du:dateUtc="2026-05-03T12:55:00Z">
                  <w:rPr>
                    <w:rFonts w:cstheme="minorHAnsi"/>
                    <w:color w:val="EE0000"/>
                  </w:rPr>
                </w:rPrChange>
              </w:rPr>
            </w:pPr>
          </w:p>
          <w:p w14:paraId="56236586" w14:textId="44E10496" w:rsidR="00BA1F9A" w:rsidRPr="00BA1F9A" w:rsidRDefault="00BA1F9A" w:rsidP="00317B2A">
            <w:pPr>
              <w:tabs>
                <w:tab w:val="left" w:pos="1843"/>
              </w:tabs>
              <w:spacing w:line="276" w:lineRule="auto"/>
              <w:rPr>
                <w:rFonts w:cstheme="minorHAnsi"/>
                <w:rPrChange w:id="208" w:author="Fabienne Schmaus" w:date="2026-05-03T14:55:00Z" w16du:dateUtc="2026-05-03T12:55:00Z">
                  <w:rPr>
                    <w:rFonts w:cstheme="minorHAnsi"/>
                    <w:color w:val="EE0000"/>
                  </w:rPr>
                </w:rPrChange>
              </w:rPr>
            </w:pPr>
          </w:p>
        </w:tc>
      </w:tr>
      <w:tr w:rsidR="00317B2A" w:rsidRPr="008A393C" w14:paraId="2A9D30EC" w14:textId="77777777" w:rsidTr="008A393C">
        <w:tblPrEx>
          <w:tblW w:w="10485" w:type="dxa"/>
          <w:tblPrExChange w:id="209" w:author="Fabienne Schmaus" w:date="2026-04-30T15:50:00Z" w16du:dateUtc="2026-04-30T13:50:00Z">
            <w:tblPrEx>
              <w:tblW w:w="10485" w:type="dxa"/>
            </w:tblPrEx>
          </w:tblPrExChange>
        </w:tblPrEx>
        <w:trPr>
          <w:trHeight w:val="360"/>
          <w:trPrChange w:id="210" w:author="Fabienne Schmaus" w:date="2026-04-30T15:50:00Z" w16du:dateUtc="2026-04-30T13:50:00Z">
            <w:trPr>
              <w:trHeight w:val="360"/>
            </w:trPr>
          </w:trPrChange>
        </w:trPr>
        <w:tc>
          <w:tcPr>
            <w:tcW w:w="4106" w:type="dxa"/>
            <w:vMerge/>
            <w:tcPrChange w:id="211" w:author="Fabienne Schmaus" w:date="2026-04-30T15:50:00Z" w16du:dateUtc="2026-04-30T13:50:00Z">
              <w:tcPr>
                <w:tcW w:w="4106" w:type="dxa"/>
                <w:vMerge/>
              </w:tcPr>
            </w:tcPrChange>
          </w:tcPr>
          <w:p w14:paraId="64DD9572" w14:textId="77777777" w:rsidR="00317B2A" w:rsidRPr="008A393C" w:rsidRDefault="00317B2A" w:rsidP="0050713B">
            <w:pPr>
              <w:rPr>
                <w:rFonts w:cstheme="minorHAnsi"/>
                <w:rPrChange w:id="212" w:author="Fabienne Schmaus" w:date="2026-04-30T15:50:00Z" w16du:dateUtc="2026-04-30T13:50:00Z">
                  <w:rPr>
                    <w:rFonts w:cstheme="minorHAnsi"/>
                    <w:color w:val="EE0000"/>
                  </w:rPr>
                </w:rPrChange>
              </w:rPr>
            </w:pPr>
          </w:p>
        </w:tc>
        <w:tc>
          <w:tcPr>
            <w:tcW w:w="3119" w:type="dxa"/>
            <w:tcBorders>
              <w:top w:val="nil"/>
            </w:tcBorders>
            <w:tcPrChange w:id="213" w:author="Fabienne Schmaus" w:date="2026-04-30T15:50:00Z" w16du:dateUtc="2026-04-30T13:50:00Z">
              <w:tcPr>
                <w:tcW w:w="3260" w:type="dxa"/>
                <w:gridSpan w:val="2"/>
                <w:tcBorders>
                  <w:top w:val="nil"/>
                </w:tcBorders>
              </w:tcPr>
            </w:tcPrChange>
          </w:tcPr>
          <w:p w14:paraId="23BB2370" w14:textId="3E2CFD4A" w:rsidR="00317B2A" w:rsidRPr="008A393C" w:rsidRDefault="00317B2A" w:rsidP="00317B2A">
            <w:pPr>
              <w:tabs>
                <w:tab w:val="left" w:pos="273"/>
              </w:tabs>
              <w:spacing w:line="276" w:lineRule="auto"/>
              <w:rPr>
                <w:rFonts w:cstheme="minorHAnsi"/>
                <w:rPrChange w:id="214" w:author="Fabienne Schmaus" w:date="2026-04-30T15:50:00Z" w16du:dateUtc="2026-04-30T13:50:00Z">
                  <w:rPr>
                    <w:rFonts w:cstheme="minorHAnsi"/>
                    <w:color w:val="EE0000"/>
                  </w:rPr>
                </w:rPrChange>
              </w:rPr>
            </w:pPr>
          </w:p>
        </w:tc>
        <w:tc>
          <w:tcPr>
            <w:tcW w:w="3260" w:type="dxa"/>
            <w:tcBorders>
              <w:top w:val="nil"/>
            </w:tcBorders>
            <w:tcPrChange w:id="215" w:author="Fabienne Schmaus" w:date="2026-04-30T15:50:00Z" w16du:dateUtc="2026-04-30T13:50:00Z">
              <w:tcPr>
                <w:tcW w:w="3119" w:type="dxa"/>
                <w:tcBorders>
                  <w:top w:val="nil"/>
                </w:tcBorders>
              </w:tcPr>
            </w:tcPrChange>
          </w:tcPr>
          <w:p w14:paraId="2E50B9EA" w14:textId="092E3C04" w:rsidR="00E567F9" w:rsidRPr="008A393C" w:rsidDel="00F828A8" w:rsidRDefault="00E567F9" w:rsidP="00FB679F">
            <w:pPr>
              <w:tabs>
                <w:tab w:val="left" w:pos="1843"/>
              </w:tabs>
              <w:spacing w:line="276" w:lineRule="auto"/>
              <w:rPr>
                <w:del w:id="216" w:author="Fabienne Schmaus" w:date="2026-04-30T16:02:00Z" w16du:dateUtc="2026-04-30T14:02:00Z"/>
                <w:rFonts w:cstheme="minorHAnsi"/>
                <w:rPrChange w:id="217" w:author="Fabienne Schmaus" w:date="2026-04-30T15:50:00Z" w16du:dateUtc="2026-04-30T13:50:00Z">
                  <w:rPr>
                    <w:del w:id="218" w:author="Fabienne Schmaus" w:date="2026-04-30T16:02:00Z" w16du:dateUtc="2026-04-30T14:02:00Z"/>
                    <w:rFonts w:cstheme="minorHAnsi"/>
                    <w:color w:val="EE0000"/>
                  </w:rPr>
                </w:rPrChange>
              </w:rPr>
            </w:pPr>
          </w:p>
          <w:p w14:paraId="664DB658" w14:textId="77777777" w:rsidR="001B65E1" w:rsidRPr="008A393C" w:rsidRDefault="001B65E1" w:rsidP="001B65E1">
            <w:pPr>
              <w:tabs>
                <w:tab w:val="left" w:pos="1843"/>
              </w:tabs>
              <w:spacing w:line="276" w:lineRule="auto"/>
              <w:rPr>
                <w:rFonts w:cstheme="minorHAnsi"/>
              </w:rPr>
            </w:pPr>
            <w:r w:rsidRPr="008A393C">
              <w:rPr>
                <w:rFonts w:cstheme="minorHAnsi"/>
                <w:i/>
                <w:iCs/>
              </w:rPr>
              <w:t>Weitere Informationen im folgenden Unterrichtsmaterial:</w:t>
            </w:r>
          </w:p>
          <w:p w14:paraId="5D4B3E2D" w14:textId="69A0708B" w:rsidR="00AD2DF6" w:rsidRPr="008A393C" w:rsidRDefault="004B7B2D" w:rsidP="001B65E1">
            <w:pPr>
              <w:tabs>
                <w:tab w:val="left" w:pos="1843"/>
              </w:tabs>
              <w:spacing w:line="276" w:lineRule="auto"/>
              <w:rPr>
                <w:rFonts w:cstheme="minorHAnsi"/>
                <w:rPrChange w:id="219" w:author="Fabienne Schmaus" w:date="2026-04-30T15:50:00Z" w16du:dateUtc="2026-04-30T13:50:00Z">
                  <w:rPr>
                    <w:rFonts w:cstheme="minorHAnsi"/>
                    <w:color w:val="EE0000"/>
                  </w:rPr>
                </w:rPrChange>
              </w:rPr>
            </w:pPr>
            <w:r w:rsidRPr="008A393C">
              <w:rPr>
                <w:rFonts w:cstheme="minorHAnsi"/>
              </w:rPr>
              <w:t xml:space="preserve">Selbstwahrnehmung und Selbstbewusstsein </w:t>
            </w:r>
            <w:r w:rsidR="001B65E1" w:rsidRPr="008A393C">
              <w:rPr>
                <w:rFonts w:cstheme="minorHAnsi"/>
              </w:rPr>
              <w:t xml:space="preserve"> </w:t>
            </w:r>
            <w:r w:rsidR="001B65E1" w:rsidRPr="008A393C">
              <w:rPr>
                <w:rFonts w:cstheme="minorHAnsi"/>
                <w:rPrChange w:id="220" w:author="Fabienne Schmaus" w:date="2026-04-30T15:50:00Z" w16du:dateUtc="2026-04-30T13:50:00Z">
                  <w:rPr>
                    <w:rFonts w:cstheme="minorHAnsi"/>
                    <w:color w:val="EE0000"/>
                  </w:rPr>
                </w:rPrChange>
              </w:rPr>
              <w:t>(genauer Titel?)</w:t>
            </w:r>
          </w:p>
        </w:tc>
      </w:tr>
    </w:tbl>
    <w:p w14:paraId="7775226A" w14:textId="77777777" w:rsidR="00DF669F" w:rsidRPr="008A393C" w:rsidRDefault="00DF669F" w:rsidP="00DF669F">
      <w:pPr>
        <w:spacing w:line="276" w:lineRule="auto"/>
        <w:rPr>
          <w:rFonts w:cstheme="minorHAnsi"/>
          <w:rPrChange w:id="221" w:author="Fabienne Schmaus" w:date="2026-04-30T15:50:00Z" w16du:dateUtc="2026-04-30T13:50:00Z">
            <w:rPr>
              <w:rFonts w:cstheme="minorHAnsi"/>
              <w:color w:val="EE0000"/>
            </w:rPr>
          </w:rPrChange>
        </w:rPr>
      </w:pPr>
    </w:p>
    <w:tbl>
      <w:tblPr>
        <w:tblStyle w:val="Tabellenraster"/>
        <w:tblW w:w="10485" w:type="dxa"/>
        <w:tblLook w:val="04A0" w:firstRow="1" w:lastRow="0" w:firstColumn="1" w:lastColumn="0" w:noHBand="0" w:noVBand="1"/>
      </w:tblPr>
      <w:tblGrid>
        <w:gridCol w:w="3823"/>
        <w:gridCol w:w="3260"/>
        <w:gridCol w:w="3402"/>
        <w:tblGridChange w:id="222">
          <w:tblGrid>
            <w:gridCol w:w="3823"/>
            <w:gridCol w:w="3118"/>
            <w:gridCol w:w="142"/>
            <w:gridCol w:w="3402"/>
          </w:tblGrid>
        </w:tblGridChange>
      </w:tblGrid>
      <w:tr w:rsidR="007D7FE0" w:rsidRPr="008A393C" w14:paraId="654448BE" w14:textId="77777777" w:rsidTr="00FD1CEB">
        <w:tc>
          <w:tcPr>
            <w:tcW w:w="10485" w:type="dxa"/>
            <w:gridSpan w:val="3"/>
          </w:tcPr>
          <w:p w14:paraId="5FE81396" w14:textId="143B7640" w:rsidR="00DF669F" w:rsidRPr="008A393C" w:rsidRDefault="00E562A7" w:rsidP="00FB679F">
            <w:pPr>
              <w:spacing w:line="276" w:lineRule="auto"/>
              <w:rPr>
                <w:rFonts w:cstheme="minorHAnsi"/>
                <w:i/>
                <w:iCs/>
                <w:rPrChange w:id="223" w:author="Fabienne Schmaus" w:date="2026-04-30T15:50:00Z" w16du:dateUtc="2026-04-30T13:50:00Z">
                  <w:rPr>
                    <w:rFonts w:cstheme="minorHAnsi"/>
                    <w:i/>
                    <w:iCs/>
                    <w:color w:val="EE0000"/>
                  </w:rPr>
                </w:rPrChange>
              </w:rPr>
            </w:pPr>
            <w:r w:rsidRPr="008A393C">
              <w:rPr>
                <w:rFonts w:cstheme="minorHAnsi"/>
                <w:i/>
                <w:iCs/>
              </w:rPr>
              <w:t>Vertiefung 1</w:t>
            </w:r>
          </w:p>
        </w:tc>
      </w:tr>
      <w:tr w:rsidR="007D7FE0" w:rsidRPr="007D7FE0" w14:paraId="7F84CFE0" w14:textId="77777777" w:rsidTr="00714487">
        <w:tblPrEx>
          <w:tblW w:w="10485" w:type="dxa"/>
          <w:tblPrExChange w:id="224" w:author="Fabienne Schmaus" w:date="2026-05-04T09:14:00Z" w16du:dateUtc="2026-05-04T07:14:00Z">
            <w:tblPrEx>
              <w:tblW w:w="10485" w:type="dxa"/>
            </w:tblPrEx>
          </w:tblPrExChange>
        </w:tblPrEx>
        <w:trPr>
          <w:trHeight w:val="722"/>
          <w:trPrChange w:id="225" w:author="Fabienne Schmaus" w:date="2026-05-04T09:14:00Z" w16du:dateUtc="2026-05-04T07:14:00Z">
            <w:trPr>
              <w:trHeight w:val="722"/>
            </w:trPr>
          </w:trPrChange>
        </w:trPr>
        <w:tc>
          <w:tcPr>
            <w:tcW w:w="3823" w:type="dxa"/>
            <w:vMerge w:val="restart"/>
            <w:tcPrChange w:id="226" w:author="Fabienne Schmaus" w:date="2026-05-04T09:14:00Z" w16du:dateUtc="2026-05-04T07:14:00Z">
              <w:tcPr>
                <w:tcW w:w="3823" w:type="dxa"/>
                <w:vMerge w:val="restart"/>
              </w:tcPr>
            </w:tcPrChange>
          </w:tcPr>
          <w:p w14:paraId="3F42A324" w14:textId="77777777" w:rsidR="001B65E1" w:rsidRPr="008A393C" w:rsidRDefault="0040386F" w:rsidP="001B65E1">
            <w:pPr>
              <w:rPr>
                <w:rFonts w:cstheme="minorHAnsi"/>
              </w:rPr>
            </w:pPr>
            <w:r w:rsidRPr="008A393C">
              <w:rPr>
                <w:rFonts w:cstheme="minorHAnsi"/>
              </w:rPr>
              <w:t xml:space="preserve">Ziel: </w:t>
            </w:r>
            <w:r w:rsidR="001B65E1" w:rsidRPr="008A393C">
              <w:rPr>
                <w:rFonts w:cstheme="minorHAnsi"/>
              </w:rPr>
              <w:t>Selbstdarstellungsstrategien und deren psychologische Hintergründe erkennen, verschiedene Strategien vergleichen und einordnen</w:t>
            </w:r>
          </w:p>
          <w:p w14:paraId="0A65D749" w14:textId="7A7976D0" w:rsidR="0040386F" w:rsidRPr="008A393C" w:rsidRDefault="0040386F" w:rsidP="00A10EBC">
            <w:pPr>
              <w:rPr>
                <w:rFonts w:cstheme="minorHAnsi"/>
                <w:rPrChange w:id="227" w:author="Fabienne Schmaus" w:date="2026-04-30T15:51:00Z" w16du:dateUtc="2026-04-30T13:51:00Z">
                  <w:rPr>
                    <w:rFonts w:cstheme="minorHAnsi"/>
                    <w:color w:val="EE0000"/>
                  </w:rPr>
                </w:rPrChange>
              </w:rPr>
            </w:pPr>
          </w:p>
          <w:p w14:paraId="1D3B6386" w14:textId="77777777" w:rsidR="0040386F" w:rsidRPr="008A393C" w:rsidRDefault="0040386F" w:rsidP="00FB679F">
            <w:pPr>
              <w:spacing w:line="276" w:lineRule="auto"/>
              <w:rPr>
                <w:rFonts w:cstheme="minorHAnsi"/>
                <w:rPrChange w:id="228" w:author="Fabienne Schmaus" w:date="2026-04-30T15:51:00Z" w16du:dateUtc="2026-04-30T13:51:00Z">
                  <w:rPr>
                    <w:rFonts w:cstheme="minorHAnsi"/>
                    <w:color w:val="EE0000"/>
                  </w:rPr>
                </w:rPrChange>
              </w:rPr>
            </w:pPr>
          </w:p>
          <w:p w14:paraId="48247F1C" w14:textId="341B06BD" w:rsidR="0040386F" w:rsidRPr="008A393C" w:rsidRDefault="0040386F" w:rsidP="00FB679F">
            <w:pPr>
              <w:spacing w:line="276" w:lineRule="auto"/>
              <w:rPr>
                <w:rFonts w:cstheme="minorHAnsi"/>
              </w:rPr>
            </w:pPr>
            <w:r w:rsidRPr="008A393C">
              <w:rPr>
                <w:rFonts w:cstheme="minorHAnsi"/>
              </w:rPr>
              <w:t>Inhalte:</w:t>
            </w:r>
          </w:p>
          <w:p w14:paraId="68743E03" w14:textId="2AD5FC41" w:rsidR="0040386F" w:rsidRPr="008A393C" w:rsidRDefault="0040386F" w:rsidP="00FB679F">
            <w:pPr>
              <w:spacing w:line="276" w:lineRule="auto"/>
              <w:rPr>
                <w:rFonts w:cstheme="minorHAnsi"/>
              </w:rPr>
            </w:pPr>
            <w:r w:rsidRPr="008A393C">
              <w:rPr>
                <w:rFonts w:cstheme="minorHAnsi"/>
              </w:rPr>
              <w:t xml:space="preserve">&gt; </w:t>
            </w:r>
            <w:r w:rsidR="00F350DF" w:rsidRPr="008A393C">
              <w:rPr>
                <w:rFonts w:cstheme="minorHAnsi"/>
              </w:rPr>
              <w:t>Differenzierte Profilanalysen anhand verschiedener Kriterien</w:t>
            </w:r>
          </w:p>
          <w:p w14:paraId="416016F3" w14:textId="2B13EFA3" w:rsidR="0040386F" w:rsidRPr="008A393C" w:rsidRDefault="0040386F" w:rsidP="00905332">
            <w:pPr>
              <w:spacing w:line="276" w:lineRule="auto"/>
              <w:rPr>
                <w:rFonts w:cstheme="minorHAnsi"/>
                <w:rPrChange w:id="229" w:author="Fabienne Schmaus" w:date="2026-04-30T15:51:00Z" w16du:dateUtc="2026-04-30T13:51:00Z">
                  <w:rPr>
                    <w:rFonts w:cstheme="minorHAnsi"/>
                    <w:color w:val="EE0000"/>
                  </w:rPr>
                </w:rPrChange>
              </w:rPr>
            </w:pPr>
            <w:r w:rsidRPr="008A393C">
              <w:rPr>
                <w:rFonts w:cstheme="minorHAnsi"/>
              </w:rPr>
              <w:t>&gt; Fallanalyse und Selbstreflexion</w:t>
            </w:r>
          </w:p>
        </w:tc>
        <w:tc>
          <w:tcPr>
            <w:tcW w:w="3260" w:type="dxa"/>
            <w:tcBorders>
              <w:bottom w:val="nil"/>
            </w:tcBorders>
            <w:tcPrChange w:id="230" w:author="Fabienne Schmaus" w:date="2026-05-04T09:14:00Z" w16du:dateUtc="2026-05-04T07:14:00Z">
              <w:tcPr>
                <w:tcW w:w="3118" w:type="dxa"/>
                <w:tcBorders>
                  <w:bottom w:val="nil"/>
                </w:tcBorders>
              </w:tcPr>
            </w:tcPrChange>
          </w:tcPr>
          <w:p w14:paraId="16F4430B" w14:textId="69D7DCF9" w:rsidR="0040386F" w:rsidRPr="008A393C" w:rsidRDefault="00F350DF" w:rsidP="00A24EE4">
            <w:pPr>
              <w:spacing w:line="276" w:lineRule="auto"/>
              <w:rPr>
                <w:rFonts w:cstheme="minorHAnsi"/>
                <w:rPrChange w:id="231" w:author="Fabienne Schmaus" w:date="2026-04-30T15:51:00Z" w16du:dateUtc="2026-04-30T13:51:00Z">
                  <w:rPr>
                    <w:rFonts w:cstheme="minorHAnsi"/>
                    <w:color w:val="EE0000"/>
                  </w:rPr>
                </w:rPrChange>
              </w:rPr>
            </w:pPr>
            <w:r w:rsidRPr="008A393C">
              <w:rPr>
                <w:rFonts w:cstheme="minorHAnsi"/>
              </w:rPr>
              <w:t>Einführung</w:t>
            </w:r>
            <w:r w:rsidR="0040386F" w:rsidRPr="008A393C">
              <w:rPr>
                <w:rFonts w:cstheme="minorHAnsi"/>
              </w:rPr>
              <w:t xml:space="preserve"> im Plenum</w:t>
            </w:r>
          </w:p>
        </w:tc>
        <w:tc>
          <w:tcPr>
            <w:tcW w:w="3402" w:type="dxa"/>
            <w:tcBorders>
              <w:bottom w:val="nil"/>
            </w:tcBorders>
            <w:tcPrChange w:id="232" w:author="Fabienne Schmaus" w:date="2026-05-04T09:14:00Z" w16du:dateUtc="2026-05-04T07:14:00Z">
              <w:tcPr>
                <w:tcW w:w="3544" w:type="dxa"/>
                <w:gridSpan w:val="2"/>
                <w:tcBorders>
                  <w:bottom w:val="nil"/>
                </w:tcBorders>
              </w:tcPr>
            </w:tcPrChange>
          </w:tcPr>
          <w:p w14:paraId="56FE04E6" w14:textId="5771006D" w:rsidR="0040386F" w:rsidRDefault="0040386F" w:rsidP="0040386F">
            <w:pPr>
              <w:tabs>
                <w:tab w:val="left" w:pos="1843"/>
              </w:tabs>
              <w:spacing w:line="276" w:lineRule="auto"/>
              <w:rPr>
                <w:rFonts w:cstheme="minorHAnsi"/>
              </w:rPr>
            </w:pPr>
            <w:r w:rsidRPr="008A393C">
              <w:rPr>
                <w:rFonts w:cstheme="minorHAnsi"/>
              </w:rPr>
              <w:t xml:space="preserve">--&gt; Arbeitsblatt </w:t>
            </w:r>
            <w:r w:rsidR="00F350DF" w:rsidRPr="008A393C">
              <w:rPr>
                <w:rFonts w:cstheme="minorHAnsi"/>
                <w:rPrChange w:id="233" w:author="Fabienne Schmaus" w:date="2026-04-30T15:52:00Z" w16du:dateUtc="2026-04-30T13:52:00Z">
                  <w:rPr>
                    <w:rFonts w:cstheme="minorHAnsi"/>
                    <w:color w:val="000000" w:themeColor="text1"/>
                  </w:rPr>
                </w:rPrChange>
              </w:rPr>
              <w:t>2</w:t>
            </w:r>
            <w:ins w:id="234" w:author="Fabienne Schmaus" w:date="2026-05-03T15:36:00Z" w16du:dateUtc="2026-05-03T13:36:00Z">
              <w:r w:rsidR="00510C27">
                <w:rPr>
                  <w:rFonts w:cstheme="minorHAnsi"/>
                </w:rPr>
                <w:t>A (Sek. I)</w:t>
              </w:r>
            </w:ins>
          </w:p>
          <w:p w14:paraId="54E43C39" w14:textId="16E9568D" w:rsidR="00714487" w:rsidRDefault="00714487" w:rsidP="00714487">
            <w:pPr>
              <w:tabs>
                <w:tab w:val="left" w:pos="1843"/>
              </w:tabs>
              <w:spacing w:line="276" w:lineRule="auto"/>
              <w:rPr>
                <w:ins w:id="235" w:author="Fabienne Schmaus" w:date="2026-05-04T09:14:00Z" w16du:dateUtc="2026-05-04T07:14:00Z"/>
                <w:rFonts w:cstheme="minorHAnsi"/>
              </w:rPr>
            </w:pPr>
            <w:ins w:id="236" w:author="Fabienne Schmaus" w:date="2026-05-04T09:14:00Z" w16du:dateUtc="2026-05-04T07:14:00Z">
              <w:r w:rsidRPr="008A393C">
                <w:rPr>
                  <w:rFonts w:cstheme="minorHAnsi"/>
                </w:rPr>
                <w:t xml:space="preserve">--&gt; Arbeitsblatt </w:t>
              </w:r>
              <w:r w:rsidRPr="001955DF">
                <w:rPr>
                  <w:rFonts w:cstheme="minorHAnsi"/>
                </w:rPr>
                <w:t>2</w:t>
              </w:r>
            </w:ins>
            <w:ins w:id="237" w:author="Fabienne Schmaus" w:date="2026-05-04T09:15:00Z" w16du:dateUtc="2026-05-04T07:15:00Z">
              <w:r>
                <w:rPr>
                  <w:rFonts w:cstheme="minorHAnsi"/>
                </w:rPr>
                <w:t>B</w:t>
              </w:r>
            </w:ins>
            <w:ins w:id="238" w:author="Fabienne Schmaus" w:date="2026-05-04T09:14:00Z" w16du:dateUtc="2026-05-04T07:14:00Z">
              <w:r>
                <w:rPr>
                  <w:rFonts w:cstheme="minorHAnsi"/>
                </w:rPr>
                <w:t xml:space="preserve"> (Sek. </w:t>
              </w:r>
            </w:ins>
            <w:ins w:id="239" w:author="Fabienne Schmaus" w:date="2026-05-04T09:15:00Z" w16du:dateUtc="2026-05-04T07:15:00Z">
              <w:r>
                <w:rPr>
                  <w:rFonts w:cstheme="minorHAnsi"/>
                </w:rPr>
                <w:t>I</w:t>
              </w:r>
            </w:ins>
            <w:ins w:id="240" w:author="Fabienne Schmaus" w:date="2026-05-04T09:14:00Z" w16du:dateUtc="2026-05-04T07:14:00Z">
              <w:r>
                <w:rPr>
                  <w:rFonts w:cstheme="minorHAnsi"/>
                </w:rPr>
                <w:t>I)</w:t>
              </w:r>
            </w:ins>
          </w:p>
          <w:p w14:paraId="408C0677" w14:textId="0261E21C" w:rsidR="00510C27" w:rsidRPr="008A393C" w:rsidDel="00160CD3" w:rsidRDefault="00510C27" w:rsidP="0040386F">
            <w:pPr>
              <w:tabs>
                <w:tab w:val="left" w:pos="1843"/>
              </w:tabs>
              <w:spacing w:line="276" w:lineRule="auto"/>
              <w:rPr>
                <w:del w:id="241" w:author="Fabienne Schmaus" w:date="2026-05-04T10:21:00Z" w16du:dateUtc="2026-05-04T08:21:00Z"/>
                <w:rFonts w:cstheme="minorHAnsi"/>
                <w:rPrChange w:id="242" w:author="Fabienne Schmaus" w:date="2026-04-30T15:52:00Z" w16du:dateUtc="2026-04-30T13:52:00Z">
                  <w:rPr>
                    <w:del w:id="243" w:author="Fabienne Schmaus" w:date="2026-05-04T10:21:00Z" w16du:dateUtc="2026-05-04T08:21:00Z"/>
                    <w:rFonts w:cstheme="minorHAnsi"/>
                    <w:color w:val="EE0000"/>
                  </w:rPr>
                </w:rPrChange>
              </w:rPr>
            </w:pPr>
          </w:p>
          <w:p w14:paraId="3FFB8B83" w14:textId="77777777" w:rsidR="008A393C" w:rsidRDefault="001A39D1" w:rsidP="002273C9">
            <w:pPr>
              <w:tabs>
                <w:tab w:val="left" w:pos="1843"/>
              </w:tabs>
              <w:spacing w:line="276" w:lineRule="auto"/>
              <w:rPr>
                <w:ins w:id="244" w:author="Fabienne Schmaus" w:date="2026-05-04T10:31:00Z" w16du:dateUtc="2026-05-04T08:31:00Z"/>
                <w:rFonts w:cstheme="minorHAnsi"/>
              </w:rPr>
            </w:pPr>
            <w:r w:rsidRPr="008A393C">
              <w:rPr>
                <w:rFonts w:cstheme="minorHAnsi"/>
                <w:rPrChange w:id="245" w:author="Fabienne Schmaus" w:date="2026-04-30T15:52:00Z" w16du:dateUtc="2026-04-30T13:52:00Z">
                  <w:rPr>
                    <w:rFonts w:cstheme="minorHAnsi"/>
                    <w:color w:val="000000" w:themeColor="text1"/>
                  </w:rPr>
                </w:rPrChange>
              </w:rPr>
              <w:t xml:space="preserve">--&gt; </w:t>
            </w:r>
            <w:del w:id="246" w:author="Fabienne Schmaus" w:date="2026-05-04T10:25:00Z" w16du:dateUtc="2026-05-04T08:25:00Z">
              <w:r w:rsidRPr="008A393C" w:rsidDel="00160CD3">
                <w:rPr>
                  <w:rFonts w:cstheme="minorHAnsi"/>
                  <w:rPrChange w:id="247" w:author="Fabienne Schmaus" w:date="2026-04-30T15:52:00Z" w16du:dateUtc="2026-04-30T13:52:00Z">
                    <w:rPr>
                      <w:rFonts w:cstheme="minorHAnsi"/>
                      <w:color w:val="000000" w:themeColor="text1"/>
                    </w:rPr>
                  </w:rPrChange>
                </w:rPr>
                <w:delText>Hintergrundwissen (</w:delText>
              </w:r>
            </w:del>
            <w:r w:rsidRPr="008A393C">
              <w:rPr>
                <w:rFonts w:cstheme="minorHAnsi"/>
                <w:rPrChange w:id="248" w:author="Fabienne Schmaus" w:date="2026-04-30T15:52:00Z" w16du:dateUtc="2026-04-30T13:52:00Z">
                  <w:rPr>
                    <w:rFonts w:cstheme="minorHAnsi"/>
                    <w:color w:val="000000" w:themeColor="text1"/>
                  </w:rPr>
                </w:rPrChange>
              </w:rPr>
              <w:t xml:space="preserve">Anhang </w:t>
            </w:r>
            <w:del w:id="249" w:author="Fabienne Schmaus" w:date="2026-05-04T10:30:00Z" w16du:dateUtc="2026-05-04T08:30:00Z">
              <w:r w:rsidRPr="008A393C" w:rsidDel="00160CD3">
                <w:rPr>
                  <w:rFonts w:cstheme="minorHAnsi"/>
                  <w:rPrChange w:id="250" w:author="Fabienne Schmaus" w:date="2026-04-30T15:52:00Z" w16du:dateUtc="2026-04-30T13:52:00Z">
                    <w:rPr>
                      <w:rFonts w:cstheme="minorHAnsi"/>
                      <w:color w:val="000000" w:themeColor="text1"/>
                    </w:rPr>
                  </w:rPrChange>
                </w:rPr>
                <w:delText>2</w:delText>
              </w:r>
            </w:del>
            <w:ins w:id="251" w:author="Fabienne Schmaus" w:date="2026-05-04T10:30:00Z" w16du:dateUtc="2026-05-04T08:30:00Z">
              <w:r w:rsidR="00160CD3">
                <w:rPr>
                  <w:rFonts w:cstheme="minorHAnsi"/>
                </w:rPr>
                <w:t xml:space="preserve">3 </w:t>
              </w:r>
            </w:ins>
            <w:ins w:id="252" w:author="Fabienne Schmaus" w:date="2026-05-04T10:25:00Z" w16du:dateUtc="2026-05-04T08:25:00Z">
              <w:r w:rsidR="00160CD3">
                <w:rPr>
                  <w:rFonts w:cstheme="minorHAnsi"/>
                </w:rPr>
                <w:t>(</w:t>
              </w:r>
              <w:r w:rsidR="00160CD3" w:rsidRPr="001955DF">
                <w:rPr>
                  <w:rFonts w:cstheme="minorHAnsi"/>
                </w:rPr>
                <w:t>Hintergrundwissen</w:t>
              </w:r>
            </w:ins>
            <w:r w:rsidRPr="008A393C">
              <w:rPr>
                <w:rFonts w:cstheme="minorHAnsi"/>
                <w:rPrChange w:id="253" w:author="Fabienne Schmaus" w:date="2026-04-30T15:52:00Z" w16du:dateUtc="2026-04-30T13:52:00Z">
                  <w:rPr>
                    <w:rFonts w:cstheme="minorHAnsi"/>
                    <w:color w:val="000000" w:themeColor="text1"/>
                  </w:rPr>
                </w:rPrChange>
              </w:rPr>
              <w:t>)</w:t>
            </w:r>
          </w:p>
          <w:p w14:paraId="5E4B0828" w14:textId="3C54F3E7" w:rsidR="00160CD3" w:rsidRPr="008A393C" w:rsidRDefault="00160CD3" w:rsidP="002273C9">
            <w:pPr>
              <w:tabs>
                <w:tab w:val="left" w:pos="1843"/>
              </w:tabs>
              <w:spacing w:line="276" w:lineRule="auto"/>
              <w:rPr>
                <w:rFonts w:cstheme="minorHAnsi"/>
                <w:rPrChange w:id="254" w:author="Fabienne Schmaus" w:date="2026-04-30T15:52:00Z" w16du:dateUtc="2026-04-30T13:52:00Z">
                  <w:rPr>
                    <w:rFonts w:cstheme="minorHAnsi"/>
                    <w:color w:val="EE0000"/>
                  </w:rPr>
                </w:rPrChange>
              </w:rPr>
            </w:pPr>
          </w:p>
        </w:tc>
      </w:tr>
      <w:tr w:rsidR="007D7FE0" w:rsidRPr="007D7FE0" w14:paraId="4B3A6B48" w14:textId="77777777" w:rsidTr="00714487">
        <w:tblPrEx>
          <w:tblW w:w="10485" w:type="dxa"/>
          <w:tblPrExChange w:id="255" w:author="Fabienne Schmaus" w:date="2026-05-04T09:14:00Z" w16du:dateUtc="2026-05-04T07:14:00Z">
            <w:tblPrEx>
              <w:tblW w:w="10485" w:type="dxa"/>
            </w:tblPrEx>
          </w:tblPrExChange>
        </w:tblPrEx>
        <w:trPr>
          <w:trHeight w:val="721"/>
          <w:trPrChange w:id="256" w:author="Fabienne Schmaus" w:date="2026-05-04T09:14:00Z" w16du:dateUtc="2026-05-04T07:14:00Z">
            <w:trPr>
              <w:trHeight w:val="721"/>
            </w:trPr>
          </w:trPrChange>
        </w:trPr>
        <w:tc>
          <w:tcPr>
            <w:tcW w:w="3823" w:type="dxa"/>
            <w:vMerge/>
            <w:tcBorders>
              <w:top w:val="nil"/>
            </w:tcBorders>
            <w:tcPrChange w:id="257" w:author="Fabienne Schmaus" w:date="2026-05-04T09:14:00Z" w16du:dateUtc="2026-05-04T07:14:00Z">
              <w:tcPr>
                <w:tcW w:w="3823" w:type="dxa"/>
                <w:vMerge/>
                <w:tcBorders>
                  <w:top w:val="nil"/>
                </w:tcBorders>
              </w:tcPr>
            </w:tcPrChange>
          </w:tcPr>
          <w:p w14:paraId="00D551B9" w14:textId="77777777" w:rsidR="0040386F" w:rsidRPr="008A393C" w:rsidRDefault="0040386F" w:rsidP="00A10EBC">
            <w:pPr>
              <w:rPr>
                <w:rFonts w:cstheme="minorHAnsi"/>
                <w:rPrChange w:id="258" w:author="Fabienne Schmaus" w:date="2026-04-30T15:51:00Z" w16du:dateUtc="2026-04-30T13:51:00Z">
                  <w:rPr>
                    <w:rFonts w:cstheme="minorHAnsi"/>
                    <w:color w:val="EE0000"/>
                  </w:rPr>
                </w:rPrChange>
              </w:rPr>
            </w:pPr>
          </w:p>
        </w:tc>
        <w:tc>
          <w:tcPr>
            <w:tcW w:w="3260" w:type="dxa"/>
            <w:tcBorders>
              <w:top w:val="nil"/>
              <w:bottom w:val="nil"/>
            </w:tcBorders>
            <w:tcPrChange w:id="259" w:author="Fabienne Schmaus" w:date="2026-05-04T09:14:00Z" w16du:dateUtc="2026-05-04T07:14:00Z">
              <w:tcPr>
                <w:tcW w:w="3118" w:type="dxa"/>
                <w:tcBorders>
                  <w:top w:val="nil"/>
                  <w:bottom w:val="nil"/>
                </w:tcBorders>
              </w:tcPr>
            </w:tcPrChange>
          </w:tcPr>
          <w:p w14:paraId="61ED7E2A" w14:textId="53C835C1" w:rsidR="0040386F" w:rsidRPr="008A393C" w:rsidRDefault="0040386F" w:rsidP="0040386F">
            <w:pPr>
              <w:spacing w:line="276" w:lineRule="auto"/>
              <w:rPr>
                <w:rFonts w:cstheme="minorHAnsi"/>
              </w:rPr>
            </w:pPr>
            <w:r w:rsidRPr="008A393C">
              <w:rPr>
                <w:rFonts w:cstheme="minorHAnsi"/>
              </w:rPr>
              <w:t xml:space="preserve">3er-/4er-Gruppen: </w:t>
            </w:r>
            <w:r w:rsidR="00F350DF" w:rsidRPr="008A393C">
              <w:rPr>
                <w:rFonts w:cstheme="minorHAnsi"/>
              </w:rPr>
              <w:t>Profilanalysen</w:t>
            </w:r>
          </w:p>
          <w:p w14:paraId="6F0E0F49" w14:textId="77777777" w:rsidR="0040386F" w:rsidRPr="008A393C" w:rsidRDefault="0040386F" w:rsidP="0040386F">
            <w:pPr>
              <w:spacing w:line="276" w:lineRule="auto"/>
              <w:rPr>
                <w:rFonts w:cstheme="minorHAnsi"/>
                <w:rPrChange w:id="260" w:author="Fabienne Schmaus" w:date="2026-04-30T15:51:00Z" w16du:dateUtc="2026-04-30T13:51:00Z">
                  <w:rPr>
                    <w:rFonts w:cstheme="minorHAnsi"/>
                    <w:color w:val="EE0000"/>
                  </w:rPr>
                </w:rPrChange>
              </w:rPr>
            </w:pPr>
          </w:p>
          <w:p w14:paraId="4D16C710" w14:textId="264FB726" w:rsidR="0040386F" w:rsidRPr="008A393C" w:rsidRDefault="0040386F" w:rsidP="0040386F">
            <w:pPr>
              <w:spacing w:line="276" w:lineRule="auto"/>
              <w:rPr>
                <w:rFonts w:cstheme="minorHAnsi"/>
              </w:rPr>
            </w:pPr>
            <w:r w:rsidRPr="008A393C">
              <w:rPr>
                <w:rFonts w:cstheme="minorHAnsi"/>
                <w:highlight w:val="yellow"/>
              </w:rPr>
              <w:t xml:space="preserve">((Icon </w:t>
            </w:r>
            <w:r w:rsidR="00F0300B">
              <w:rPr>
                <w:rFonts w:cstheme="minorHAnsi"/>
                <w:highlight w:val="yellow"/>
              </w:rPr>
              <w:t>„</w:t>
            </w:r>
            <w:r w:rsidRPr="008A393C">
              <w:rPr>
                <w:rFonts w:cstheme="minorHAnsi"/>
                <w:highlight w:val="yellow"/>
              </w:rPr>
              <w:t>Differenzierung</w:t>
            </w:r>
            <w:r w:rsidR="00F0300B">
              <w:rPr>
                <w:rFonts w:cstheme="minorHAnsi"/>
                <w:highlight w:val="yellow"/>
              </w:rPr>
              <w:t>“</w:t>
            </w:r>
            <w:r w:rsidRPr="008A393C">
              <w:rPr>
                <w:rFonts w:cstheme="minorHAnsi"/>
                <w:highlight w:val="yellow"/>
              </w:rPr>
              <w:t>!!))</w:t>
            </w:r>
          </w:p>
          <w:p w14:paraId="0E7505B6" w14:textId="77777777" w:rsidR="0040386F" w:rsidRPr="008A393C" w:rsidRDefault="0040386F" w:rsidP="0040386F">
            <w:pPr>
              <w:spacing w:line="276" w:lineRule="auto"/>
              <w:rPr>
                <w:rFonts w:cstheme="minorHAnsi"/>
                <w:shd w:val="clear" w:color="auto" w:fill="FBE4D5" w:themeFill="accent2" w:themeFillTint="33"/>
              </w:rPr>
            </w:pPr>
            <w:r w:rsidRPr="008A393C">
              <w:rPr>
                <w:rFonts w:cstheme="minorHAnsi"/>
                <w:shd w:val="clear" w:color="auto" w:fill="FBE4D5" w:themeFill="accent2" w:themeFillTint="33"/>
              </w:rPr>
              <w:t>Differenzierung im Erwartungshorizont (Sek. I und Sek. II)</w:t>
            </w:r>
          </w:p>
          <w:p w14:paraId="12ACE0E1" w14:textId="6564DAF2" w:rsidR="00F350DF" w:rsidRPr="008A393C" w:rsidRDefault="00F350DF" w:rsidP="0040386F">
            <w:pPr>
              <w:spacing w:line="276" w:lineRule="auto"/>
              <w:rPr>
                <w:rFonts w:cstheme="minorHAnsi"/>
                <w:rPrChange w:id="261" w:author="Fabienne Schmaus" w:date="2026-04-30T15:51:00Z" w16du:dateUtc="2026-04-30T13:51:00Z">
                  <w:rPr>
                    <w:rFonts w:cstheme="minorHAnsi"/>
                    <w:color w:val="EE0000"/>
                  </w:rPr>
                </w:rPrChange>
              </w:rPr>
            </w:pPr>
          </w:p>
        </w:tc>
        <w:tc>
          <w:tcPr>
            <w:tcW w:w="3402" w:type="dxa"/>
            <w:tcBorders>
              <w:top w:val="nil"/>
              <w:bottom w:val="nil"/>
            </w:tcBorders>
            <w:tcPrChange w:id="262" w:author="Fabienne Schmaus" w:date="2026-05-04T09:14:00Z" w16du:dateUtc="2026-05-04T07:14:00Z">
              <w:tcPr>
                <w:tcW w:w="3544" w:type="dxa"/>
                <w:gridSpan w:val="2"/>
                <w:tcBorders>
                  <w:top w:val="nil"/>
                  <w:bottom w:val="nil"/>
                </w:tcBorders>
              </w:tcPr>
            </w:tcPrChange>
          </w:tcPr>
          <w:p w14:paraId="0B7EDC0D" w14:textId="7A46ED79" w:rsidR="0040386F" w:rsidRPr="008A393C" w:rsidDel="008A393C" w:rsidRDefault="0040386F" w:rsidP="00607CA3">
            <w:pPr>
              <w:tabs>
                <w:tab w:val="left" w:pos="1843"/>
              </w:tabs>
              <w:spacing w:line="276" w:lineRule="auto"/>
              <w:rPr>
                <w:del w:id="263" w:author="Fabienne Schmaus" w:date="2026-04-30T15:52:00Z" w16du:dateUtc="2026-04-30T13:52:00Z"/>
                <w:rFonts w:cstheme="minorHAnsi"/>
                <w:rPrChange w:id="264" w:author="Fabienne Schmaus" w:date="2026-04-30T15:52:00Z" w16du:dateUtc="2026-04-30T13:52:00Z">
                  <w:rPr>
                    <w:del w:id="265" w:author="Fabienne Schmaus" w:date="2026-04-30T15:52:00Z" w16du:dateUtc="2026-04-30T13:52:00Z"/>
                    <w:rFonts w:cstheme="minorHAnsi"/>
                    <w:color w:val="EE0000"/>
                  </w:rPr>
                </w:rPrChange>
              </w:rPr>
            </w:pPr>
          </w:p>
          <w:p w14:paraId="787AEED3" w14:textId="20B2888D" w:rsidR="004B7064" w:rsidRPr="008A393C" w:rsidDel="008A393C" w:rsidRDefault="004B7064" w:rsidP="004B7064">
            <w:pPr>
              <w:tabs>
                <w:tab w:val="left" w:pos="1843"/>
              </w:tabs>
              <w:spacing w:line="276" w:lineRule="auto"/>
              <w:rPr>
                <w:del w:id="266" w:author="Fabienne Schmaus" w:date="2026-04-30T15:52:00Z" w16du:dateUtc="2026-04-30T13:52:00Z"/>
                <w:rFonts w:cstheme="minorHAnsi"/>
                <w:rPrChange w:id="267" w:author="Fabienne Schmaus" w:date="2026-04-30T15:52:00Z" w16du:dateUtc="2026-04-30T13:52:00Z">
                  <w:rPr>
                    <w:del w:id="268" w:author="Fabienne Schmaus" w:date="2026-04-30T15:52:00Z" w16du:dateUtc="2026-04-30T13:52:00Z"/>
                    <w:rFonts w:cstheme="minorHAnsi"/>
                    <w:color w:val="EE0000"/>
                  </w:rPr>
                </w:rPrChange>
              </w:rPr>
            </w:pPr>
          </w:p>
          <w:p w14:paraId="0D3BD3D6" w14:textId="58AF08A5" w:rsidR="004B7064" w:rsidRPr="008A393C" w:rsidRDefault="00F350DF" w:rsidP="00F350DF">
            <w:pPr>
              <w:tabs>
                <w:tab w:val="left" w:pos="1843"/>
              </w:tabs>
              <w:spacing w:line="276" w:lineRule="auto"/>
              <w:rPr>
                <w:rFonts w:cstheme="minorHAnsi"/>
                <w:rPrChange w:id="269" w:author="Fabienne Schmaus" w:date="2026-04-30T15:52:00Z" w16du:dateUtc="2026-04-30T13:52:00Z">
                  <w:rPr>
                    <w:rFonts w:cstheme="minorHAnsi"/>
                    <w:color w:val="EE0000"/>
                  </w:rPr>
                </w:rPrChange>
              </w:rPr>
            </w:pPr>
            <w:r w:rsidRPr="008A393C">
              <w:rPr>
                <w:rFonts w:cstheme="minorHAnsi"/>
                <w:rPrChange w:id="270" w:author="Fabienne Schmaus" w:date="2026-04-30T15:52:00Z" w16du:dateUtc="2026-04-30T13:52:00Z">
                  <w:rPr>
                    <w:rFonts w:cstheme="minorHAnsi"/>
                    <w:color w:val="000000" w:themeColor="text1"/>
                  </w:rPr>
                </w:rPrChange>
              </w:rPr>
              <w:t>--&gt; Notizen</w:t>
            </w:r>
          </w:p>
        </w:tc>
      </w:tr>
      <w:tr w:rsidR="007D7FE0" w:rsidRPr="007D7FE0" w14:paraId="6593776F" w14:textId="77777777" w:rsidTr="00714487">
        <w:tblPrEx>
          <w:tblW w:w="10485" w:type="dxa"/>
          <w:tblPrExChange w:id="271" w:author="Fabienne Schmaus" w:date="2026-05-04T09:14:00Z" w16du:dateUtc="2026-05-04T07:14:00Z">
            <w:tblPrEx>
              <w:tblW w:w="10485" w:type="dxa"/>
            </w:tblPrEx>
          </w:tblPrExChange>
        </w:tblPrEx>
        <w:trPr>
          <w:trHeight w:val="721"/>
          <w:trPrChange w:id="272" w:author="Fabienne Schmaus" w:date="2026-05-04T09:14:00Z" w16du:dateUtc="2026-05-04T07:14:00Z">
            <w:trPr>
              <w:trHeight w:val="721"/>
            </w:trPr>
          </w:trPrChange>
        </w:trPr>
        <w:tc>
          <w:tcPr>
            <w:tcW w:w="3823" w:type="dxa"/>
            <w:vMerge/>
            <w:tcPrChange w:id="273" w:author="Fabienne Schmaus" w:date="2026-05-04T09:14:00Z" w16du:dateUtc="2026-05-04T07:14:00Z">
              <w:tcPr>
                <w:tcW w:w="3823" w:type="dxa"/>
                <w:vMerge/>
              </w:tcPr>
            </w:tcPrChange>
          </w:tcPr>
          <w:p w14:paraId="1B3283A2" w14:textId="77777777" w:rsidR="0040386F" w:rsidRPr="008A393C" w:rsidRDefault="0040386F" w:rsidP="00A10EBC">
            <w:pPr>
              <w:rPr>
                <w:rFonts w:cstheme="minorHAnsi"/>
                <w:rPrChange w:id="274" w:author="Fabienne Schmaus" w:date="2026-04-30T15:51:00Z" w16du:dateUtc="2026-04-30T13:51:00Z">
                  <w:rPr>
                    <w:rFonts w:cstheme="minorHAnsi"/>
                    <w:color w:val="EE0000"/>
                  </w:rPr>
                </w:rPrChange>
              </w:rPr>
            </w:pPr>
          </w:p>
        </w:tc>
        <w:tc>
          <w:tcPr>
            <w:tcW w:w="3260" w:type="dxa"/>
            <w:tcBorders>
              <w:top w:val="nil"/>
              <w:bottom w:val="nil"/>
            </w:tcBorders>
            <w:tcPrChange w:id="275" w:author="Fabienne Schmaus" w:date="2026-05-04T09:14:00Z" w16du:dateUtc="2026-05-04T07:14:00Z">
              <w:tcPr>
                <w:tcW w:w="3118" w:type="dxa"/>
                <w:tcBorders>
                  <w:top w:val="nil"/>
                  <w:bottom w:val="nil"/>
                </w:tcBorders>
              </w:tcPr>
            </w:tcPrChange>
          </w:tcPr>
          <w:p w14:paraId="7BF0B12B" w14:textId="2BAB907A" w:rsidR="0040386F" w:rsidRPr="008A393C" w:rsidRDefault="00F350DF" w:rsidP="0040386F">
            <w:pPr>
              <w:spacing w:line="276" w:lineRule="auto"/>
              <w:rPr>
                <w:rFonts w:cstheme="minorHAnsi"/>
                <w:rPrChange w:id="276" w:author="Fabienne Schmaus" w:date="2026-04-30T15:51:00Z" w16du:dateUtc="2026-04-30T13:51:00Z">
                  <w:rPr>
                    <w:rFonts w:cstheme="minorHAnsi"/>
                    <w:color w:val="EE0000"/>
                  </w:rPr>
                </w:rPrChange>
              </w:rPr>
            </w:pPr>
            <w:r w:rsidRPr="008A393C">
              <w:rPr>
                <w:rFonts w:cstheme="minorHAnsi"/>
                <w:rPrChange w:id="277" w:author="Fabienne Schmaus" w:date="2026-04-30T15:51:00Z" w16du:dateUtc="2026-04-30T13:51:00Z">
                  <w:rPr>
                    <w:rFonts w:cstheme="minorHAnsi"/>
                    <w:color w:val="000000" w:themeColor="text1"/>
                  </w:rPr>
                </w:rPrChange>
              </w:rPr>
              <w:t>Ergebnisse</w:t>
            </w:r>
            <w:r w:rsidR="0040386F" w:rsidRPr="008A393C">
              <w:rPr>
                <w:rFonts w:cstheme="minorHAnsi"/>
                <w:rPrChange w:id="278" w:author="Fabienne Schmaus" w:date="2026-04-30T15:51:00Z" w16du:dateUtc="2026-04-30T13:51:00Z">
                  <w:rPr>
                    <w:rFonts w:cstheme="minorHAnsi"/>
                    <w:color w:val="000000" w:themeColor="text1"/>
                  </w:rPr>
                </w:rPrChange>
              </w:rPr>
              <w:t xml:space="preserve"> der Gruppen im </w:t>
            </w:r>
            <w:r w:rsidR="00836655" w:rsidRPr="008A393C">
              <w:rPr>
                <w:rFonts w:cstheme="minorHAnsi"/>
                <w:rPrChange w:id="279" w:author="Fabienne Schmaus" w:date="2026-04-30T15:51:00Z" w16du:dateUtc="2026-04-30T13:51:00Z">
                  <w:rPr>
                    <w:rFonts w:cstheme="minorHAnsi"/>
                    <w:color w:val="000000" w:themeColor="text1"/>
                  </w:rPr>
                </w:rPrChange>
              </w:rPr>
              <w:t>Plenum</w:t>
            </w:r>
            <w:r w:rsidRPr="008A393C">
              <w:rPr>
                <w:rFonts w:cstheme="minorHAnsi"/>
                <w:rPrChange w:id="280" w:author="Fabienne Schmaus" w:date="2026-04-30T15:51:00Z" w16du:dateUtc="2026-04-30T13:51:00Z">
                  <w:rPr>
                    <w:rFonts w:cstheme="minorHAnsi"/>
                    <w:color w:val="000000" w:themeColor="text1"/>
                  </w:rPr>
                </w:rPrChange>
              </w:rPr>
              <w:t xml:space="preserve"> sammeln</w:t>
            </w:r>
          </w:p>
        </w:tc>
        <w:tc>
          <w:tcPr>
            <w:tcW w:w="3402" w:type="dxa"/>
            <w:tcBorders>
              <w:top w:val="nil"/>
              <w:bottom w:val="nil"/>
            </w:tcBorders>
            <w:tcPrChange w:id="281" w:author="Fabienne Schmaus" w:date="2026-05-04T09:14:00Z" w16du:dateUtc="2026-05-04T07:14:00Z">
              <w:tcPr>
                <w:tcW w:w="3544" w:type="dxa"/>
                <w:gridSpan w:val="2"/>
                <w:tcBorders>
                  <w:top w:val="nil"/>
                  <w:bottom w:val="nil"/>
                </w:tcBorders>
              </w:tcPr>
            </w:tcPrChange>
          </w:tcPr>
          <w:p w14:paraId="5BC9BE39" w14:textId="77777777" w:rsidR="0040386F" w:rsidRPr="00F828A8" w:rsidRDefault="0040386F" w:rsidP="00607CA3">
            <w:pPr>
              <w:tabs>
                <w:tab w:val="left" w:pos="1843"/>
              </w:tabs>
              <w:spacing w:line="276" w:lineRule="auto"/>
              <w:rPr>
                <w:rFonts w:cstheme="minorHAnsi"/>
                <w:rPrChange w:id="282" w:author="Fabienne Schmaus" w:date="2026-04-30T15:58:00Z" w16du:dateUtc="2026-04-30T13:58:00Z">
                  <w:rPr>
                    <w:rFonts w:cstheme="minorHAnsi"/>
                    <w:color w:val="EE0000"/>
                  </w:rPr>
                </w:rPrChange>
              </w:rPr>
            </w:pPr>
          </w:p>
        </w:tc>
      </w:tr>
      <w:tr w:rsidR="0040386F" w:rsidRPr="007D7FE0" w14:paraId="0EBD4BB3" w14:textId="77777777" w:rsidTr="00714487">
        <w:tblPrEx>
          <w:tblW w:w="10485" w:type="dxa"/>
          <w:tblPrExChange w:id="283" w:author="Fabienne Schmaus" w:date="2026-05-04T09:14:00Z" w16du:dateUtc="2026-05-04T07:14:00Z">
            <w:tblPrEx>
              <w:tblW w:w="10485" w:type="dxa"/>
            </w:tblPrEx>
          </w:tblPrExChange>
        </w:tblPrEx>
        <w:trPr>
          <w:trHeight w:val="721"/>
          <w:trPrChange w:id="284" w:author="Fabienne Schmaus" w:date="2026-05-04T09:14:00Z" w16du:dateUtc="2026-05-04T07:14:00Z">
            <w:trPr>
              <w:trHeight w:val="721"/>
            </w:trPr>
          </w:trPrChange>
        </w:trPr>
        <w:tc>
          <w:tcPr>
            <w:tcW w:w="3823" w:type="dxa"/>
            <w:vMerge/>
            <w:tcPrChange w:id="285" w:author="Fabienne Schmaus" w:date="2026-05-04T09:14:00Z" w16du:dateUtc="2026-05-04T07:14:00Z">
              <w:tcPr>
                <w:tcW w:w="3823" w:type="dxa"/>
                <w:vMerge/>
              </w:tcPr>
            </w:tcPrChange>
          </w:tcPr>
          <w:p w14:paraId="44F15C86" w14:textId="77777777" w:rsidR="0040386F" w:rsidRPr="008A393C" w:rsidRDefault="0040386F" w:rsidP="00A10EBC">
            <w:pPr>
              <w:rPr>
                <w:rFonts w:cstheme="minorHAnsi"/>
                <w:rPrChange w:id="286" w:author="Fabienne Schmaus" w:date="2026-04-30T15:51:00Z" w16du:dateUtc="2026-04-30T13:51:00Z">
                  <w:rPr>
                    <w:rFonts w:cstheme="minorHAnsi"/>
                    <w:color w:val="EE0000"/>
                  </w:rPr>
                </w:rPrChange>
              </w:rPr>
            </w:pPr>
          </w:p>
        </w:tc>
        <w:tc>
          <w:tcPr>
            <w:tcW w:w="3260" w:type="dxa"/>
            <w:tcBorders>
              <w:top w:val="nil"/>
            </w:tcBorders>
            <w:tcPrChange w:id="287" w:author="Fabienne Schmaus" w:date="2026-05-04T09:14:00Z" w16du:dateUtc="2026-05-04T07:14:00Z">
              <w:tcPr>
                <w:tcW w:w="3118" w:type="dxa"/>
                <w:tcBorders>
                  <w:top w:val="nil"/>
                </w:tcBorders>
              </w:tcPr>
            </w:tcPrChange>
          </w:tcPr>
          <w:p w14:paraId="1BFA3AC0" w14:textId="68B70CEA" w:rsidR="0040386F" w:rsidRPr="008A393C" w:rsidRDefault="0040386F" w:rsidP="0040386F">
            <w:pPr>
              <w:spacing w:line="276" w:lineRule="auto"/>
              <w:rPr>
                <w:rFonts w:cstheme="minorHAnsi"/>
              </w:rPr>
            </w:pPr>
            <w:r w:rsidRPr="008A393C">
              <w:rPr>
                <w:rFonts w:cstheme="minorHAnsi"/>
                <w:highlight w:val="yellow"/>
              </w:rPr>
              <w:t xml:space="preserve">((Icon Erweiterung </w:t>
            </w:r>
            <w:r w:rsidR="00F0300B">
              <w:rPr>
                <w:rFonts w:cstheme="minorHAnsi"/>
                <w:highlight w:val="yellow"/>
              </w:rPr>
              <w:t>„</w:t>
            </w:r>
            <w:r w:rsidR="007B2CE6" w:rsidRPr="008A393C">
              <w:rPr>
                <w:rFonts w:cstheme="minorHAnsi"/>
                <w:highlight w:val="yellow"/>
              </w:rPr>
              <w:t>Primarstufe</w:t>
            </w:r>
            <w:r w:rsidR="00F0300B">
              <w:rPr>
                <w:rFonts w:cstheme="minorHAnsi"/>
                <w:highlight w:val="yellow"/>
              </w:rPr>
              <w:t>“</w:t>
            </w:r>
            <w:r w:rsidRPr="008A393C">
              <w:rPr>
                <w:rFonts w:cstheme="minorHAnsi"/>
                <w:highlight w:val="yellow"/>
              </w:rPr>
              <w:t>))</w:t>
            </w:r>
          </w:p>
          <w:p w14:paraId="7A774A7B" w14:textId="5B6EB623" w:rsidR="0040386F" w:rsidRPr="008A393C" w:rsidRDefault="0040386F" w:rsidP="0040386F">
            <w:pPr>
              <w:spacing w:line="276" w:lineRule="auto"/>
              <w:rPr>
                <w:rFonts w:cstheme="minorHAnsi"/>
              </w:rPr>
            </w:pPr>
            <w:r w:rsidRPr="008A393C">
              <w:rPr>
                <w:rFonts w:cstheme="minorHAnsi"/>
                <w:shd w:val="clear" w:color="auto" w:fill="E2EFD9" w:themeFill="accent6" w:themeFillTint="33"/>
              </w:rPr>
              <w:t xml:space="preserve">Erweiterung </w:t>
            </w:r>
            <w:r w:rsidR="007B2CE6" w:rsidRPr="008A393C">
              <w:rPr>
                <w:rFonts w:cstheme="minorHAnsi"/>
                <w:shd w:val="clear" w:color="auto" w:fill="E2EFD9" w:themeFill="accent6" w:themeFillTint="33"/>
              </w:rPr>
              <w:t xml:space="preserve">Primarstufe </w:t>
            </w:r>
            <w:r w:rsidRPr="008A393C">
              <w:rPr>
                <w:rFonts w:cstheme="minorHAnsi"/>
                <w:shd w:val="clear" w:color="auto" w:fill="E2EFD9" w:themeFill="accent6" w:themeFillTint="33"/>
              </w:rPr>
              <w:t>im Erwartungshorizont</w:t>
            </w:r>
          </w:p>
        </w:tc>
        <w:tc>
          <w:tcPr>
            <w:tcW w:w="3402" w:type="dxa"/>
            <w:tcBorders>
              <w:top w:val="nil"/>
            </w:tcBorders>
            <w:tcPrChange w:id="288" w:author="Fabienne Schmaus" w:date="2026-05-04T09:14:00Z" w16du:dateUtc="2026-05-04T07:14:00Z">
              <w:tcPr>
                <w:tcW w:w="3544" w:type="dxa"/>
                <w:gridSpan w:val="2"/>
                <w:tcBorders>
                  <w:top w:val="nil"/>
                </w:tcBorders>
              </w:tcPr>
            </w:tcPrChange>
          </w:tcPr>
          <w:p w14:paraId="7A7ABA2D" w14:textId="1E09B8FA" w:rsidR="004B7064" w:rsidRPr="00F828A8" w:rsidDel="008A393C" w:rsidRDefault="004B7064" w:rsidP="004B7064">
            <w:pPr>
              <w:tabs>
                <w:tab w:val="left" w:pos="1843"/>
              </w:tabs>
              <w:spacing w:line="276" w:lineRule="auto"/>
              <w:rPr>
                <w:del w:id="289" w:author="Fabienne Schmaus" w:date="2026-04-30T15:52:00Z" w16du:dateUtc="2026-04-30T13:52:00Z"/>
                <w:rFonts w:cstheme="minorHAnsi"/>
                <w:rPrChange w:id="290" w:author="Fabienne Schmaus" w:date="2026-04-30T15:58:00Z" w16du:dateUtc="2026-04-30T13:58:00Z">
                  <w:rPr>
                    <w:del w:id="291" w:author="Fabienne Schmaus" w:date="2026-04-30T15:52:00Z" w16du:dateUtc="2026-04-30T13:52:00Z"/>
                    <w:rFonts w:cstheme="minorHAnsi"/>
                    <w:color w:val="EE0000"/>
                  </w:rPr>
                </w:rPrChange>
              </w:rPr>
            </w:pPr>
          </w:p>
          <w:p w14:paraId="1AE203AD" w14:textId="77777777" w:rsidR="004B7064" w:rsidRPr="00F828A8" w:rsidRDefault="004B7064" w:rsidP="004B7064">
            <w:pPr>
              <w:tabs>
                <w:tab w:val="left" w:pos="1843"/>
              </w:tabs>
              <w:spacing w:line="276" w:lineRule="auto"/>
              <w:rPr>
                <w:rFonts w:cstheme="minorHAnsi"/>
              </w:rPr>
            </w:pPr>
            <w:r w:rsidRPr="00F828A8">
              <w:rPr>
                <w:rFonts w:cstheme="minorHAnsi"/>
                <w:i/>
                <w:iCs/>
              </w:rPr>
              <w:t>Weitere Informationen im folgenden Unterrichtsmaterial:</w:t>
            </w:r>
          </w:p>
          <w:p w14:paraId="1B94B212" w14:textId="5B3ED7F1" w:rsidR="00955206" w:rsidDel="00F828A8" w:rsidRDefault="00842518" w:rsidP="00F828A8">
            <w:pPr>
              <w:pStyle w:val="Listenabsatz"/>
              <w:numPr>
                <w:ilvl w:val="0"/>
                <w:numId w:val="54"/>
              </w:numPr>
              <w:tabs>
                <w:tab w:val="left" w:pos="1843"/>
              </w:tabs>
              <w:spacing w:line="276" w:lineRule="auto"/>
              <w:rPr>
                <w:del w:id="292" w:author="Fabienne Schmaus" w:date="2026-04-30T15:59:00Z" w16du:dateUtc="2026-04-30T13:59:00Z"/>
                <w:rFonts w:cstheme="minorHAnsi"/>
              </w:rPr>
            </w:pPr>
            <w:r w:rsidRPr="00F828A8">
              <w:rPr>
                <w:rFonts w:cstheme="minorHAnsi"/>
              </w:rPr>
              <w:t xml:space="preserve">Die Welt der </w:t>
            </w:r>
            <w:r w:rsidR="00955206" w:rsidRPr="00F828A8">
              <w:rPr>
                <w:rFonts w:cstheme="minorHAnsi"/>
              </w:rPr>
              <w:t>Influencer</w:t>
            </w:r>
            <w:del w:id="293" w:author="Fabienne Schmaus" w:date="2026-04-30T15:56:00Z" w16du:dateUtc="2026-04-30T13:56:00Z">
              <w:r w:rsidR="00955206" w:rsidRPr="00F828A8" w:rsidDel="008A393C">
                <w:rPr>
                  <w:rFonts w:cstheme="minorHAnsi"/>
                </w:rPr>
                <w:delText>:</w:delText>
              </w:r>
            </w:del>
            <w:r w:rsidR="00955206" w:rsidRPr="00F828A8">
              <w:rPr>
                <w:rFonts w:cstheme="minorHAnsi"/>
              </w:rPr>
              <w:t>innen</w:t>
            </w:r>
            <w:ins w:id="294" w:author="Fabienne Schmaus" w:date="2026-04-30T15:56:00Z" w16du:dateUtc="2026-04-30T13:56:00Z">
              <w:r w:rsidR="008A393C" w:rsidRPr="00F828A8">
                <w:rPr>
                  <w:rFonts w:cstheme="minorHAnsi"/>
                </w:rPr>
                <w:t xml:space="preserve"> und Influencer</w:t>
              </w:r>
            </w:ins>
            <w:del w:id="295" w:author="Fabienne Schmaus" w:date="2026-04-30T15:56:00Z" w16du:dateUtc="2026-04-30T13:56:00Z">
              <w:r w:rsidR="00955206" w:rsidRPr="00F828A8" w:rsidDel="008A393C">
                <w:rPr>
                  <w:rFonts w:cstheme="minorHAnsi"/>
                </w:rPr>
                <w:delText xml:space="preserve"> </w:delText>
              </w:r>
              <w:r w:rsidR="00955206" w:rsidRPr="00F828A8" w:rsidDel="008A393C">
                <w:rPr>
                  <w:rFonts w:cstheme="minorHAnsi"/>
                  <w:rPrChange w:id="296" w:author="Fabienne Schmaus" w:date="2026-04-30T15:59:00Z" w16du:dateUtc="2026-04-30T13:59:00Z">
                    <w:rPr>
                      <w:rFonts w:cstheme="minorHAnsi"/>
                      <w:color w:val="EE0000"/>
                    </w:rPr>
                  </w:rPrChange>
                </w:rPr>
                <w:delText>(genauer Titel?</w:delText>
              </w:r>
              <w:r w:rsidR="003D2D6B" w:rsidRPr="00F828A8" w:rsidDel="008A393C">
                <w:rPr>
                  <w:rFonts w:cstheme="minorHAnsi"/>
                  <w:rPrChange w:id="297" w:author="Fabienne Schmaus" w:date="2026-04-30T15:59:00Z" w16du:dateUtc="2026-04-30T13:59:00Z">
                    <w:rPr>
                      <w:rFonts w:cstheme="minorHAnsi"/>
                      <w:color w:val="EE0000"/>
                    </w:rPr>
                  </w:rPrChange>
                </w:rPr>
                <w:delText>)</w:delText>
              </w:r>
            </w:del>
          </w:p>
          <w:p w14:paraId="57A91A7B" w14:textId="77777777" w:rsidR="00F828A8" w:rsidRPr="00F828A8" w:rsidRDefault="00F828A8">
            <w:pPr>
              <w:pStyle w:val="Listenabsatz"/>
              <w:numPr>
                <w:ilvl w:val="0"/>
                <w:numId w:val="54"/>
              </w:numPr>
              <w:tabs>
                <w:tab w:val="left" w:pos="1843"/>
              </w:tabs>
              <w:spacing w:line="276" w:lineRule="auto"/>
              <w:rPr>
                <w:ins w:id="298" w:author="Fabienne Schmaus" w:date="2026-04-30T15:59:00Z" w16du:dateUtc="2026-04-30T13:59:00Z"/>
                <w:rFonts w:cstheme="minorHAnsi"/>
                <w:rPrChange w:id="299" w:author="Fabienne Schmaus" w:date="2026-04-30T15:59:00Z" w16du:dateUtc="2026-04-30T13:59:00Z">
                  <w:rPr>
                    <w:ins w:id="300" w:author="Fabienne Schmaus" w:date="2026-04-30T15:59:00Z" w16du:dateUtc="2026-04-30T13:59:00Z"/>
                    <w:rFonts w:cstheme="minorHAnsi"/>
                    <w:color w:val="EE0000"/>
                  </w:rPr>
                </w:rPrChange>
              </w:rPr>
              <w:pPrChange w:id="301" w:author="Fabienne Schmaus" w:date="2026-04-30T15:59:00Z" w16du:dateUtc="2026-04-30T13:59:00Z">
                <w:pPr>
                  <w:tabs>
                    <w:tab w:val="left" w:pos="1843"/>
                  </w:tabs>
                  <w:spacing w:line="276" w:lineRule="auto"/>
                </w:pPr>
              </w:pPrChange>
            </w:pPr>
          </w:p>
          <w:p w14:paraId="6C2768FE" w14:textId="331CADB1" w:rsidR="004B7B2D" w:rsidRPr="00F828A8" w:rsidDel="00F828A8" w:rsidRDefault="004B7B2D">
            <w:pPr>
              <w:pStyle w:val="Listenabsatz"/>
              <w:numPr>
                <w:ilvl w:val="0"/>
                <w:numId w:val="54"/>
              </w:numPr>
              <w:tabs>
                <w:tab w:val="left" w:pos="1843"/>
              </w:tabs>
              <w:spacing w:line="276" w:lineRule="auto"/>
              <w:rPr>
                <w:del w:id="302" w:author="Fabienne Schmaus" w:date="2026-04-30T15:57:00Z" w16du:dateUtc="2026-04-30T13:57:00Z"/>
                <w:rFonts w:cstheme="minorHAnsi"/>
                <w:rPrChange w:id="303" w:author="Fabienne Schmaus" w:date="2026-04-30T15:59:00Z" w16du:dateUtc="2026-04-30T13:59:00Z">
                  <w:rPr>
                    <w:del w:id="304" w:author="Fabienne Schmaus" w:date="2026-04-30T15:57:00Z" w16du:dateUtc="2026-04-30T13:57:00Z"/>
                    <w:rFonts w:cstheme="minorHAnsi"/>
                    <w:color w:val="000000" w:themeColor="text1"/>
                  </w:rPr>
                </w:rPrChange>
              </w:rPr>
              <w:pPrChange w:id="305" w:author="Fabienne Schmaus" w:date="2026-04-30T15:59:00Z" w16du:dateUtc="2026-04-30T13:59:00Z">
                <w:pPr>
                  <w:tabs>
                    <w:tab w:val="left" w:pos="1843"/>
                  </w:tabs>
                  <w:spacing w:line="276" w:lineRule="auto"/>
                </w:pPr>
              </w:pPrChange>
            </w:pPr>
            <w:r w:rsidRPr="00F828A8">
              <w:rPr>
                <w:rFonts w:cstheme="minorHAnsi"/>
                <w:rPrChange w:id="306" w:author="Fabienne Schmaus" w:date="2026-04-30T15:59:00Z" w16du:dateUtc="2026-04-30T13:59:00Z">
                  <w:rPr>
                    <w:rFonts w:cstheme="minorHAnsi"/>
                    <w:color w:val="000000" w:themeColor="text1"/>
                  </w:rPr>
                </w:rPrChange>
              </w:rPr>
              <w:lastRenderedPageBreak/>
              <w:t>Grundlegende Prinzipien der digitalen Welt</w:t>
            </w:r>
            <w:del w:id="307" w:author="Fabienne Schmaus" w:date="2026-04-30T15:57:00Z" w16du:dateUtc="2026-04-30T13:57:00Z">
              <w:r w:rsidRPr="00F828A8" w:rsidDel="00F828A8">
                <w:rPr>
                  <w:rFonts w:cstheme="minorHAnsi"/>
                  <w:rPrChange w:id="308" w:author="Fabienne Schmaus" w:date="2026-04-30T15:59:00Z" w16du:dateUtc="2026-04-30T13:59:00Z">
                    <w:rPr>
                      <w:rFonts w:cstheme="minorHAnsi"/>
                      <w:color w:val="000000" w:themeColor="text1"/>
                    </w:rPr>
                  </w:rPrChange>
                </w:rPr>
                <w:delText xml:space="preserve"> </w:delText>
              </w:r>
              <w:r w:rsidRPr="00F828A8" w:rsidDel="00F828A8">
                <w:rPr>
                  <w:rFonts w:cstheme="minorHAnsi"/>
                  <w:rPrChange w:id="309" w:author="Fabienne Schmaus" w:date="2026-04-30T15:59:00Z" w16du:dateUtc="2026-04-30T13:59:00Z">
                    <w:rPr>
                      <w:rFonts w:cstheme="minorHAnsi"/>
                      <w:color w:val="EE0000"/>
                    </w:rPr>
                  </w:rPrChange>
                </w:rPr>
                <w:delText>(genauer Titel?)</w:delText>
              </w:r>
            </w:del>
          </w:p>
          <w:p w14:paraId="4D714DAA" w14:textId="4C38013F" w:rsidR="004B7064" w:rsidRPr="00F828A8" w:rsidRDefault="004B7064">
            <w:pPr>
              <w:pStyle w:val="Listenabsatz"/>
              <w:numPr>
                <w:ilvl w:val="0"/>
                <w:numId w:val="54"/>
              </w:numPr>
              <w:tabs>
                <w:tab w:val="left" w:pos="1843"/>
              </w:tabs>
              <w:spacing w:line="276" w:lineRule="auto"/>
              <w:rPr>
                <w:rPrChange w:id="310" w:author="Fabienne Schmaus" w:date="2026-04-30T15:58:00Z" w16du:dateUtc="2026-04-30T13:58:00Z">
                  <w:rPr>
                    <w:rFonts w:cstheme="minorHAnsi"/>
                    <w:color w:val="EE0000"/>
                  </w:rPr>
                </w:rPrChange>
              </w:rPr>
              <w:pPrChange w:id="311" w:author="Fabienne Schmaus" w:date="2026-04-30T15:59:00Z" w16du:dateUtc="2026-04-30T13:59:00Z">
                <w:pPr>
                  <w:tabs>
                    <w:tab w:val="left" w:pos="1843"/>
                  </w:tabs>
                  <w:spacing w:line="276" w:lineRule="auto"/>
                </w:pPr>
              </w:pPrChange>
            </w:pPr>
          </w:p>
        </w:tc>
      </w:tr>
    </w:tbl>
    <w:p w14:paraId="03E659E9" w14:textId="3C67BCC8" w:rsidR="00260816" w:rsidRPr="00F828A8" w:rsidRDefault="00260816" w:rsidP="00DF669F">
      <w:pPr>
        <w:spacing w:line="276" w:lineRule="auto"/>
        <w:rPr>
          <w:rFonts w:cstheme="minorHAnsi"/>
          <w:rPrChange w:id="312" w:author="Fabienne Schmaus" w:date="2026-04-30T15:59:00Z" w16du:dateUtc="2026-04-30T13:59:00Z">
            <w:rPr>
              <w:rFonts w:cstheme="minorHAnsi"/>
              <w:color w:val="EE0000"/>
            </w:rPr>
          </w:rPrChange>
        </w:rPr>
      </w:pPr>
    </w:p>
    <w:p w14:paraId="72C22709" w14:textId="77777777" w:rsidR="00260816" w:rsidRPr="00F828A8" w:rsidRDefault="00260816">
      <w:pPr>
        <w:rPr>
          <w:rFonts w:cstheme="minorHAnsi"/>
          <w:rPrChange w:id="313" w:author="Fabienne Schmaus" w:date="2026-04-30T15:59:00Z" w16du:dateUtc="2026-04-30T13:59:00Z">
            <w:rPr>
              <w:rFonts w:cstheme="minorHAnsi"/>
              <w:color w:val="EE0000"/>
            </w:rPr>
          </w:rPrChange>
        </w:rPr>
      </w:pPr>
      <w:r w:rsidRPr="00F828A8">
        <w:rPr>
          <w:rFonts w:cstheme="minorHAnsi"/>
          <w:rPrChange w:id="314" w:author="Fabienne Schmaus" w:date="2026-04-30T15:59:00Z" w16du:dateUtc="2026-04-30T13:59:00Z">
            <w:rPr>
              <w:rFonts w:cstheme="minorHAnsi"/>
              <w:color w:val="EE0000"/>
            </w:rPr>
          </w:rPrChange>
        </w:rPr>
        <w:br w:type="page"/>
      </w:r>
    </w:p>
    <w:p w14:paraId="79152CE1" w14:textId="1D607111" w:rsidR="00DF669F" w:rsidRPr="00F828A8" w:rsidRDefault="00260816" w:rsidP="00DF669F">
      <w:pPr>
        <w:spacing w:line="276" w:lineRule="auto"/>
        <w:rPr>
          <w:rFonts w:cstheme="minorHAnsi"/>
          <w:rPrChange w:id="315" w:author="Fabienne Schmaus" w:date="2026-04-30T15:59:00Z" w16du:dateUtc="2026-04-30T13:59:00Z">
            <w:rPr>
              <w:rFonts w:cstheme="minorHAnsi"/>
              <w:color w:val="EE0000"/>
            </w:rPr>
          </w:rPrChange>
        </w:rPr>
      </w:pPr>
      <w:r w:rsidRPr="00F828A8">
        <w:rPr>
          <w:rFonts w:cstheme="minorHAnsi"/>
          <w:highlight w:val="yellow"/>
          <w:rPrChange w:id="316" w:author="Fabienne Schmaus" w:date="2026-04-30T15:59:00Z" w16du:dateUtc="2026-04-30T13:59:00Z">
            <w:rPr>
              <w:rFonts w:cstheme="minorHAnsi"/>
              <w:color w:val="EE0000"/>
              <w:highlight w:val="yellow"/>
            </w:rPr>
          </w:rPrChange>
        </w:rPr>
        <w:lastRenderedPageBreak/>
        <w:t>((Seite 5))</w:t>
      </w:r>
    </w:p>
    <w:tbl>
      <w:tblPr>
        <w:tblStyle w:val="Tabellenraster"/>
        <w:tblW w:w="10485" w:type="dxa"/>
        <w:tblLook w:val="04A0" w:firstRow="1" w:lastRow="0" w:firstColumn="1" w:lastColumn="0" w:noHBand="0" w:noVBand="1"/>
      </w:tblPr>
      <w:tblGrid>
        <w:gridCol w:w="4106"/>
        <w:gridCol w:w="2977"/>
        <w:gridCol w:w="3402"/>
        <w:tblGridChange w:id="317">
          <w:tblGrid>
            <w:gridCol w:w="4106"/>
            <w:gridCol w:w="2977"/>
            <w:gridCol w:w="3402"/>
          </w:tblGrid>
        </w:tblGridChange>
      </w:tblGrid>
      <w:tr w:rsidR="007D7FE0" w:rsidRPr="00F828A8" w14:paraId="56163ACA" w14:textId="77777777" w:rsidTr="006669AF">
        <w:tc>
          <w:tcPr>
            <w:tcW w:w="10485" w:type="dxa"/>
            <w:gridSpan w:val="3"/>
          </w:tcPr>
          <w:p w14:paraId="12D02488" w14:textId="1E10622C" w:rsidR="00DF669F" w:rsidRPr="00F828A8" w:rsidRDefault="00E562A7" w:rsidP="00FB679F">
            <w:pPr>
              <w:spacing w:line="276" w:lineRule="auto"/>
              <w:rPr>
                <w:rFonts w:cstheme="minorHAnsi"/>
                <w:rPrChange w:id="318" w:author="Fabienne Schmaus" w:date="2026-04-30T15:59:00Z" w16du:dateUtc="2026-04-30T13:59:00Z">
                  <w:rPr>
                    <w:rFonts w:cstheme="minorHAnsi"/>
                    <w:color w:val="EE0000"/>
                  </w:rPr>
                </w:rPrChange>
              </w:rPr>
            </w:pPr>
            <w:r w:rsidRPr="00F828A8">
              <w:rPr>
                <w:rFonts w:cstheme="minorHAnsi"/>
                <w:i/>
                <w:iCs/>
              </w:rPr>
              <w:t>Vertiefung 2</w:t>
            </w:r>
          </w:p>
        </w:tc>
      </w:tr>
      <w:tr w:rsidR="007D7FE0" w:rsidRPr="00F828A8" w14:paraId="7701B690" w14:textId="77777777" w:rsidTr="004B7064">
        <w:trPr>
          <w:trHeight w:val="647"/>
        </w:trPr>
        <w:tc>
          <w:tcPr>
            <w:tcW w:w="4106" w:type="dxa"/>
            <w:vMerge w:val="restart"/>
          </w:tcPr>
          <w:p w14:paraId="4589252C" w14:textId="0DA1C62A" w:rsidR="0040386F" w:rsidRPr="00F828A8" w:rsidRDefault="0040386F" w:rsidP="00607CA3">
            <w:pPr>
              <w:rPr>
                <w:rFonts w:cstheme="minorHAnsi"/>
              </w:rPr>
            </w:pPr>
            <w:r w:rsidRPr="00F828A8">
              <w:rPr>
                <w:rFonts w:cstheme="minorHAnsi"/>
              </w:rPr>
              <w:t xml:space="preserve">Ziel: </w:t>
            </w:r>
            <w:r w:rsidR="003D2D6B" w:rsidRPr="00F828A8">
              <w:rPr>
                <w:rFonts w:cstheme="minorHAnsi"/>
              </w:rPr>
              <w:t>Auswirkungen von Online-Selbstdarstellung auf Selbstbild, Wohlbefinden und mentale Gesundheit erkennen; soziale Vergleiche als psychologischen Mechanismus verstehen</w:t>
            </w:r>
          </w:p>
          <w:p w14:paraId="12FF5638" w14:textId="77777777" w:rsidR="0040386F" w:rsidRPr="00F828A8" w:rsidRDefault="0040386F" w:rsidP="00FB679F">
            <w:pPr>
              <w:spacing w:line="276" w:lineRule="auto"/>
              <w:rPr>
                <w:rStyle w:val="fontstyle01"/>
                <w:rFonts w:asciiTheme="minorHAnsi" w:hAnsiTheme="minorHAnsi" w:cstheme="minorHAnsi"/>
                <w:color w:val="auto"/>
                <w:rPrChange w:id="319" w:author="Fabienne Schmaus" w:date="2026-04-30T15:59:00Z" w16du:dateUtc="2026-04-30T13:59:00Z">
                  <w:rPr>
                    <w:rStyle w:val="fontstyle01"/>
                    <w:rFonts w:asciiTheme="minorHAnsi" w:hAnsiTheme="minorHAnsi" w:cstheme="minorHAnsi"/>
                    <w:color w:val="EE0000"/>
                  </w:rPr>
                </w:rPrChange>
              </w:rPr>
            </w:pPr>
          </w:p>
          <w:p w14:paraId="555C006C" w14:textId="45F63FEE" w:rsidR="0040386F" w:rsidRPr="00F828A8" w:rsidRDefault="0040386F" w:rsidP="00FB679F">
            <w:pPr>
              <w:spacing w:line="276" w:lineRule="auto"/>
              <w:rPr>
                <w:rStyle w:val="fontstyle01"/>
                <w:rFonts w:asciiTheme="minorHAnsi" w:hAnsiTheme="minorHAnsi" w:cstheme="minorHAnsi"/>
                <w:color w:val="auto"/>
              </w:rPr>
            </w:pPr>
            <w:r w:rsidRPr="00F828A8">
              <w:rPr>
                <w:rStyle w:val="fontstyle01"/>
                <w:rFonts w:asciiTheme="minorHAnsi" w:hAnsiTheme="minorHAnsi" w:cstheme="minorHAnsi"/>
                <w:color w:val="auto"/>
              </w:rPr>
              <w:t>Inhalte:</w:t>
            </w:r>
          </w:p>
          <w:p w14:paraId="56BAC7E4" w14:textId="15344BF1" w:rsidR="0040386F" w:rsidRPr="00F828A8" w:rsidRDefault="0040386F" w:rsidP="00FB679F">
            <w:pPr>
              <w:spacing w:line="276" w:lineRule="auto"/>
              <w:rPr>
                <w:rFonts w:cstheme="minorHAnsi"/>
              </w:rPr>
            </w:pPr>
            <w:r w:rsidRPr="00F828A8">
              <w:rPr>
                <w:rFonts w:cstheme="minorHAnsi"/>
              </w:rPr>
              <w:t xml:space="preserve">&gt; </w:t>
            </w:r>
            <w:r w:rsidR="00F0300B">
              <w:rPr>
                <w:rFonts w:cstheme="minorHAnsi"/>
              </w:rPr>
              <w:t>„</w:t>
            </w:r>
            <w:r w:rsidR="003D2D6B" w:rsidRPr="00F828A8">
              <w:rPr>
                <w:rFonts w:cstheme="minorHAnsi"/>
              </w:rPr>
              <w:t>Sozialer Vergleich</w:t>
            </w:r>
            <w:r w:rsidR="00F0300B">
              <w:rPr>
                <w:rFonts w:cstheme="minorHAnsi"/>
              </w:rPr>
              <w:t>“</w:t>
            </w:r>
            <w:r w:rsidR="003D2D6B" w:rsidRPr="00F828A8">
              <w:rPr>
                <w:rFonts w:cstheme="minorHAnsi"/>
              </w:rPr>
              <w:t xml:space="preserve"> als Phänomen</w:t>
            </w:r>
          </w:p>
          <w:p w14:paraId="5D3188AE" w14:textId="027E54E6" w:rsidR="0040386F" w:rsidRPr="00F828A8" w:rsidRDefault="0040386F" w:rsidP="00FB679F">
            <w:pPr>
              <w:spacing w:line="276" w:lineRule="auto"/>
              <w:rPr>
                <w:rFonts w:cstheme="minorHAnsi"/>
              </w:rPr>
            </w:pPr>
            <w:r w:rsidRPr="00F828A8">
              <w:rPr>
                <w:rFonts w:cstheme="minorHAnsi"/>
              </w:rPr>
              <w:t xml:space="preserve">&gt; </w:t>
            </w:r>
            <w:r w:rsidR="003D2D6B" w:rsidRPr="00F828A8">
              <w:rPr>
                <w:rFonts w:cstheme="minorHAnsi"/>
              </w:rPr>
              <w:t>Fallbeispiele bearbeiten und vorstellen</w:t>
            </w:r>
          </w:p>
          <w:p w14:paraId="2DDA38DE" w14:textId="438BBA0C" w:rsidR="0040386F" w:rsidRPr="00F828A8" w:rsidRDefault="0040386F" w:rsidP="00607CA3">
            <w:pPr>
              <w:spacing w:line="276" w:lineRule="auto"/>
              <w:rPr>
                <w:rFonts w:cstheme="minorHAnsi"/>
                <w:rPrChange w:id="320" w:author="Fabienne Schmaus" w:date="2026-04-30T15:59:00Z" w16du:dateUtc="2026-04-30T13:59:00Z">
                  <w:rPr>
                    <w:rFonts w:cstheme="minorHAnsi"/>
                    <w:color w:val="EE0000"/>
                  </w:rPr>
                </w:rPrChange>
              </w:rPr>
            </w:pPr>
          </w:p>
        </w:tc>
        <w:tc>
          <w:tcPr>
            <w:tcW w:w="2977" w:type="dxa"/>
            <w:tcBorders>
              <w:bottom w:val="nil"/>
            </w:tcBorders>
          </w:tcPr>
          <w:p w14:paraId="1020C717" w14:textId="6676E3DC" w:rsidR="003D2D6B" w:rsidRPr="00F828A8" w:rsidRDefault="003D2D6B" w:rsidP="00327F17">
            <w:pPr>
              <w:spacing w:line="276" w:lineRule="auto"/>
              <w:rPr>
                <w:rFonts w:cstheme="minorHAnsi"/>
              </w:rPr>
            </w:pPr>
            <w:r w:rsidRPr="00F828A8">
              <w:rPr>
                <w:rFonts w:cstheme="minorHAnsi"/>
              </w:rPr>
              <w:t>Einführung im Plenum</w:t>
            </w:r>
          </w:p>
          <w:p w14:paraId="62C358F6" w14:textId="77777777" w:rsidR="003D2D6B" w:rsidRPr="00F828A8" w:rsidRDefault="003D2D6B" w:rsidP="00327F17">
            <w:pPr>
              <w:spacing w:line="276" w:lineRule="auto"/>
              <w:rPr>
                <w:rFonts w:cstheme="minorHAnsi"/>
              </w:rPr>
            </w:pPr>
          </w:p>
          <w:p w14:paraId="718CCC04" w14:textId="77777777" w:rsidR="0040386F" w:rsidRDefault="003D2D6B" w:rsidP="00327F17">
            <w:pPr>
              <w:spacing w:line="276" w:lineRule="auto"/>
              <w:rPr>
                <w:ins w:id="321" w:author="Fabienne Schmaus" w:date="2026-04-30T16:00:00Z" w16du:dateUtc="2026-04-30T14:00:00Z"/>
                <w:rFonts w:cstheme="minorHAnsi"/>
              </w:rPr>
            </w:pPr>
            <w:r w:rsidRPr="00F828A8">
              <w:rPr>
                <w:rFonts w:cstheme="minorHAnsi"/>
              </w:rPr>
              <w:t>3er/4er-Gruppen: je eine Fallgeschichte pro Gruppe</w:t>
            </w:r>
          </w:p>
          <w:p w14:paraId="3311787A" w14:textId="6F37453D" w:rsidR="00F828A8" w:rsidRPr="00F828A8" w:rsidRDefault="00F828A8" w:rsidP="00327F17">
            <w:pPr>
              <w:spacing w:line="276" w:lineRule="auto"/>
              <w:rPr>
                <w:rFonts w:cstheme="minorHAnsi"/>
              </w:rPr>
            </w:pPr>
          </w:p>
        </w:tc>
        <w:tc>
          <w:tcPr>
            <w:tcW w:w="3402" w:type="dxa"/>
            <w:tcBorders>
              <w:bottom w:val="nil"/>
            </w:tcBorders>
          </w:tcPr>
          <w:p w14:paraId="7360250A" w14:textId="77777777" w:rsidR="0040386F" w:rsidRDefault="0040386F" w:rsidP="00FB679F">
            <w:pPr>
              <w:tabs>
                <w:tab w:val="left" w:pos="1843"/>
              </w:tabs>
              <w:spacing w:line="276" w:lineRule="auto"/>
              <w:rPr>
                <w:ins w:id="322" w:author="Fabienne Schmaus" w:date="2026-05-04T10:25:00Z" w16du:dateUtc="2026-05-04T08:25:00Z"/>
                <w:rFonts w:cstheme="minorHAnsi"/>
              </w:rPr>
            </w:pPr>
            <w:r w:rsidRPr="00F828A8">
              <w:rPr>
                <w:rFonts w:cstheme="minorHAnsi"/>
              </w:rPr>
              <w:t xml:space="preserve">--&gt; Anhang </w:t>
            </w:r>
            <w:r w:rsidRPr="00F828A8">
              <w:rPr>
                <w:rFonts w:cstheme="minorHAnsi"/>
                <w:rPrChange w:id="323" w:author="Fabienne Schmaus" w:date="2026-04-30T15:59:00Z" w16du:dateUtc="2026-04-30T13:59:00Z">
                  <w:rPr>
                    <w:rFonts w:cstheme="minorHAnsi"/>
                    <w:color w:val="EE0000"/>
                  </w:rPr>
                </w:rPrChange>
              </w:rPr>
              <w:t>1</w:t>
            </w:r>
            <w:r w:rsidR="003846AE" w:rsidRPr="00F828A8">
              <w:rPr>
                <w:rFonts w:cstheme="minorHAnsi"/>
                <w:rPrChange w:id="324" w:author="Fabienne Schmaus" w:date="2026-04-30T15:59:00Z" w16du:dateUtc="2026-04-30T13:59:00Z">
                  <w:rPr>
                    <w:rFonts w:cstheme="minorHAnsi"/>
                    <w:color w:val="EE0000"/>
                  </w:rPr>
                </w:rPrChange>
              </w:rPr>
              <w:t>A</w:t>
            </w:r>
          </w:p>
          <w:p w14:paraId="52FE0B3B" w14:textId="3AE739DE" w:rsidR="00160CD3" w:rsidRPr="00F828A8" w:rsidRDefault="00160CD3" w:rsidP="00FB679F">
            <w:pPr>
              <w:tabs>
                <w:tab w:val="left" w:pos="1843"/>
              </w:tabs>
              <w:spacing w:line="276" w:lineRule="auto"/>
              <w:rPr>
                <w:rFonts w:cstheme="minorHAnsi"/>
                <w:rPrChange w:id="325" w:author="Fabienne Schmaus" w:date="2026-04-30T15:59:00Z" w16du:dateUtc="2026-04-30T13:59:00Z">
                  <w:rPr>
                    <w:rFonts w:cstheme="minorHAnsi"/>
                    <w:color w:val="EE0000"/>
                  </w:rPr>
                </w:rPrChange>
              </w:rPr>
            </w:pPr>
            <w:ins w:id="326" w:author="Fabienne Schmaus" w:date="2026-05-04T10:25:00Z" w16du:dateUtc="2026-05-04T08:25:00Z">
              <w:r w:rsidRPr="001955DF">
                <w:rPr>
                  <w:rFonts w:cstheme="minorHAnsi"/>
                </w:rPr>
                <w:t xml:space="preserve">--&gt; Anhang </w:t>
              </w:r>
            </w:ins>
            <w:ins w:id="327" w:author="Fabienne Schmaus" w:date="2026-05-04T10:30:00Z" w16du:dateUtc="2026-05-04T08:30:00Z">
              <w:r>
                <w:rPr>
                  <w:rFonts w:cstheme="minorHAnsi"/>
                </w:rPr>
                <w:t>3</w:t>
              </w:r>
            </w:ins>
            <w:ins w:id="328" w:author="Fabienne Schmaus" w:date="2026-05-04T10:25:00Z" w16du:dateUtc="2026-05-04T08:25:00Z">
              <w:r>
                <w:rPr>
                  <w:rFonts w:cstheme="minorHAnsi"/>
                </w:rPr>
                <w:t xml:space="preserve"> (</w:t>
              </w:r>
              <w:r w:rsidRPr="001955DF">
                <w:rPr>
                  <w:rFonts w:cstheme="minorHAnsi"/>
                </w:rPr>
                <w:t>Hintergrundwissen)</w:t>
              </w:r>
            </w:ins>
          </w:p>
        </w:tc>
      </w:tr>
      <w:tr w:rsidR="007D7FE0" w:rsidRPr="00F828A8" w14:paraId="3D723457" w14:textId="77777777" w:rsidTr="004B7064">
        <w:trPr>
          <w:trHeight w:val="644"/>
        </w:trPr>
        <w:tc>
          <w:tcPr>
            <w:tcW w:w="4106" w:type="dxa"/>
            <w:vMerge/>
            <w:tcBorders>
              <w:top w:val="nil"/>
            </w:tcBorders>
          </w:tcPr>
          <w:p w14:paraId="55CF0370" w14:textId="77777777" w:rsidR="0040386F" w:rsidRPr="00F828A8" w:rsidRDefault="0040386F" w:rsidP="00607CA3">
            <w:pPr>
              <w:rPr>
                <w:rFonts w:cstheme="minorHAnsi"/>
                <w:rPrChange w:id="329" w:author="Fabienne Schmaus" w:date="2026-04-30T15:59:00Z" w16du:dateUtc="2026-04-30T13:59:00Z">
                  <w:rPr>
                    <w:rFonts w:cstheme="minorHAnsi"/>
                    <w:color w:val="EE0000"/>
                  </w:rPr>
                </w:rPrChange>
              </w:rPr>
            </w:pPr>
          </w:p>
        </w:tc>
        <w:tc>
          <w:tcPr>
            <w:tcW w:w="2977" w:type="dxa"/>
            <w:tcBorders>
              <w:top w:val="nil"/>
              <w:bottom w:val="nil"/>
            </w:tcBorders>
          </w:tcPr>
          <w:p w14:paraId="0AF76807" w14:textId="5A650A30" w:rsidR="003D2D6B" w:rsidRPr="00F828A8" w:rsidDel="00F828A8" w:rsidRDefault="003D2D6B" w:rsidP="0040386F">
            <w:pPr>
              <w:spacing w:line="276" w:lineRule="auto"/>
              <w:rPr>
                <w:del w:id="330" w:author="Fabienne Schmaus" w:date="2026-04-30T16:00:00Z" w16du:dateUtc="2026-04-30T14:00:00Z"/>
                <w:rFonts w:cstheme="minorHAnsi"/>
              </w:rPr>
            </w:pPr>
          </w:p>
          <w:p w14:paraId="2700D580" w14:textId="77777777" w:rsidR="0040386F" w:rsidRDefault="003D2D6B" w:rsidP="0040386F">
            <w:pPr>
              <w:spacing w:line="276" w:lineRule="auto"/>
              <w:rPr>
                <w:ins w:id="331" w:author="Fabienne Schmaus" w:date="2026-04-30T16:00:00Z" w16du:dateUtc="2026-04-30T14:00:00Z"/>
                <w:rFonts w:cstheme="minorHAnsi"/>
              </w:rPr>
            </w:pPr>
            <w:r w:rsidRPr="00F828A8">
              <w:rPr>
                <w:rFonts w:cstheme="minorHAnsi"/>
              </w:rPr>
              <w:t>Kurzvorstellung der Gruppenergebnisse</w:t>
            </w:r>
          </w:p>
          <w:p w14:paraId="01C3B5C9" w14:textId="412386CE" w:rsidR="00F828A8" w:rsidRPr="00F828A8" w:rsidRDefault="00F828A8" w:rsidP="0040386F">
            <w:pPr>
              <w:spacing w:line="276" w:lineRule="auto"/>
              <w:rPr>
                <w:rFonts w:cstheme="minorHAnsi"/>
              </w:rPr>
            </w:pPr>
          </w:p>
        </w:tc>
        <w:tc>
          <w:tcPr>
            <w:tcW w:w="3402" w:type="dxa"/>
            <w:tcBorders>
              <w:top w:val="nil"/>
              <w:bottom w:val="nil"/>
            </w:tcBorders>
          </w:tcPr>
          <w:p w14:paraId="6EF66861" w14:textId="785670A4" w:rsidR="00E426A8" w:rsidRDefault="0040386F" w:rsidP="00FB679F">
            <w:pPr>
              <w:tabs>
                <w:tab w:val="left" w:pos="1843"/>
              </w:tabs>
              <w:spacing w:line="276" w:lineRule="auto"/>
              <w:rPr>
                <w:ins w:id="332" w:author="Fabienne Schmaus" w:date="2026-05-04T09:58:00Z" w16du:dateUtc="2026-05-04T07:58:00Z"/>
                <w:rFonts w:cstheme="minorHAnsi"/>
              </w:rPr>
            </w:pPr>
            <w:r w:rsidRPr="00F828A8">
              <w:rPr>
                <w:rFonts w:cstheme="minorHAnsi"/>
              </w:rPr>
              <w:t xml:space="preserve">--&gt; </w:t>
            </w:r>
            <w:del w:id="333" w:author="Fabienne Schmaus" w:date="2026-05-04T09:58:00Z" w16du:dateUtc="2026-05-04T07:58:00Z">
              <w:r w:rsidR="003D2D6B" w:rsidRPr="00F828A8" w:rsidDel="00E426A8">
                <w:rPr>
                  <w:rFonts w:cstheme="minorHAnsi"/>
                </w:rPr>
                <w:delText xml:space="preserve">Arbeitsblätter </w:delText>
              </w:r>
            </w:del>
            <w:ins w:id="334" w:author="Fabienne Schmaus" w:date="2026-05-04T09:58:00Z" w16du:dateUtc="2026-05-04T07:58:00Z">
              <w:r w:rsidR="00E426A8" w:rsidRPr="00F828A8">
                <w:rPr>
                  <w:rFonts w:cstheme="minorHAnsi"/>
                </w:rPr>
                <w:t>Arbeitsbl</w:t>
              </w:r>
              <w:r w:rsidR="00E426A8">
                <w:rPr>
                  <w:rFonts w:cstheme="minorHAnsi"/>
                </w:rPr>
                <w:t>att</w:t>
              </w:r>
              <w:r w:rsidR="00E426A8" w:rsidRPr="00F828A8">
                <w:rPr>
                  <w:rFonts w:cstheme="minorHAnsi"/>
                </w:rPr>
                <w:t xml:space="preserve"> </w:t>
              </w:r>
            </w:ins>
            <w:r w:rsidR="003D2D6B" w:rsidRPr="00F828A8">
              <w:rPr>
                <w:rFonts w:cstheme="minorHAnsi"/>
              </w:rPr>
              <w:t>3</w:t>
            </w:r>
            <w:ins w:id="335" w:author="Fabienne Schmaus" w:date="2026-05-04T09:58:00Z" w16du:dateUtc="2026-05-04T07:58:00Z">
              <w:r w:rsidR="00E426A8">
                <w:rPr>
                  <w:rFonts w:cstheme="minorHAnsi"/>
                </w:rPr>
                <w:t>A (Sek. I)</w:t>
              </w:r>
            </w:ins>
          </w:p>
          <w:p w14:paraId="1EE60487" w14:textId="57EF1501" w:rsidR="00E426A8" w:rsidRDefault="00E426A8" w:rsidP="00E426A8">
            <w:pPr>
              <w:tabs>
                <w:tab w:val="left" w:pos="1843"/>
              </w:tabs>
              <w:spacing w:line="276" w:lineRule="auto"/>
              <w:rPr>
                <w:ins w:id="336" w:author="Fabienne Schmaus" w:date="2026-05-04T09:59:00Z" w16du:dateUtc="2026-05-04T07:59:00Z"/>
                <w:rFonts w:cstheme="minorHAnsi"/>
              </w:rPr>
            </w:pPr>
            <w:ins w:id="337" w:author="Fabienne Schmaus" w:date="2026-05-04T09:59:00Z" w16du:dateUtc="2026-05-04T07:59:00Z">
              <w:r w:rsidRPr="00F828A8">
                <w:rPr>
                  <w:rFonts w:cstheme="minorHAnsi"/>
                </w:rPr>
                <w:t>--&gt; Arbeitsbl</w:t>
              </w:r>
              <w:r>
                <w:rPr>
                  <w:rFonts w:cstheme="minorHAnsi"/>
                </w:rPr>
                <w:t>att</w:t>
              </w:r>
              <w:r w:rsidRPr="00F828A8">
                <w:rPr>
                  <w:rFonts w:cstheme="minorHAnsi"/>
                </w:rPr>
                <w:t xml:space="preserve"> 3</w:t>
              </w:r>
              <w:r>
                <w:rPr>
                  <w:rFonts w:cstheme="minorHAnsi"/>
                </w:rPr>
                <w:t>B (Sek. I)</w:t>
              </w:r>
            </w:ins>
          </w:p>
          <w:p w14:paraId="4C21882E" w14:textId="17AE9064" w:rsidR="0040386F" w:rsidRPr="00F828A8" w:rsidRDefault="003D2D6B" w:rsidP="00FB679F">
            <w:pPr>
              <w:tabs>
                <w:tab w:val="left" w:pos="1843"/>
              </w:tabs>
              <w:spacing w:line="276" w:lineRule="auto"/>
              <w:rPr>
                <w:rFonts w:cstheme="minorHAnsi"/>
                <w:rPrChange w:id="338" w:author="Fabienne Schmaus" w:date="2026-04-30T15:59:00Z" w16du:dateUtc="2026-04-30T13:59:00Z">
                  <w:rPr>
                    <w:rFonts w:cstheme="minorHAnsi"/>
                    <w:color w:val="EE0000"/>
                  </w:rPr>
                </w:rPrChange>
              </w:rPr>
            </w:pPr>
            <w:del w:id="339" w:author="Fabienne Schmaus" w:date="2026-05-04T09:59:00Z" w16du:dateUtc="2026-05-04T07:59:00Z">
              <w:r w:rsidRPr="00F828A8" w:rsidDel="00E426A8">
                <w:rPr>
                  <w:rFonts w:cstheme="minorHAnsi"/>
                </w:rPr>
                <w:delText>a – 3c</w:delText>
              </w:r>
            </w:del>
          </w:p>
        </w:tc>
      </w:tr>
      <w:tr w:rsidR="00F828A8" w:rsidRPr="00F828A8" w14:paraId="40477CF5" w14:textId="77777777" w:rsidTr="00F828A8">
        <w:tblPrEx>
          <w:tblW w:w="10485" w:type="dxa"/>
          <w:tblPrExChange w:id="340" w:author="Fabienne Schmaus" w:date="2026-04-30T16:00:00Z" w16du:dateUtc="2026-04-30T14:00:00Z">
            <w:tblPrEx>
              <w:tblW w:w="10485" w:type="dxa"/>
            </w:tblPrEx>
          </w:tblPrExChange>
        </w:tblPrEx>
        <w:trPr>
          <w:trHeight w:val="1269"/>
          <w:trPrChange w:id="341" w:author="Fabienne Schmaus" w:date="2026-04-30T16:00:00Z" w16du:dateUtc="2026-04-30T14:00:00Z">
            <w:trPr>
              <w:trHeight w:val="2198"/>
            </w:trPr>
          </w:trPrChange>
        </w:trPr>
        <w:tc>
          <w:tcPr>
            <w:tcW w:w="4106" w:type="dxa"/>
            <w:vMerge/>
            <w:tcPrChange w:id="342" w:author="Fabienne Schmaus" w:date="2026-04-30T16:00:00Z" w16du:dateUtc="2026-04-30T14:00:00Z">
              <w:tcPr>
                <w:tcW w:w="4106" w:type="dxa"/>
                <w:vMerge/>
              </w:tcPr>
            </w:tcPrChange>
          </w:tcPr>
          <w:p w14:paraId="614EC01A" w14:textId="77777777" w:rsidR="00F828A8" w:rsidRPr="00F828A8" w:rsidRDefault="00F828A8" w:rsidP="00607CA3">
            <w:pPr>
              <w:rPr>
                <w:rFonts w:cstheme="minorHAnsi"/>
                <w:rPrChange w:id="343" w:author="Fabienne Schmaus" w:date="2026-04-30T15:59:00Z" w16du:dateUtc="2026-04-30T13:59:00Z">
                  <w:rPr>
                    <w:rFonts w:cstheme="minorHAnsi"/>
                    <w:color w:val="EE0000"/>
                  </w:rPr>
                </w:rPrChange>
              </w:rPr>
            </w:pPr>
          </w:p>
        </w:tc>
        <w:tc>
          <w:tcPr>
            <w:tcW w:w="2977" w:type="dxa"/>
            <w:tcBorders>
              <w:top w:val="nil"/>
            </w:tcBorders>
            <w:tcPrChange w:id="344" w:author="Fabienne Schmaus" w:date="2026-04-30T16:00:00Z" w16du:dateUtc="2026-04-30T14:00:00Z">
              <w:tcPr>
                <w:tcW w:w="2977" w:type="dxa"/>
                <w:tcBorders>
                  <w:top w:val="nil"/>
                </w:tcBorders>
              </w:tcPr>
            </w:tcPrChange>
          </w:tcPr>
          <w:p w14:paraId="55E855BD" w14:textId="651F2FD7" w:rsidR="00F828A8" w:rsidRPr="00F828A8" w:rsidDel="00F828A8" w:rsidRDefault="00F828A8" w:rsidP="00836655">
            <w:pPr>
              <w:spacing w:line="276" w:lineRule="auto"/>
              <w:rPr>
                <w:del w:id="345" w:author="Fabienne Schmaus" w:date="2026-04-30T16:00:00Z" w16du:dateUtc="2026-04-30T14:00:00Z"/>
                <w:rFonts w:cstheme="minorHAnsi"/>
                <w:highlight w:val="yellow"/>
              </w:rPr>
            </w:pPr>
          </w:p>
          <w:p w14:paraId="095A671C" w14:textId="7AC294F9" w:rsidR="00F828A8" w:rsidRPr="00F828A8" w:rsidRDefault="00F828A8" w:rsidP="00836655">
            <w:pPr>
              <w:spacing w:line="276" w:lineRule="auto"/>
              <w:rPr>
                <w:rFonts w:cstheme="minorHAnsi"/>
              </w:rPr>
            </w:pPr>
            <w:r w:rsidRPr="00F828A8">
              <w:rPr>
                <w:rFonts w:cstheme="minorHAnsi"/>
                <w:highlight w:val="yellow"/>
              </w:rPr>
              <w:t xml:space="preserve">((Icon </w:t>
            </w:r>
            <w:r w:rsidR="00F0300B">
              <w:rPr>
                <w:rFonts w:cstheme="minorHAnsi"/>
                <w:highlight w:val="yellow"/>
              </w:rPr>
              <w:t>„</w:t>
            </w:r>
            <w:r w:rsidRPr="00F828A8">
              <w:rPr>
                <w:rFonts w:cstheme="minorHAnsi"/>
                <w:highlight w:val="yellow"/>
              </w:rPr>
              <w:t>Differenzierung</w:t>
            </w:r>
            <w:r w:rsidR="00F0300B">
              <w:rPr>
                <w:rFonts w:cstheme="minorHAnsi"/>
                <w:highlight w:val="yellow"/>
              </w:rPr>
              <w:t>“</w:t>
            </w:r>
            <w:r w:rsidRPr="00F828A8">
              <w:rPr>
                <w:rFonts w:cstheme="minorHAnsi"/>
                <w:highlight w:val="yellow"/>
              </w:rPr>
              <w:t>!!))</w:t>
            </w:r>
          </w:p>
          <w:p w14:paraId="252C7EC3" w14:textId="7C3E6583" w:rsidR="00F828A8" w:rsidRPr="00F828A8" w:rsidRDefault="00F828A8" w:rsidP="00836655">
            <w:pPr>
              <w:spacing w:line="276" w:lineRule="auto"/>
              <w:rPr>
                <w:rFonts w:cstheme="minorHAnsi"/>
              </w:rPr>
            </w:pPr>
            <w:r w:rsidRPr="00F828A8">
              <w:rPr>
                <w:rFonts w:cstheme="minorHAnsi"/>
                <w:shd w:val="clear" w:color="auto" w:fill="FBE4D5" w:themeFill="accent2" w:themeFillTint="33"/>
              </w:rPr>
              <w:t>Differenzierung im Erwartungshorizont (Sek. I und Sek. II)</w:t>
            </w:r>
          </w:p>
        </w:tc>
        <w:tc>
          <w:tcPr>
            <w:tcW w:w="3402" w:type="dxa"/>
            <w:tcBorders>
              <w:top w:val="nil"/>
            </w:tcBorders>
            <w:tcPrChange w:id="346" w:author="Fabienne Schmaus" w:date="2026-04-30T16:00:00Z" w16du:dateUtc="2026-04-30T14:00:00Z">
              <w:tcPr>
                <w:tcW w:w="3402" w:type="dxa"/>
                <w:tcBorders>
                  <w:top w:val="nil"/>
                </w:tcBorders>
              </w:tcPr>
            </w:tcPrChange>
          </w:tcPr>
          <w:p w14:paraId="22C09627" w14:textId="77777777" w:rsidR="00F828A8" w:rsidRPr="00F828A8" w:rsidRDefault="00F828A8" w:rsidP="00842518">
            <w:pPr>
              <w:tabs>
                <w:tab w:val="left" w:pos="1843"/>
              </w:tabs>
              <w:spacing w:line="276" w:lineRule="auto"/>
              <w:rPr>
                <w:rFonts w:cstheme="minorHAnsi"/>
              </w:rPr>
            </w:pPr>
            <w:r w:rsidRPr="00F828A8">
              <w:rPr>
                <w:rFonts w:cstheme="minorHAnsi"/>
                <w:i/>
                <w:iCs/>
              </w:rPr>
              <w:t>Weitere Informationen im folgenden Unterrichtsmaterial:</w:t>
            </w:r>
          </w:p>
          <w:p w14:paraId="514D14A8" w14:textId="3AA2CC89" w:rsidR="00F828A8" w:rsidRPr="00F828A8" w:rsidDel="00F828A8" w:rsidRDefault="00F828A8" w:rsidP="00842518">
            <w:pPr>
              <w:tabs>
                <w:tab w:val="left" w:pos="1843"/>
              </w:tabs>
              <w:spacing w:line="276" w:lineRule="auto"/>
              <w:rPr>
                <w:del w:id="347" w:author="Fabienne Schmaus" w:date="2026-04-30T16:00:00Z" w16du:dateUtc="2026-04-30T14:00:00Z"/>
                <w:rFonts w:cstheme="minorHAnsi"/>
              </w:rPr>
            </w:pPr>
            <w:r w:rsidRPr="00F828A8">
              <w:rPr>
                <w:rFonts w:cstheme="minorHAnsi"/>
              </w:rPr>
              <w:t>Körperbilder im Internet</w:t>
            </w:r>
            <w:del w:id="348" w:author="Fabienne Schmaus" w:date="2026-04-30T16:00:00Z" w16du:dateUtc="2026-04-30T14:00:00Z">
              <w:r w:rsidRPr="00F828A8" w:rsidDel="00F828A8">
                <w:rPr>
                  <w:rFonts w:cstheme="minorHAnsi"/>
                </w:rPr>
                <w:delText xml:space="preserve"> </w:delText>
              </w:r>
              <w:r w:rsidRPr="00F828A8" w:rsidDel="00F828A8">
                <w:rPr>
                  <w:rFonts w:cstheme="minorHAnsi"/>
                  <w:rPrChange w:id="349" w:author="Fabienne Schmaus" w:date="2026-04-30T15:59:00Z" w16du:dateUtc="2026-04-30T13:59:00Z">
                    <w:rPr>
                      <w:rFonts w:cstheme="minorHAnsi"/>
                      <w:color w:val="EE0000"/>
                    </w:rPr>
                  </w:rPrChange>
                </w:rPr>
                <w:delText>(genauer Titel?)</w:delText>
              </w:r>
            </w:del>
          </w:p>
          <w:p w14:paraId="3707C619" w14:textId="77777777" w:rsidR="00F828A8" w:rsidRPr="00F828A8" w:rsidRDefault="00F828A8" w:rsidP="00FB679F">
            <w:pPr>
              <w:tabs>
                <w:tab w:val="left" w:pos="1843"/>
              </w:tabs>
              <w:spacing w:line="276" w:lineRule="auto"/>
              <w:rPr>
                <w:rFonts w:cstheme="minorHAnsi"/>
                <w:rPrChange w:id="350" w:author="Fabienne Schmaus" w:date="2026-04-30T15:59:00Z" w16du:dateUtc="2026-04-30T13:59:00Z">
                  <w:rPr>
                    <w:rFonts w:cstheme="minorHAnsi"/>
                    <w:color w:val="EE0000"/>
                  </w:rPr>
                </w:rPrChange>
              </w:rPr>
            </w:pPr>
          </w:p>
        </w:tc>
      </w:tr>
    </w:tbl>
    <w:p w14:paraId="4E32925A" w14:textId="0D6B5409" w:rsidR="00A66414" w:rsidRPr="00C17639" w:rsidRDefault="00A66414" w:rsidP="00A66414">
      <w:pPr>
        <w:rPr>
          <w:rFonts w:cstheme="minorHAnsi"/>
          <w:color w:val="EE0000"/>
          <w:sz w:val="16"/>
          <w:szCs w:val="16"/>
          <w:highlight w:val="yellow"/>
        </w:rPr>
      </w:pPr>
    </w:p>
    <w:tbl>
      <w:tblPr>
        <w:tblStyle w:val="Tabellenraster"/>
        <w:tblW w:w="10485" w:type="dxa"/>
        <w:tblLook w:val="04A0" w:firstRow="1" w:lastRow="0" w:firstColumn="1" w:lastColumn="0" w:noHBand="0" w:noVBand="1"/>
      </w:tblPr>
      <w:tblGrid>
        <w:gridCol w:w="4106"/>
        <w:gridCol w:w="2977"/>
        <w:gridCol w:w="3402"/>
      </w:tblGrid>
      <w:tr w:rsidR="007D7FE0" w:rsidRPr="007D7FE0" w14:paraId="1034E68A" w14:textId="77777777" w:rsidTr="006669AF">
        <w:tc>
          <w:tcPr>
            <w:tcW w:w="10485" w:type="dxa"/>
            <w:gridSpan w:val="3"/>
          </w:tcPr>
          <w:p w14:paraId="2B7DB27B" w14:textId="62947A8A" w:rsidR="00DF669F" w:rsidRPr="00F828A8" w:rsidRDefault="00607CA3" w:rsidP="00FB679F">
            <w:pPr>
              <w:spacing w:line="276" w:lineRule="auto"/>
              <w:rPr>
                <w:rFonts w:cstheme="minorHAnsi"/>
                <w:i/>
                <w:iCs/>
                <w:rPrChange w:id="351" w:author="Fabienne Schmaus" w:date="2026-04-30T16:01:00Z" w16du:dateUtc="2026-04-30T14:01:00Z">
                  <w:rPr>
                    <w:rFonts w:cstheme="minorHAnsi"/>
                    <w:i/>
                    <w:iCs/>
                    <w:color w:val="EE0000"/>
                  </w:rPr>
                </w:rPrChange>
              </w:rPr>
            </w:pPr>
            <w:r w:rsidRPr="00F828A8">
              <w:rPr>
                <w:rFonts w:cstheme="minorHAnsi"/>
                <w:i/>
                <w:iCs/>
              </w:rPr>
              <w:t>Transfer</w:t>
            </w:r>
          </w:p>
        </w:tc>
      </w:tr>
      <w:tr w:rsidR="007D7FE0" w:rsidRPr="007D7FE0" w14:paraId="44DA840A" w14:textId="77777777" w:rsidTr="004B7064">
        <w:trPr>
          <w:trHeight w:val="608"/>
        </w:trPr>
        <w:tc>
          <w:tcPr>
            <w:tcW w:w="4106" w:type="dxa"/>
            <w:vMerge w:val="restart"/>
          </w:tcPr>
          <w:p w14:paraId="1A89F14E" w14:textId="77777777" w:rsidR="00E03A0B" w:rsidRPr="00F828A8" w:rsidRDefault="00AF2454" w:rsidP="00E03A0B">
            <w:pPr>
              <w:tabs>
                <w:tab w:val="center" w:pos="1764"/>
              </w:tabs>
              <w:spacing w:line="276" w:lineRule="auto"/>
              <w:rPr>
                <w:rFonts w:cstheme="minorHAnsi"/>
              </w:rPr>
            </w:pPr>
            <w:r w:rsidRPr="00F828A8">
              <w:rPr>
                <w:rFonts w:cstheme="minorHAnsi"/>
              </w:rPr>
              <w:t xml:space="preserve">Ziel: </w:t>
            </w:r>
            <w:r w:rsidR="00E03A0B" w:rsidRPr="00F828A8">
              <w:rPr>
                <w:rFonts w:cstheme="minorHAnsi"/>
              </w:rPr>
              <w:t>Konkrete Handlungsstrategien für eine bewusste, gesunde Online-Präsenz entwickeln; persönliche Haltung festigen</w:t>
            </w:r>
          </w:p>
          <w:p w14:paraId="38FAF250" w14:textId="77777777" w:rsidR="00E03A0B" w:rsidRPr="00F828A8" w:rsidRDefault="00E03A0B" w:rsidP="00E03A0B">
            <w:pPr>
              <w:tabs>
                <w:tab w:val="center" w:pos="1764"/>
              </w:tabs>
              <w:spacing w:line="276" w:lineRule="auto"/>
              <w:rPr>
                <w:rFonts w:cstheme="minorHAnsi"/>
                <w:rPrChange w:id="352" w:author="Fabienne Schmaus" w:date="2026-04-30T16:01:00Z" w16du:dateUtc="2026-04-30T14:01:00Z">
                  <w:rPr>
                    <w:rFonts w:cstheme="minorHAnsi"/>
                    <w:color w:val="EE0000"/>
                  </w:rPr>
                </w:rPrChange>
              </w:rPr>
            </w:pPr>
          </w:p>
          <w:p w14:paraId="72B89034" w14:textId="77777777" w:rsidR="00AF2454" w:rsidRPr="00F828A8" w:rsidRDefault="00AF2454">
            <w:pPr>
              <w:spacing w:line="276" w:lineRule="auto"/>
              <w:rPr>
                <w:rFonts w:cstheme="minorHAnsi"/>
              </w:rPr>
            </w:pPr>
            <w:r w:rsidRPr="00F828A8">
              <w:rPr>
                <w:rFonts w:cstheme="minorHAnsi"/>
              </w:rPr>
              <w:t>Inhalte:</w:t>
            </w:r>
          </w:p>
          <w:p w14:paraId="01B4B311" w14:textId="472184AC" w:rsidR="00AF2454" w:rsidRPr="00F828A8" w:rsidRDefault="00AF2454" w:rsidP="00A76CF4">
            <w:pPr>
              <w:tabs>
                <w:tab w:val="left" w:pos="273"/>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Checkliste erstellen lassen</w:t>
            </w:r>
          </w:p>
          <w:p w14:paraId="2109C8F8" w14:textId="3AF7CEDF" w:rsidR="00B31FEA" w:rsidRPr="00F828A8" w:rsidRDefault="00B31FEA" w:rsidP="00A76CF4">
            <w:pPr>
              <w:tabs>
                <w:tab w:val="left" w:pos="273"/>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Sich zum Thema positionieren</w:t>
            </w:r>
          </w:p>
          <w:p w14:paraId="216E87C7" w14:textId="4ED5A4C8" w:rsidR="00B31FEA" w:rsidRPr="00F828A8" w:rsidRDefault="00AF2454" w:rsidP="00B31FEA">
            <w:pPr>
              <w:tabs>
                <w:tab w:val="left" w:pos="2441"/>
                <w:tab w:val="left" w:pos="2880"/>
              </w:tabs>
              <w:spacing w:line="276" w:lineRule="auto"/>
              <w:rPr>
                <w:rFonts w:cstheme="minorHAnsi"/>
                <w:rPrChange w:id="353" w:author="Fabienne Schmaus" w:date="2026-04-30T16:01:00Z" w16du:dateUtc="2026-04-30T14:01:00Z">
                  <w:rPr>
                    <w:rFonts w:cstheme="minorHAnsi"/>
                    <w:color w:val="EE0000"/>
                  </w:rPr>
                </w:rPrChange>
              </w:rPr>
            </w:pPr>
            <w:r w:rsidRPr="00F828A8">
              <w:rPr>
                <w:rFonts w:cstheme="minorHAnsi"/>
              </w:rPr>
              <w:t xml:space="preserve">&gt; </w:t>
            </w:r>
            <w:r w:rsidR="00E03A0B" w:rsidRPr="00F828A8">
              <w:rPr>
                <w:rFonts w:cstheme="minorHAnsi"/>
              </w:rPr>
              <w:t>Persönlichen Vorsatz entwickeln</w:t>
            </w:r>
          </w:p>
        </w:tc>
        <w:tc>
          <w:tcPr>
            <w:tcW w:w="2977" w:type="dxa"/>
            <w:tcBorders>
              <w:bottom w:val="nil"/>
            </w:tcBorders>
          </w:tcPr>
          <w:p w14:paraId="20B17E9F" w14:textId="0D9277B4" w:rsidR="00AF2454" w:rsidRPr="00F828A8" w:rsidRDefault="00AF2454" w:rsidP="00327F17">
            <w:pPr>
              <w:spacing w:line="276" w:lineRule="auto"/>
              <w:rPr>
                <w:rFonts w:cstheme="minorHAnsi"/>
                <w:rPrChange w:id="354" w:author="Fabienne Schmaus" w:date="2026-04-30T16:01:00Z" w16du:dateUtc="2026-04-30T14:01:00Z">
                  <w:rPr>
                    <w:rFonts w:cstheme="minorHAnsi"/>
                    <w:color w:val="EE0000"/>
                  </w:rPr>
                </w:rPrChange>
              </w:rPr>
            </w:pPr>
          </w:p>
        </w:tc>
        <w:tc>
          <w:tcPr>
            <w:tcW w:w="3402" w:type="dxa"/>
            <w:tcBorders>
              <w:bottom w:val="nil"/>
            </w:tcBorders>
          </w:tcPr>
          <w:p w14:paraId="1C7EBB0C" w14:textId="5F1D8203" w:rsidR="00AF2454" w:rsidRPr="00F828A8" w:rsidRDefault="00B31FEA" w:rsidP="00B31FEA">
            <w:pPr>
              <w:tabs>
                <w:tab w:val="left" w:pos="1843"/>
              </w:tabs>
              <w:spacing w:line="276" w:lineRule="auto"/>
              <w:rPr>
                <w:rFonts w:cstheme="minorHAnsi"/>
                <w:rPrChange w:id="355" w:author="Fabienne Schmaus" w:date="2026-04-30T16:02:00Z" w16du:dateUtc="2026-04-30T14:02:00Z">
                  <w:rPr>
                    <w:rFonts w:cstheme="minorHAnsi"/>
                    <w:color w:val="EE0000"/>
                  </w:rPr>
                </w:rPrChange>
              </w:rPr>
            </w:pPr>
            <w:r w:rsidRPr="00F828A8">
              <w:rPr>
                <w:rFonts w:cstheme="minorHAnsi"/>
              </w:rPr>
              <w:t xml:space="preserve">--&gt; </w:t>
            </w:r>
            <w:r w:rsidR="00E03A0B" w:rsidRPr="00F828A8">
              <w:rPr>
                <w:rFonts w:cstheme="minorHAnsi"/>
              </w:rPr>
              <w:t xml:space="preserve">Arbeitsblatt </w:t>
            </w:r>
            <w:r w:rsidR="000E7956" w:rsidRPr="00F828A8">
              <w:rPr>
                <w:rFonts w:cstheme="minorHAnsi"/>
              </w:rPr>
              <w:t>4</w:t>
            </w:r>
          </w:p>
        </w:tc>
      </w:tr>
      <w:tr w:rsidR="007D7FE0" w:rsidRPr="007D7FE0" w14:paraId="503E1C08" w14:textId="77777777" w:rsidTr="004B7064">
        <w:trPr>
          <w:trHeight w:val="607"/>
        </w:trPr>
        <w:tc>
          <w:tcPr>
            <w:tcW w:w="4106" w:type="dxa"/>
            <w:vMerge/>
          </w:tcPr>
          <w:p w14:paraId="20E7B509" w14:textId="77777777" w:rsidR="00AF2454" w:rsidRPr="00F828A8" w:rsidRDefault="00AF2454" w:rsidP="00607CA3">
            <w:pPr>
              <w:tabs>
                <w:tab w:val="center" w:pos="1764"/>
              </w:tabs>
              <w:spacing w:line="276" w:lineRule="auto"/>
              <w:rPr>
                <w:rFonts w:cstheme="minorHAnsi"/>
                <w:rPrChange w:id="356" w:author="Fabienne Schmaus" w:date="2026-04-30T16:01:00Z" w16du:dateUtc="2026-04-30T14:01:00Z">
                  <w:rPr>
                    <w:rFonts w:cstheme="minorHAnsi"/>
                    <w:color w:val="EE0000"/>
                  </w:rPr>
                </w:rPrChange>
              </w:rPr>
            </w:pPr>
          </w:p>
        </w:tc>
        <w:tc>
          <w:tcPr>
            <w:tcW w:w="2977" w:type="dxa"/>
            <w:tcBorders>
              <w:top w:val="nil"/>
              <w:bottom w:val="nil"/>
            </w:tcBorders>
          </w:tcPr>
          <w:p w14:paraId="609D1309" w14:textId="5893FDD0" w:rsidR="00E03A0B" w:rsidRPr="00F828A8" w:rsidRDefault="00E03A0B" w:rsidP="00AF2454">
            <w:pPr>
              <w:spacing w:line="276" w:lineRule="auto"/>
              <w:rPr>
                <w:rFonts w:cstheme="minorHAnsi"/>
              </w:rPr>
            </w:pPr>
            <w:r w:rsidRPr="00F828A8">
              <w:rPr>
                <w:rFonts w:cstheme="minorHAnsi"/>
              </w:rPr>
              <w:t xml:space="preserve">2er-Gruppe: Entwickeln von </w:t>
            </w:r>
            <w:r w:rsidR="00F0300B">
              <w:rPr>
                <w:rFonts w:cstheme="minorHAnsi"/>
              </w:rPr>
              <w:t>„</w:t>
            </w:r>
            <w:r w:rsidRPr="00F828A8">
              <w:rPr>
                <w:rFonts w:cstheme="minorHAnsi"/>
              </w:rPr>
              <w:t>5 Fragen vor dem Posten</w:t>
            </w:r>
            <w:r w:rsidR="00F0300B">
              <w:rPr>
                <w:rFonts w:cstheme="minorHAnsi"/>
              </w:rPr>
              <w:t>“</w:t>
            </w:r>
          </w:p>
          <w:p w14:paraId="4ADE60AD" w14:textId="77777777" w:rsidR="00E03A0B" w:rsidRPr="00F828A8" w:rsidRDefault="00E03A0B" w:rsidP="00AF2454">
            <w:pPr>
              <w:spacing w:line="276" w:lineRule="auto"/>
              <w:rPr>
                <w:rFonts w:cstheme="minorHAnsi"/>
              </w:rPr>
            </w:pPr>
          </w:p>
          <w:p w14:paraId="170E10DD" w14:textId="7503A859" w:rsidR="00E03A0B" w:rsidRPr="00F828A8" w:rsidRDefault="00E03A0B" w:rsidP="00AF2454">
            <w:pPr>
              <w:spacing w:line="276" w:lineRule="auto"/>
              <w:rPr>
                <w:rFonts w:cstheme="minorHAnsi"/>
              </w:rPr>
            </w:pPr>
            <w:commentRangeStart w:id="357"/>
            <w:commentRangeStart w:id="358"/>
            <w:r w:rsidRPr="00F828A8">
              <w:rPr>
                <w:rFonts w:cstheme="minorHAnsi"/>
              </w:rPr>
              <w:t>Meinungslinie</w:t>
            </w:r>
            <w:r w:rsidR="003846AE" w:rsidRPr="00F828A8">
              <w:rPr>
                <w:rFonts w:cstheme="minorHAnsi"/>
              </w:rPr>
              <w:t xml:space="preserve"> </w:t>
            </w:r>
            <w:commentRangeEnd w:id="357"/>
            <w:r w:rsidR="00C548EF" w:rsidRPr="00F0300B">
              <w:rPr>
                <w:rStyle w:val="Kommentarzeichen"/>
                <w:rFonts w:cstheme="minorHAnsi"/>
                <w:sz w:val="22"/>
                <w:szCs w:val="22"/>
              </w:rPr>
              <w:commentReference w:id="357"/>
            </w:r>
            <w:commentRangeEnd w:id="358"/>
            <w:r w:rsidR="00A71B33" w:rsidRPr="00F0300B">
              <w:rPr>
                <w:rStyle w:val="Kommentarzeichen"/>
                <w:rFonts w:cstheme="minorHAnsi"/>
                <w:sz w:val="22"/>
                <w:szCs w:val="22"/>
              </w:rPr>
              <w:commentReference w:id="358"/>
            </w:r>
            <w:r w:rsidR="003846AE" w:rsidRPr="00F0300B">
              <w:rPr>
                <w:rFonts w:cstheme="minorHAnsi"/>
              </w:rPr>
              <w:t>(nur Sek</w:t>
            </w:r>
            <w:ins w:id="359" w:author="Fabienne Schmaus" w:date="2026-04-30T16:01:00Z" w16du:dateUtc="2026-04-30T14:01:00Z">
              <w:r w:rsidR="00F828A8">
                <w:rPr>
                  <w:rFonts w:cstheme="minorHAnsi"/>
                </w:rPr>
                <w:t xml:space="preserve">. </w:t>
              </w:r>
            </w:ins>
            <w:r w:rsidR="003846AE" w:rsidRPr="00F828A8">
              <w:rPr>
                <w:rFonts w:cstheme="minorHAnsi"/>
              </w:rPr>
              <w:t>I)</w:t>
            </w:r>
          </w:p>
          <w:p w14:paraId="4DCFEE7B" w14:textId="77777777" w:rsidR="00E03A0B" w:rsidRPr="00F828A8" w:rsidRDefault="00E03A0B" w:rsidP="00AF2454">
            <w:pPr>
              <w:spacing w:line="276" w:lineRule="auto"/>
              <w:rPr>
                <w:rFonts w:cstheme="minorHAnsi"/>
              </w:rPr>
            </w:pPr>
          </w:p>
          <w:p w14:paraId="5FEB1FB1" w14:textId="77777777" w:rsidR="00AF2454" w:rsidRPr="00F828A8" w:rsidRDefault="00B31FEA" w:rsidP="00AF2454">
            <w:pPr>
              <w:spacing w:line="276" w:lineRule="auto"/>
              <w:rPr>
                <w:rFonts w:cstheme="minorHAnsi"/>
              </w:rPr>
            </w:pPr>
            <w:r w:rsidRPr="00F828A8">
              <w:rPr>
                <w:rFonts w:cstheme="minorHAnsi"/>
              </w:rPr>
              <w:t>Einzelarbeit: Vorsätze formulieren</w:t>
            </w:r>
          </w:p>
          <w:p w14:paraId="7418DC0E" w14:textId="11E02FF9" w:rsidR="00E03A0B" w:rsidRPr="00F828A8" w:rsidRDefault="00E03A0B" w:rsidP="00AF2454">
            <w:pPr>
              <w:spacing w:line="276" w:lineRule="auto"/>
              <w:rPr>
                <w:rFonts w:cstheme="minorHAnsi"/>
              </w:rPr>
            </w:pPr>
          </w:p>
        </w:tc>
        <w:tc>
          <w:tcPr>
            <w:tcW w:w="3402" w:type="dxa"/>
            <w:tcBorders>
              <w:top w:val="nil"/>
              <w:bottom w:val="nil"/>
            </w:tcBorders>
          </w:tcPr>
          <w:p w14:paraId="27A47CB5" w14:textId="47A70912" w:rsidR="00B31FEA" w:rsidRPr="00F828A8" w:rsidRDefault="00E03A0B" w:rsidP="00B31FEA">
            <w:pPr>
              <w:tabs>
                <w:tab w:val="left" w:pos="1843"/>
              </w:tabs>
              <w:spacing w:line="276" w:lineRule="auto"/>
              <w:rPr>
                <w:rFonts w:cstheme="minorHAnsi"/>
                <w:rPrChange w:id="360" w:author="Fabienne Schmaus" w:date="2026-04-30T16:02:00Z" w16du:dateUtc="2026-04-30T14:02:00Z">
                  <w:rPr>
                    <w:rFonts w:cstheme="minorHAnsi"/>
                    <w:color w:val="EE0000"/>
                  </w:rPr>
                </w:rPrChange>
              </w:rPr>
            </w:pPr>
            <w:r w:rsidRPr="00F828A8">
              <w:rPr>
                <w:rFonts w:cstheme="minorHAnsi"/>
              </w:rPr>
              <w:t>--&gt; Anhang</w:t>
            </w:r>
            <w:r w:rsidRPr="00F828A8">
              <w:rPr>
                <w:rFonts w:cstheme="minorHAnsi"/>
                <w:rPrChange w:id="361" w:author="Fabienne Schmaus" w:date="2026-04-30T16:02:00Z" w16du:dateUtc="2026-04-30T14:02:00Z">
                  <w:rPr>
                    <w:rFonts w:cstheme="minorHAnsi"/>
                    <w:color w:val="EE0000"/>
                  </w:rPr>
                </w:rPrChange>
              </w:rPr>
              <w:t xml:space="preserve"> </w:t>
            </w:r>
            <w:r w:rsidRPr="00F828A8">
              <w:rPr>
                <w:rFonts w:cstheme="minorHAnsi"/>
              </w:rPr>
              <w:t>1</w:t>
            </w:r>
            <w:r w:rsidR="003846AE" w:rsidRPr="00F828A8">
              <w:rPr>
                <w:rFonts w:cstheme="minorHAnsi"/>
              </w:rPr>
              <w:t>B</w:t>
            </w:r>
          </w:p>
          <w:p w14:paraId="7D3B67EE" w14:textId="77777777" w:rsidR="00E03A0B" w:rsidRPr="00F828A8" w:rsidRDefault="00E03A0B" w:rsidP="00B31FEA">
            <w:pPr>
              <w:tabs>
                <w:tab w:val="left" w:pos="1843"/>
              </w:tabs>
              <w:spacing w:line="276" w:lineRule="auto"/>
              <w:rPr>
                <w:rFonts w:cstheme="minorHAnsi"/>
                <w:rPrChange w:id="362" w:author="Fabienne Schmaus" w:date="2026-04-30T16:02:00Z" w16du:dateUtc="2026-04-30T14:02:00Z">
                  <w:rPr>
                    <w:rFonts w:cstheme="minorHAnsi"/>
                    <w:color w:val="EE0000"/>
                  </w:rPr>
                </w:rPrChange>
              </w:rPr>
            </w:pPr>
          </w:p>
          <w:p w14:paraId="78BEF15B" w14:textId="1121D200" w:rsidR="00AF2454" w:rsidRPr="00F828A8" w:rsidRDefault="00E03A0B" w:rsidP="00B31FEA">
            <w:pPr>
              <w:tabs>
                <w:tab w:val="left" w:pos="1843"/>
              </w:tabs>
              <w:spacing w:line="276" w:lineRule="auto"/>
              <w:rPr>
                <w:rFonts w:cstheme="minorHAnsi"/>
                <w:rPrChange w:id="363" w:author="Fabienne Schmaus" w:date="2026-04-30T16:02:00Z" w16du:dateUtc="2026-04-30T14:02:00Z">
                  <w:rPr>
                    <w:rFonts w:cstheme="minorHAnsi"/>
                    <w:color w:val="EE0000"/>
                  </w:rPr>
                </w:rPrChange>
              </w:rPr>
            </w:pPr>
            <w:r w:rsidRPr="00C17639">
              <w:rPr>
                <w:rFonts w:cstheme="minorHAnsi"/>
              </w:rPr>
              <w:t xml:space="preserve">--&gt; </w:t>
            </w:r>
            <w:commentRangeStart w:id="364"/>
            <w:r w:rsidRPr="00C17639">
              <w:rPr>
                <w:rFonts w:cstheme="minorHAnsi"/>
              </w:rPr>
              <w:t>Zettel für Vorsatz</w:t>
            </w:r>
            <w:r w:rsidRPr="00F828A8">
              <w:rPr>
                <w:rFonts w:cstheme="minorHAnsi"/>
                <w:rPrChange w:id="365" w:author="Fabienne Schmaus" w:date="2026-04-30T16:02:00Z" w16du:dateUtc="2026-04-30T14:02:00Z">
                  <w:rPr>
                    <w:rFonts w:cstheme="minorHAnsi"/>
                    <w:color w:val="EE0000"/>
                  </w:rPr>
                </w:rPrChange>
              </w:rPr>
              <w:t xml:space="preserve"> </w:t>
            </w:r>
            <w:commentRangeEnd w:id="364"/>
            <w:r w:rsidR="00C548EF" w:rsidRPr="00F828A8">
              <w:rPr>
                <w:rStyle w:val="Kommentarzeichen"/>
                <w:rFonts w:cstheme="minorHAnsi"/>
                <w:sz w:val="22"/>
                <w:szCs w:val="22"/>
                <w:rPrChange w:id="366" w:author="Fabienne Schmaus" w:date="2026-04-30T16:02:00Z" w16du:dateUtc="2026-04-30T14:02:00Z">
                  <w:rPr>
                    <w:rStyle w:val="Kommentarzeichen"/>
                    <w:rFonts w:cstheme="minorHAnsi"/>
                    <w:color w:val="EE0000"/>
                    <w:sz w:val="22"/>
                    <w:szCs w:val="22"/>
                  </w:rPr>
                </w:rPrChange>
              </w:rPr>
              <w:commentReference w:id="364"/>
            </w:r>
            <w:del w:id="367" w:author="Fabienne Schmaus" w:date="2026-04-30T16:02:00Z" w16du:dateUtc="2026-04-30T14:02:00Z">
              <w:r w:rsidRPr="00F828A8" w:rsidDel="00F828A8">
                <w:rPr>
                  <w:rFonts w:cstheme="minorHAnsi"/>
                  <w:rPrChange w:id="368" w:author="Fabienne Schmaus" w:date="2026-04-30T16:02:00Z" w16du:dateUtc="2026-04-30T14:02:00Z">
                    <w:rPr>
                      <w:rFonts w:cstheme="minorHAnsi"/>
                      <w:color w:val="EE0000"/>
                    </w:rPr>
                  </w:rPrChange>
                </w:rPr>
                <w:delText>(vorgestaltet im Anhang?</w:delText>
              </w:r>
            </w:del>
          </w:p>
        </w:tc>
      </w:tr>
      <w:tr w:rsidR="00AF2454" w:rsidRPr="007D7FE0" w14:paraId="5B3FF625" w14:textId="77777777" w:rsidTr="004B7064">
        <w:trPr>
          <w:trHeight w:val="607"/>
        </w:trPr>
        <w:tc>
          <w:tcPr>
            <w:tcW w:w="4106" w:type="dxa"/>
            <w:vMerge/>
          </w:tcPr>
          <w:p w14:paraId="4DB01DA9" w14:textId="77777777" w:rsidR="00AF2454" w:rsidRPr="007D7FE0" w:rsidRDefault="00AF2454" w:rsidP="00607CA3">
            <w:pPr>
              <w:tabs>
                <w:tab w:val="center" w:pos="1764"/>
              </w:tabs>
              <w:spacing w:line="276" w:lineRule="auto"/>
              <w:rPr>
                <w:rFonts w:cstheme="minorHAnsi"/>
                <w:color w:val="EE0000"/>
              </w:rPr>
            </w:pPr>
          </w:p>
        </w:tc>
        <w:tc>
          <w:tcPr>
            <w:tcW w:w="2977" w:type="dxa"/>
            <w:tcBorders>
              <w:top w:val="nil"/>
            </w:tcBorders>
          </w:tcPr>
          <w:p w14:paraId="234382D6" w14:textId="231BBC1D" w:rsidR="00AF2454" w:rsidRPr="00E03A0B" w:rsidRDefault="00AF2454" w:rsidP="00AF2454">
            <w:pPr>
              <w:spacing w:line="276" w:lineRule="auto"/>
              <w:rPr>
                <w:rFonts w:cstheme="minorHAnsi"/>
              </w:rPr>
            </w:pPr>
            <w:r w:rsidRPr="00E03A0B">
              <w:rPr>
                <w:rFonts w:cstheme="minorHAnsi"/>
                <w:highlight w:val="yellow"/>
              </w:rPr>
              <w:t xml:space="preserve">((Icon </w:t>
            </w:r>
            <w:r w:rsidR="00F0300B">
              <w:rPr>
                <w:rFonts w:cstheme="minorHAnsi"/>
                <w:highlight w:val="yellow"/>
              </w:rPr>
              <w:t>„</w:t>
            </w:r>
            <w:r w:rsidRPr="00E03A0B">
              <w:rPr>
                <w:rFonts w:cstheme="minorHAnsi"/>
                <w:highlight w:val="yellow"/>
              </w:rPr>
              <w:t>Differenzierung</w:t>
            </w:r>
            <w:r w:rsidR="00F0300B">
              <w:rPr>
                <w:rFonts w:cstheme="minorHAnsi"/>
                <w:highlight w:val="yellow"/>
              </w:rPr>
              <w:t>“</w:t>
            </w:r>
            <w:r w:rsidRPr="00E03A0B">
              <w:rPr>
                <w:rFonts w:cstheme="minorHAnsi"/>
                <w:highlight w:val="yellow"/>
              </w:rPr>
              <w:t>!!))</w:t>
            </w:r>
          </w:p>
          <w:p w14:paraId="786EC7FD" w14:textId="6FFF018A" w:rsidR="00AF2454" w:rsidRPr="00E03A0B" w:rsidRDefault="00AF2454" w:rsidP="00AF2454">
            <w:pPr>
              <w:spacing w:line="276" w:lineRule="auto"/>
              <w:rPr>
                <w:rFonts w:cstheme="minorHAnsi"/>
              </w:rPr>
            </w:pPr>
            <w:r w:rsidRPr="00E03A0B">
              <w:rPr>
                <w:rFonts w:cstheme="minorHAnsi"/>
                <w:shd w:val="clear" w:color="auto" w:fill="FBE4D5" w:themeFill="accent2" w:themeFillTint="33"/>
              </w:rPr>
              <w:t>Differenzierung im Erwartungshorizont (Sek. I und Sek. II)</w:t>
            </w:r>
          </w:p>
        </w:tc>
        <w:tc>
          <w:tcPr>
            <w:tcW w:w="3402" w:type="dxa"/>
            <w:tcBorders>
              <w:top w:val="nil"/>
            </w:tcBorders>
          </w:tcPr>
          <w:p w14:paraId="4CFB2ED1" w14:textId="527274D0" w:rsidR="00AD2DF6" w:rsidRPr="00F828A8" w:rsidRDefault="00AD2DF6" w:rsidP="00FD1CEB">
            <w:pPr>
              <w:tabs>
                <w:tab w:val="left" w:pos="1843"/>
              </w:tabs>
              <w:spacing w:line="276" w:lineRule="auto"/>
              <w:rPr>
                <w:rFonts w:cstheme="minorHAnsi"/>
                <w:rPrChange w:id="369" w:author="Fabienne Schmaus" w:date="2026-04-30T16:02:00Z" w16du:dateUtc="2026-04-30T14:02:00Z">
                  <w:rPr>
                    <w:rFonts w:cstheme="minorHAnsi"/>
                    <w:color w:val="EE0000"/>
                  </w:rPr>
                </w:rPrChange>
              </w:rPr>
            </w:pPr>
          </w:p>
        </w:tc>
      </w:tr>
    </w:tbl>
    <w:p w14:paraId="0E0854D1" w14:textId="3DD9DC27" w:rsidR="00690584" w:rsidRPr="00C17639" w:rsidRDefault="00690584" w:rsidP="00DF669F">
      <w:pPr>
        <w:spacing w:line="276" w:lineRule="auto"/>
        <w:rPr>
          <w:rFonts w:cstheme="minorHAnsi"/>
          <w:sz w:val="16"/>
          <w:szCs w:val="16"/>
          <w:rPrChange w:id="370" w:author="Fabienne Schmaus" w:date="2026-04-30T16:01:00Z" w16du:dateUtc="2026-04-30T14:01:00Z">
            <w:rPr>
              <w:rFonts w:cstheme="minorHAnsi"/>
              <w:color w:val="EE0000"/>
            </w:rPr>
          </w:rPrChange>
        </w:rPr>
      </w:pPr>
    </w:p>
    <w:tbl>
      <w:tblPr>
        <w:tblStyle w:val="Tabellenraster"/>
        <w:tblW w:w="10485" w:type="dxa"/>
        <w:tblLook w:val="04A0" w:firstRow="1" w:lastRow="0" w:firstColumn="1" w:lastColumn="0" w:noHBand="0" w:noVBand="1"/>
      </w:tblPr>
      <w:tblGrid>
        <w:gridCol w:w="4106"/>
        <w:gridCol w:w="2977"/>
        <w:gridCol w:w="3402"/>
        <w:tblGridChange w:id="371">
          <w:tblGrid>
            <w:gridCol w:w="4106"/>
            <w:gridCol w:w="2977"/>
            <w:gridCol w:w="850"/>
            <w:gridCol w:w="2552"/>
          </w:tblGrid>
        </w:tblGridChange>
      </w:tblGrid>
      <w:tr w:rsidR="007D7FE0" w:rsidRPr="00F828A8" w14:paraId="62CEFAE8" w14:textId="77777777" w:rsidTr="006669AF">
        <w:tc>
          <w:tcPr>
            <w:tcW w:w="10485" w:type="dxa"/>
            <w:gridSpan w:val="3"/>
          </w:tcPr>
          <w:p w14:paraId="5CC73F29" w14:textId="0907CADD" w:rsidR="00DF669F" w:rsidRPr="00F828A8" w:rsidRDefault="00DF669F" w:rsidP="00FB679F">
            <w:pPr>
              <w:spacing w:line="276" w:lineRule="auto"/>
              <w:rPr>
                <w:rFonts w:cstheme="minorHAnsi"/>
                <w:i/>
                <w:iCs/>
                <w:rPrChange w:id="372" w:author="Fabienne Schmaus" w:date="2026-04-30T16:01:00Z" w16du:dateUtc="2026-04-30T14:01:00Z">
                  <w:rPr>
                    <w:rFonts w:cstheme="minorHAnsi"/>
                    <w:i/>
                    <w:iCs/>
                    <w:color w:val="EE0000"/>
                  </w:rPr>
                </w:rPrChange>
              </w:rPr>
            </w:pPr>
            <w:r w:rsidRPr="00F828A8">
              <w:rPr>
                <w:rFonts w:cstheme="minorHAnsi"/>
                <w:i/>
                <w:iCs/>
              </w:rPr>
              <w:t>Reflexion</w:t>
            </w:r>
          </w:p>
        </w:tc>
      </w:tr>
      <w:tr w:rsidR="001C16A9" w:rsidRPr="00F828A8" w14:paraId="3576AB62" w14:textId="77777777" w:rsidTr="00C548EF">
        <w:tblPrEx>
          <w:tblW w:w="10485" w:type="dxa"/>
          <w:tblPrExChange w:id="373" w:author="Fabienne Schmaus" w:date="2026-04-30T16:03:00Z" w16du:dateUtc="2026-04-30T14:03:00Z">
            <w:tblPrEx>
              <w:tblW w:w="10485" w:type="dxa"/>
            </w:tblPrEx>
          </w:tblPrExChange>
        </w:tblPrEx>
        <w:tc>
          <w:tcPr>
            <w:tcW w:w="4106" w:type="dxa"/>
            <w:tcPrChange w:id="374" w:author="Fabienne Schmaus" w:date="2026-04-30T16:03:00Z" w16du:dateUtc="2026-04-30T14:03:00Z">
              <w:tcPr>
                <w:tcW w:w="4106" w:type="dxa"/>
              </w:tcPr>
            </w:tcPrChange>
          </w:tcPr>
          <w:p w14:paraId="397C8F84" w14:textId="77777777" w:rsidR="00DF669F" w:rsidRPr="00F828A8" w:rsidRDefault="00DF669F" w:rsidP="00FB679F">
            <w:pPr>
              <w:spacing w:line="276" w:lineRule="auto"/>
              <w:rPr>
                <w:rFonts w:cstheme="minorHAnsi"/>
                <w:rPrChange w:id="375" w:author="Fabienne Schmaus" w:date="2026-04-30T16:01:00Z" w16du:dateUtc="2026-04-30T14:01:00Z">
                  <w:rPr>
                    <w:rFonts w:cstheme="minorHAnsi"/>
                    <w:color w:val="000000" w:themeColor="text1"/>
                  </w:rPr>
                </w:rPrChange>
              </w:rPr>
            </w:pPr>
            <w:r w:rsidRPr="00F828A8">
              <w:rPr>
                <w:rFonts w:cstheme="minorHAnsi"/>
                <w:rPrChange w:id="376" w:author="Fabienne Schmaus" w:date="2026-04-30T16:01:00Z" w16du:dateUtc="2026-04-30T14:01:00Z">
                  <w:rPr>
                    <w:rFonts w:cstheme="minorHAnsi"/>
                    <w:color w:val="000000" w:themeColor="text1"/>
                  </w:rPr>
                </w:rPrChange>
              </w:rPr>
              <w:t>&gt; Was hast du in dieser Einheit gelernt?</w:t>
            </w:r>
          </w:p>
          <w:p w14:paraId="532897BE" w14:textId="77777777" w:rsidR="00B31FEA" w:rsidRPr="00F828A8" w:rsidRDefault="00DF669F" w:rsidP="000E7956">
            <w:pPr>
              <w:tabs>
                <w:tab w:val="left" w:pos="2441"/>
                <w:tab w:val="left" w:pos="2880"/>
              </w:tabs>
              <w:spacing w:line="276" w:lineRule="auto"/>
              <w:rPr>
                <w:rFonts w:cstheme="minorHAnsi"/>
                <w:rPrChange w:id="377" w:author="Fabienne Schmaus" w:date="2026-04-30T16:01:00Z" w16du:dateUtc="2026-04-30T14:01:00Z">
                  <w:rPr>
                    <w:rFonts w:cstheme="minorHAnsi"/>
                    <w:color w:val="000000" w:themeColor="text1"/>
                  </w:rPr>
                </w:rPrChange>
              </w:rPr>
            </w:pPr>
            <w:r w:rsidRPr="00F828A8">
              <w:rPr>
                <w:rFonts w:cstheme="minorHAnsi"/>
                <w:rPrChange w:id="378" w:author="Fabienne Schmaus" w:date="2026-04-30T16:01:00Z" w16du:dateUtc="2026-04-30T14:01:00Z">
                  <w:rPr>
                    <w:rFonts w:cstheme="minorHAnsi"/>
                    <w:color w:val="000000" w:themeColor="text1"/>
                  </w:rPr>
                </w:rPrChange>
              </w:rPr>
              <w:t xml:space="preserve">&gt; </w:t>
            </w:r>
            <w:r w:rsidR="000E7956" w:rsidRPr="00F828A8">
              <w:rPr>
                <w:rFonts w:cstheme="minorHAnsi"/>
                <w:rPrChange w:id="379" w:author="Fabienne Schmaus" w:date="2026-04-30T16:01:00Z" w16du:dateUtc="2026-04-30T14:01:00Z">
                  <w:rPr>
                    <w:rFonts w:cstheme="minorHAnsi"/>
                    <w:color w:val="000000" w:themeColor="text1"/>
                  </w:rPr>
                </w:rPrChange>
              </w:rPr>
              <w:t>Was hat dich überrascht?</w:t>
            </w:r>
          </w:p>
          <w:p w14:paraId="74A8D09D" w14:textId="776DEFCF" w:rsidR="000E7956" w:rsidRPr="00F828A8" w:rsidRDefault="000E7956" w:rsidP="000E7956">
            <w:pPr>
              <w:tabs>
                <w:tab w:val="left" w:pos="2441"/>
                <w:tab w:val="left" w:pos="2880"/>
              </w:tabs>
              <w:spacing w:line="276" w:lineRule="auto"/>
              <w:rPr>
                <w:rFonts w:cstheme="minorHAnsi"/>
                <w:rPrChange w:id="380" w:author="Fabienne Schmaus" w:date="2026-04-30T16:01:00Z" w16du:dateUtc="2026-04-30T14:01:00Z">
                  <w:rPr>
                    <w:rFonts w:cstheme="minorHAnsi"/>
                    <w:color w:val="000000" w:themeColor="text1"/>
                  </w:rPr>
                </w:rPrChange>
              </w:rPr>
            </w:pPr>
            <w:r w:rsidRPr="00F828A8">
              <w:rPr>
                <w:rFonts w:cstheme="minorHAnsi"/>
                <w:rPrChange w:id="381" w:author="Fabienne Schmaus" w:date="2026-04-30T16:01:00Z" w16du:dateUtc="2026-04-30T14:01:00Z">
                  <w:rPr>
                    <w:rFonts w:cstheme="minorHAnsi"/>
                    <w:color w:val="000000" w:themeColor="text1"/>
                  </w:rPr>
                </w:rPrChange>
              </w:rPr>
              <w:t>&gt; Was hat dich beschäftigt</w:t>
            </w:r>
          </w:p>
        </w:tc>
        <w:tc>
          <w:tcPr>
            <w:tcW w:w="2977" w:type="dxa"/>
            <w:tcPrChange w:id="382" w:author="Fabienne Schmaus" w:date="2026-04-30T16:03:00Z" w16du:dateUtc="2026-04-30T14:03:00Z">
              <w:tcPr>
                <w:tcW w:w="3827" w:type="dxa"/>
                <w:gridSpan w:val="2"/>
              </w:tcPr>
            </w:tcPrChange>
          </w:tcPr>
          <w:p w14:paraId="5D16C20B" w14:textId="77777777" w:rsidR="00DF669F" w:rsidRPr="00F828A8" w:rsidRDefault="00DF669F" w:rsidP="00FB679F">
            <w:pPr>
              <w:spacing w:line="276" w:lineRule="auto"/>
              <w:rPr>
                <w:rFonts w:cstheme="minorHAnsi"/>
                <w:rPrChange w:id="383" w:author="Fabienne Schmaus" w:date="2026-04-30T16:01:00Z" w16du:dateUtc="2026-04-30T14:01:00Z">
                  <w:rPr>
                    <w:rFonts w:cstheme="minorHAnsi"/>
                    <w:color w:val="000000" w:themeColor="text1"/>
                  </w:rPr>
                </w:rPrChange>
              </w:rPr>
            </w:pPr>
            <w:r w:rsidRPr="00F828A8">
              <w:rPr>
                <w:rFonts w:cstheme="minorHAnsi"/>
                <w:rPrChange w:id="384" w:author="Fabienne Schmaus" w:date="2026-04-30T16:01:00Z" w16du:dateUtc="2026-04-30T14:01:00Z">
                  <w:rPr>
                    <w:rFonts w:cstheme="minorHAnsi"/>
                    <w:color w:val="000000" w:themeColor="text1"/>
                  </w:rPr>
                </w:rPrChange>
              </w:rPr>
              <w:t>Diskussion im Plenum</w:t>
            </w:r>
          </w:p>
          <w:p w14:paraId="01FB8695" w14:textId="77777777" w:rsidR="000E7956" w:rsidRPr="00F828A8" w:rsidRDefault="000E7956" w:rsidP="00FB679F">
            <w:pPr>
              <w:spacing w:line="276" w:lineRule="auto"/>
              <w:rPr>
                <w:rFonts w:cstheme="minorHAnsi"/>
                <w:rPrChange w:id="385" w:author="Fabienne Schmaus" w:date="2026-04-30T16:01:00Z" w16du:dateUtc="2026-04-30T14:01:00Z">
                  <w:rPr>
                    <w:rFonts w:cstheme="minorHAnsi"/>
                    <w:color w:val="000000" w:themeColor="text1"/>
                  </w:rPr>
                </w:rPrChange>
              </w:rPr>
            </w:pPr>
          </w:p>
          <w:p w14:paraId="6690B31E" w14:textId="3D056C8D" w:rsidR="000E7956" w:rsidRPr="00F828A8" w:rsidDel="00F828A8" w:rsidRDefault="000E7956" w:rsidP="00FB679F">
            <w:pPr>
              <w:spacing w:line="276" w:lineRule="auto"/>
              <w:rPr>
                <w:del w:id="386" w:author="Fabienne Schmaus" w:date="2026-04-30T16:01:00Z" w16du:dateUtc="2026-04-30T14:01:00Z"/>
                <w:rFonts w:cstheme="minorHAnsi"/>
                <w:rPrChange w:id="387" w:author="Fabienne Schmaus" w:date="2026-04-30T16:01:00Z" w16du:dateUtc="2026-04-30T14:01:00Z">
                  <w:rPr>
                    <w:del w:id="388" w:author="Fabienne Schmaus" w:date="2026-04-30T16:01:00Z" w16du:dateUtc="2026-04-30T14:01:00Z"/>
                    <w:rFonts w:cstheme="minorHAnsi"/>
                    <w:color w:val="000000" w:themeColor="text1"/>
                  </w:rPr>
                </w:rPrChange>
              </w:rPr>
            </w:pPr>
            <w:r w:rsidRPr="00F828A8">
              <w:rPr>
                <w:rFonts w:cstheme="minorHAnsi"/>
                <w:rPrChange w:id="389" w:author="Fabienne Schmaus" w:date="2026-04-30T16:01:00Z" w16du:dateUtc="2026-04-30T14:01:00Z">
                  <w:rPr>
                    <w:rFonts w:cstheme="minorHAnsi"/>
                    <w:color w:val="000000" w:themeColor="text1"/>
                  </w:rPr>
                </w:rPrChange>
              </w:rPr>
              <w:t>Selbstreflektion</w:t>
            </w:r>
          </w:p>
          <w:p w14:paraId="66F32109" w14:textId="77777777" w:rsidR="000E7956" w:rsidRPr="00F828A8" w:rsidDel="00F828A8" w:rsidRDefault="000E7956" w:rsidP="00FB679F">
            <w:pPr>
              <w:spacing w:line="276" w:lineRule="auto"/>
              <w:rPr>
                <w:del w:id="390" w:author="Fabienne Schmaus" w:date="2026-04-30T16:01:00Z" w16du:dateUtc="2026-04-30T14:01:00Z"/>
                <w:rFonts w:cstheme="minorHAnsi"/>
                <w:rPrChange w:id="391" w:author="Fabienne Schmaus" w:date="2026-04-30T16:01:00Z" w16du:dateUtc="2026-04-30T14:01:00Z">
                  <w:rPr>
                    <w:del w:id="392" w:author="Fabienne Schmaus" w:date="2026-04-30T16:01:00Z" w16du:dateUtc="2026-04-30T14:01:00Z"/>
                    <w:rFonts w:cstheme="minorHAnsi"/>
                    <w:color w:val="000000" w:themeColor="text1"/>
                  </w:rPr>
                </w:rPrChange>
              </w:rPr>
            </w:pPr>
          </w:p>
          <w:p w14:paraId="0B5807A8" w14:textId="77777777" w:rsidR="00327F17" w:rsidRPr="00F828A8" w:rsidRDefault="00327F17" w:rsidP="00FB679F">
            <w:pPr>
              <w:spacing w:line="276" w:lineRule="auto"/>
              <w:rPr>
                <w:rFonts w:cstheme="minorHAnsi"/>
                <w:rPrChange w:id="393" w:author="Fabienne Schmaus" w:date="2026-04-30T16:01:00Z" w16du:dateUtc="2026-04-30T14:01:00Z">
                  <w:rPr>
                    <w:rFonts w:cstheme="minorHAnsi"/>
                    <w:color w:val="000000" w:themeColor="text1"/>
                  </w:rPr>
                </w:rPrChange>
              </w:rPr>
            </w:pPr>
          </w:p>
        </w:tc>
        <w:tc>
          <w:tcPr>
            <w:tcW w:w="3402" w:type="dxa"/>
            <w:tcPrChange w:id="394" w:author="Fabienne Schmaus" w:date="2026-04-30T16:03:00Z" w16du:dateUtc="2026-04-30T14:03:00Z">
              <w:tcPr>
                <w:tcW w:w="2552" w:type="dxa"/>
              </w:tcPr>
            </w:tcPrChange>
          </w:tcPr>
          <w:p w14:paraId="4B2A6BCE" w14:textId="75237346" w:rsidR="00DF669F" w:rsidRPr="00F828A8" w:rsidRDefault="000E7956" w:rsidP="00FB679F">
            <w:pPr>
              <w:spacing w:line="276" w:lineRule="auto"/>
              <w:rPr>
                <w:rFonts w:cstheme="minorHAnsi"/>
                <w:rPrChange w:id="395" w:author="Fabienne Schmaus" w:date="2026-04-30T16:01:00Z" w16du:dateUtc="2026-04-30T14:01:00Z">
                  <w:rPr>
                    <w:rFonts w:cstheme="minorHAnsi"/>
                    <w:color w:val="000000" w:themeColor="text1"/>
                  </w:rPr>
                </w:rPrChange>
              </w:rPr>
            </w:pPr>
            <w:r w:rsidRPr="00F828A8">
              <w:rPr>
                <w:rFonts w:cstheme="minorHAnsi"/>
                <w:rPrChange w:id="396" w:author="Fabienne Schmaus" w:date="2026-04-30T16:01:00Z" w16du:dateUtc="2026-04-30T14:01:00Z">
                  <w:rPr>
                    <w:rFonts w:cstheme="minorHAnsi"/>
                    <w:color w:val="000000" w:themeColor="text1"/>
                  </w:rPr>
                </w:rPrChange>
              </w:rPr>
              <w:t>--&gt; Arbeitsblatt 5 (fakultativ)</w:t>
            </w:r>
          </w:p>
        </w:tc>
      </w:tr>
    </w:tbl>
    <w:p w14:paraId="18865822" w14:textId="060C8367" w:rsidR="00975FEE" w:rsidRPr="00F828A8" w:rsidRDefault="00975FEE" w:rsidP="00775017">
      <w:pPr>
        <w:spacing w:after="0" w:line="276" w:lineRule="auto"/>
        <w:rPr>
          <w:rFonts w:cstheme="minorHAnsi"/>
          <w:highlight w:val="lightGray"/>
          <w:rPrChange w:id="397" w:author="Fabienne Schmaus" w:date="2026-04-30T16:01:00Z" w16du:dateUtc="2026-04-30T14:01:00Z">
            <w:rPr>
              <w:rFonts w:cstheme="minorHAnsi"/>
              <w:color w:val="EE0000"/>
              <w:highlight w:val="lightGray"/>
            </w:rPr>
          </w:rPrChange>
        </w:rPr>
      </w:pPr>
      <w:bookmarkStart w:id="398" w:name="_Hlk139993229"/>
    </w:p>
    <w:tbl>
      <w:tblPr>
        <w:tblStyle w:val="Tabellenraster"/>
        <w:tblW w:w="10485" w:type="dxa"/>
        <w:tblLook w:val="04A0" w:firstRow="1" w:lastRow="0" w:firstColumn="1" w:lastColumn="0" w:noHBand="0" w:noVBand="1"/>
      </w:tblPr>
      <w:tblGrid>
        <w:gridCol w:w="3964"/>
        <w:gridCol w:w="3119"/>
        <w:gridCol w:w="3402"/>
        <w:tblGridChange w:id="399">
          <w:tblGrid>
            <w:gridCol w:w="3964"/>
            <w:gridCol w:w="2552"/>
            <w:gridCol w:w="567"/>
            <w:gridCol w:w="3402"/>
          </w:tblGrid>
        </w:tblGridChange>
      </w:tblGrid>
      <w:tr w:rsidR="007D7FE0" w:rsidRPr="00F828A8" w14:paraId="45236C0B" w14:textId="77777777" w:rsidTr="006669AF">
        <w:tc>
          <w:tcPr>
            <w:tcW w:w="10485" w:type="dxa"/>
            <w:gridSpan w:val="3"/>
          </w:tcPr>
          <w:p w14:paraId="2EB3DC9E" w14:textId="7829CC7F" w:rsidR="00975FEE" w:rsidRPr="00F828A8" w:rsidRDefault="001C2959" w:rsidP="00BB661C">
            <w:pPr>
              <w:spacing w:line="276" w:lineRule="auto"/>
              <w:rPr>
                <w:rFonts w:cstheme="minorHAnsi"/>
                <w:i/>
                <w:iCs/>
                <w:rPrChange w:id="400" w:author="Fabienne Schmaus" w:date="2026-04-30T16:01:00Z" w16du:dateUtc="2026-04-30T14:01:00Z">
                  <w:rPr>
                    <w:rFonts w:cstheme="minorHAnsi"/>
                    <w:i/>
                    <w:iCs/>
                    <w:color w:val="EE0000"/>
                  </w:rPr>
                </w:rPrChange>
              </w:rPr>
            </w:pPr>
            <w:r w:rsidRPr="00F828A8">
              <w:rPr>
                <w:rFonts w:cstheme="minorHAnsi"/>
                <w:i/>
                <w:iCs/>
              </w:rPr>
              <w:t xml:space="preserve">Fakultativ nach </w:t>
            </w:r>
            <w:r w:rsidR="00964135" w:rsidRPr="00F828A8">
              <w:rPr>
                <w:rFonts w:cstheme="minorHAnsi"/>
                <w:i/>
                <w:iCs/>
              </w:rPr>
              <w:t>zwei</w:t>
            </w:r>
            <w:r w:rsidRPr="00F828A8">
              <w:rPr>
                <w:rFonts w:cstheme="minorHAnsi"/>
                <w:i/>
                <w:iCs/>
              </w:rPr>
              <w:t xml:space="preserve"> Wochen: </w:t>
            </w:r>
            <w:r w:rsidR="00975FEE" w:rsidRPr="00F828A8">
              <w:rPr>
                <w:rFonts w:cstheme="minorHAnsi"/>
                <w:i/>
                <w:iCs/>
              </w:rPr>
              <w:t>Follow-up (z.</w:t>
            </w:r>
            <w:r w:rsidR="00327F17" w:rsidRPr="00F828A8">
              <w:rPr>
                <w:rFonts w:cstheme="minorHAnsi"/>
                <w:i/>
                <w:iCs/>
              </w:rPr>
              <w:t> </w:t>
            </w:r>
            <w:r w:rsidR="00975FEE" w:rsidRPr="00F828A8">
              <w:rPr>
                <w:rFonts w:cstheme="minorHAnsi"/>
                <w:i/>
                <w:iCs/>
              </w:rPr>
              <w:t>B. nach zwei Wochen)</w:t>
            </w:r>
          </w:p>
        </w:tc>
      </w:tr>
      <w:tr w:rsidR="007D7FE0" w:rsidRPr="00F828A8" w14:paraId="10201A95" w14:textId="77777777" w:rsidTr="00C548EF">
        <w:tblPrEx>
          <w:tblW w:w="10485" w:type="dxa"/>
          <w:tblPrExChange w:id="401" w:author="Fabienne Schmaus" w:date="2026-04-30T16:03:00Z" w16du:dateUtc="2026-04-30T14:03:00Z">
            <w:tblPrEx>
              <w:tblW w:w="10485" w:type="dxa"/>
            </w:tblPrEx>
          </w:tblPrExChange>
        </w:tblPrEx>
        <w:tc>
          <w:tcPr>
            <w:tcW w:w="3964" w:type="dxa"/>
            <w:tcPrChange w:id="402" w:author="Fabienne Schmaus" w:date="2026-04-30T16:03:00Z" w16du:dateUtc="2026-04-30T14:03:00Z">
              <w:tcPr>
                <w:tcW w:w="3964" w:type="dxa"/>
              </w:tcPr>
            </w:tcPrChange>
          </w:tcPr>
          <w:p w14:paraId="7DA6B456" w14:textId="3E8544DB" w:rsidR="00975FEE" w:rsidRPr="00F828A8" w:rsidRDefault="00975FEE" w:rsidP="00975FEE">
            <w:pPr>
              <w:spacing w:line="276" w:lineRule="auto"/>
              <w:rPr>
                <w:rFonts w:cstheme="minorHAnsi"/>
                <w:rPrChange w:id="403" w:author="Fabienne Schmaus" w:date="2026-04-30T16:01:00Z" w16du:dateUtc="2026-04-30T14:01:00Z">
                  <w:rPr>
                    <w:rFonts w:cstheme="minorHAnsi"/>
                    <w:color w:val="000000" w:themeColor="text1"/>
                  </w:rPr>
                </w:rPrChange>
              </w:rPr>
            </w:pPr>
            <w:r w:rsidRPr="00F828A8">
              <w:rPr>
                <w:rFonts w:cstheme="minorHAnsi"/>
                <w:rPrChange w:id="404" w:author="Fabienne Schmaus" w:date="2026-04-30T16:01:00Z" w16du:dateUtc="2026-04-30T14:01:00Z">
                  <w:rPr>
                    <w:rFonts w:cstheme="minorHAnsi"/>
                    <w:color w:val="000000" w:themeColor="text1"/>
                  </w:rPr>
                </w:rPrChange>
              </w:rPr>
              <w:t>Ziel:</w:t>
            </w:r>
            <w:r w:rsidR="00327F17" w:rsidRPr="00F828A8">
              <w:rPr>
                <w:rFonts w:cstheme="minorHAnsi"/>
                <w:rPrChange w:id="405" w:author="Fabienne Schmaus" w:date="2026-04-30T16:01:00Z" w16du:dateUtc="2026-04-30T14:01:00Z">
                  <w:rPr>
                    <w:rFonts w:cstheme="minorHAnsi"/>
                    <w:color w:val="000000" w:themeColor="text1"/>
                  </w:rPr>
                </w:rPrChange>
              </w:rPr>
              <w:t xml:space="preserve"> </w:t>
            </w:r>
            <w:r w:rsidR="000E7956" w:rsidRPr="00F828A8">
              <w:rPr>
                <w:rFonts w:cstheme="minorHAnsi"/>
                <w:rPrChange w:id="406" w:author="Fabienne Schmaus" w:date="2026-04-30T16:01:00Z" w16du:dateUtc="2026-04-30T14:01:00Z">
                  <w:rPr>
                    <w:rFonts w:cstheme="minorHAnsi"/>
                    <w:color w:val="000000" w:themeColor="text1"/>
                  </w:rPr>
                </w:rPrChange>
              </w:rPr>
              <w:t>Erkenntnisse teilen,</w:t>
            </w:r>
            <w:r w:rsidRPr="00F828A8">
              <w:rPr>
                <w:rFonts w:cstheme="minorHAnsi"/>
                <w:rPrChange w:id="407" w:author="Fabienne Schmaus" w:date="2026-04-30T16:01:00Z" w16du:dateUtc="2026-04-30T14:01:00Z">
                  <w:rPr>
                    <w:rFonts w:cstheme="minorHAnsi"/>
                    <w:color w:val="000000" w:themeColor="text1"/>
                  </w:rPr>
                </w:rPrChange>
              </w:rPr>
              <w:t xml:space="preserve"> festigen, Umsetzung der Vorsätze reflektieren, </w:t>
            </w:r>
          </w:p>
          <w:p w14:paraId="64123388" w14:textId="77777777" w:rsidR="00327F17" w:rsidRPr="00F828A8" w:rsidRDefault="00327F17" w:rsidP="00BB661C">
            <w:pPr>
              <w:tabs>
                <w:tab w:val="left" w:pos="2441"/>
                <w:tab w:val="left" w:pos="2880"/>
              </w:tabs>
              <w:spacing w:line="276" w:lineRule="auto"/>
              <w:rPr>
                <w:rFonts w:cstheme="minorHAnsi"/>
                <w:rPrChange w:id="408" w:author="Fabienne Schmaus" w:date="2026-04-30T16:01:00Z" w16du:dateUtc="2026-04-30T14:01:00Z">
                  <w:rPr>
                    <w:rFonts w:cstheme="minorHAnsi"/>
                    <w:color w:val="000000" w:themeColor="text1"/>
                  </w:rPr>
                </w:rPrChange>
              </w:rPr>
            </w:pPr>
          </w:p>
          <w:p w14:paraId="6A97A819" w14:textId="2B187376" w:rsidR="00975FEE" w:rsidRPr="00F828A8" w:rsidRDefault="00975FEE" w:rsidP="00BB661C">
            <w:pPr>
              <w:tabs>
                <w:tab w:val="left" w:pos="2441"/>
                <w:tab w:val="left" w:pos="2880"/>
              </w:tabs>
              <w:spacing w:line="276" w:lineRule="auto"/>
              <w:rPr>
                <w:rFonts w:cstheme="minorHAnsi"/>
                <w:rPrChange w:id="409" w:author="Fabienne Schmaus" w:date="2026-04-30T16:01:00Z" w16du:dateUtc="2026-04-30T14:01:00Z">
                  <w:rPr>
                    <w:rFonts w:cstheme="minorHAnsi"/>
                    <w:color w:val="000000" w:themeColor="text1"/>
                  </w:rPr>
                </w:rPrChange>
              </w:rPr>
            </w:pPr>
            <w:r w:rsidRPr="00F828A8">
              <w:rPr>
                <w:rFonts w:cstheme="minorHAnsi"/>
                <w:rPrChange w:id="410" w:author="Fabienne Schmaus" w:date="2026-04-30T16:01:00Z" w16du:dateUtc="2026-04-30T14:01:00Z">
                  <w:rPr>
                    <w:rFonts w:cstheme="minorHAnsi"/>
                    <w:color w:val="000000" w:themeColor="text1"/>
                  </w:rPr>
                </w:rPrChange>
              </w:rPr>
              <w:t>Inhalte:</w:t>
            </w:r>
          </w:p>
          <w:p w14:paraId="4698AAB8" w14:textId="6389BEAF" w:rsidR="000E7956" w:rsidRPr="00F828A8" w:rsidDel="00C548EF" w:rsidRDefault="000E7956" w:rsidP="00BB661C">
            <w:pPr>
              <w:tabs>
                <w:tab w:val="left" w:pos="2441"/>
                <w:tab w:val="left" w:pos="2880"/>
              </w:tabs>
              <w:spacing w:line="276" w:lineRule="auto"/>
              <w:rPr>
                <w:del w:id="411" w:author="Fabienne Schmaus" w:date="2026-04-30T16:04:00Z" w16du:dateUtc="2026-04-30T14:04:00Z"/>
                <w:rFonts w:ascii="Calibri" w:eastAsia="Arial" w:hAnsi="Calibri" w:cs="Calibri"/>
                <w:rPrChange w:id="412" w:author="Fabienne Schmaus" w:date="2026-04-30T16:01:00Z" w16du:dateUtc="2026-04-30T14:01:00Z">
                  <w:rPr>
                    <w:del w:id="413" w:author="Fabienne Schmaus" w:date="2026-04-30T16:04:00Z" w16du:dateUtc="2026-04-30T14:04:00Z"/>
                    <w:rFonts w:ascii="Calibri" w:eastAsia="Arial" w:hAnsi="Calibri" w:cs="Calibri"/>
                    <w:color w:val="000000" w:themeColor="text1"/>
                  </w:rPr>
                </w:rPrChange>
              </w:rPr>
            </w:pPr>
          </w:p>
          <w:p w14:paraId="20A9147E" w14:textId="5EC1A9B7" w:rsidR="00327F17" w:rsidRPr="00F828A8" w:rsidRDefault="00E93518" w:rsidP="00BB661C">
            <w:pPr>
              <w:tabs>
                <w:tab w:val="left" w:pos="2441"/>
                <w:tab w:val="left" w:pos="2880"/>
              </w:tabs>
              <w:spacing w:line="276" w:lineRule="auto"/>
              <w:rPr>
                <w:rFonts w:ascii="Calibri" w:eastAsia="Arial" w:hAnsi="Calibri" w:cs="Calibri"/>
                <w:rPrChange w:id="414" w:author="Fabienne Schmaus" w:date="2026-04-30T16:01:00Z" w16du:dateUtc="2026-04-30T14:01:00Z">
                  <w:rPr>
                    <w:rFonts w:ascii="Calibri" w:eastAsia="Arial" w:hAnsi="Calibri" w:cs="Calibri"/>
                    <w:color w:val="000000" w:themeColor="text1"/>
                  </w:rPr>
                </w:rPrChange>
              </w:rPr>
            </w:pPr>
            <w:r w:rsidRPr="00F828A8">
              <w:rPr>
                <w:rFonts w:ascii="Calibri" w:eastAsia="Arial" w:hAnsi="Calibri" w:cs="Calibri"/>
                <w:rPrChange w:id="415" w:author="Fabienne Schmaus" w:date="2026-04-30T16:01:00Z" w16du:dateUtc="2026-04-30T14:01:00Z">
                  <w:rPr>
                    <w:rFonts w:ascii="Calibri" w:eastAsia="Arial" w:hAnsi="Calibri" w:cs="Calibri"/>
                    <w:color w:val="000000" w:themeColor="text1"/>
                  </w:rPr>
                </w:rPrChange>
              </w:rPr>
              <w:lastRenderedPageBreak/>
              <w:t xml:space="preserve">&gt; </w:t>
            </w:r>
            <w:r w:rsidR="000E7956" w:rsidRPr="00F828A8">
              <w:rPr>
                <w:rFonts w:ascii="Calibri" w:eastAsia="Arial" w:hAnsi="Calibri" w:cs="Calibri"/>
                <w:rPrChange w:id="416" w:author="Fabienne Schmaus" w:date="2026-04-30T16:01:00Z" w16du:dateUtc="2026-04-30T14:01:00Z">
                  <w:rPr>
                    <w:rFonts w:ascii="Calibri" w:eastAsia="Arial" w:hAnsi="Calibri" w:cs="Calibri"/>
                    <w:color w:val="000000" w:themeColor="text1"/>
                  </w:rPr>
                </w:rPrChange>
              </w:rPr>
              <w:t>Aha-Effekte beim Scrollen durch Social Media?</w:t>
            </w:r>
            <w:r w:rsidR="00975FEE" w:rsidRPr="00F828A8">
              <w:rPr>
                <w:rFonts w:ascii="Calibri" w:eastAsia="Arial" w:hAnsi="Calibri" w:cs="Calibri"/>
                <w:rPrChange w:id="417" w:author="Fabienne Schmaus" w:date="2026-04-30T16:01:00Z" w16du:dateUtc="2026-04-30T14:01:00Z">
                  <w:rPr>
                    <w:rFonts w:ascii="Calibri" w:eastAsia="Arial" w:hAnsi="Calibri" w:cs="Calibri"/>
                    <w:color w:val="000000" w:themeColor="text1"/>
                  </w:rPr>
                </w:rPrChange>
              </w:rPr>
              <w:t xml:space="preserve"> </w:t>
            </w:r>
          </w:p>
          <w:p w14:paraId="6F342294" w14:textId="65C3455C" w:rsidR="000E7956" w:rsidRPr="00F828A8" w:rsidRDefault="000E7956" w:rsidP="00BB661C">
            <w:pPr>
              <w:tabs>
                <w:tab w:val="left" w:pos="2441"/>
                <w:tab w:val="left" w:pos="2880"/>
              </w:tabs>
              <w:spacing w:line="276" w:lineRule="auto"/>
              <w:rPr>
                <w:rFonts w:ascii="Calibri" w:eastAsia="Arial" w:hAnsi="Calibri" w:cs="Calibri"/>
                <w:rPrChange w:id="418" w:author="Fabienne Schmaus" w:date="2026-04-30T16:01:00Z" w16du:dateUtc="2026-04-30T14:01:00Z">
                  <w:rPr>
                    <w:rFonts w:ascii="Calibri" w:eastAsia="Arial" w:hAnsi="Calibri" w:cs="Calibri"/>
                    <w:color w:val="000000" w:themeColor="text1"/>
                  </w:rPr>
                </w:rPrChange>
              </w:rPr>
            </w:pPr>
            <w:r w:rsidRPr="00F828A8">
              <w:rPr>
                <w:rFonts w:ascii="Calibri" w:eastAsia="Arial" w:hAnsi="Calibri" w:cs="Calibri"/>
                <w:rPrChange w:id="419" w:author="Fabienne Schmaus" w:date="2026-04-30T16:01:00Z" w16du:dateUtc="2026-04-30T14:01:00Z">
                  <w:rPr>
                    <w:rFonts w:ascii="Calibri" w:eastAsia="Arial" w:hAnsi="Calibri" w:cs="Calibri"/>
                    <w:color w:val="000000" w:themeColor="text1"/>
                  </w:rPr>
                </w:rPrChange>
              </w:rPr>
              <w:t>&gt; Online-Verhalten angepasst oder verändert?</w:t>
            </w:r>
          </w:p>
          <w:p w14:paraId="7C8F1066" w14:textId="16E27EDC" w:rsidR="00545567" w:rsidRPr="00F828A8" w:rsidRDefault="00E93518" w:rsidP="00327F17">
            <w:pPr>
              <w:tabs>
                <w:tab w:val="left" w:pos="2441"/>
                <w:tab w:val="left" w:pos="2880"/>
              </w:tabs>
              <w:spacing w:line="276" w:lineRule="auto"/>
              <w:rPr>
                <w:rFonts w:cstheme="minorHAnsi"/>
                <w:rPrChange w:id="420" w:author="Fabienne Schmaus" w:date="2026-04-30T16:01:00Z" w16du:dateUtc="2026-04-30T14:01:00Z">
                  <w:rPr>
                    <w:rFonts w:cstheme="minorHAnsi"/>
                    <w:color w:val="EE0000"/>
                  </w:rPr>
                </w:rPrChange>
              </w:rPr>
            </w:pPr>
            <w:r w:rsidRPr="00F828A8">
              <w:rPr>
                <w:rFonts w:ascii="Calibri" w:eastAsia="Arial" w:hAnsi="Calibri" w:cs="Calibri"/>
                <w:rPrChange w:id="421" w:author="Fabienne Schmaus" w:date="2026-04-30T16:01:00Z" w16du:dateUtc="2026-04-30T14:01:00Z">
                  <w:rPr>
                    <w:rFonts w:ascii="Calibri" w:eastAsia="Arial" w:hAnsi="Calibri" w:cs="Calibri"/>
                    <w:color w:val="000000" w:themeColor="text1"/>
                  </w:rPr>
                </w:rPrChange>
              </w:rPr>
              <w:t>&gt; W</w:t>
            </w:r>
            <w:r w:rsidR="00975FEE" w:rsidRPr="00F828A8">
              <w:rPr>
                <w:rFonts w:ascii="Calibri" w:eastAsia="Arial" w:hAnsi="Calibri" w:cs="Calibri"/>
                <w:rPrChange w:id="422" w:author="Fabienne Schmaus" w:date="2026-04-30T16:01:00Z" w16du:dateUtc="2026-04-30T14:01:00Z">
                  <w:rPr>
                    <w:rFonts w:ascii="Calibri" w:eastAsia="Arial" w:hAnsi="Calibri" w:cs="Calibri"/>
                    <w:color w:val="000000" w:themeColor="text1"/>
                  </w:rPr>
                </w:rPrChange>
              </w:rPr>
              <w:t>elche Vorsätze wurden umgesetzt?</w:t>
            </w:r>
          </w:p>
        </w:tc>
        <w:tc>
          <w:tcPr>
            <w:tcW w:w="3119" w:type="dxa"/>
            <w:tcPrChange w:id="423" w:author="Fabienne Schmaus" w:date="2026-04-30T16:03:00Z" w16du:dateUtc="2026-04-30T14:03:00Z">
              <w:tcPr>
                <w:tcW w:w="2552" w:type="dxa"/>
              </w:tcPr>
            </w:tcPrChange>
          </w:tcPr>
          <w:p w14:paraId="04363263" w14:textId="77777777" w:rsidR="00975FEE" w:rsidRPr="00F828A8" w:rsidRDefault="00975FEE" w:rsidP="00BB661C">
            <w:pPr>
              <w:spacing w:line="276" w:lineRule="auto"/>
              <w:rPr>
                <w:rFonts w:cstheme="minorHAnsi"/>
                <w:rPrChange w:id="424" w:author="Fabienne Schmaus" w:date="2026-04-30T16:01:00Z" w16du:dateUtc="2026-04-30T14:01:00Z">
                  <w:rPr>
                    <w:rFonts w:cstheme="minorHAnsi"/>
                    <w:color w:val="000000" w:themeColor="text1"/>
                  </w:rPr>
                </w:rPrChange>
              </w:rPr>
            </w:pPr>
            <w:r w:rsidRPr="00F828A8">
              <w:rPr>
                <w:rFonts w:cstheme="minorHAnsi"/>
                <w:rPrChange w:id="425" w:author="Fabienne Schmaus" w:date="2026-04-30T16:01:00Z" w16du:dateUtc="2026-04-30T14:01:00Z">
                  <w:rPr>
                    <w:rFonts w:cstheme="minorHAnsi"/>
                    <w:color w:val="000000" w:themeColor="text1"/>
                  </w:rPr>
                </w:rPrChange>
              </w:rPr>
              <w:lastRenderedPageBreak/>
              <w:t>Diskussion im Plenum</w:t>
            </w:r>
          </w:p>
          <w:p w14:paraId="763D7D38" w14:textId="77777777" w:rsidR="000E7956" w:rsidRPr="00F828A8" w:rsidRDefault="000E7956" w:rsidP="00BB661C">
            <w:pPr>
              <w:spacing w:line="276" w:lineRule="auto"/>
              <w:rPr>
                <w:rFonts w:cstheme="minorHAnsi"/>
                <w:rPrChange w:id="426" w:author="Fabienne Schmaus" w:date="2026-04-30T16:01:00Z" w16du:dateUtc="2026-04-30T14:01:00Z">
                  <w:rPr>
                    <w:rFonts w:cstheme="minorHAnsi"/>
                    <w:color w:val="000000" w:themeColor="text1"/>
                  </w:rPr>
                </w:rPrChange>
              </w:rPr>
            </w:pPr>
          </w:p>
          <w:p w14:paraId="1DD65F9B" w14:textId="3D716D96" w:rsidR="000E7956" w:rsidRPr="00F828A8" w:rsidDel="00F828A8" w:rsidRDefault="000E7956" w:rsidP="00BB661C">
            <w:pPr>
              <w:spacing w:line="276" w:lineRule="auto"/>
              <w:rPr>
                <w:del w:id="427" w:author="Fabienne Schmaus" w:date="2026-04-30T16:01:00Z" w16du:dateUtc="2026-04-30T14:01:00Z"/>
                <w:rFonts w:cstheme="minorHAnsi"/>
                <w:rPrChange w:id="428" w:author="Fabienne Schmaus" w:date="2026-04-30T16:01:00Z" w16du:dateUtc="2026-04-30T14:01:00Z">
                  <w:rPr>
                    <w:del w:id="429" w:author="Fabienne Schmaus" w:date="2026-04-30T16:01:00Z" w16du:dateUtc="2026-04-30T14:01:00Z"/>
                    <w:rFonts w:cstheme="minorHAnsi"/>
                    <w:color w:val="000000" w:themeColor="text1"/>
                  </w:rPr>
                </w:rPrChange>
              </w:rPr>
            </w:pPr>
            <w:r w:rsidRPr="00F828A8">
              <w:rPr>
                <w:rFonts w:cstheme="minorHAnsi"/>
                <w:rPrChange w:id="430" w:author="Fabienne Schmaus" w:date="2026-04-30T16:01:00Z" w16du:dateUtc="2026-04-30T14:01:00Z">
                  <w:rPr>
                    <w:rFonts w:cstheme="minorHAnsi"/>
                    <w:color w:val="000000" w:themeColor="text1"/>
                  </w:rPr>
                </w:rPrChange>
              </w:rPr>
              <w:t>Auch Diskussion in Kleingruppen möglich</w:t>
            </w:r>
          </w:p>
          <w:p w14:paraId="17750AF3" w14:textId="631382E2" w:rsidR="00327F17" w:rsidRPr="00F828A8" w:rsidRDefault="00327F17" w:rsidP="00327F17">
            <w:pPr>
              <w:spacing w:line="276" w:lineRule="auto"/>
              <w:rPr>
                <w:rFonts w:cstheme="minorHAnsi"/>
                <w:rPrChange w:id="431" w:author="Fabienne Schmaus" w:date="2026-04-30T16:01:00Z" w16du:dateUtc="2026-04-30T14:01:00Z">
                  <w:rPr>
                    <w:rFonts w:cstheme="minorHAnsi"/>
                    <w:color w:val="EE0000"/>
                  </w:rPr>
                </w:rPrChange>
              </w:rPr>
            </w:pPr>
          </w:p>
        </w:tc>
        <w:tc>
          <w:tcPr>
            <w:tcW w:w="3402" w:type="dxa"/>
            <w:tcPrChange w:id="432" w:author="Fabienne Schmaus" w:date="2026-04-30T16:03:00Z" w16du:dateUtc="2026-04-30T14:03:00Z">
              <w:tcPr>
                <w:tcW w:w="3969" w:type="dxa"/>
                <w:gridSpan w:val="2"/>
              </w:tcPr>
            </w:tcPrChange>
          </w:tcPr>
          <w:p w14:paraId="324DF691" w14:textId="77777777" w:rsidR="00975FEE" w:rsidRPr="00F828A8" w:rsidRDefault="000E7956" w:rsidP="000E7956">
            <w:pPr>
              <w:tabs>
                <w:tab w:val="left" w:pos="1843"/>
              </w:tabs>
              <w:spacing w:line="276" w:lineRule="auto"/>
              <w:rPr>
                <w:rFonts w:cstheme="minorHAnsi"/>
                <w:rPrChange w:id="433" w:author="Fabienne Schmaus" w:date="2026-04-30T16:01:00Z" w16du:dateUtc="2026-04-30T14:01:00Z">
                  <w:rPr>
                    <w:rFonts w:cstheme="minorHAnsi"/>
                    <w:color w:val="000000" w:themeColor="text1"/>
                  </w:rPr>
                </w:rPrChange>
              </w:rPr>
            </w:pPr>
            <w:r w:rsidRPr="00F828A8">
              <w:rPr>
                <w:rFonts w:cstheme="minorHAnsi"/>
                <w:rPrChange w:id="434" w:author="Fabienne Schmaus" w:date="2026-04-30T16:01:00Z" w16du:dateUtc="2026-04-30T14:01:00Z">
                  <w:rPr>
                    <w:rFonts w:cstheme="minorHAnsi"/>
                    <w:color w:val="000000" w:themeColor="text1"/>
                  </w:rPr>
                </w:rPrChange>
              </w:rPr>
              <w:t xml:space="preserve">--&gt; evtl. Zettel mit dem Vorsatz (falls noch vorhanden) </w:t>
            </w:r>
          </w:p>
          <w:p w14:paraId="0031C35B" w14:textId="354F3673" w:rsidR="000E7956" w:rsidRPr="00F828A8" w:rsidRDefault="000E7956" w:rsidP="000E7956">
            <w:pPr>
              <w:tabs>
                <w:tab w:val="left" w:pos="1843"/>
              </w:tabs>
              <w:spacing w:line="276" w:lineRule="auto"/>
              <w:rPr>
                <w:rFonts w:cstheme="minorHAnsi"/>
                <w:rPrChange w:id="435" w:author="Fabienne Schmaus" w:date="2026-04-30T16:01:00Z" w16du:dateUtc="2026-04-30T14:01:00Z">
                  <w:rPr>
                    <w:rFonts w:cstheme="minorHAnsi"/>
                    <w:color w:val="EE0000"/>
                  </w:rPr>
                </w:rPrChange>
              </w:rPr>
            </w:pPr>
          </w:p>
        </w:tc>
      </w:tr>
    </w:tbl>
    <w:p w14:paraId="24999782" w14:textId="6BA79EDC" w:rsidR="00DF669F" w:rsidRPr="00C548EF" w:rsidRDefault="00DF669F" w:rsidP="00DF669F">
      <w:pPr>
        <w:rPr>
          <w:rFonts w:cstheme="minorHAnsi"/>
          <w:highlight w:val="lightGray"/>
          <w:rPrChange w:id="436" w:author="Fabienne Schmaus" w:date="2026-04-30T16:04:00Z" w16du:dateUtc="2026-04-30T14:04:00Z">
            <w:rPr>
              <w:rFonts w:cstheme="minorHAnsi"/>
              <w:color w:val="EE0000"/>
              <w:highlight w:val="lightGray"/>
            </w:rPr>
          </w:rPrChange>
        </w:rPr>
      </w:pPr>
      <w:r w:rsidRPr="00C548EF">
        <w:rPr>
          <w:rFonts w:cstheme="minorHAnsi"/>
          <w:highlight w:val="lightGray"/>
          <w:rPrChange w:id="437" w:author="Fabienne Schmaus" w:date="2026-04-30T16:04:00Z" w16du:dateUtc="2026-04-30T14:04:00Z">
            <w:rPr>
              <w:rFonts w:cstheme="minorHAnsi"/>
              <w:color w:val="EE0000"/>
              <w:highlight w:val="lightGray"/>
            </w:rPr>
          </w:rPrChange>
        </w:rPr>
        <w:br w:type="page"/>
      </w:r>
    </w:p>
    <w:p w14:paraId="4182833D" w14:textId="20751449" w:rsidR="00775017" w:rsidRPr="00C548EF" w:rsidRDefault="00775017" w:rsidP="00DF669F">
      <w:pPr>
        <w:rPr>
          <w:rFonts w:cstheme="minorHAnsi"/>
          <w:highlight w:val="yellow"/>
          <w:rPrChange w:id="438" w:author="Fabienne Schmaus" w:date="2026-04-30T16:04:00Z" w16du:dateUtc="2026-04-30T14:04:00Z">
            <w:rPr>
              <w:rFonts w:cstheme="minorHAnsi"/>
              <w:color w:val="EE0000"/>
              <w:highlight w:val="yellow"/>
            </w:rPr>
          </w:rPrChange>
        </w:rPr>
      </w:pPr>
      <w:r w:rsidRPr="00C548EF">
        <w:rPr>
          <w:rFonts w:cstheme="minorHAnsi"/>
          <w:highlight w:val="yellow"/>
          <w:rPrChange w:id="439" w:author="Fabienne Schmaus" w:date="2026-04-30T16:04:00Z" w16du:dateUtc="2026-04-30T14:04:00Z">
            <w:rPr>
              <w:rFonts w:cstheme="minorHAnsi"/>
              <w:color w:val="EE0000"/>
              <w:highlight w:val="yellow"/>
            </w:rPr>
          </w:rPrChange>
        </w:rPr>
        <w:lastRenderedPageBreak/>
        <w:t>((Seite 6))</w:t>
      </w:r>
    </w:p>
    <w:p w14:paraId="3690E2E9" w14:textId="4B938F33" w:rsidR="00A66414" w:rsidRPr="00C548EF" w:rsidRDefault="00775017" w:rsidP="00DF669F">
      <w:pPr>
        <w:rPr>
          <w:rFonts w:cstheme="minorHAnsi"/>
          <w:highlight w:val="yellow"/>
          <w:rPrChange w:id="440" w:author="Fabienne Schmaus" w:date="2026-04-30T16:04:00Z" w16du:dateUtc="2026-04-30T14:04:00Z">
            <w:rPr>
              <w:rFonts w:cstheme="minorHAnsi"/>
              <w:color w:val="EE0000"/>
              <w:highlight w:val="yellow"/>
            </w:rPr>
          </w:rPrChange>
        </w:rPr>
      </w:pPr>
      <w:r w:rsidRPr="00C548EF">
        <w:rPr>
          <w:rFonts w:cstheme="minorHAnsi"/>
          <w:highlight w:val="yellow"/>
          <w:rPrChange w:id="441" w:author="Fabienne Schmaus" w:date="2026-04-30T16:04:00Z" w16du:dateUtc="2026-04-30T14:04:00Z">
            <w:rPr>
              <w:rFonts w:cstheme="minorHAnsi"/>
              <w:color w:val="EE0000"/>
              <w:highlight w:val="yellow"/>
            </w:rPr>
          </w:rPrChange>
        </w:rPr>
        <w:t xml:space="preserve">((Exkurs </w:t>
      </w:r>
      <w:r w:rsidR="00F0300B">
        <w:rPr>
          <w:rFonts w:cstheme="minorHAnsi"/>
          <w:highlight w:val="yellow"/>
        </w:rPr>
        <w:t>„</w:t>
      </w:r>
      <w:r w:rsidRPr="00C548EF">
        <w:rPr>
          <w:rFonts w:cstheme="minorHAnsi"/>
          <w:highlight w:val="yellow"/>
          <w:rPrChange w:id="442" w:author="Fabienne Schmaus" w:date="2026-04-30T16:04:00Z" w16du:dateUtc="2026-04-30T14:04:00Z">
            <w:rPr>
              <w:rFonts w:cstheme="minorHAnsi"/>
              <w:color w:val="EE0000"/>
              <w:highlight w:val="yellow"/>
            </w:rPr>
          </w:rPrChange>
        </w:rPr>
        <w:t>Über digitale Gesundheitskompetenz</w:t>
      </w:r>
      <w:r w:rsidR="00F0300B">
        <w:rPr>
          <w:rFonts w:cstheme="minorHAnsi"/>
          <w:highlight w:val="yellow"/>
        </w:rPr>
        <w:t>“</w:t>
      </w:r>
      <w:r w:rsidRPr="00C548EF">
        <w:rPr>
          <w:rFonts w:cstheme="minorHAnsi"/>
          <w:highlight w:val="yellow"/>
          <w:rPrChange w:id="443" w:author="Fabienne Schmaus" w:date="2026-04-30T16:04:00Z" w16du:dateUtc="2026-04-30T14:04:00Z">
            <w:rPr>
              <w:rFonts w:cstheme="minorHAnsi"/>
              <w:color w:val="EE0000"/>
              <w:highlight w:val="yellow"/>
            </w:rPr>
          </w:rPrChange>
        </w:rPr>
        <w:t xml:space="preserve"> bitte einfügen))</w:t>
      </w:r>
    </w:p>
    <w:p w14:paraId="6C907D6E" w14:textId="349E551A" w:rsidR="002C39FF" w:rsidRPr="00C548EF" w:rsidRDefault="002C39FF">
      <w:pPr>
        <w:rPr>
          <w:rPrChange w:id="444" w:author="Fabienne Schmaus" w:date="2026-04-30T16:04:00Z" w16du:dateUtc="2026-04-30T14:04:00Z">
            <w:rPr>
              <w:color w:val="EE0000"/>
            </w:rPr>
          </w:rPrChange>
        </w:rPr>
      </w:pPr>
      <w:r w:rsidRPr="00C548EF">
        <w:rPr>
          <w:rPrChange w:id="445" w:author="Fabienne Schmaus" w:date="2026-04-30T16:04:00Z" w16du:dateUtc="2026-04-30T14:04:00Z">
            <w:rPr>
              <w:color w:val="EE0000"/>
            </w:rPr>
          </w:rPrChange>
        </w:rPr>
        <w:br w:type="page"/>
      </w:r>
    </w:p>
    <w:tbl>
      <w:tblPr>
        <w:tblStyle w:val="Tabellenraster"/>
        <w:tblW w:w="10431" w:type="dxa"/>
        <w:tblLayout w:type="fixed"/>
        <w:tblLook w:val="04A0" w:firstRow="1" w:lastRow="0" w:firstColumn="1" w:lastColumn="0" w:noHBand="0" w:noVBand="1"/>
      </w:tblPr>
      <w:tblGrid>
        <w:gridCol w:w="10431"/>
      </w:tblGrid>
      <w:tr w:rsidR="007D7FE0" w:rsidRPr="007D7FE0" w14:paraId="454F7F89" w14:textId="77777777" w:rsidTr="00412DE0">
        <w:tc>
          <w:tcPr>
            <w:tcW w:w="10431" w:type="dxa"/>
          </w:tcPr>
          <w:p w14:paraId="249ABA71" w14:textId="245F06B1" w:rsidR="002C39FF" w:rsidRPr="00C548EF" w:rsidRDefault="002C39FF" w:rsidP="00F07C29">
            <w:pPr>
              <w:rPr>
                <w:rFonts w:cstheme="minorHAnsi"/>
                <w:rPrChange w:id="446" w:author="Fabienne Schmaus" w:date="2026-04-30T16:04:00Z" w16du:dateUtc="2026-04-30T14:04:00Z">
                  <w:rPr>
                    <w:rFonts w:cstheme="minorHAnsi"/>
                    <w:color w:val="EE0000"/>
                  </w:rPr>
                </w:rPrChange>
              </w:rPr>
            </w:pPr>
            <w:r w:rsidRPr="00C548EF">
              <w:rPr>
                <w:rFonts w:cstheme="minorHAnsi"/>
                <w:highlight w:val="yellow"/>
                <w:rPrChange w:id="447" w:author="Fabienne Schmaus" w:date="2026-04-30T16:04:00Z" w16du:dateUtc="2026-04-30T14:04:00Z">
                  <w:rPr>
                    <w:rFonts w:cstheme="minorHAnsi"/>
                    <w:color w:val="EE0000"/>
                    <w:highlight w:val="yellow"/>
                  </w:rPr>
                </w:rPrChange>
              </w:rPr>
              <w:lastRenderedPageBreak/>
              <w:t>((Seite 7))</w:t>
            </w:r>
          </w:p>
          <w:p w14:paraId="5EEF4802" w14:textId="77777777" w:rsidR="002C39FF" w:rsidRPr="00C548EF" w:rsidRDefault="002C39FF" w:rsidP="00F07C29">
            <w:pPr>
              <w:rPr>
                <w:rFonts w:cstheme="minorHAnsi"/>
                <w:b/>
                <w:bCs/>
                <w:sz w:val="26"/>
                <w:szCs w:val="26"/>
              </w:rPr>
            </w:pPr>
            <w:r w:rsidRPr="00C548EF">
              <w:rPr>
                <w:rFonts w:cstheme="minorHAnsi"/>
                <w:b/>
                <w:bCs/>
                <w:sz w:val="26"/>
                <w:szCs w:val="26"/>
              </w:rPr>
              <w:t>Lösungen/Erwartungshorizont</w:t>
            </w:r>
          </w:p>
          <w:p w14:paraId="1CAA4F18" w14:textId="77777777" w:rsidR="002C39FF" w:rsidRPr="00C548EF" w:rsidRDefault="002C39FF" w:rsidP="00F07C29">
            <w:pPr>
              <w:rPr>
                <w:rFonts w:cstheme="minorHAnsi"/>
              </w:rPr>
            </w:pPr>
          </w:p>
          <w:p w14:paraId="663D44DD" w14:textId="6DCA7A4B" w:rsidR="00A92F61" w:rsidRPr="00A92F61" w:rsidRDefault="00A92F61" w:rsidP="00A92F61">
            <w:pPr>
              <w:shd w:val="clear" w:color="auto" w:fill="FFF2CC" w:themeFill="accent4" w:themeFillTint="33"/>
              <w:tabs>
                <w:tab w:val="left" w:pos="273"/>
              </w:tabs>
              <w:spacing w:line="276" w:lineRule="auto"/>
              <w:rPr>
                <w:rFonts w:cstheme="minorHAnsi"/>
                <w:b/>
                <w:bCs/>
                <w:color w:val="000000" w:themeColor="text1"/>
              </w:rPr>
            </w:pPr>
            <w:r w:rsidRPr="00A92F61">
              <w:rPr>
                <w:rFonts w:ascii="Segoe UI Symbol" w:hAnsi="Segoe UI Symbol" w:cs="Segoe UI Symbol"/>
                <w:b/>
                <w:bCs/>
                <w:color w:val="000000" w:themeColor="text1"/>
              </w:rPr>
              <w:t>⚠</w:t>
            </w:r>
            <w:r w:rsidRPr="00A92F61">
              <w:rPr>
                <w:rFonts w:cstheme="minorHAnsi"/>
                <w:b/>
                <w:bCs/>
                <w:color w:val="000000" w:themeColor="text1"/>
              </w:rPr>
              <w:t xml:space="preserve"> INFOBOX // Achtung: Sensibles Thema</w:t>
            </w:r>
          </w:p>
          <w:p w14:paraId="7BE200BA" w14:textId="242B4884"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color w:val="000000" w:themeColor="text1"/>
              </w:rPr>
              <w:t xml:space="preserve">Das Thema digitale Identität berührt Selbstwertgefühl, Körperbild und Zugehörigkeitsgefühl – Bereiche, die für Jugendliche hochsensibel sind. Einige </w:t>
            </w:r>
            <w:del w:id="448" w:author="Fabienne Schmaus" w:date="2026-04-30T16:05:00Z" w16du:dateUtc="2026-04-30T14:05:00Z">
              <w:r w:rsidRPr="00A92F61" w:rsidDel="00C548EF">
                <w:rPr>
                  <w:rFonts w:cstheme="minorHAnsi"/>
                  <w:color w:val="000000" w:themeColor="text1"/>
                </w:rPr>
                <w:delText>Schüler:innen</w:delText>
              </w:r>
            </w:del>
            <w:ins w:id="449" w:author="Fabienne Schmaus" w:date="2026-04-30T16:05:00Z" w16du:dateUtc="2026-04-30T14:05:00Z">
              <w:r w:rsidR="00C548EF">
                <w:rPr>
                  <w:rFonts w:cstheme="minorHAnsi"/>
                  <w:color w:val="000000" w:themeColor="text1"/>
                </w:rPr>
                <w:t>Lernende</w:t>
              </w:r>
            </w:ins>
            <w:r w:rsidRPr="00A92F61">
              <w:rPr>
                <w:rFonts w:cstheme="minorHAnsi"/>
                <w:color w:val="000000" w:themeColor="text1"/>
              </w:rPr>
              <w:t xml:space="preserve"> verbringen viel Zeit mit Selbstdarstellung, andere bewusst wenig; beides kann mit persönlichen Erfahrungen verknüpft sein (Ausgrenzung, Vergleichsdruck, Mobbing).</w:t>
            </w:r>
          </w:p>
          <w:p w14:paraId="2842CA1F" w14:textId="77777777"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b/>
                <w:bCs/>
                <w:color w:val="000000" w:themeColor="text1"/>
              </w:rPr>
              <w:t>Hilfreiche Haltungen:</w:t>
            </w:r>
          </w:p>
          <w:p w14:paraId="2550C621" w14:textId="531FF8F1" w:rsidR="00A92F61" w:rsidRPr="00A92F61" w:rsidRDefault="00A92F61" w:rsidP="00DF1D6F">
            <w:pPr>
              <w:numPr>
                <w:ilvl w:val="0"/>
                <w:numId w:val="25"/>
              </w:numPr>
              <w:shd w:val="clear" w:color="auto" w:fill="FFF2CC" w:themeFill="accent4" w:themeFillTint="33"/>
              <w:tabs>
                <w:tab w:val="left" w:pos="273"/>
              </w:tabs>
              <w:spacing w:line="276" w:lineRule="auto"/>
              <w:rPr>
                <w:rFonts w:cstheme="minorHAnsi"/>
                <w:color w:val="000000" w:themeColor="text1"/>
              </w:rPr>
            </w:pPr>
            <w:del w:id="450" w:author="Fabienne Schmaus" w:date="2026-05-04T10:50:00Z" w16du:dateUtc="2026-05-04T08:50:00Z">
              <w:r w:rsidRPr="00A92F61" w:rsidDel="00785E9B">
                <w:rPr>
                  <w:rFonts w:cstheme="minorHAnsi"/>
                  <w:b/>
                  <w:bCs/>
                  <w:color w:val="000000" w:themeColor="text1"/>
                </w:rPr>
                <w:delText xml:space="preserve">Nicht </w:delText>
              </w:r>
            </w:del>
            <w:ins w:id="451" w:author="Fabienne Schmaus" w:date="2026-05-04T10:50:00Z" w16du:dateUtc="2026-05-04T08:50:00Z">
              <w:r w:rsidR="00785E9B">
                <w:rPr>
                  <w:rFonts w:cstheme="minorHAnsi"/>
                  <w:b/>
                  <w:bCs/>
                  <w:color w:val="000000" w:themeColor="text1"/>
                </w:rPr>
                <w:t>n</w:t>
              </w:r>
              <w:r w:rsidR="00785E9B" w:rsidRPr="00A92F61">
                <w:rPr>
                  <w:rFonts w:cstheme="minorHAnsi"/>
                  <w:b/>
                  <w:bCs/>
                  <w:color w:val="000000" w:themeColor="text1"/>
                </w:rPr>
                <w:t xml:space="preserve">icht </w:t>
              </w:r>
            </w:ins>
            <w:r w:rsidRPr="00A92F61">
              <w:rPr>
                <w:rFonts w:cstheme="minorHAnsi"/>
                <w:b/>
                <w:bCs/>
                <w:color w:val="000000" w:themeColor="text1"/>
              </w:rPr>
              <w:t>moralisieren:</w:t>
            </w:r>
            <w:r w:rsidRPr="00A92F61">
              <w:rPr>
                <w:rFonts w:cstheme="minorHAnsi"/>
                <w:color w:val="000000" w:themeColor="text1"/>
              </w:rPr>
              <w:t xml:space="preserve"> </w:t>
            </w:r>
            <w:r w:rsidR="00F0300B">
              <w:rPr>
                <w:rFonts w:cstheme="minorHAnsi"/>
                <w:color w:val="000000" w:themeColor="text1"/>
              </w:rPr>
              <w:t>„</w:t>
            </w:r>
            <w:r w:rsidRPr="00A92F61">
              <w:rPr>
                <w:rFonts w:cstheme="minorHAnsi"/>
                <w:color w:val="000000" w:themeColor="text1"/>
              </w:rPr>
              <w:t>Social Media ist schlecht</w:t>
            </w:r>
            <w:r w:rsidR="00F0300B">
              <w:rPr>
                <w:rFonts w:cstheme="minorHAnsi"/>
                <w:color w:val="000000" w:themeColor="text1"/>
              </w:rPr>
              <w:t>“</w:t>
            </w:r>
            <w:r w:rsidRPr="00A92F61">
              <w:rPr>
                <w:rFonts w:cstheme="minorHAnsi"/>
                <w:color w:val="000000" w:themeColor="text1"/>
              </w:rPr>
              <w:t xml:space="preserve"> ist keine Botschaft dieser Einheit.</w:t>
            </w:r>
          </w:p>
          <w:p w14:paraId="26CDA2AD" w14:textId="5A416C9E" w:rsidR="00A92F61" w:rsidRPr="00A92F61" w:rsidRDefault="00A92F61" w:rsidP="00DF1D6F">
            <w:pPr>
              <w:numPr>
                <w:ilvl w:val="0"/>
                <w:numId w:val="25"/>
              </w:numPr>
              <w:shd w:val="clear" w:color="auto" w:fill="FFF2CC" w:themeFill="accent4" w:themeFillTint="33"/>
              <w:tabs>
                <w:tab w:val="left" w:pos="273"/>
              </w:tabs>
              <w:spacing w:line="276" w:lineRule="auto"/>
              <w:rPr>
                <w:rFonts w:cstheme="minorHAnsi"/>
                <w:color w:val="000000" w:themeColor="text1"/>
              </w:rPr>
            </w:pPr>
            <w:del w:id="452" w:author="Fabienne Schmaus" w:date="2026-05-04T10:50:00Z" w16du:dateUtc="2026-05-04T08:50:00Z">
              <w:r w:rsidRPr="00A92F61" w:rsidDel="00785E9B">
                <w:rPr>
                  <w:rFonts w:cstheme="minorHAnsi"/>
                  <w:b/>
                  <w:bCs/>
                  <w:color w:val="000000" w:themeColor="text1"/>
                </w:rPr>
                <w:delText xml:space="preserve">Nicht </w:delText>
              </w:r>
            </w:del>
            <w:ins w:id="453" w:author="Fabienne Schmaus" w:date="2026-05-04T10:50:00Z" w16du:dateUtc="2026-05-04T08:50:00Z">
              <w:r w:rsidR="00785E9B">
                <w:rPr>
                  <w:rFonts w:cstheme="minorHAnsi"/>
                  <w:b/>
                  <w:bCs/>
                  <w:color w:val="000000" w:themeColor="text1"/>
                </w:rPr>
                <w:t>n</w:t>
              </w:r>
              <w:r w:rsidR="00785E9B" w:rsidRPr="00A92F61">
                <w:rPr>
                  <w:rFonts w:cstheme="minorHAnsi"/>
                  <w:b/>
                  <w:bCs/>
                  <w:color w:val="000000" w:themeColor="text1"/>
                </w:rPr>
                <w:t xml:space="preserve">icht </w:t>
              </w:r>
            </w:ins>
            <w:r w:rsidRPr="00A92F61">
              <w:rPr>
                <w:rFonts w:cstheme="minorHAnsi"/>
                <w:b/>
                <w:bCs/>
                <w:color w:val="000000" w:themeColor="text1"/>
              </w:rPr>
              <w:t>pathologisieren:</w:t>
            </w:r>
            <w:r w:rsidRPr="00A92F61">
              <w:rPr>
                <w:rFonts w:cstheme="minorHAnsi"/>
                <w:color w:val="000000" w:themeColor="text1"/>
              </w:rPr>
              <w:t xml:space="preserve"> Selbstdarstellung ist ein normales menschliches Bedürfnis.</w:t>
            </w:r>
          </w:p>
          <w:p w14:paraId="39E693A6" w14:textId="669CF3CF" w:rsidR="00A92F61" w:rsidRPr="00A92F61" w:rsidRDefault="00A92F61" w:rsidP="00DF1D6F">
            <w:pPr>
              <w:numPr>
                <w:ilvl w:val="0"/>
                <w:numId w:val="25"/>
              </w:numPr>
              <w:shd w:val="clear" w:color="auto" w:fill="FFF2CC" w:themeFill="accent4" w:themeFillTint="33"/>
              <w:tabs>
                <w:tab w:val="left" w:pos="273"/>
              </w:tabs>
              <w:spacing w:line="276" w:lineRule="auto"/>
              <w:rPr>
                <w:rFonts w:cstheme="minorHAnsi"/>
                <w:color w:val="000000" w:themeColor="text1"/>
              </w:rPr>
            </w:pPr>
            <w:del w:id="454" w:author="Fabienne Schmaus" w:date="2026-05-04T10:50:00Z" w16du:dateUtc="2026-05-04T08:50:00Z">
              <w:r w:rsidRPr="00A92F61" w:rsidDel="00785E9B">
                <w:rPr>
                  <w:rFonts w:cstheme="minorHAnsi"/>
                  <w:b/>
                  <w:bCs/>
                  <w:color w:val="000000" w:themeColor="text1"/>
                </w:rPr>
                <w:delText xml:space="preserve">Nicht </w:delText>
              </w:r>
            </w:del>
            <w:ins w:id="455" w:author="Fabienne Schmaus" w:date="2026-05-04T10:50:00Z" w16du:dateUtc="2026-05-04T08:50:00Z">
              <w:r w:rsidR="00785E9B">
                <w:rPr>
                  <w:rFonts w:cstheme="minorHAnsi"/>
                  <w:b/>
                  <w:bCs/>
                  <w:color w:val="000000" w:themeColor="text1"/>
                </w:rPr>
                <w:t>n</w:t>
              </w:r>
              <w:r w:rsidR="00785E9B" w:rsidRPr="00A92F61">
                <w:rPr>
                  <w:rFonts w:cstheme="minorHAnsi"/>
                  <w:b/>
                  <w:bCs/>
                  <w:color w:val="000000" w:themeColor="text1"/>
                </w:rPr>
                <w:t xml:space="preserve">icht </w:t>
              </w:r>
            </w:ins>
            <w:r w:rsidRPr="00A92F61">
              <w:rPr>
                <w:rFonts w:cstheme="minorHAnsi"/>
                <w:b/>
                <w:bCs/>
                <w:color w:val="000000" w:themeColor="text1"/>
              </w:rPr>
              <w:t>vergleichen:</w:t>
            </w:r>
            <w:r w:rsidRPr="00A92F61">
              <w:rPr>
                <w:rFonts w:cstheme="minorHAnsi"/>
                <w:color w:val="000000" w:themeColor="text1"/>
              </w:rPr>
              <w:t xml:space="preserve"> Keine </w:t>
            </w:r>
            <w:del w:id="456" w:author="Fabienne Schmaus" w:date="2026-04-30T16:05:00Z" w16du:dateUtc="2026-04-30T14:05:00Z">
              <w:r w:rsidRPr="00A92F61" w:rsidDel="00C548EF">
                <w:rPr>
                  <w:rFonts w:cstheme="minorHAnsi"/>
                  <w:color w:val="000000" w:themeColor="text1"/>
                </w:rPr>
                <w:delText>Schüler:innen</w:delText>
              </w:r>
            </w:del>
            <w:ins w:id="457" w:author="Fabienne Schmaus" w:date="2026-04-30T16:05:00Z" w16du:dateUtc="2026-04-30T14:05:00Z">
              <w:r w:rsidR="00C548EF">
                <w:rPr>
                  <w:rFonts w:cstheme="minorHAnsi"/>
                  <w:color w:val="000000" w:themeColor="text1"/>
                </w:rPr>
                <w:t>Lernenden</w:t>
              </w:r>
            </w:ins>
            <w:r w:rsidRPr="00A92F61">
              <w:rPr>
                <w:rFonts w:cstheme="minorHAnsi"/>
                <w:color w:val="000000" w:themeColor="text1"/>
              </w:rPr>
              <w:t xml:space="preserve"> mit stark inszenierten Profilen bloßstellen, aber auch keine mit geringer Nutzung als </w:t>
            </w:r>
            <w:r w:rsidR="00F0300B">
              <w:rPr>
                <w:rFonts w:cstheme="minorHAnsi"/>
                <w:color w:val="000000" w:themeColor="text1"/>
              </w:rPr>
              <w:t>„</w:t>
            </w:r>
            <w:r w:rsidRPr="00A92F61">
              <w:rPr>
                <w:rFonts w:cstheme="minorHAnsi"/>
                <w:color w:val="000000" w:themeColor="text1"/>
              </w:rPr>
              <w:t>vernünftig</w:t>
            </w:r>
            <w:r w:rsidR="00F0300B">
              <w:rPr>
                <w:rFonts w:cstheme="minorHAnsi"/>
                <w:color w:val="000000" w:themeColor="text1"/>
              </w:rPr>
              <w:t>“</w:t>
            </w:r>
            <w:r w:rsidRPr="00A92F61">
              <w:rPr>
                <w:rFonts w:cstheme="minorHAnsi"/>
                <w:color w:val="000000" w:themeColor="text1"/>
              </w:rPr>
              <w:t xml:space="preserve"> auszeichnen.</w:t>
            </w:r>
          </w:p>
          <w:p w14:paraId="5DBB281C" w14:textId="21AA6E1A" w:rsidR="00A92F61" w:rsidRPr="00A92F61" w:rsidRDefault="00A92F61" w:rsidP="00DF1D6F">
            <w:pPr>
              <w:numPr>
                <w:ilvl w:val="0"/>
                <w:numId w:val="25"/>
              </w:numPr>
              <w:shd w:val="clear" w:color="auto" w:fill="FFF2CC" w:themeFill="accent4" w:themeFillTint="33"/>
              <w:tabs>
                <w:tab w:val="left" w:pos="273"/>
              </w:tabs>
              <w:spacing w:line="276" w:lineRule="auto"/>
              <w:rPr>
                <w:rFonts w:cstheme="minorHAnsi"/>
                <w:color w:val="000000" w:themeColor="text1"/>
              </w:rPr>
            </w:pPr>
            <w:del w:id="458" w:author="Fabienne Schmaus" w:date="2026-05-04T10:50:00Z" w16du:dateUtc="2026-05-04T08:50:00Z">
              <w:r w:rsidRPr="00A92F61" w:rsidDel="00785E9B">
                <w:rPr>
                  <w:rFonts w:cstheme="minorHAnsi"/>
                  <w:b/>
                  <w:bCs/>
                  <w:color w:val="000000" w:themeColor="text1"/>
                </w:rPr>
                <w:delText xml:space="preserve">Offen </w:delText>
              </w:r>
            </w:del>
            <w:ins w:id="459" w:author="Fabienne Schmaus" w:date="2026-05-04T10:50:00Z" w16du:dateUtc="2026-05-04T08:50:00Z">
              <w:r w:rsidR="00785E9B">
                <w:rPr>
                  <w:rFonts w:cstheme="minorHAnsi"/>
                  <w:b/>
                  <w:bCs/>
                  <w:color w:val="000000" w:themeColor="text1"/>
                </w:rPr>
                <w:t>o</w:t>
              </w:r>
              <w:r w:rsidR="00785E9B" w:rsidRPr="00A92F61">
                <w:rPr>
                  <w:rFonts w:cstheme="minorHAnsi"/>
                  <w:b/>
                  <w:bCs/>
                  <w:color w:val="000000" w:themeColor="text1"/>
                </w:rPr>
                <w:t xml:space="preserve">ffen </w:t>
              </w:r>
            </w:ins>
            <w:r w:rsidRPr="00A92F61">
              <w:rPr>
                <w:rFonts w:cstheme="minorHAnsi"/>
                <w:b/>
                <w:bCs/>
                <w:color w:val="000000" w:themeColor="text1"/>
              </w:rPr>
              <w:t>statt auflösend moderieren:</w:t>
            </w:r>
            <w:r w:rsidRPr="00A92F61">
              <w:rPr>
                <w:rFonts w:cstheme="minorHAnsi"/>
                <w:color w:val="000000" w:themeColor="text1"/>
              </w:rPr>
              <w:t xml:space="preserve"> Viele Fragen haben keine </w:t>
            </w:r>
            <w:r w:rsidR="00F0300B">
              <w:rPr>
                <w:rFonts w:cstheme="minorHAnsi"/>
                <w:color w:val="000000" w:themeColor="text1"/>
              </w:rPr>
              <w:t>„</w:t>
            </w:r>
            <w:r w:rsidRPr="00A92F61">
              <w:rPr>
                <w:rFonts w:cstheme="minorHAnsi"/>
                <w:color w:val="000000" w:themeColor="text1"/>
              </w:rPr>
              <w:t>richtige</w:t>
            </w:r>
            <w:r w:rsidR="00F0300B">
              <w:rPr>
                <w:rFonts w:cstheme="minorHAnsi"/>
                <w:color w:val="000000" w:themeColor="text1"/>
              </w:rPr>
              <w:t>“</w:t>
            </w:r>
            <w:r w:rsidRPr="00A92F61">
              <w:rPr>
                <w:rFonts w:cstheme="minorHAnsi"/>
                <w:color w:val="000000" w:themeColor="text1"/>
              </w:rPr>
              <w:t xml:space="preserve"> Antwort – das ist Teil der Botschaft.</w:t>
            </w:r>
          </w:p>
          <w:p w14:paraId="6FFEAE15" w14:textId="29A34396" w:rsidR="00A92F61" w:rsidRPr="00A92F61" w:rsidDel="00C548EF" w:rsidRDefault="00A92F61" w:rsidP="00A92F61">
            <w:pPr>
              <w:shd w:val="clear" w:color="auto" w:fill="FFF2CC" w:themeFill="accent4" w:themeFillTint="33"/>
              <w:tabs>
                <w:tab w:val="left" w:pos="273"/>
              </w:tabs>
              <w:spacing w:line="276" w:lineRule="auto"/>
              <w:rPr>
                <w:del w:id="460" w:author="Fabienne Schmaus" w:date="2026-04-30T16:04:00Z" w16du:dateUtc="2026-04-30T14:04:00Z"/>
                <w:rFonts w:cstheme="minorHAnsi"/>
                <w:color w:val="000000" w:themeColor="text1"/>
              </w:rPr>
            </w:pPr>
            <w:r w:rsidRPr="00A92F61">
              <w:rPr>
                <w:rFonts w:cstheme="minorHAnsi"/>
                <w:b/>
                <w:bCs/>
                <w:color w:val="000000" w:themeColor="text1"/>
              </w:rPr>
              <w:t>Wenn es persönlich wird:</w:t>
            </w:r>
            <w:r w:rsidRPr="00A92F61">
              <w:rPr>
                <w:rFonts w:cstheme="minorHAnsi"/>
                <w:color w:val="000000" w:themeColor="text1"/>
              </w:rPr>
              <w:t xml:space="preserve"> Gespräch nach der Stunde anbieten. Hinweis auf </w:t>
            </w:r>
            <w:r w:rsidRPr="009B2458">
              <w:rPr>
                <w:rFonts w:cstheme="minorHAnsi"/>
                <w:rPrChange w:id="461" w:author="Fabienne Schmaus" w:date="2026-04-30T16:32:00Z" w16du:dateUtc="2026-04-30T14:32:00Z">
                  <w:rPr>
                    <w:rFonts w:cstheme="minorHAnsi"/>
                    <w:color w:val="000000" w:themeColor="text1"/>
                  </w:rPr>
                </w:rPrChange>
              </w:rPr>
              <w:t xml:space="preserve">schulpsychologischen Dienst, Vertrauenslehrkraft oder externe Hilfen (siehe Infobox Phase 4 → </w:t>
            </w:r>
            <w:r w:rsidR="00F0300B" w:rsidRPr="009B2458">
              <w:rPr>
                <w:rFonts w:cstheme="minorHAnsi"/>
                <w:rPrChange w:id="462" w:author="Fabienne Schmaus" w:date="2026-04-30T16:32:00Z" w16du:dateUtc="2026-04-30T14:32:00Z">
                  <w:rPr>
                    <w:rFonts w:cstheme="minorHAnsi"/>
                    <w:color w:val="000000" w:themeColor="text1"/>
                  </w:rPr>
                </w:rPrChange>
              </w:rPr>
              <w:t>„</w:t>
            </w:r>
            <w:r w:rsidRPr="009B2458">
              <w:rPr>
                <w:rFonts w:cstheme="minorHAnsi"/>
                <w:rPrChange w:id="463" w:author="Fabienne Schmaus" w:date="2026-04-30T16:32:00Z" w16du:dateUtc="2026-04-30T14:32:00Z">
                  <w:rPr>
                    <w:rFonts w:cstheme="minorHAnsi"/>
                    <w:color w:val="000000" w:themeColor="text1"/>
                  </w:rPr>
                </w:rPrChange>
              </w:rPr>
              <w:t xml:space="preserve">Wenn </w:t>
            </w:r>
            <w:del w:id="464" w:author="Fabienne Schmaus" w:date="2026-04-30T16:05:00Z" w16du:dateUtc="2026-04-30T14:05:00Z">
              <w:r w:rsidRPr="009B2458" w:rsidDel="00C548EF">
                <w:rPr>
                  <w:rFonts w:cstheme="minorHAnsi"/>
                  <w:rPrChange w:id="465" w:author="Fabienne Schmaus" w:date="2026-04-30T16:32:00Z" w16du:dateUtc="2026-04-30T14:32:00Z">
                    <w:rPr>
                      <w:rFonts w:cstheme="minorHAnsi"/>
                      <w:color w:val="000000" w:themeColor="text1"/>
                    </w:rPr>
                  </w:rPrChange>
                </w:rPr>
                <w:delText>Schüler:innen</w:delText>
              </w:r>
            </w:del>
            <w:ins w:id="466" w:author="Fabienne Schmaus" w:date="2026-04-30T16:05:00Z" w16du:dateUtc="2026-04-30T14:05:00Z">
              <w:r w:rsidR="00C548EF" w:rsidRPr="009B2458">
                <w:rPr>
                  <w:rFonts w:cstheme="minorHAnsi"/>
                  <w:rPrChange w:id="467" w:author="Fabienne Schmaus" w:date="2026-04-30T16:32:00Z" w16du:dateUtc="2026-04-30T14:32:00Z">
                    <w:rPr>
                      <w:rFonts w:cstheme="minorHAnsi"/>
                      <w:color w:val="000000" w:themeColor="text1"/>
                    </w:rPr>
                  </w:rPrChange>
                </w:rPr>
                <w:t>Lernende</w:t>
              </w:r>
            </w:ins>
            <w:r w:rsidRPr="009B2458">
              <w:rPr>
                <w:rFonts w:cstheme="minorHAnsi"/>
                <w:rPrChange w:id="468" w:author="Fabienne Schmaus" w:date="2026-04-30T16:32:00Z" w16du:dateUtc="2026-04-30T14:32:00Z">
                  <w:rPr>
                    <w:rFonts w:cstheme="minorHAnsi"/>
                    <w:color w:val="000000" w:themeColor="text1"/>
                  </w:rPr>
                </w:rPrChange>
              </w:rPr>
              <w:t xml:space="preserve"> betroffen reagieren</w:t>
            </w:r>
            <w:r w:rsidR="00F0300B">
              <w:rPr>
                <w:rFonts w:cstheme="minorHAnsi"/>
                <w:color w:val="000000" w:themeColor="text1"/>
              </w:rPr>
              <w:t>“</w:t>
            </w:r>
            <w:r w:rsidRPr="00A92F61">
              <w:rPr>
                <w:rFonts w:cstheme="minorHAnsi"/>
                <w:color w:val="000000" w:themeColor="text1"/>
              </w:rPr>
              <w:t>).</w:t>
            </w:r>
          </w:p>
          <w:p w14:paraId="3DA21304" w14:textId="77777777" w:rsidR="00A92F61" w:rsidRPr="007D7FE0" w:rsidRDefault="00A92F61" w:rsidP="00A92F61">
            <w:pPr>
              <w:shd w:val="clear" w:color="auto" w:fill="FFF2CC" w:themeFill="accent4" w:themeFillTint="33"/>
              <w:tabs>
                <w:tab w:val="left" w:pos="273"/>
              </w:tabs>
              <w:spacing w:line="276" w:lineRule="auto"/>
              <w:rPr>
                <w:rFonts w:cstheme="minorHAnsi"/>
                <w:color w:val="EE0000"/>
              </w:rPr>
            </w:pPr>
          </w:p>
          <w:p w14:paraId="3B46297F" w14:textId="39E7221F" w:rsidR="00A92F61" w:rsidDel="00C548EF" w:rsidRDefault="00A92F61" w:rsidP="00F07C29">
            <w:pPr>
              <w:rPr>
                <w:del w:id="469" w:author="Fabienne Schmaus" w:date="2026-04-30T16:06:00Z" w16du:dateUtc="2026-04-30T14:06:00Z"/>
                <w:rFonts w:cstheme="minorHAnsi"/>
              </w:rPr>
            </w:pPr>
          </w:p>
          <w:p w14:paraId="1C49505C" w14:textId="77777777" w:rsidR="00A92F61" w:rsidRPr="002D6935" w:rsidRDefault="00A92F61" w:rsidP="00F07C29">
            <w:pPr>
              <w:rPr>
                <w:rFonts w:cstheme="minorHAnsi"/>
              </w:rPr>
            </w:pPr>
          </w:p>
          <w:p w14:paraId="0AA92EF6" w14:textId="2E46FDD6" w:rsidR="002C39FF" w:rsidRPr="002D6935" w:rsidRDefault="002C39FF" w:rsidP="00F07C29">
            <w:pPr>
              <w:tabs>
                <w:tab w:val="left" w:pos="273"/>
              </w:tabs>
              <w:spacing w:line="276" w:lineRule="auto"/>
              <w:rPr>
                <w:rFonts w:cstheme="minorHAnsi"/>
                <w:b/>
                <w:bCs/>
              </w:rPr>
            </w:pPr>
            <w:r w:rsidRPr="002D6935">
              <w:rPr>
                <w:rFonts w:cstheme="minorHAnsi"/>
                <w:b/>
                <w:bCs/>
                <w:sz w:val="26"/>
                <w:szCs w:val="26"/>
              </w:rPr>
              <w:t>Einstieg</w:t>
            </w:r>
          </w:p>
          <w:p w14:paraId="177B3DDB" w14:textId="77777777" w:rsidR="002C39FF" w:rsidRPr="002D6935" w:rsidRDefault="002C39FF" w:rsidP="00F07C29">
            <w:pPr>
              <w:tabs>
                <w:tab w:val="left" w:pos="273"/>
              </w:tabs>
              <w:spacing w:line="276" w:lineRule="auto"/>
              <w:rPr>
                <w:rFonts w:cstheme="minorHAnsi"/>
              </w:rPr>
            </w:pPr>
            <w:r w:rsidRPr="002D6935">
              <w:rPr>
                <w:rFonts w:cstheme="minorHAnsi"/>
              </w:rPr>
              <w:t>Individuelle Antworten der Lernenden</w:t>
            </w:r>
          </w:p>
          <w:p w14:paraId="6E00ADA8" w14:textId="46105645" w:rsidR="002C39FF" w:rsidRPr="002D6935" w:rsidRDefault="002C39FF" w:rsidP="00F07C29">
            <w:pPr>
              <w:tabs>
                <w:tab w:val="left" w:pos="273"/>
              </w:tabs>
              <w:spacing w:line="276" w:lineRule="auto"/>
              <w:rPr>
                <w:rFonts w:cstheme="minorHAnsi"/>
              </w:rPr>
            </w:pPr>
            <w:r w:rsidRPr="002D6935">
              <w:rPr>
                <w:rFonts w:cstheme="minorHAnsi"/>
              </w:rPr>
              <w:t xml:space="preserve">Die Lehrkraft nimmt spontane Reaktionen aus dem Raum auf und </w:t>
            </w:r>
            <w:r w:rsidR="002D6935" w:rsidRPr="002D6935">
              <w:rPr>
                <w:rFonts w:cstheme="minorHAnsi"/>
              </w:rPr>
              <w:t>notiert genannte Begriffe an der Tafel oder auf dem Flipchart. Der Fokus soll auf Begriffen liegen, die die weiteren Phasen schon anschneiden.</w:t>
            </w:r>
          </w:p>
          <w:p w14:paraId="2B130197" w14:textId="2ED4BE79" w:rsidR="002C39FF" w:rsidRPr="002D6935" w:rsidRDefault="002C39FF" w:rsidP="00F07C29">
            <w:pPr>
              <w:tabs>
                <w:tab w:val="left" w:pos="273"/>
              </w:tabs>
              <w:spacing w:line="276" w:lineRule="auto"/>
              <w:rPr>
                <w:rFonts w:cstheme="minorHAnsi"/>
              </w:rPr>
            </w:pPr>
            <w:r w:rsidRPr="002D6935">
              <w:rPr>
                <w:rFonts w:cstheme="minorHAnsi"/>
              </w:rPr>
              <w:t>___________________________________________________________________________</w:t>
            </w:r>
          </w:p>
          <w:p w14:paraId="1FAA3818" w14:textId="0C72767B" w:rsidR="002C39FF" w:rsidRPr="002D6935" w:rsidRDefault="002C39FF" w:rsidP="00F07C29">
            <w:pPr>
              <w:tabs>
                <w:tab w:val="left" w:pos="273"/>
              </w:tabs>
              <w:spacing w:line="276" w:lineRule="auto"/>
              <w:rPr>
                <w:rFonts w:cstheme="minorHAnsi"/>
                <w:b/>
                <w:bCs/>
              </w:rPr>
            </w:pPr>
            <w:r w:rsidRPr="002D6935">
              <w:rPr>
                <w:rFonts w:cstheme="minorHAnsi"/>
                <w:b/>
                <w:bCs/>
                <w:sz w:val="26"/>
                <w:szCs w:val="26"/>
              </w:rPr>
              <w:t>Hinführung zum Thema</w:t>
            </w:r>
          </w:p>
          <w:p w14:paraId="071B75F2" w14:textId="5764EF19" w:rsidR="002D6935" w:rsidRPr="00C921C2" w:rsidRDefault="00C17639" w:rsidP="002D6935">
            <w:pPr>
              <w:tabs>
                <w:tab w:val="left" w:pos="273"/>
              </w:tabs>
              <w:spacing w:line="276" w:lineRule="auto"/>
              <w:rPr>
                <w:rFonts w:cstheme="minorHAnsi"/>
              </w:rPr>
            </w:pPr>
            <w:ins w:id="470" w:author="Fabienne Schmaus" w:date="2026-05-04T10:34:00Z" w16du:dateUtc="2026-05-04T08:34:00Z">
              <w:r>
                <w:rPr>
                  <w:rFonts w:cstheme="minorHAnsi"/>
                </w:rPr>
                <w:t xml:space="preserve">Die </w:t>
              </w:r>
            </w:ins>
            <w:r w:rsidR="002D6935" w:rsidRPr="002D6935">
              <w:rPr>
                <w:rFonts w:cstheme="minorHAnsi"/>
              </w:rPr>
              <w:t>Lehrkraft stellt die Fragen im offenen Austausch</w:t>
            </w:r>
            <w:r w:rsidR="002D6935" w:rsidRPr="009B2458">
              <w:rPr>
                <w:rFonts w:cstheme="minorHAnsi"/>
              </w:rPr>
              <w:t xml:space="preserve">: </w:t>
            </w:r>
            <w:r w:rsidR="00F0300B" w:rsidRPr="009B2458">
              <w:rPr>
                <w:rFonts w:cstheme="minorHAnsi"/>
                <w:rPrChange w:id="471" w:author="Fabienne Schmaus" w:date="2026-04-30T16:33:00Z" w16du:dateUtc="2026-04-30T14:33:00Z">
                  <w:rPr>
                    <w:rFonts w:cstheme="minorHAnsi"/>
                    <w:i/>
                    <w:iCs/>
                  </w:rPr>
                </w:rPrChange>
              </w:rPr>
              <w:t>„</w:t>
            </w:r>
            <w:r w:rsidR="002D6935" w:rsidRPr="009B2458">
              <w:rPr>
                <w:rFonts w:cstheme="minorHAnsi"/>
                <w:rPrChange w:id="472" w:author="Fabienne Schmaus" w:date="2026-04-30T16:33:00Z" w16du:dateUtc="2026-04-30T14:33:00Z">
                  <w:rPr>
                    <w:rFonts w:cstheme="minorHAnsi"/>
                    <w:i/>
                    <w:iCs/>
                  </w:rPr>
                </w:rPrChange>
              </w:rPr>
              <w:t>Wer ist die echte Person? Welchem Profil würdest du am ehesten folgen? Was zeigen wir online</w:t>
            </w:r>
            <w:ins w:id="473" w:author="Fabienne Schmaus" w:date="2026-04-30T16:33:00Z" w16du:dateUtc="2026-04-30T14:33:00Z">
              <w:r w:rsidR="009B2458">
                <w:rPr>
                  <w:rFonts w:cstheme="minorHAnsi"/>
                </w:rPr>
                <w:t>? W</w:t>
              </w:r>
            </w:ins>
            <w:del w:id="474" w:author="Fabienne Schmaus" w:date="2026-04-30T16:33:00Z" w16du:dateUtc="2026-04-30T14:33:00Z">
              <w:r w:rsidR="002D6935" w:rsidRPr="009B2458" w:rsidDel="009B2458">
                <w:rPr>
                  <w:rFonts w:cstheme="minorHAnsi"/>
                  <w:rPrChange w:id="475" w:author="Fabienne Schmaus" w:date="2026-04-30T16:33:00Z" w16du:dateUtc="2026-04-30T14:33:00Z">
                    <w:rPr>
                      <w:rFonts w:cstheme="minorHAnsi"/>
                      <w:i/>
                      <w:iCs/>
                    </w:rPr>
                  </w:rPrChange>
                </w:rPr>
                <w:delText xml:space="preserve"> – w</w:delText>
              </w:r>
            </w:del>
            <w:r w:rsidR="002D6935" w:rsidRPr="009B2458">
              <w:rPr>
                <w:rFonts w:cstheme="minorHAnsi"/>
                <w:rPrChange w:id="476" w:author="Fabienne Schmaus" w:date="2026-04-30T16:33:00Z" w16du:dateUtc="2026-04-30T14:33:00Z">
                  <w:rPr>
                    <w:rFonts w:cstheme="minorHAnsi"/>
                    <w:i/>
                    <w:iCs/>
                  </w:rPr>
                </w:rPrChange>
              </w:rPr>
              <w:t>as zeigen wir nicht?</w:t>
            </w:r>
            <w:r w:rsidR="00F0300B" w:rsidRPr="009B2458">
              <w:rPr>
                <w:rFonts w:cstheme="minorHAnsi"/>
                <w:rPrChange w:id="477" w:author="Fabienne Schmaus" w:date="2026-04-30T16:33:00Z" w16du:dateUtc="2026-04-30T14:33:00Z">
                  <w:rPr>
                    <w:rFonts w:cstheme="minorHAnsi"/>
                    <w:i/>
                    <w:iCs/>
                  </w:rPr>
                </w:rPrChange>
              </w:rPr>
              <w:t>“</w:t>
            </w:r>
            <w:r w:rsidR="002D6935" w:rsidRPr="009B2458">
              <w:rPr>
                <w:rFonts w:cstheme="minorHAnsi"/>
              </w:rPr>
              <w:t xml:space="preserve"> </w:t>
            </w:r>
            <w:r w:rsidR="002D6935" w:rsidRPr="002D6935">
              <w:rPr>
                <w:rFonts w:cstheme="minorHAnsi"/>
              </w:rPr>
              <w:t xml:space="preserve">Spontane Wortmeldungen, keine Bewertung, keine </w:t>
            </w:r>
            <w:r w:rsidR="00F0300B">
              <w:rPr>
                <w:rFonts w:cstheme="minorHAnsi"/>
              </w:rPr>
              <w:t>„</w:t>
            </w:r>
            <w:r w:rsidR="002D6935" w:rsidRPr="00C921C2">
              <w:rPr>
                <w:rFonts w:cstheme="minorHAnsi"/>
              </w:rPr>
              <w:t>richtigen</w:t>
            </w:r>
            <w:r w:rsidR="00F0300B">
              <w:rPr>
                <w:rFonts w:cstheme="minorHAnsi"/>
              </w:rPr>
              <w:t>“</w:t>
            </w:r>
            <w:r w:rsidR="002D6935" w:rsidRPr="00C921C2">
              <w:rPr>
                <w:rFonts w:cstheme="minorHAnsi"/>
              </w:rPr>
              <w:t xml:space="preserve"> Antworten. Lehrkraft notiert weitere Begriffe und Stichworte an der Tafel</w:t>
            </w:r>
            <w:ins w:id="478" w:author="Fabienne Schmaus" w:date="2026-05-04T11:17:00Z" w16du:dateUtc="2026-05-04T09:17:00Z">
              <w:r w:rsidR="00AC6CBE">
                <w:rPr>
                  <w:rFonts w:cstheme="minorHAnsi"/>
                </w:rPr>
                <w:t xml:space="preserve"> oder</w:t>
              </w:r>
            </w:ins>
            <w:del w:id="479" w:author="Fabienne Schmaus" w:date="2026-05-04T11:17:00Z" w16du:dateUtc="2026-05-04T09:17:00Z">
              <w:r w:rsidR="002D6935" w:rsidRPr="00C921C2" w:rsidDel="00AC6CBE">
                <w:rPr>
                  <w:rFonts w:cstheme="minorHAnsi"/>
                </w:rPr>
                <w:delText>/</w:delText>
              </w:r>
            </w:del>
            <w:ins w:id="480" w:author="Fabienne Schmaus" w:date="2026-05-04T11:11:00Z" w16du:dateUtc="2026-05-04T09:11:00Z">
              <w:r w:rsidR="002828B1">
                <w:rPr>
                  <w:rFonts w:cstheme="minorHAnsi"/>
                </w:rPr>
                <w:t xml:space="preserve"> </w:t>
              </w:r>
            </w:ins>
            <w:r w:rsidR="002D6935" w:rsidRPr="00C921C2">
              <w:rPr>
                <w:rFonts w:cstheme="minorHAnsi"/>
              </w:rPr>
              <w:t>auf dem Board.</w:t>
            </w:r>
          </w:p>
          <w:p w14:paraId="21553D36" w14:textId="77777777" w:rsidR="002D6935" w:rsidRPr="00C921C2" w:rsidRDefault="002D6935" w:rsidP="00F07C29">
            <w:pPr>
              <w:tabs>
                <w:tab w:val="left" w:pos="273"/>
              </w:tabs>
              <w:spacing w:line="276" w:lineRule="auto"/>
              <w:rPr>
                <w:rFonts w:cstheme="minorHAnsi"/>
                <w:rPrChange w:id="481" w:author="Fabienne Schmaus" w:date="2026-04-30T16:07:00Z" w16du:dateUtc="2026-04-30T14:07:00Z">
                  <w:rPr>
                    <w:rFonts w:cstheme="minorHAnsi"/>
                    <w:color w:val="EE0000"/>
                  </w:rPr>
                </w:rPrChange>
              </w:rPr>
            </w:pPr>
          </w:p>
          <w:p w14:paraId="7D9B7043" w14:textId="64E3C344" w:rsidR="002D6935" w:rsidRPr="00C921C2" w:rsidRDefault="002C39FF" w:rsidP="00F07C29">
            <w:pPr>
              <w:tabs>
                <w:tab w:val="left" w:pos="273"/>
              </w:tabs>
              <w:spacing w:line="276" w:lineRule="auto"/>
              <w:rPr>
                <w:rFonts w:cstheme="minorHAnsi"/>
                <w:rPrChange w:id="482" w:author="Fabienne Schmaus" w:date="2026-04-30T16:07:00Z" w16du:dateUtc="2026-04-30T14:07:00Z">
                  <w:rPr>
                    <w:rFonts w:cstheme="minorHAnsi"/>
                    <w:color w:val="EE0000"/>
                  </w:rPr>
                </w:rPrChange>
              </w:rPr>
            </w:pPr>
            <w:r w:rsidRPr="00C921C2">
              <w:rPr>
                <w:rFonts w:cstheme="minorHAnsi"/>
              </w:rPr>
              <w:t xml:space="preserve">Die Lehrkraft </w:t>
            </w:r>
            <w:r w:rsidR="002D6935" w:rsidRPr="00C921C2">
              <w:rPr>
                <w:rFonts w:cstheme="minorHAnsi"/>
              </w:rPr>
              <w:t xml:space="preserve">leitet zur individuellen Auseinandersetzung mit dem Thema über und stellt die Frage </w:t>
            </w:r>
            <w:r w:rsidR="00F0300B">
              <w:rPr>
                <w:rFonts w:cstheme="minorHAnsi"/>
              </w:rPr>
              <w:t>„</w:t>
            </w:r>
            <w:r w:rsidR="002D6935" w:rsidRPr="00C921C2">
              <w:rPr>
                <w:rFonts w:cstheme="minorHAnsi"/>
              </w:rPr>
              <w:t>Wo präsentiere ich mich online?</w:t>
            </w:r>
            <w:r w:rsidR="00F0300B">
              <w:rPr>
                <w:rFonts w:cstheme="minorHAnsi"/>
              </w:rPr>
              <w:t>“</w:t>
            </w:r>
            <w:r w:rsidR="002D6935" w:rsidRPr="00C921C2">
              <w:rPr>
                <w:rFonts w:cstheme="minorHAnsi"/>
              </w:rPr>
              <w:t xml:space="preserve"> Die Lernenden beantworten die Frage anonym entweder mit einer Kartenabfrage oder digital auf mentimeter.com</w:t>
            </w:r>
            <w:ins w:id="483" w:author="Fabienne Schmaus" w:date="2026-05-04T10:35:00Z" w16du:dateUtc="2026-05-04T08:35:00Z">
              <w:r w:rsidR="00C17639">
                <w:rPr>
                  <w:rFonts w:cstheme="minorHAnsi"/>
                </w:rPr>
                <w:t>.</w:t>
              </w:r>
            </w:ins>
            <w:del w:id="484" w:author="Fabienne Schmaus" w:date="2026-05-04T10:35:00Z" w16du:dateUtc="2026-05-04T08:35:00Z">
              <w:r w:rsidR="002D6935" w:rsidRPr="00C921C2" w:rsidDel="00C17639">
                <w:rPr>
                  <w:rFonts w:cstheme="minorHAnsi"/>
                </w:rPr>
                <w:delText xml:space="preserve"> </w:delText>
              </w:r>
            </w:del>
          </w:p>
          <w:p w14:paraId="4A73AB78" w14:textId="40F6F16A" w:rsidR="002D6935" w:rsidRPr="00C921C2" w:rsidDel="00C921C2" w:rsidRDefault="002D6935" w:rsidP="00412DE0">
            <w:pPr>
              <w:tabs>
                <w:tab w:val="left" w:pos="273"/>
              </w:tabs>
              <w:spacing w:line="276" w:lineRule="auto"/>
              <w:rPr>
                <w:del w:id="485" w:author="Fabienne Schmaus" w:date="2026-04-30T16:07:00Z" w16du:dateUtc="2026-04-30T14:07:00Z"/>
                <w:highlight w:val="yellow"/>
                <w:rPrChange w:id="486" w:author="Fabienne Schmaus" w:date="2026-04-30T16:07:00Z" w16du:dateUtc="2026-04-30T14:07:00Z">
                  <w:rPr>
                    <w:del w:id="487" w:author="Fabienne Schmaus" w:date="2026-04-30T16:07:00Z" w16du:dateUtc="2026-04-30T14:07:00Z"/>
                    <w:color w:val="EE0000"/>
                    <w:highlight w:val="yellow"/>
                  </w:rPr>
                </w:rPrChange>
              </w:rPr>
            </w:pPr>
          </w:p>
          <w:p w14:paraId="6B957ABF" w14:textId="3949807D" w:rsidR="00412DE0" w:rsidRPr="00C921C2" w:rsidDel="00C921C2" w:rsidRDefault="00412DE0" w:rsidP="00412DE0">
            <w:pPr>
              <w:tabs>
                <w:tab w:val="left" w:pos="273"/>
              </w:tabs>
              <w:spacing w:line="276" w:lineRule="auto"/>
              <w:rPr>
                <w:del w:id="488" w:author="Fabienne Schmaus" w:date="2026-04-30T16:07:00Z" w16du:dateUtc="2026-04-30T14:07:00Z"/>
                <w:strike/>
                <w:rPrChange w:id="489" w:author="Fabienne Schmaus" w:date="2026-04-30T16:07:00Z" w16du:dateUtc="2026-04-30T14:07:00Z">
                  <w:rPr>
                    <w:del w:id="490" w:author="Fabienne Schmaus" w:date="2026-04-30T16:07:00Z" w16du:dateUtc="2026-04-30T14:07:00Z"/>
                    <w:strike/>
                    <w:color w:val="EE0000"/>
                  </w:rPr>
                </w:rPrChange>
              </w:rPr>
            </w:pPr>
            <w:del w:id="491" w:author="Fabienne Schmaus" w:date="2026-04-30T16:07:00Z" w16du:dateUtc="2026-04-30T14:07:00Z">
              <w:r w:rsidRPr="00C921C2" w:rsidDel="00C921C2">
                <w:rPr>
                  <w:strike/>
                  <w:highlight w:val="yellow"/>
                  <w:rPrChange w:id="492" w:author="Fabienne Schmaus" w:date="2026-04-30T16:07:00Z" w16du:dateUtc="2026-04-30T14:07:00Z">
                    <w:rPr>
                      <w:strike/>
                      <w:color w:val="EE0000"/>
                      <w:highlight w:val="yellow"/>
                    </w:rPr>
                  </w:rPrChange>
                </w:rPr>
                <w:delText>((</w:delText>
              </w:r>
              <w:commentRangeStart w:id="493"/>
              <w:r w:rsidRPr="00C921C2" w:rsidDel="00C921C2">
                <w:rPr>
                  <w:strike/>
                  <w:highlight w:val="yellow"/>
                  <w:rPrChange w:id="494" w:author="Fabienne Schmaus" w:date="2026-04-30T16:07:00Z" w16du:dateUtc="2026-04-30T14:07:00Z">
                    <w:rPr>
                      <w:strike/>
                      <w:color w:val="EE0000"/>
                      <w:highlight w:val="yellow"/>
                    </w:rPr>
                  </w:rPrChange>
                </w:rPr>
                <w:delText>Infobox</w:delText>
              </w:r>
              <w:commentRangeEnd w:id="493"/>
              <w:r w:rsidR="00C548EF" w:rsidRPr="00C921C2" w:rsidDel="00C921C2">
                <w:rPr>
                  <w:rStyle w:val="Kommentarzeichen"/>
                  <w:strike/>
                  <w:sz w:val="22"/>
                  <w:szCs w:val="22"/>
                  <w:highlight w:val="yellow"/>
                  <w:rPrChange w:id="495" w:author="Fabienne Schmaus" w:date="2026-04-30T16:07:00Z" w16du:dateUtc="2026-04-30T14:07:00Z">
                    <w:rPr>
                      <w:rStyle w:val="Kommentarzeichen"/>
                      <w:strike/>
                      <w:color w:val="EE0000"/>
                      <w:sz w:val="22"/>
                      <w:szCs w:val="22"/>
                      <w:highlight w:val="yellow"/>
                    </w:rPr>
                  </w:rPrChange>
                </w:rPr>
                <w:commentReference w:id="493"/>
              </w:r>
              <w:r w:rsidRPr="00C921C2" w:rsidDel="00C921C2">
                <w:rPr>
                  <w:strike/>
                  <w:highlight w:val="yellow"/>
                  <w:rPrChange w:id="496" w:author="Fabienne Schmaus" w:date="2026-04-30T16:07:00Z" w16du:dateUtc="2026-04-30T14:07:00Z">
                    <w:rPr>
                      <w:strike/>
                      <w:color w:val="EE0000"/>
                      <w:highlight w:val="yellow"/>
                    </w:rPr>
                  </w:rPrChange>
                </w:rPr>
                <w:delText xml:space="preserve">/Quellen // </w:delText>
              </w:r>
              <w:r w:rsidR="002D6935" w:rsidRPr="00C921C2" w:rsidDel="00C921C2">
                <w:rPr>
                  <w:strike/>
                  <w:highlight w:val="yellow"/>
                  <w:rPrChange w:id="497" w:author="Fabienne Schmaus" w:date="2026-04-30T16:07:00Z" w16du:dateUtc="2026-04-30T14:07:00Z">
                    <w:rPr>
                      <w:strike/>
                      <w:color w:val="EE0000"/>
                      <w:highlight w:val="yellow"/>
                    </w:rPr>
                  </w:rPrChange>
                </w:rPr>
                <w:delText>xxxx</w:delText>
              </w:r>
              <w:r w:rsidRPr="00C921C2" w:rsidDel="00C921C2">
                <w:rPr>
                  <w:strike/>
                  <w:highlight w:val="yellow"/>
                  <w:rPrChange w:id="498" w:author="Fabienne Schmaus" w:date="2026-04-30T16:07:00Z" w16du:dateUtc="2026-04-30T14:07:00Z">
                    <w:rPr>
                      <w:strike/>
                      <w:color w:val="EE0000"/>
                      <w:highlight w:val="yellow"/>
                    </w:rPr>
                  </w:rPrChange>
                </w:rPr>
                <w:delText>))</w:delText>
              </w:r>
            </w:del>
          </w:p>
          <w:p w14:paraId="5856D827" w14:textId="6E7B4C64" w:rsidR="006349E6" w:rsidRPr="00C921C2" w:rsidDel="00C921C2" w:rsidRDefault="00412DE0" w:rsidP="00412DE0">
            <w:pPr>
              <w:tabs>
                <w:tab w:val="left" w:pos="273"/>
              </w:tabs>
              <w:spacing w:line="276" w:lineRule="auto"/>
              <w:rPr>
                <w:del w:id="499" w:author="Fabienne Schmaus" w:date="2026-04-30T16:07:00Z" w16du:dateUtc="2026-04-30T14:07:00Z"/>
                <w:strike/>
                <w:rPrChange w:id="500" w:author="Fabienne Schmaus" w:date="2026-04-30T16:07:00Z" w16du:dateUtc="2026-04-30T14:07:00Z">
                  <w:rPr>
                    <w:del w:id="501" w:author="Fabienne Schmaus" w:date="2026-04-30T16:07:00Z" w16du:dateUtc="2026-04-30T14:07:00Z"/>
                    <w:strike/>
                    <w:color w:val="EE0000"/>
                  </w:rPr>
                </w:rPrChange>
              </w:rPr>
            </w:pPr>
            <w:del w:id="502" w:author="Fabienne Schmaus" w:date="2026-04-30T16:07:00Z" w16du:dateUtc="2026-04-30T14:07:00Z">
              <w:r w:rsidRPr="00C921C2" w:rsidDel="00C921C2">
                <w:rPr>
                  <w:strike/>
                  <w:rPrChange w:id="503" w:author="Fabienne Schmaus" w:date="2026-04-30T16:07:00Z" w16du:dateUtc="2026-04-30T14:07:00Z">
                    <w:rPr>
                      <w:strike/>
                      <w:color w:val="EE0000"/>
                    </w:rPr>
                  </w:rPrChange>
                </w:rPr>
                <w:delText xml:space="preserve">Mehr </w:delText>
              </w:r>
              <w:r w:rsidR="006349E6" w:rsidRPr="00C921C2" w:rsidDel="00C921C2">
                <w:rPr>
                  <w:strike/>
                  <w:rPrChange w:id="504" w:author="Fabienne Schmaus" w:date="2026-04-30T16:07:00Z" w16du:dateUtc="2026-04-30T14:07:00Z">
                    <w:rPr>
                      <w:strike/>
                      <w:color w:val="EE0000"/>
                    </w:rPr>
                  </w:rPrChange>
                </w:rPr>
                <w:delText>zum Thema:</w:delText>
              </w:r>
            </w:del>
          </w:p>
          <w:p w14:paraId="7D628105" w14:textId="5A77DB74" w:rsidR="00412DE0" w:rsidRPr="00C921C2" w:rsidDel="00C921C2" w:rsidRDefault="00F0300B" w:rsidP="00DF1D6F">
            <w:pPr>
              <w:pStyle w:val="Listenabsatz"/>
              <w:numPr>
                <w:ilvl w:val="0"/>
                <w:numId w:val="25"/>
              </w:numPr>
              <w:tabs>
                <w:tab w:val="left" w:pos="273"/>
              </w:tabs>
              <w:spacing w:line="276" w:lineRule="auto"/>
              <w:rPr>
                <w:del w:id="505" w:author="Fabienne Schmaus" w:date="2026-04-30T16:07:00Z" w16du:dateUtc="2026-04-30T14:07:00Z"/>
                <w:strike/>
                <w:rPrChange w:id="506" w:author="Fabienne Schmaus" w:date="2026-04-30T16:07:00Z" w16du:dateUtc="2026-04-30T14:07:00Z">
                  <w:rPr>
                    <w:del w:id="507" w:author="Fabienne Schmaus" w:date="2026-04-30T16:07:00Z" w16du:dateUtc="2026-04-30T14:07:00Z"/>
                    <w:strike/>
                    <w:color w:val="EE0000"/>
                  </w:rPr>
                </w:rPrChange>
              </w:rPr>
            </w:pPr>
            <w:del w:id="508" w:author="Fabienne Schmaus" w:date="2026-04-30T16:33:00Z" w16du:dateUtc="2026-04-30T14:33:00Z">
              <w:r w:rsidDel="009B2458">
                <w:rPr>
                  <w:strike/>
                </w:rPr>
                <w:delText>„</w:delText>
              </w:r>
            </w:del>
            <w:del w:id="509" w:author="Fabienne Schmaus" w:date="2026-04-30T16:07:00Z" w16du:dateUtc="2026-04-30T14:07:00Z">
              <w:r w:rsidR="00412DE0" w:rsidRPr="00C921C2" w:rsidDel="00C921C2">
                <w:rPr>
                  <w:strike/>
                  <w:rPrChange w:id="510" w:author="Fabienne Schmaus" w:date="2026-04-30T16:07:00Z" w16du:dateUtc="2026-04-30T14:07:00Z">
                    <w:rPr>
                      <w:strike/>
                      <w:color w:val="EE0000"/>
                    </w:rPr>
                  </w:rPrChange>
                </w:rPr>
                <w:delText>In künstlicher Beziehung – Wenn KI mehr als nur ein Tool wird</w:delText>
              </w:r>
            </w:del>
            <w:del w:id="511" w:author="Fabienne Schmaus" w:date="2026-04-30T16:33:00Z" w16du:dateUtc="2026-04-30T14:33:00Z">
              <w:r w:rsidDel="009B2458">
                <w:rPr>
                  <w:strike/>
                </w:rPr>
                <w:delText>“</w:delText>
              </w:r>
            </w:del>
            <w:del w:id="512" w:author="Fabienne Schmaus" w:date="2026-04-30T16:07:00Z" w16du:dateUtc="2026-04-30T14:07:00Z">
              <w:r w:rsidR="00412DE0" w:rsidRPr="00C921C2" w:rsidDel="00C921C2">
                <w:rPr>
                  <w:strike/>
                  <w:rPrChange w:id="513" w:author="Fabienne Schmaus" w:date="2026-04-30T16:07:00Z" w16du:dateUtc="2026-04-30T14:07:00Z">
                    <w:rPr>
                      <w:strike/>
                      <w:color w:val="EE0000"/>
                    </w:rPr>
                  </w:rPrChange>
                </w:rPr>
                <w:delText xml:space="preserve"> unter </w:delText>
              </w:r>
              <w:r w:rsidR="00412DE0" w:rsidRPr="00C921C2" w:rsidDel="00C921C2">
                <w:fldChar w:fldCharType="begin"/>
              </w:r>
              <w:r w:rsidR="00412DE0" w:rsidRPr="00C921C2" w:rsidDel="00C921C2">
                <w:delInstrText>HYPERLINK "http://www.ins-netz-gehen.de"</w:delInstrText>
              </w:r>
              <w:r w:rsidR="00412DE0" w:rsidRPr="00C921C2" w:rsidDel="00C921C2">
                <w:fldChar w:fldCharType="separate"/>
              </w:r>
              <w:r w:rsidR="00412DE0" w:rsidRPr="00C921C2" w:rsidDel="00C921C2">
                <w:rPr>
                  <w:rStyle w:val="Hyperlink"/>
                  <w:strike/>
                  <w:color w:val="auto"/>
                  <w:rPrChange w:id="514" w:author="Fabienne Schmaus" w:date="2026-04-30T16:07:00Z" w16du:dateUtc="2026-04-30T14:07:00Z">
                    <w:rPr>
                      <w:rStyle w:val="Hyperlink"/>
                      <w:strike/>
                      <w:color w:val="EE0000"/>
                    </w:rPr>
                  </w:rPrChange>
                </w:rPr>
                <w:delText>www.ins-netz-gehen.de</w:delText>
              </w:r>
              <w:r w:rsidR="00412DE0" w:rsidRPr="00C921C2" w:rsidDel="00C921C2">
                <w:fldChar w:fldCharType="end"/>
              </w:r>
              <w:r w:rsidR="00412DE0" w:rsidRPr="00C921C2" w:rsidDel="00C921C2">
                <w:rPr>
                  <w:strike/>
                  <w:rPrChange w:id="515" w:author="Fabienne Schmaus" w:date="2026-04-30T16:07:00Z" w16du:dateUtc="2026-04-30T14:07:00Z">
                    <w:rPr>
                      <w:strike/>
                      <w:color w:val="EE0000"/>
                    </w:rPr>
                  </w:rPrChange>
                </w:rPr>
                <w:delText xml:space="preserve"> </w:delText>
              </w:r>
              <w:r w:rsidR="00412DE0" w:rsidRPr="00C921C2" w:rsidDel="00C921C2">
                <w:rPr>
                  <w:strike/>
                  <w:highlight w:val="yellow"/>
                  <w:rPrChange w:id="516" w:author="Fabienne Schmaus" w:date="2026-04-30T16:07:00Z" w16du:dateUtc="2026-04-30T14:07:00Z">
                    <w:rPr>
                      <w:strike/>
                      <w:color w:val="EE0000"/>
                      <w:highlight w:val="yellow"/>
                    </w:rPr>
                  </w:rPrChange>
                </w:rPr>
                <w:delText xml:space="preserve">((Verlinkung auf: </w:delText>
              </w:r>
              <w:r w:rsidR="00412DE0" w:rsidRPr="00C921C2" w:rsidDel="00C921C2">
                <w:fldChar w:fldCharType="begin"/>
              </w:r>
              <w:r w:rsidR="00412DE0" w:rsidRPr="00C921C2" w:rsidDel="00C921C2">
                <w:delInstrText>HYPERLINK "https://www.ins-netz-gehen.de/jugendliche/internet/beziehung-mit-ki-risiken)"</w:delInstrText>
              </w:r>
              <w:r w:rsidR="00412DE0" w:rsidRPr="00C921C2" w:rsidDel="00C921C2">
                <w:fldChar w:fldCharType="separate"/>
              </w:r>
              <w:r w:rsidR="00412DE0" w:rsidRPr="00C921C2" w:rsidDel="00C921C2">
                <w:rPr>
                  <w:rStyle w:val="Hyperlink"/>
                  <w:strike/>
                  <w:color w:val="auto"/>
                  <w:highlight w:val="yellow"/>
                  <w:rPrChange w:id="517" w:author="Fabienne Schmaus" w:date="2026-04-30T16:07:00Z" w16du:dateUtc="2026-04-30T14:07:00Z">
                    <w:rPr>
                      <w:rStyle w:val="Hyperlink"/>
                      <w:strike/>
                      <w:color w:val="EE0000"/>
                      <w:highlight w:val="yellow"/>
                    </w:rPr>
                  </w:rPrChange>
                </w:rPr>
                <w:delText>https://www.ins-netz-gehen.de/jugendliche/internet/beziehung-mit-ki-risiken)</w:delText>
              </w:r>
              <w:r w:rsidR="00412DE0" w:rsidRPr="00C921C2" w:rsidDel="00C921C2">
                <w:fldChar w:fldCharType="end"/>
              </w:r>
              <w:r w:rsidR="00412DE0" w:rsidRPr="00C921C2" w:rsidDel="00C921C2">
                <w:rPr>
                  <w:strike/>
                  <w:highlight w:val="yellow"/>
                  <w:rPrChange w:id="518" w:author="Fabienne Schmaus" w:date="2026-04-30T16:07:00Z" w16du:dateUtc="2026-04-30T14:07:00Z">
                    <w:rPr>
                      <w:strike/>
                      <w:color w:val="EE0000"/>
                      <w:highlight w:val="yellow"/>
                    </w:rPr>
                  </w:rPrChange>
                </w:rPr>
                <w:delText>)</w:delText>
              </w:r>
            </w:del>
          </w:p>
          <w:p w14:paraId="386E8AA4" w14:textId="6017FE8C" w:rsidR="00412DE0" w:rsidRPr="00C921C2" w:rsidDel="00C921C2" w:rsidRDefault="00F0300B" w:rsidP="00DF1D6F">
            <w:pPr>
              <w:pStyle w:val="Listenabsatz"/>
              <w:numPr>
                <w:ilvl w:val="0"/>
                <w:numId w:val="25"/>
              </w:numPr>
              <w:tabs>
                <w:tab w:val="left" w:pos="273"/>
              </w:tabs>
              <w:spacing w:line="276" w:lineRule="auto"/>
              <w:rPr>
                <w:del w:id="519" w:author="Fabienne Schmaus" w:date="2026-04-30T16:07:00Z" w16du:dateUtc="2026-04-30T14:07:00Z"/>
                <w:rFonts w:cstheme="minorHAnsi"/>
                <w:strike/>
                <w:rPrChange w:id="520" w:author="Fabienne Schmaus" w:date="2026-04-30T16:07:00Z" w16du:dateUtc="2026-04-30T14:07:00Z">
                  <w:rPr>
                    <w:del w:id="521" w:author="Fabienne Schmaus" w:date="2026-04-30T16:07:00Z" w16du:dateUtc="2026-04-30T14:07:00Z"/>
                    <w:rFonts w:cstheme="minorHAnsi"/>
                    <w:strike/>
                    <w:color w:val="EE0000"/>
                  </w:rPr>
                </w:rPrChange>
              </w:rPr>
            </w:pPr>
            <w:del w:id="522" w:author="Fabienne Schmaus" w:date="2026-04-30T16:33:00Z" w16du:dateUtc="2026-04-30T14:33:00Z">
              <w:r w:rsidDel="009B2458">
                <w:rPr>
                  <w:strike/>
                </w:rPr>
                <w:delText>„</w:delText>
              </w:r>
            </w:del>
            <w:del w:id="523" w:author="Fabienne Schmaus" w:date="2026-04-30T16:07:00Z" w16du:dateUtc="2026-04-30T14:07:00Z">
              <w:r w:rsidR="00412DE0" w:rsidRPr="00C921C2" w:rsidDel="00C921C2">
                <w:rPr>
                  <w:strike/>
                  <w:rPrChange w:id="524" w:author="Fabienne Schmaus" w:date="2026-04-30T16:07:00Z" w16du:dateUtc="2026-04-30T14:07:00Z">
                    <w:rPr>
                      <w:strike/>
                      <w:color w:val="EE0000"/>
                    </w:rPr>
                  </w:rPrChange>
                </w:rPr>
                <w:delText>Psychologie – Freundschaft</w:delText>
              </w:r>
            </w:del>
            <w:del w:id="525" w:author="Fabienne Schmaus" w:date="2026-04-30T16:33:00Z" w16du:dateUtc="2026-04-30T14:33:00Z">
              <w:r w:rsidDel="009B2458">
                <w:rPr>
                  <w:strike/>
                </w:rPr>
                <w:delText>“</w:delText>
              </w:r>
            </w:del>
            <w:del w:id="526" w:author="Fabienne Schmaus" w:date="2026-04-30T16:07:00Z" w16du:dateUtc="2026-04-30T14:07:00Z">
              <w:r w:rsidR="00412DE0" w:rsidRPr="00C921C2" w:rsidDel="00C921C2">
                <w:rPr>
                  <w:strike/>
                  <w:rPrChange w:id="527" w:author="Fabienne Schmaus" w:date="2026-04-30T16:07:00Z" w16du:dateUtc="2026-04-30T14:07:00Z">
                    <w:rPr>
                      <w:strike/>
                      <w:color w:val="EE0000"/>
                    </w:rPr>
                  </w:rPrChange>
                </w:rPr>
                <w:delText xml:space="preserve"> unter https://www.planet-wissen.de</w:delText>
              </w:r>
              <w:r w:rsidR="00412DE0" w:rsidRPr="00C921C2" w:rsidDel="00C921C2">
                <w:rPr>
                  <w:strike/>
                  <w:highlight w:val="yellow"/>
                  <w:rPrChange w:id="528" w:author="Fabienne Schmaus" w:date="2026-04-30T16:07:00Z" w16du:dateUtc="2026-04-30T14:07:00Z">
                    <w:rPr>
                      <w:strike/>
                      <w:color w:val="EE0000"/>
                      <w:highlight w:val="yellow"/>
                    </w:rPr>
                  </w:rPrChange>
                </w:rPr>
                <w:delText xml:space="preserve"> ((Verlinkung auf: </w:delText>
              </w:r>
              <w:r w:rsidR="00412DE0" w:rsidRPr="00C921C2" w:rsidDel="00C921C2">
                <w:fldChar w:fldCharType="begin"/>
              </w:r>
              <w:r w:rsidR="00412DE0" w:rsidRPr="00C921C2" w:rsidDel="00C921C2">
                <w:delInstrText>HYPERLINK "https://www.planet-wissen.de/gesellschaft/psychologie/freundschaft_gemeinsam_durch_dick_und_duenn/pwwbfreundschaftgemeinsamdurchdickundduenn100.html)"</w:delInstrText>
              </w:r>
              <w:r w:rsidR="00412DE0" w:rsidRPr="00C921C2" w:rsidDel="00C921C2">
                <w:fldChar w:fldCharType="separate"/>
              </w:r>
              <w:r w:rsidR="00412DE0" w:rsidRPr="00C921C2" w:rsidDel="00C921C2">
                <w:rPr>
                  <w:rStyle w:val="Hyperlink"/>
                  <w:strike/>
                  <w:color w:val="auto"/>
                  <w:highlight w:val="yellow"/>
                  <w:rPrChange w:id="529" w:author="Fabienne Schmaus" w:date="2026-04-30T16:07:00Z" w16du:dateUtc="2026-04-30T14:07:00Z">
                    <w:rPr>
                      <w:rStyle w:val="Hyperlink"/>
                      <w:strike/>
                      <w:color w:val="EE0000"/>
                      <w:highlight w:val="yellow"/>
                    </w:rPr>
                  </w:rPrChange>
                </w:rPr>
                <w:delText>https://www.planet-wissen.de/gesellschaft/psychologie/freundschaft_gemeinsam_durch_dick_und_duenn/pwwbfreundschaftgemeinsamdurchdickundduenn100.html)</w:delText>
              </w:r>
              <w:r w:rsidR="00412DE0" w:rsidRPr="00C921C2" w:rsidDel="00C921C2">
                <w:fldChar w:fldCharType="end"/>
              </w:r>
            </w:del>
          </w:p>
          <w:p w14:paraId="62E0F7F6" w14:textId="3535EF51" w:rsidR="00412DE0" w:rsidRPr="00C921C2" w:rsidDel="00C17639" w:rsidRDefault="00412DE0" w:rsidP="00F07C29">
            <w:pPr>
              <w:tabs>
                <w:tab w:val="left" w:pos="273"/>
              </w:tabs>
              <w:spacing w:line="276" w:lineRule="auto"/>
              <w:rPr>
                <w:del w:id="530" w:author="Fabienne Schmaus" w:date="2026-05-04T10:34:00Z" w16du:dateUtc="2026-05-04T08:34:00Z"/>
                <w:rFonts w:cstheme="minorHAnsi"/>
                <w:rPrChange w:id="531" w:author="Fabienne Schmaus" w:date="2026-04-30T16:07:00Z" w16du:dateUtc="2026-04-30T14:07:00Z">
                  <w:rPr>
                    <w:del w:id="532" w:author="Fabienne Schmaus" w:date="2026-05-04T10:34:00Z" w16du:dateUtc="2026-05-04T08:34:00Z"/>
                    <w:rFonts w:cstheme="minorHAnsi"/>
                    <w:color w:val="EE0000"/>
                  </w:rPr>
                </w:rPrChange>
              </w:rPr>
            </w:pPr>
          </w:p>
          <w:p w14:paraId="598F955B" w14:textId="6EAAD91F" w:rsidR="002C39FF" w:rsidRPr="00C921C2" w:rsidRDefault="002C39FF" w:rsidP="00F07C29">
            <w:pPr>
              <w:tabs>
                <w:tab w:val="left" w:pos="273"/>
              </w:tabs>
              <w:spacing w:line="276" w:lineRule="auto"/>
              <w:rPr>
                <w:rFonts w:cstheme="minorHAnsi"/>
                <w:b/>
                <w:bCs/>
              </w:rPr>
            </w:pPr>
            <w:r w:rsidRPr="00C921C2">
              <w:rPr>
                <w:rFonts w:cstheme="minorHAnsi"/>
                <w:b/>
                <w:bCs/>
              </w:rPr>
              <w:t>Umfrage</w:t>
            </w:r>
            <w:r w:rsidR="00070D1D" w:rsidRPr="00C921C2">
              <w:rPr>
                <w:rFonts w:cstheme="minorHAnsi"/>
                <w:b/>
                <w:bCs/>
              </w:rPr>
              <w:t xml:space="preserve"> (analog)</w:t>
            </w:r>
            <w:r w:rsidRPr="00C921C2">
              <w:rPr>
                <w:rFonts w:cstheme="minorHAnsi"/>
                <w:b/>
                <w:bCs/>
              </w:rPr>
              <w:t>:</w:t>
            </w:r>
          </w:p>
          <w:p w14:paraId="63C1C662" w14:textId="277A15D1" w:rsidR="002C39FF" w:rsidRPr="00C921C2" w:rsidRDefault="002C39FF" w:rsidP="00F07C29">
            <w:pPr>
              <w:tabs>
                <w:tab w:val="left" w:pos="273"/>
              </w:tabs>
              <w:spacing w:line="276" w:lineRule="auto"/>
              <w:rPr>
                <w:rFonts w:cstheme="minorHAnsi"/>
              </w:rPr>
            </w:pPr>
            <w:r w:rsidRPr="00C921C2">
              <w:rPr>
                <w:rFonts w:cstheme="minorHAnsi"/>
              </w:rPr>
              <w:t>Die Lernenden notieren anonym auf Karten</w:t>
            </w:r>
            <w:r w:rsidR="002D6935" w:rsidRPr="00C921C2">
              <w:rPr>
                <w:rFonts w:cstheme="minorHAnsi"/>
              </w:rPr>
              <w:t xml:space="preserve"> ihre Top 3 Antworten zur Frage</w:t>
            </w:r>
            <w:r w:rsidRPr="00C921C2">
              <w:rPr>
                <w:rFonts w:cstheme="minorHAnsi"/>
              </w:rPr>
              <w:t xml:space="preserve"> </w:t>
            </w:r>
            <w:r w:rsidR="00F0300B">
              <w:rPr>
                <w:rFonts w:cstheme="minorHAnsi"/>
              </w:rPr>
              <w:t>„</w:t>
            </w:r>
            <w:r w:rsidR="002D6935" w:rsidRPr="00C921C2">
              <w:rPr>
                <w:rFonts w:cstheme="minorHAnsi"/>
              </w:rPr>
              <w:t>Wo präsentiere ich mich online?</w:t>
            </w:r>
            <w:r w:rsidR="00F0300B">
              <w:rPr>
                <w:rFonts w:cstheme="minorHAnsi"/>
              </w:rPr>
              <w:t>“</w:t>
            </w:r>
            <w:r w:rsidRPr="00C921C2">
              <w:rPr>
                <w:rFonts w:cstheme="minorHAnsi"/>
              </w:rPr>
              <w:t xml:space="preserve"> Die Lehrkraft sammelt die Karten ein und </w:t>
            </w:r>
            <w:r w:rsidR="002D6935" w:rsidRPr="00C921C2">
              <w:rPr>
                <w:rFonts w:cstheme="minorHAnsi"/>
              </w:rPr>
              <w:t>wertet</w:t>
            </w:r>
            <w:r w:rsidRPr="00C921C2">
              <w:rPr>
                <w:rFonts w:cstheme="minorHAnsi"/>
              </w:rPr>
              <w:t xml:space="preserve"> sie sichtbar für alle an </w:t>
            </w:r>
            <w:r w:rsidR="000674E2" w:rsidRPr="00C921C2">
              <w:rPr>
                <w:rFonts w:cstheme="minorHAnsi"/>
              </w:rPr>
              <w:t xml:space="preserve">der </w:t>
            </w:r>
            <w:r w:rsidRPr="00C921C2">
              <w:rPr>
                <w:rFonts w:cstheme="minorHAnsi"/>
              </w:rPr>
              <w:t>Tafel oder Pinnwand</w:t>
            </w:r>
            <w:r w:rsidR="002D6935" w:rsidRPr="00C921C2">
              <w:rPr>
                <w:rFonts w:cstheme="minorHAnsi"/>
              </w:rPr>
              <w:t xml:space="preserve"> per Strichliste aus</w:t>
            </w:r>
            <w:r w:rsidRPr="00C921C2">
              <w:rPr>
                <w:rFonts w:cstheme="minorHAnsi"/>
              </w:rPr>
              <w:t xml:space="preserve">. </w:t>
            </w:r>
            <w:r w:rsidRPr="00C921C2">
              <w:rPr>
                <w:rFonts w:cstheme="minorHAnsi"/>
              </w:rPr>
              <w:lastRenderedPageBreak/>
              <w:t xml:space="preserve">Die Methode eignet sich besonders gut zur schnellen, wertungsfreien Aktivierung von Vorwissen und persönlichen Erfahrungen, da die Anonymität </w:t>
            </w:r>
            <w:r w:rsidR="002D6935" w:rsidRPr="00C921C2">
              <w:rPr>
                <w:rFonts w:cstheme="minorHAnsi"/>
              </w:rPr>
              <w:t xml:space="preserve">allen </w:t>
            </w:r>
            <w:r w:rsidRPr="00C921C2">
              <w:rPr>
                <w:rFonts w:cstheme="minorHAnsi"/>
              </w:rPr>
              <w:t>Lernenden eine unbefangene Beteiligung ermöglicht.</w:t>
            </w:r>
          </w:p>
          <w:p w14:paraId="1BE48D79" w14:textId="40241059" w:rsidR="002C39FF" w:rsidRPr="00C921C2" w:rsidRDefault="002C39FF" w:rsidP="002D6935">
            <w:pPr>
              <w:tabs>
                <w:tab w:val="left" w:pos="273"/>
              </w:tabs>
              <w:spacing w:line="276" w:lineRule="auto"/>
              <w:rPr>
                <w:rFonts w:cstheme="minorHAnsi"/>
              </w:rPr>
            </w:pPr>
            <w:r w:rsidRPr="00C921C2">
              <w:rPr>
                <w:rFonts w:cstheme="minorHAnsi"/>
                <w:b/>
                <w:bCs/>
              </w:rPr>
              <w:t>Alternativ</w:t>
            </w:r>
            <w:r w:rsidR="00070D1D" w:rsidRPr="00C921C2">
              <w:rPr>
                <w:rFonts w:cstheme="minorHAnsi"/>
                <w:b/>
                <w:bCs/>
              </w:rPr>
              <w:t xml:space="preserve"> (digital)</w:t>
            </w:r>
            <w:r w:rsidR="000674E2" w:rsidRPr="00C921C2">
              <w:rPr>
                <w:rFonts w:cstheme="minorHAnsi"/>
                <w:b/>
                <w:bCs/>
              </w:rPr>
              <w:t>:</w:t>
            </w:r>
            <w:r w:rsidR="000674E2" w:rsidRPr="00C921C2">
              <w:rPr>
                <w:rFonts w:cstheme="minorHAnsi"/>
              </w:rPr>
              <w:t xml:space="preserve"> Die Aufgabe kann</w:t>
            </w:r>
            <w:r w:rsidRPr="00C921C2">
              <w:rPr>
                <w:rFonts w:cstheme="minorHAnsi"/>
              </w:rPr>
              <w:t xml:space="preserve"> als Mentimeter-Umfrage (Anhang 1A)</w:t>
            </w:r>
            <w:r w:rsidR="000674E2" w:rsidRPr="00C921C2">
              <w:rPr>
                <w:rFonts w:cstheme="minorHAnsi"/>
              </w:rPr>
              <w:t xml:space="preserve"> durchgeführt werden</w:t>
            </w:r>
            <w:r w:rsidRPr="00C921C2">
              <w:rPr>
                <w:rFonts w:cstheme="minorHAnsi"/>
              </w:rPr>
              <w:t xml:space="preserve">. </w:t>
            </w:r>
          </w:p>
          <w:p w14:paraId="6D7D02FF" w14:textId="77777777" w:rsidR="002C39FF" w:rsidRPr="00C921C2" w:rsidRDefault="002C39FF" w:rsidP="00F07C29">
            <w:pPr>
              <w:tabs>
                <w:tab w:val="left" w:pos="273"/>
              </w:tabs>
              <w:spacing w:line="276" w:lineRule="auto"/>
              <w:rPr>
                <w:rFonts w:cstheme="minorHAnsi"/>
                <w:rPrChange w:id="533" w:author="Fabienne Schmaus" w:date="2026-04-30T16:07:00Z" w16du:dateUtc="2026-04-30T14:07:00Z">
                  <w:rPr>
                    <w:rFonts w:cstheme="minorHAnsi"/>
                    <w:color w:val="EE0000"/>
                  </w:rPr>
                </w:rPrChange>
              </w:rPr>
            </w:pPr>
          </w:p>
          <w:p w14:paraId="6FE8DC62" w14:textId="5ED248B7" w:rsidR="002C39FF" w:rsidRPr="002D6935" w:rsidRDefault="002C39FF" w:rsidP="004C6CFA">
            <w:pPr>
              <w:shd w:val="clear" w:color="auto" w:fill="FBE4D5" w:themeFill="accent2" w:themeFillTint="33"/>
              <w:tabs>
                <w:tab w:val="left" w:pos="273"/>
              </w:tabs>
              <w:spacing w:line="276" w:lineRule="auto"/>
              <w:rPr>
                <w:rFonts w:cstheme="minorHAnsi"/>
              </w:rPr>
            </w:pPr>
            <w:r w:rsidRPr="002D6935">
              <w:rPr>
                <w:rFonts w:cstheme="minorHAnsi"/>
                <w:highlight w:val="yellow"/>
              </w:rPr>
              <w:t xml:space="preserve">((Icon </w:t>
            </w:r>
            <w:r w:rsidR="00F0300B">
              <w:rPr>
                <w:rFonts w:cstheme="minorHAnsi"/>
                <w:highlight w:val="yellow"/>
              </w:rPr>
              <w:t>„</w:t>
            </w:r>
            <w:r w:rsidRPr="002D6935">
              <w:rPr>
                <w:rFonts w:cstheme="minorHAnsi"/>
                <w:highlight w:val="yellow"/>
              </w:rPr>
              <w:t>Differenzierung</w:t>
            </w:r>
            <w:r w:rsidR="00F0300B">
              <w:rPr>
                <w:rFonts w:cstheme="minorHAnsi"/>
                <w:highlight w:val="yellow"/>
              </w:rPr>
              <w:t>“</w:t>
            </w:r>
            <w:r w:rsidRPr="002D6935">
              <w:rPr>
                <w:rFonts w:cstheme="minorHAnsi"/>
                <w:highlight w:val="yellow"/>
              </w:rPr>
              <w:t>!!))</w:t>
            </w:r>
          </w:p>
          <w:p w14:paraId="4820CDEF" w14:textId="1AE6909C" w:rsidR="002C39FF" w:rsidRPr="00CD3AFA" w:rsidRDefault="00A24EE4" w:rsidP="004C6CFA">
            <w:pPr>
              <w:shd w:val="clear" w:color="auto" w:fill="FBE4D5" w:themeFill="accent2" w:themeFillTint="33"/>
              <w:tabs>
                <w:tab w:val="left" w:pos="273"/>
              </w:tabs>
              <w:spacing w:line="276" w:lineRule="auto"/>
              <w:rPr>
                <w:rFonts w:cstheme="minorHAnsi"/>
              </w:rPr>
            </w:pPr>
            <w:r w:rsidRPr="00CD3AFA">
              <w:rPr>
                <w:rFonts w:cstheme="minorHAnsi"/>
                <w:b/>
                <w:bCs/>
              </w:rPr>
              <w:t>Sek. I</w:t>
            </w:r>
            <w:r w:rsidR="002C39FF" w:rsidRPr="00CD3AFA">
              <w:rPr>
                <w:rFonts w:cstheme="minorHAnsi"/>
                <w:b/>
                <w:bCs/>
              </w:rPr>
              <w:t>:</w:t>
            </w:r>
          </w:p>
          <w:p w14:paraId="2D893559" w14:textId="4B622178" w:rsidR="002C39FF" w:rsidRPr="00CD3AFA" w:rsidRDefault="00D24324" w:rsidP="004C6C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Fokus auf eigene, vertraute Plattformen (Instagram, TikTok, Snapchat, WhatsApp-Status)</w:t>
            </w:r>
          </w:p>
          <w:p w14:paraId="03D063EA" w14:textId="0B84C010" w:rsidR="002C39FF" w:rsidRPr="00CD3AFA" w:rsidRDefault="00D24324" w:rsidP="004C6C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Impulsfragen in einfacher, konkreter Sprache</w:t>
            </w:r>
            <w:commentRangeStart w:id="534"/>
            <w:r w:rsidR="00CD3AFA" w:rsidRPr="00CD3AFA">
              <w:rPr>
                <w:rFonts w:cstheme="minorHAnsi"/>
              </w:rPr>
              <w:t>: *</w:t>
            </w:r>
            <w:commentRangeEnd w:id="534"/>
            <w:r w:rsidR="00C17639">
              <w:rPr>
                <w:rStyle w:val="Kommentarzeichen"/>
                <w:rFonts w:cstheme="minorHAnsi"/>
                <w:sz w:val="22"/>
                <w:szCs w:val="22"/>
              </w:rPr>
              <w:commentReference w:id="534"/>
            </w:r>
            <w:r w:rsidR="00F0300B">
              <w:rPr>
                <w:rFonts w:cstheme="minorHAnsi"/>
              </w:rPr>
              <w:t>„</w:t>
            </w:r>
            <w:r w:rsidR="00CD3AFA" w:rsidRPr="00CD3AFA">
              <w:rPr>
                <w:rFonts w:cstheme="minorHAnsi"/>
              </w:rPr>
              <w:t>Was postest du? Was würdest du nie posten</w:t>
            </w:r>
            <w:r w:rsidR="00F0300B">
              <w:rPr>
                <w:rFonts w:cstheme="minorHAnsi"/>
              </w:rPr>
              <w:t>?“</w:t>
            </w:r>
          </w:p>
          <w:p w14:paraId="611609EE" w14:textId="77777777" w:rsidR="00CD3AFA" w:rsidRP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Kartenabfrage: Plattformnamen genügen als Antwort</w:t>
            </w:r>
          </w:p>
          <w:p w14:paraId="26B28FA4" w14:textId="183FC5DF"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ins w:id="535" w:author="Fabienne Schmaus" w:date="2026-05-04T10:50:00Z" w16du:dateUtc="2026-05-04T08:50:00Z">
              <w:r w:rsidR="00785E9B">
                <w:rPr>
                  <w:rFonts w:cstheme="minorHAnsi"/>
                </w:rPr>
                <w:t xml:space="preserve">Fachbegriffe: </w:t>
              </w:r>
            </w:ins>
            <w:r w:rsidRPr="00CD3AFA">
              <w:rPr>
                <w:rFonts w:cstheme="minorHAnsi"/>
              </w:rPr>
              <w:t>Noch keine Fachbegriffe einführen</w:t>
            </w:r>
          </w:p>
          <w:p w14:paraId="2ED94BF6" w14:textId="2B3D55A1" w:rsidR="00CD3AFA" w:rsidRPr="003D2D6B" w:rsidRDefault="00CD3AFA" w:rsidP="004C6CFA">
            <w:pPr>
              <w:shd w:val="clear" w:color="auto" w:fill="FBE4D5" w:themeFill="accent2" w:themeFillTint="33"/>
              <w:tabs>
                <w:tab w:val="left" w:pos="273"/>
              </w:tabs>
              <w:spacing w:line="276" w:lineRule="auto"/>
              <w:rPr>
                <w:rFonts w:cstheme="minorHAnsi"/>
              </w:rPr>
            </w:pPr>
          </w:p>
          <w:p w14:paraId="512A5D92" w14:textId="04EA62B4" w:rsidR="002C39FF" w:rsidRPr="003D2D6B" w:rsidRDefault="00A24EE4" w:rsidP="004C6CFA">
            <w:pPr>
              <w:shd w:val="clear" w:color="auto" w:fill="FBE4D5" w:themeFill="accent2" w:themeFillTint="33"/>
              <w:tabs>
                <w:tab w:val="left" w:pos="273"/>
              </w:tabs>
              <w:spacing w:line="276" w:lineRule="auto"/>
              <w:rPr>
                <w:rFonts w:cstheme="minorHAnsi"/>
                <w:b/>
                <w:bCs/>
              </w:rPr>
            </w:pPr>
            <w:r w:rsidRPr="003D2D6B">
              <w:rPr>
                <w:rFonts w:cstheme="minorHAnsi"/>
                <w:b/>
                <w:bCs/>
              </w:rPr>
              <w:t>Sek. I</w:t>
            </w:r>
            <w:r w:rsidR="002C39FF" w:rsidRPr="003D2D6B">
              <w:rPr>
                <w:rFonts w:cstheme="minorHAnsi"/>
                <w:b/>
                <w:bCs/>
              </w:rPr>
              <w:t>I:</w:t>
            </w:r>
          </w:p>
          <w:p w14:paraId="263B70EA" w14:textId="138DD20A" w:rsidR="00CD3AFA"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del w:id="536" w:author="Fabienne Schmaus" w:date="2026-05-04T10:50:00Z" w16du:dateUtc="2026-05-04T08:50:00Z">
              <w:r w:rsidR="00CD3AFA" w:rsidRPr="003D2D6B" w:rsidDel="00785E9B">
                <w:rPr>
                  <w:rFonts w:cstheme="minorHAnsi"/>
                </w:rPr>
                <w:delText xml:space="preserve">Zusätzliche </w:delText>
              </w:r>
            </w:del>
            <w:ins w:id="537" w:author="Fabienne Schmaus" w:date="2026-05-04T10:50:00Z" w16du:dateUtc="2026-05-04T08:50:00Z">
              <w:r w:rsidR="00785E9B">
                <w:rPr>
                  <w:rFonts w:cstheme="minorHAnsi"/>
                </w:rPr>
                <w:t>z</w:t>
              </w:r>
              <w:r w:rsidR="00785E9B" w:rsidRPr="003D2D6B">
                <w:rPr>
                  <w:rFonts w:cstheme="minorHAnsi"/>
                </w:rPr>
                <w:t xml:space="preserve">usätzliche </w:t>
              </w:r>
            </w:ins>
            <w:r w:rsidR="00CD3AFA" w:rsidRPr="003D2D6B">
              <w:rPr>
                <w:rFonts w:cstheme="minorHAnsi"/>
              </w:rPr>
              <w:t>Plattformen: LinkedIn, persönliche Blogs</w:t>
            </w:r>
            <w:ins w:id="538" w:author="Fabienne Schmaus" w:date="2026-05-04T11:17:00Z" w16du:dateUtc="2026-05-04T09:17:00Z">
              <w:r w:rsidR="00AC6CBE">
                <w:rPr>
                  <w:rFonts w:cstheme="minorHAnsi"/>
                </w:rPr>
                <w:t xml:space="preserve">, </w:t>
              </w:r>
            </w:ins>
            <w:del w:id="539" w:author="Fabienne Schmaus" w:date="2026-05-04T11:17:00Z" w16du:dateUtc="2026-05-04T09:17:00Z">
              <w:r w:rsidR="00CD3AFA" w:rsidRPr="003D2D6B" w:rsidDel="00AC6CBE">
                <w:rPr>
                  <w:rFonts w:cstheme="minorHAnsi"/>
                </w:rPr>
                <w:delText>/</w:delText>
              </w:r>
            </w:del>
            <w:r w:rsidR="00CD3AFA" w:rsidRPr="003D2D6B">
              <w:rPr>
                <w:rFonts w:cstheme="minorHAnsi"/>
              </w:rPr>
              <w:t>Websites, berufliche Kontexte</w:t>
            </w:r>
          </w:p>
          <w:p w14:paraId="29A4FA35" w14:textId="4F9795A0" w:rsidR="002C39FF"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r w:rsidR="00CD3AFA" w:rsidRPr="003D2D6B">
              <w:rPr>
                <w:rFonts w:cstheme="minorHAnsi"/>
              </w:rPr>
              <w:t>Impulsfragen erweitern: *</w:t>
            </w:r>
            <w:r w:rsidR="00F0300B">
              <w:rPr>
                <w:rFonts w:cstheme="minorHAnsi"/>
              </w:rPr>
              <w:t xml:space="preserve"> „</w:t>
            </w:r>
            <w:r w:rsidR="00CD3AFA" w:rsidRPr="003D2D6B">
              <w:rPr>
                <w:rFonts w:cstheme="minorHAnsi"/>
              </w:rPr>
              <w:t>Welches Profil würdest du deiner zukünftigen Chefin zeigen? Welches deinen Mitschüler</w:t>
            </w:r>
            <w:del w:id="540" w:author="Fabienne Schmaus" w:date="2026-04-30T16:08:00Z" w16du:dateUtc="2026-04-30T14:08:00Z">
              <w:r w:rsidR="00CD3AFA" w:rsidRPr="003D2D6B" w:rsidDel="00C921C2">
                <w:rPr>
                  <w:rFonts w:cstheme="minorHAnsi"/>
                </w:rPr>
                <w:delText>:</w:delText>
              </w:r>
            </w:del>
            <w:r w:rsidR="00CD3AFA" w:rsidRPr="003D2D6B">
              <w:rPr>
                <w:rFonts w:cstheme="minorHAnsi"/>
              </w:rPr>
              <w:t>innen</w:t>
            </w:r>
            <w:ins w:id="541" w:author="Fabienne Schmaus" w:date="2026-04-30T16:08:00Z" w16du:dateUtc="2026-04-30T14:08:00Z">
              <w:r w:rsidR="00C921C2">
                <w:rPr>
                  <w:rFonts w:cstheme="minorHAnsi"/>
                </w:rPr>
                <w:t xml:space="preserve"> und Mitschülern</w:t>
              </w:r>
            </w:ins>
            <w:r w:rsidR="00F0300B">
              <w:rPr>
                <w:rFonts w:cstheme="minorHAnsi"/>
              </w:rPr>
              <w:t>?“</w:t>
            </w:r>
          </w:p>
          <w:p w14:paraId="391F7AA1" w14:textId="1596C908" w:rsidR="002C39FF" w:rsidRPr="00C921C2"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r w:rsidR="00CD3AFA" w:rsidRPr="003D2D6B">
              <w:rPr>
                <w:rFonts w:cstheme="minorHAnsi"/>
              </w:rPr>
              <w:t xml:space="preserve">Begriffe </w:t>
            </w:r>
            <w:r w:rsidR="00F0300B">
              <w:rPr>
                <w:rFonts w:cstheme="minorHAnsi"/>
              </w:rPr>
              <w:t>„</w:t>
            </w:r>
            <w:r w:rsidR="00CD3AFA" w:rsidRPr="00C921C2">
              <w:rPr>
                <w:rFonts w:cstheme="minorHAnsi"/>
              </w:rPr>
              <w:t>Selbstdarstellung</w:t>
            </w:r>
            <w:r w:rsidR="00F0300B">
              <w:rPr>
                <w:rFonts w:cstheme="minorHAnsi"/>
              </w:rPr>
              <w:t xml:space="preserve">“ </w:t>
            </w:r>
            <w:r w:rsidR="00CD3AFA" w:rsidRPr="00C921C2">
              <w:rPr>
                <w:rFonts w:cstheme="minorHAnsi"/>
              </w:rPr>
              <w:t xml:space="preserve">und </w:t>
            </w:r>
            <w:r w:rsidR="00F0300B">
              <w:rPr>
                <w:rFonts w:cstheme="minorHAnsi"/>
              </w:rPr>
              <w:t>„</w:t>
            </w:r>
            <w:r w:rsidR="00CD3AFA" w:rsidRPr="00C921C2">
              <w:rPr>
                <w:rFonts w:cstheme="minorHAnsi"/>
              </w:rPr>
              <w:t>Impression Management</w:t>
            </w:r>
            <w:r w:rsidR="00F0300B">
              <w:rPr>
                <w:rFonts w:cstheme="minorHAnsi"/>
              </w:rPr>
              <w:t xml:space="preserve">“ </w:t>
            </w:r>
            <w:r w:rsidR="00CD3AFA" w:rsidRPr="00C921C2">
              <w:rPr>
                <w:rFonts w:cstheme="minorHAnsi"/>
              </w:rPr>
              <w:t>(</w:t>
            </w:r>
            <w:commentRangeStart w:id="542"/>
            <w:r w:rsidR="00CD3AFA" w:rsidRPr="00C921C2">
              <w:rPr>
                <w:rFonts w:cstheme="minorHAnsi"/>
              </w:rPr>
              <w:t>Goffman</w:t>
            </w:r>
            <w:commentRangeEnd w:id="542"/>
            <w:r w:rsidR="00785E9B" w:rsidRPr="00C921C2">
              <w:rPr>
                <w:rStyle w:val="Kommentarzeichen"/>
                <w:rFonts w:cstheme="minorHAnsi"/>
                <w:sz w:val="22"/>
                <w:szCs w:val="22"/>
              </w:rPr>
              <w:commentReference w:id="542"/>
            </w:r>
            <w:r w:rsidR="00CD3AFA" w:rsidRPr="00C921C2">
              <w:rPr>
                <w:rFonts w:cstheme="minorHAnsi"/>
              </w:rPr>
              <w:t xml:space="preserve">) können bereits im Einstieg fallen </w:t>
            </w:r>
            <w:commentRangeStart w:id="543"/>
            <w:ins w:id="544" w:author="Fabienne Schmaus" w:date="2026-04-30T16:33:00Z" w16du:dateUtc="2026-04-30T14:33:00Z">
              <w:r w:rsidR="009B2458">
                <w:rPr>
                  <w:rFonts w:cstheme="minorHAnsi"/>
                </w:rPr>
                <w:t>(</w:t>
              </w:r>
            </w:ins>
            <w:del w:id="545" w:author="Fabienne Schmaus" w:date="2026-04-30T16:33:00Z" w16du:dateUtc="2026-04-30T14:33:00Z">
              <w:r w:rsidR="00F0300B" w:rsidDel="009B2458">
                <w:rPr>
                  <w:rFonts w:cstheme="minorHAnsi"/>
                </w:rPr>
                <w:delText xml:space="preserve">– </w:delText>
              </w:r>
              <w:r w:rsidR="00CD3AFA" w:rsidRPr="00C921C2" w:rsidDel="009B2458">
                <w:rPr>
                  <w:rFonts w:cstheme="minorHAnsi"/>
                </w:rPr>
                <w:delText xml:space="preserve">als </w:delText>
              </w:r>
            </w:del>
            <w:r w:rsidR="00CD3AFA" w:rsidRPr="00C921C2">
              <w:rPr>
                <w:rFonts w:cstheme="minorHAnsi"/>
              </w:rPr>
              <w:t>Vorverweis auf Phase 2</w:t>
            </w:r>
            <w:ins w:id="546" w:author="Fabienne Schmaus" w:date="2026-04-30T16:33:00Z" w16du:dateUtc="2026-04-30T14:33:00Z">
              <w:r w:rsidR="009B2458">
                <w:rPr>
                  <w:rFonts w:cstheme="minorHAnsi"/>
                </w:rPr>
                <w:t>)</w:t>
              </w:r>
            </w:ins>
            <w:ins w:id="547" w:author="Fabienne Schmaus" w:date="2026-04-30T16:09:00Z" w16du:dateUtc="2026-04-30T14:09:00Z">
              <w:r w:rsidR="00C921C2" w:rsidRPr="00C921C2">
                <w:rPr>
                  <w:rFonts w:cstheme="minorHAnsi"/>
                </w:rPr>
                <w:t>.</w:t>
              </w:r>
            </w:ins>
            <w:commentRangeEnd w:id="543"/>
            <w:r w:rsidR="00785E9B" w:rsidRPr="00C921C2">
              <w:rPr>
                <w:rStyle w:val="Kommentarzeichen"/>
                <w:rFonts w:cstheme="minorHAnsi"/>
                <w:sz w:val="22"/>
                <w:szCs w:val="22"/>
              </w:rPr>
              <w:commentReference w:id="543"/>
            </w:r>
          </w:p>
          <w:p w14:paraId="290767CD" w14:textId="77777777" w:rsidR="002C39FF" w:rsidRPr="00C921C2" w:rsidRDefault="002C39FF" w:rsidP="002C39FF">
            <w:pPr>
              <w:rPr>
                <w:rFonts w:cstheme="minorHAnsi"/>
                <w:highlight w:val="yellow"/>
                <w:rPrChange w:id="548" w:author="Fabienne Schmaus" w:date="2026-04-30T16:09:00Z" w16du:dateUtc="2026-04-30T14:09:00Z">
                  <w:rPr>
                    <w:rFonts w:cstheme="minorHAnsi"/>
                    <w:color w:val="EE0000"/>
                    <w:highlight w:val="yellow"/>
                  </w:rPr>
                </w:rPrChange>
              </w:rPr>
            </w:pPr>
          </w:p>
          <w:p w14:paraId="0EBC9320" w14:textId="6B2FB995" w:rsidR="002C39FF" w:rsidRPr="00C921C2" w:rsidRDefault="002C39FF" w:rsidP="007D4363">
            <w:pPr>
              <w:shd w:val="clear" w:color="auto" w:fill="E2EFD9" w:themeFill="accent6" w:themeFillTint="33"/>
              <w:tabs>
                <w:tab w:val="left" w:pos="273"/>
              </w:tabs>
              <w:spacing w:line="276" w:lineRule="auto"/>
              <w:rPr>
                <w:rFonts w:cstheme="minorHAnsi"/>
                <w:rPrChange w:id="549" w:author="Fabienne Schmaus" w:date="2026-04-30T16:09:00Z" w16du:dateUtc="2026-04-30T14:09:00Z">
                  <w:rPr>
                    <w:rFonts w:cstheme="minorHAnsi"/>
                    <w:color w:val="000000" w:themeColor="text1"/>
                  </w:rPr>
                </w:rPrChange>
              </w:rPr>
            </w:pPr>
            <w:r w:rsidRPr="00C921C2">
              <w:rPr>
                <w:rFonts w:cstheme="minorHAnsi"/>
                <w:highlight w:val="yellow"/>
                <w:rPrChange w:id="550" w:author="Fabienne Schmaus" w:date="2026-04-30T16:09:00Z" w16du:dateUtc="2026-04-30T14:09:00Z">
                  <w:rPr>
                    <w:rFonts w:cstheme="minorHAnsi"/>
                    <w:color w:val="000000" w:themeColor="text1"/>
                    <w:highlight w:val="yellow"/>
                  </w:rPr>
                </w:rPrChange>
              </w:rPr>
              <w:t xml:space="preserve">((Icon </w:t>
            </w:r>
            <w:r w:rsidR="00F0300B">
              <w:rPr>
                <w:rFonts w:cstheme="minorHAnsi"/>
                <w:highlight w:val="yellow"/>
              </w:rPr>
              <w:t>„</w:t>
            </w:r>
            <w:r w:rsidR="007B2CE6" w:rsidRPr="00C921C2">
              <w:rPr>
                <w:rFonts w:cstheme="minorHAnsi"/>
                <w:highlight w:val="yellow"/>
                <w:rPrChange w:id="551" w:author="Fabienne Schmaus" w:date="2026-04-30T16:09:00Z" w16du:dateUtc="2026-04-30T14:09:00Z">
                  <w:rPr>
                    <w:rFonts w:cstheme="minorHAnsi"/>
                    <w:color w:val="000000" w:themeColor="text1"/>
                    <w:highlight w:val="yellow"/>
                  </w:rPr>
                </w:rPrChange>
              </w:rPr>
              <w:t>Primarstufe</w:t>
            </w:r>
            <w:r w:rsidR="00F0300B">
              <w:rPr>
                <w:rFonts w:cstheme="minorHAnsi"/>
                <w:highlight w:val="yellow"/>
              </w:rPr>
              <w:t>“</w:t>
            </w:r>
            <w:r w:rsidRPr="00C921C2">
              <w:rPr>
                <w:rFonts w:cstheme="minorHAnsi"/>
                <w:highlight w:val="yellow"/>
                <w:rPrChange w:id="552" w:author="Fabienne Schmaus" w:date="2026-04-30T16:09:00Z" w16du:dateUtc="2026-04-30T14:09:00Z">
                  <w:rPr>
                    <w:rFonts w:cstheme="minorHAnsi"/>
                    <w:color w:val="000000" w:themeColor="text1"/>
                    <w:highlight w:val="yellow"/>
                  </w:rPr>
                </w:rPrChange>
              </w:rPr>
              <w:t>))</w:t>
            </w:r>
          </w:p>
          <w:p w14:paraId="63E5FFA6" w14:textId="066DE325" w:rsidR="00B07809" w:rsidRPr="00C921C2" w:rsidRDefault="00B07809" w:rsidP="00B07809">
            <w:pPr>
              <w:shd w:val="clear" w:color="auto" w:fill="E2EFD9" w:themeFill="accent6" w:themeFillTint="33"/>
              <w:tabs>
                <w:tab w:val="left" w:pos="273"/>
              </w:tabs>
              <w:spacing w:line="276" w:lineRule="auto"/>
              <w:rPr>
                <w:rFonts w:cstheme="minorHAnsi"/>
                <w:rPrChange w:id="553" w:author="Fabienne Schmaus" w:date="2026-04-30T16:09:00Z" w16du:dateUtc="2026-04-30T14:09:00Z">
                  <w:rPr>
                    <w:rFonts w:cstheme="minorHAnsi"/>
                    <w:color w:val="000000" w:themeColor="text1"/>
                  </w:rPr>
                </w:rPrChange>
              </w:rPr>
            </w:pPr>
            <w:r w:rsidRPr="00C921C2">
              <w:rPr>
                <w:rFonts w:cstheme="minorHAnsi"/>
                <w:b/>
                <w:bCs/>
                <w:rPrChange w:id="554" w:author="Fabienne Schmaus" w:date="2026-04-30T16:09:00Z" w16du:dateUtc="2026-04-30T14:09:00Z">
                  <w:rPr>
                    <w:rFonts w:cstheme="minorHAnsi"/>
                    <w:b/>
                    <w:bCs/>
                    <w:color w:val="000000" w:themeColor="text1"/>
                  </w:rPr>
                </w:rPrChange>
              </w:rPr>
              <w:t>Zeitumfang:</w:t>
            </w:r>
            <w:r w:rsidRPr="00C921C2">
              <w:rPr>
                <w:rFonts w:cstheme="minorHAnsi"/>
                <w:rPrChange w:id="555" w:author="Fabienne Schmaus" w:date="2026-04-30T16:09:00Z" w16du:dateUtc="2026-04-30T14:09:00Z">
                  <w:rPr>
                    <w:rFonts w:cstheme="minorHAnsi"/>
                    <w:color w:val="000000" w:themeColor="text1"/>
                  </w:rPr>
                </w:rPrChange>
              </w:rPr>
              <w:t xml:space="preserve"> ca. 10 Min.</w:t>
            </w:r>
          </w:p>
          <w:p w14:paraId="098D72A7" w14:textId="1BEC8E3D" w:rsidR="00B07809" w:rsidRPr="00C921C2" w:rsidRDefault="00B07809" w:rsidP="00B07809">
            <w:pPr>
              <w:shd w:val="clear" w:color="auto" w:fill="E2EFD9" w:themeFill="accent6" w:themeFillTint="33"/>
              <w:tabs>
                <w:tab w:val="left" w:pos="273"/>
              </w:tabs>
              <w:spacing w:line="276" w:lineRule="auto"/>
              <w:rPr>
                <w:rFonts w:cstheme="minorHAnsi"/>
                <w:rPrChange w:id="556" w:author="Fabienne Schmaus" w:date="2026-04-30T16:09:00Z" w16du:dateUtc="2026-04-30T14:09:00Z">
                  <w:rPr>
                    <w:rFonts w:cstheme="minorHAnsi"/>
                    <w:color w:val="000000" w:themeColor="text1"/>
                  </w:rPr>
                </w:rPrChange>
              </w:rPr>
            </w:pPr>
            <w:r w:rsidRPr="00C921C2">
              <w:rPr>
                <w:rFonts w:cstheme="minorHAnsi"/>
                <w:b/>
                <w:bCs/>
                <w:rPrChange w:id="557" w:author="Fabienne Schmaus" w:date="2026-04-30T16:09:00Z" w16du:dateUtc="2026-04-30T14:09:00Z">
                  <w:rPr>
                    <w:rFonts w:cstheme="minorHAnsi"/>
                    <w:b/>
                    <w:bCs/>
                    <w:color w:val="000000" w:themeColor="text1"/>
                  </w:rPr>
                </w:rPrChange>
              </w:rPr>
              <w:t>Materialhinweis:</w:t>
            </w:r>
            <w:r w:rsidRPr="00C921C2">
              <w:rPr>
                <w:rFonts w:cstheme="minorHAnsi"/>
                <w:rPrChange w:id="558" w:author="Fabienne Schmaus" w:date="2026-04-30T16:09:00Z" w16du:dateUtc="2026-04-30T14:09:00Z">
                  <w:rPr>
                    <w:rFonts w:cstheme="minorHAnsi"/>
                    <w:color w:val="000000" w:themeColor="text1"/>
                  </w:rPr>
                </w:rPrChange>
              </w:rPr>
              <w:t xml:space="preserve"> Primarstufe – Arbeitsblatt </w:t>
            </w:r>
            <w:r w:rsidR="00DF1D6F" w:rsidRPr="00C921C2">
              <w:rPr>
                <w:rFonts w:cstheme="minorHAnsi"/>
                <w:rPrChange w:id="559" w:author="Fabienne Schmaus" w:date="2026-04-30T16:09:00Z" w16du:dateUtc="2026-04-30T14:09:00Z">
                  <w:rPr>
                    <w:rFonts w:cstheme="minorHAnsi"/>
                    <w:color w:val="000000" w:themeColor="text1"/>
                  </w:rPr>
                </w:rPrChange>
              </w:rPr>
              <w:t>1</w:t>
            </w:r>
          </w:p>
          <w:p w14:paraId="5DA197D0" w14:textId="5B0F58AF" w:rsidR="00CD3AFA" w:rsidRPr="00E562A7" w:rsidRDefault="002C39FF" w:rsidP="00F07C29">
            <w:pPr>
              <w:shd w:val="clear" w:color="auto" w:fill="E2EFD9" w:themeFill="accent6" w:themeFillTint="33"/>
              <w:tabs>
                <w:tab w:val="left" w:pos="273"/>
              </w:tabs>
              <w:spacing w:line="276" w:lineRule="auto"/>
              <w:rPr>
                <w:rFonts w:cstheme="minorHAnsi"/>
              </w:rPr>
            </w:pPr>
            <w:r w:rsidRPr="00C921C2">
              <w:rPr>
                <w:rFonts w:cstheme="minorHAnsi"/>
                <w:b/>
                <w:bCs/>
              </w:rPr>
              <w:t xml:space="preserve">Anpassung des Einstiegs: </w:t>
            </w:r>
            <w:r w:rsidR="00CD3AFA" w:rsidRPr="00C921C2">
              <w:rPr>
                <w:rFonts w:cstheme="minorHAnsi"/>
              </w:rPr>
              <w:t xml:space="preserve">Statt der Bildcollage mit vier Social-Media-Profilen (komplex, plattformspezifisch) wird ein gezeichnetes Bilderpaar eingesetzt: dasselbe Kind einmal beim Matschen im Dreck, einmal auf einem Geburtstagsfoto mit </w:t>
            </w:r>
            <w:r w:rsidR="00CD3AFA" w:rsidRPr="00E562A7">
              <w:rPr>
                <w:rFonts w:cstheme="minorHAnsi"/>
              </w:rPr>
              <w:t>festlicher Kleidung und breitem Lächeln</w:t>
            </w:r>
          </w:p>
          <w:p w14:paraId="7FBEF838" w14:textId="77C1F4BF" w:rsidR="00CD3AFA" w:rsidRPr="00E562A7" w:rsidDel="00C921C2" w:rsidRDefault="00CD3AFA" w:rsidP="00F07C29">
            <w:pPr>
              <w:shd w:val="clear" w:color="auto" w:fill="E2EFD9" w:themeFill="accent6" w:themeFillTint="33"/>
              <w:tabs>
                <w:tab w:val="left" w:pos="273"/>
              </w:tabs>
              <w:spacing w:line="276" w:lineRule="auto"/>
              <w:rPr>
                <w:del w:id="560" w:author="Fabienne Schmaus" w:date="2026-04-30T16:09:00Z" w16du:dateUtc="2026-04-30T14:09:00Z"/>
                <w:rFonts w:cstheme="minorHAnsi"/>
              </w:rPr>
            </w:pPr>
          </w:p>
          <w:p w14:paraId="43B9A9ED" w14:textId="084AFDE6" w:rsidR="00CD3AFA" w:rsidRDefault="00CD3AFA" w:rsidP="00F07C29">
            <w:pPr>
              <w:shd w:val="clear" w:color="auto" w:fill="E2EFD9" w:themeFill="accent6" w:themeFillTint="33"/>
              <w:tabs>
                <w:tab w:val="left" w:pos="273"/>
              </w:tabs>
              <w:spacing w:line="276" w:lineRule="auto"/>
              <w:rPr>
                <w:rFonts w:cstheme="minorHAnsi"/>
              </w:rPr>
            </w:pPr>
            <w:r w:rsidRPr="00E562A7">
              <w:rPr>
                <w:rFonts w:cstheme="minorHAnsi"/>
              </w:rPr>
              <w:t>Impulsfrage im Plenum: Welches Bild zeigst du deiner Klasse? Welches deiner Oma? Warum</w:t>
            </w:r>
            <w:r w:rsidR="00E562A7">
              <w:rPr>
                <w:rFonts w:cstheme="minorHAnsi"/>
              </w:rPr>
              <w:t>?</w:t>
            </w:r>
          </w:p>
          <w:p w14:paraId="1CF77732" w14:textId="627B1660" w:rsidR="00E562A7" w:rsidRPr="00E562A7" w:rsidDel="00C921C2" w:rsidRDefault="00E562A7" w:rsidP="00F07C29">
            <w:pPr>
              <w:shd w:val="clear" w:color="auto" w:fill="E2EFD9" w:themeFill="accent6" w:themeFillTint="33"/>
              <w:tabs>
                <w:tab w:val="left" w:pos="273"/>
              </w:tabs>
              <w:spacing w:line="276" w:lineRule="auto"/>
              <w:rPr>
                <w:del w:id="561" w:author="Fabienne Schmaus" w:date="2026-04-30T16:09:00Z" w16du:dateUtc="2026-04-30T14:09:00Z"/>
                <w:rFonts w:cstheme="minorHAnsi"/>
              </w:rPr>
            </w:pPr>
          </w:p>
          <w:p w14:paraId="1D62E7E0" w14:textId="10C75927" w:rsidR="004442EB" w:rsidRPr="004442EB" w:rsidRDefault="00E562A7" w:rsidP="00DF1D6F">
            <w:pPr>
              <w:shd w:val="clear" w:color="auto" w:fill="E2EFD9" w:themeFill="accent6" w:themeFillTint="33"/>
              <w:tabs>
                <w:tab w:val="left" w:pos="273"/>
              </w:tabs>
              <w:spacing w:line="276" w:lineRule="auto"/>
              <w:rPr>
                <w:rFonts w:cstheme="minorHAnsi"/>
              </w:rPr>
            </w:pPr>
            <w:r w:rsidRPr="00E562A7">
              <w:rPr>
                <w:rFonts w:cstheme="minorHAnsi"/>
              </w:rPr>
              <w:t>Diese Frage macht das Kernprinzip der LH – wir zeigen uns unterschiedlich je nach Publikum – körperlich erfahrbar, ohne Smartphones oder Social Media vorauszusetzen.</w:t>
            </w:r>
            <w:r w:rsidR="004442EB">
              <w:rPr>
                <w:rFonts w:cstheme="minorHAnsi"/>
              </w:rPr>
              <w:t xml:space="preserve"> </w:t>
            </w:r>
          </w:p>
          <w:p w14:paraId="1045EB06" w14:textId="43291B54" w:rsidR="004442EB" w:rsidRPr="00E562A7" w:rsidDel="00C921C2" w:rsidRDefault="004442EB" w:rsidP="00E562A7">
            <w:pPr>
              <w:shd w:val="clear" w:color="auto" w:fill="E2EFD9" w:themeFill="accent6" w:themeFillTint="33"/>
              <w:tabs>
                <w:tab w:val="left" w:pos="273"/>
              </w:tabs>
              <w:spacing w:line="276" w:lineRule="auto"/>
              <w:rPr>
                <w:del w:id="562" w:author="Fabienne Schmaus" w:date="2026-04-30T16:09:00Z" w16du:dateUtc="2026-04-30T14:09:00Z"/>
                <w:rFonts w:cstheme="minorHAnsi"/>
              </w:rPr>
            </w:pPr>
          </w:p>
          <w:p w14:paraId="1DAE2791" w14:textId="0EF25AEF" w:rsidR="00CD3AFA" w:rsidRPr="00E562A7" w:rsidDel="00C921C2" w:rsidRDefault="00C921C2" w:rsidP="00F07C29">
            <w:pPr>
              <w:shd w:val="clear" w:color="auto" w:fill="E2EFD9" w:themeFill="accent6" w:themeFillTint="33"/>
              <w:tabs>
                <w:tab w:val="left" w:pos="273"/>
              </w:tabs>
              <w:spacing w:line="276" w:lineRule="auto"/>
              <w:rPr>
                <w:del w:id="563" w:author="Fabienne Schmaus" w:date="2026-04-30T16:09:00Z" w16du:dateUtc="2026-04-30T14:09:00Z"/>
                <w:rFonts w:cstheme="minorHAnsi"/>
              </w:rPr>
            </w:pPr>
            <w:ins w:id="564" w:author="Fabienne Schmaus" w:date="2026-04-30T16:09:00Z" w16du:dateUtc="2026-04-30T14:09:00Z">
              <w:r>
                <w:rPr>
                  <w:rFonts w:cstheme="minorHAnsi"/>
                </w:rPr>
                <w:t xml:space="preserve">Die </w:t>
              </w:r>
            </w:ins>
            <w:r w:rsidR="00E562A7" w:rsidRPr="00E562A7">
              <w:rPr>
                <w:rFonts w:cstheme="minorHAnsi"/>
              </w:rPr>
              <w:t>Lehrkraft notiert an der Tafel</w:t>
            </w:r>
            <w:del w:id="565" w:author="Fabienne Schmaus" w:date="2026-04-30T16:09:00Z" w16du:dateUtc="2026-04-30T14:09:00Z">
              <w:r w:rsidR="00E562A7" w:rsidRPr="00E562A7" w:rsidDel="00C921C2">
                <w:rPr>
                  <w:rFonts w:cstheme="minorHAnsi"/>
                </w:rPr>
                <w:delText>/Flipchart</w:delText>
              </w:r>
            </w:del>
            <w:r w:rsidR="00E562A7" w:rsidRPr="00E562A7">
              <w:rPr>
                <w:rFonts w:cstheme="minorHAnsi"/>
              </w:rPr>
              <w:t xml:space="preserve"> Stichworte</w:t>
            </w:r>
            <w:del w:id="566" w:author="Fabienne Schmaus" w:date="2026-04-30T16:10:00Z" w16du:dateUtc="2026-04-30T14:10:00Z">
              <w:r w:rsidR="00E562A7" w:rsidRPr="00E562A7" w:rsidDel="00C921C2">
                <w:rPr>
                  <w:rFonts w:cstheme="minorHAnsi"/>
                </w:rPr>
                <w:delText>/Begriffe</w:delText>
              </w:r>
            </w:del>
            <w:ins w:id="567" w:author="Fabienne Schmaus" w:date="2026-04-30T16:09:00Z" w16du:dateUtc="2026-04-30T14:09:00Z">
              <w:r>
                <w:rPr>
                  <w:rFonts w:cstheme="minorHAnsi"/>
                </w:rPr>
                <w:t>.</w:t>
              </w:r>
            </w:ins>
          </w:p>
          <w:p w14:paraId="0AC968FD" w14:textId="77777777" w:rsidR="00E562A7" w:rsidRDefault="00E562A7" w:rsidP="00F07C29">
            <w:pPr>
              <w:shd w:val="clear" w:color="auto" w:fill="E2EFD9" w:themeFill="accent6" w:themeFillTint="33"/>
              <w:tabs>
                <w:tab w:val="left" w:pos="273"/>
              </w:tabs>
              <w:spacing w:line="276" w:lineRule="auto"/>
              <w:rPr>
                <w:rFonts w:cstheme="minorHAnsi"/>
              </w:rPr>
            </w:pPr>
          </w:p>
          <w:p w14:paraId="2BA378D8" w14:textId="33D8072C" w:rsidR="00E562A7" w:rsidRPr="00E562A7" w:rsidRDefault="00E562A7" w:rsidP="00F07C29">
            <w:pPr>
              <w:shd w:val="clear" w:color="auto" w:fill="E2EFD9" w:themeFill="accent6" w:themeFillTint="33"/>
              <w:tabs>
                <w:tab w:val="left" w:pos="273"/>
              </w:tabs>
              <w:spacing w:line="276" w:lineRule="auto"/>
              <w:rPr>
                <w:rFonts w:cstheme="minorHAnsi"/>
              </w:rPr>
            </w:pPr>
            <w:r w:rsidRPr="00E562A7">
              <w:rPr>
                <w:rFonts w:cstheme="minorHAnsi"/>
              </w:rPr>
              <w:t xml:space="preserve">Anschlussfrage: </w:t>
            </w:r>
            <w:r w:rsidR="00F0300B">
              <w:rPr>
                <w:rFonts w:cstheme="minorHAnsi"/>
              </w:rPr>
              <w:t>„</w:t>
            </w:r>
            <w:r w:rsidRPr="00E562A7">
              <w:rPr>
                <w:rFonts w:cstheme="minorHAnsi"/>
              </w:rPr>
              <w:t>Gibt es noch andere Situationen, wo du dich anders zeigst als sonst</w:t>
            </w:r>
            <w:r w:rsidR="00F0300B">
              <w:rPr>
                <w:rFonts w:cstheme="minorHAnsi"/>
              </w:rPr>
              <w:t>?“</w:t>
            </w:r>
          </w:p>
          <w:p w14:paraId="523B612D" w14:textId="7F40BBB9" w:rsidR="002C39FF" w:rsidRDefault="00E562A7" w:rsidP="00E562A7">
            <w:pPr>
              <w:shd w:val="clear" w:color="auto" w:fill="E2EFD9" w:themeFill="accent6" w:themeFillTint="33"/>
              <w:tabs>
                <w:tab w:val="left" w:pos="273"/>
              </w:tabs>
              <w:spacing w:line="276" w:lineRule="auto"/>
              <w:rPr>
                <w:ins w:id="568" w:author="Fabienne Schmaus" w:date="2026-04-30T16:10:00Z" w16du:dateUtc="2026-04-30T14:10:00Z"/>
                <w:rFonts w:cstheme="minorHAnsi"/>
              </w:rPr>
            </w:pPr>
            <w:r w:rsidRPr="00E562A7">
              <w:rPr>
                <w:rFonts w:cstheme="minorHAnsi"/>
              </w:rPr>
              <w:t>(Mögliche Antworten: Schule, zu Hause, beim Sport, beim Spielen, in der Kirche, im Theater, im Urlaub)</w:t>
            </w:r>
          </w:p>
          <w:p w14:paraId="3078CDE2" w14:textId="77777777" w:rsidR="00C921C2" w:rsidRPr="00C921C2" w:rsidRDefault="00C921C2" w:rsidP="00C921C2">
            <w:pPr>
              <w:shd w:val="clear" w:color="auto" w:fill="E2EFD9" w:themeFill="accent6" w:themeFillTint="33"/>
              <w:tabs>
                <w:tab w:val="left" w:pos="273"/>
              </w:tabs>
              <w:spacing w:line="276" w:lineRule="auto"/>
              <w:rPr>
                <w:ins w:id="569" w:author="Fabienne Schmaus" w:date="2026-04-30T16:10:00Z"/>
                <w:rFonts w:cstheme="minorHAnsi"/>
                <w:b/>
                <w:bCs/>
              </w:rPr>
            </w:pPr>
            <w:commentRangeStart w:id="570"/>
            <w:ins w:id="571" w:author="Fabienne Schmaus" w:date="2026-04-30T16:10:00Z">
              <w:r w:rsidRPr="00C921C2">
                <w:rPr>
                  <w:rFonts w:cstheme="minorHAnsi"/>
                  <w:b/>
                  <w:bCs/>
                </w:rPr>
                <w:t>Methodische Hinweise:</w:t>
              </w:r>
            </w:ins>
          </w:p>
          <w:p w14:paraId="257F3237" w14:textId="380E82F1" w:rsidR="00C921C2" w:rsidRPr="00C921C2" w:rsidRDefault="00C921C2" w:rsidP="00C921C2">
            <w:pPr>
              <w:shd w:val="clear" w:color="auto" w:fill="E2EFD9" w:themeFill="accent6" w:themeFillTint="33"/>
              <w:tabs>
                <w:tab w:val="left" w:pos="273"/>
              </w:tabs>
              <w:spacing w:line="276" w:lineRule="auto"/>
              <w:rPr>
                <w:ins w:id="572" w:author="Fabienne Schmaus" w:date="2026-04-30T16:10:00Z"/>
                <w:rFonts w:cstheme="minorHAnsi"/>
              </w:rPr>
            </w:pPr>
            <w:ins w:id="573" w:author="Fabienne Schmaus" w:date="2026-04-30T16:10:00Z">
              <w:r w:rsidRPr="00C921C2">
                <w:rPr>
                  <w:rFonts w:cstheme="minorHAnsi"/>
                </w:rPr>
                <w:t xml:space="preserve">• </w:t>
              </w:r>
            </w:ins>
            <w:ins w:id="574" w:author="Fabienne Schmaus" w:date="2026-04-30T16:10:00Z" w16du:dateUtc="2026-04-30T14:10:00Z">
              <w:r>
                <w:rPr>
                  <w:rFonts w:cstheme="minorHAnsi"/>
                </w:rPr>
                <w:t>xx</w:t>
              </w:r>
            </w:ins>
          </w:p>
          <w:p w14:paraId="36C62D11" w14:textId="632D949F" w:rsidR="00C921C2" w:rsidRPr="00E562A7" w:rsidRDefault="00C921C2" w:rsidP="00C921C2">
            <w:pPr>
              <w:shd w:val="clear" w:color="auto" w:fill="E2EFD9" w:themeFill="accent6" w:themeFillTint="33"/>
              <w:tabs>
                <w:tab w:val="left" w:pos="273"/>
              </w:tabs>
              <w:spacing w:line="276" w:lineRule="auto"/>
              <w:rPr>
                <w:rFonts w:cstheme="minorHAnsi"/>
              </w:rPr>
            </w:pPr>
            <w:ins w:id="575" w:author="Fabienne Schmaus" w:date="2026-04-30T16:10:00Z">
              <w:r w:rsidRPr="00C921C2">
                <w:rPr>
                  <w:rFonts w:cstheme="minorHAnsi"/>
                </w:rPr>
                <w:t xml:space="preserve">• </w:t>
              </w:r>
            </w:ins>
            <w:ins w:id="576" w:author="Fabienne Schmaus" w:date="2026-04-30T16:10:00Z" w16du:dateUtc="2026-04-30T14:10:00Z">
              <w:r>
                <w:rPr>
                  <w:rFonts w:cstheme="minorHAnsi"/>
                </w:rPr>
                <w:t>xx</w:t>
              </w:r>
            </w:ins>
            <w:commentRangeEnd w:id="570"/>
            <w:r w:rsidRPr="00E562A7">
              <w:rPr>
                <w:rStyle w:val="Kommentarzeichen"/>
                <w:rFonts w:cstheme="minorHAnsi"/>
                <w:sz w:val="22"/>
                <w:szCs w:val="22"/>
              </w:rPr>
              <w:commentReference w:id="570"/>
            </w:r>
          </w:p>
          <w:p w14:paraId="6F8D4119" w14:textId="77777777" w:rsidR="00B07809" w:rsidRPr="00C921C2" w:rsidRDefault="00B07809" w:rsidP="006349E6">
            <w:pPr>
              <w:tabs>
                <w:tab w:val="left" w:pos="273"/>
              </w:tabs>
              <w:spacing w:line="276" w:lineRule="auto"/>
              <w:rPr>
                <w:rFonts w:cstheme="minorHAnsi"/>
                <w:rPrChange w:id="577" w:author="Fabienne Schmaus" w:date="2026-04-30T16:11:00Z" w16du:dateUtc="2026-04-30T14:11:00Z">
                  <w:rPr>
                    <w:rFonts w:cstheme="minorHAnsi"/>
                    <w:color w:val="EE0000"/>
                  </w:rPr>
                </w:rPrChange>
              </w:rPr>
            </w:pPr>
          </w:p>
          <w:p w14:paraId="1F912907" w14:textId="77777777" w:rsidR="002C39FF" w:rsidRPr="00C921C2" w:rsidRDefault="002C39FF" w:rsidP="006349E6">
            <w:pPr>
              <w:shd w:val="clear" w:color="auto" w:fill="FBE4D5" w:themeFill="accent2" w:themeFillTint="33"/>
              <w:tabs>
                <w:tab w:val="left" w:pos="273"/>
              </w:tabs>
              <w:spacing w:line="276" w:lineRule="auto"/>
              <w:rPr>
                <w:rFonts w:cstheme="minorHAnsi"/>
                <w:b/>
                <w:bCs/>
              </w:rPr>
            </w:pPr>
            <w:r w:rsidRPr="00C921C2">
              <w:rPr>
                <w:rFonts w:cstheme="minorHAnsi"/>
                <w:b/>
                <w:bCs/>
              </w:rPr>
              <w:t xml:space="preserve">Erwartbare Antworten der Lernenden: </w:t>
            </w:r>
          </w:p>
          <w:p w14:paraId="1EDFA7B8" w14:textId="232FB0A1" w:rsidR="002C39FF" w:rsidRPr="00CD3AFA" w:rsidRDefault="002C39FF" w:rsidP="006349E6">
            <w:pPr>
              <w:shd w:val="clear" w:color="auto" w:fill="FBE4D5" w:themeFill="accent2" w:themeFillTint="33"/>
              <w:tabs>
                <w:tab w:val="left" w:pos="273"/>
              </w:tabs>
              <w:spacing w:line="276" w:lineRule="auto"/>
              <w:rPr>
                <w:rFonts w:cstheme="minorHAnsi"/>
                <w:b/>
                <w:bCs/>
              </w:rPr>
            </w:pPr>
            <w:r w:rsidRPr="00C921C2">
              <w:rPr>
                <w:rFonts w:cstheme="minorHAnsi"/>
                <w:b/>
                <w:bCs/>
              </w:rPr>
              <w:t xml:space="preserve">Zur </w:t>
            </w:r>
            <w:r w:rsidRPr="00CD3AFA">
              <w:rPr>
                <w:rFonts w:cstheme="minorHAnsi"/>
                <w:b/>
                <w:bCs/>
              </w:rPr>
              <w:t xml:space="preserve">Frage </w:t>
            </w:r>
            <w:r w:rsidR="00F0300B">
              <w:rPr>
                <w:rFonts w:cstheme="minorHAnsi"/>
                <w:b/>
                <w:bCs/>
              </w:rPr>
              <w:t>„</w:t>
            </w:r>
            <w:r w:rsidR="00CD3AFA" w:rsidRPr="00CD3AFA">
              <w:rPr>
                <w:rFonts w:cstheme="minorHAnsi"/>
                <w:b/>
                <w:bCs/>
              </w:rPr>
              <w:t>Wer ist die echte Person?</w:t>
            </w:r>
            <w:r w:rsidR="00F0300B">
              <w:rPr>
                <w:rFonts w:cstheme="minorHAnsi"/>
                <w:b/>
                <w:bCs/>
              </w:rPr>
              <w:t>“</w:t>
            </w:r>
          </w:p>
          <w:p w14:paraId="0192D778" w14:textId="44A78041" w:rsidR="0087531C" w:rsidRPr="00CD3AFA" w:rsidRDefault="00A24EE4" w:rsidP="00A50451">
            <w:pPr>
              <w:shd w:val="clear" w:color="auto" w:fill="FBE4D5" w:themeFill="accent2" w:themeFillTint="33"/>
              <w:tabs>
                <w:tab w:val="left" w:pos="273"/>
              </w:tabs>
              <w:spacing w:line="276" w:lineRule="auto"/>
              <w:rPr>
                <w:rFonts w:cstheme="minorHAnsi"/>
                <w:b/>
                <w:bCs/>
              </w:rPr>
            </w:pPr>
            <w:r w:rsidRPr="00CD3AFA">
              <w:rPr>
                <w:rFonts w:cstheme="minorHAnsi"/>
                <w:b/>
                <w:bCs/>
              </w:rPr>
              <w:t>Sek. I</w:t>
            </w:r>
            <w:r w:rsidR="002C39FF" w:rsidRPr="00CD3AFA">
              <w:rPr>
                <w:rFonts w:cstheme="minorHAnsi"/>
                <w:b/>
                <w:bCs/>
              </w:rPr>
              <w:t>:</w:t>
            </w:r>
          </w:p>
          <w:p w14:paraId="69FD0C73" w14:textId="78DC8647"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Alle irgendwie, je nach Situation</w:t>
            </w:r>
            <w:ins w:id="578" w:author="Fabienne Schmaus" w:date="2026-04-30T16:34:00Z" w16du:dateUtc="2026-04-30T14:34:00Z">
              <w:r w:rsidR="009B2458">
                <w:rPr>
                  <w:rFonts w:cstheme="minorHAnsi"/>
                </w:rPr>
                <w:t>.</w:t>
              </w:r>
            </w:ins>
            <w:r w:rsidR="00F0300B">
              <w:rPr>
                <w:rFonts w:cstheme="minorHAnsi"/>
              </w:rPr>
              <w:t>“</w:t>
            </w:r>
          </w:p>
          <w:p w14:paraId="2BD38F37" w14:textId="7BAB42C6"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Das private Profil, da ist man authentischer</w:t>
            </w:r>
            <w:ins w:id="579" w:author="Fabienne Schmaus" w:date="2026-04-30T16:34:00Z" w16du:dateUtc="2026-04-30T14:34:00Z">
              <w:r w:rsidR="009B2458">
                <w:rPr>
                  <w:rFonts w:cstheme="minorHAnsi"/>
                </w:rPr>
                <w:t>.</w:t>
              </w:r>
            </w:ins>
            <w:r w:rsidR="00F0300B">
              <w:rPr>
                <w:rFonts w:cstheme="minorHAnsi"/>
              </w:rPr>
              <w:t>“</w:t>
            </w:r>
          </w:p>
          <w:p w14:paraId="6E29F8FC" w14:textId="21AC31CA"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Man weiß es gar nicht</w:t>
            </w:r>
            <w:ins w:id="580" w:author="Fabienne Schmaus" w:date="2026-04-30T16:34:00Z" w16du:dateUtc="2026-04-30T14:34:00Z">
              <w:r w:rsidR="009B2458">
                <w:rPr>
                  <w:rFonts w:cstheme="minorHAnsi"/>
                </w:rPr>
                <w:t xml:space="preserve">: </w:t>
              </w:r>
            </w:ins>
            <w:del w:id="581" w:author="Fabienne Schmaus" w:date="2026-04-30T16:34:00Z" w16du:dateUtc="2026-04-30T14:34:00Z">
              <w:r w:rsidRPr="00CD3AFA" w:rsidDel="009B2458">
                <w:rPr>
                  <w:rFonts w:cstheme="minorHAnsi"/>
                </w:rPr>
                <w:delText xml:space="preserve"> – v</w:delText>
              </w:r>
            </w:del>
            <w:ins w:id="582" w:author="Fabienne Schmaus" w:date="2026-04-30T16:34:00Z" w16du:dateUtc="2026-04-30T14:34:00Z">
              <w:r w:rsidR="009B2458">
                <w:rPr>
                  <w:rFonts w:cstheme="minorHAnsi"/>
                </w:rPr>
                <w:t>V</w:t>
              </w:r>
            </w:ins>
            <w:r w:rsidRPr="00CD3AFA">
              <w:rPr>
                <w:rFonts w:cstheme="minorHAnsi"/>
              </w:rPr>
              <w:t>ielleicht zeigt keines die echte Person</w:t>
            </w:r>
            <w:ins w:id="583" w:author="Fabienne Schmaus" w:date="2026-04-30T16:34:00Z" w16du:dateUtc="2026-04-30T14:34:00Z">
              <w:r w:rsidR="009B2458">
                <w:rPr>
                  <w:rFonts w:cstheme="minorHAnsi"/>
                </w:rPr>
                <w:t>.</w:t>
              </w:r>
            </w:ins>
            <w:r w:rsidR="00F0300B">
              <w:rPr>
                <w:rFonts w:cstheme="minorHAnsi"/>
              </w:rPr>
              <w:t>“</w:t>
            </w:r>
          </w:p>
          <w:p w14:paraId="5B41CABD" w14:textId="46F7A6FD"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 xml:space="preserve">Das LinkedIn-Profil wirkt am </w:t>
            </w:r>
            <w:ins w:id="584" w:author="Fabienne Schmaus" w:date="2026-04-30T16:13:00Z" w16du:dateUtc="2026-04-30T14:13:00Z">
              <w:r w:rsidR="00C921C2" w:rsidRPr="00C921C2">
                <w:rPr>
                  <w:rFonts w:cstheme="minorHAnsi"/>
                </w:rPr>
                <w:t>aufgesetztsten</w:t>
              </w:r>
            </w:ins>
            <w:del w:id="585" w:author="Fabienne Schmaus" w:date="2026-04-30T16:13:00Z" w16du:dateUtc="2026-04-30T14:13:00Z">
              <w:r w:rsidRPr="00CD3AFA" w:rsidDel="00C921C2">
                <w:rPr>
                  <w:rFonts w:cstheme="minorHAnsi"/>
                </w:rPr>
                <w:delText>aufgesetzteste</w:delText>
              </w:r>
            </w:del>
            <w:ins w:id="586" w:author="Fabienne Schmaus" w:date="2026-04-30T16:13:00Z" w16du:dateUtc="2026-04-30T14:13:00Z">
              <w:r w:rsidR="00C921C2">
                <w:rPr>
                  <w:rFonts w:cstheme="minorHAnsi"/>
                </w:rPr>
                <w:t>.</w:t>
              </w:r>
            </w:ins>
            <w:del w:id="587" w:author="Fabienne Schmaus" w:date="2026-04-30T16:13:00Z" w16du:dateUtc="2026-04-30T14:13:00Z">
              <w:r w:rsidRPr="00CD3AFA" w:rsidDel="00C921C2">
                <w:rPr>
                  <w:rFonts w:cstheme="minorHAnsi"/>
                </w:rPr>
                <w:delText>n</w:delText>
              </w:r>
            </w:del>
            <w:r w:rsidR="00F0300B">
              <w:rPr>
                <w:rFonts w:cstheme="minorHAnsi"/>
              </w:rPr>
              <w:t>“</w:t>
            </w:r>
          </w:p>
          <w:p w14:paraId="61323D42" w14:textId="5C8A1CC7" w:rsidR="002C39FF" w:rsidRPr="00CD3AFA" w:rsidRDefault="00A24EE4" w:rsidP="00A50451">
            <w:pPr>
              <w:shd w:val="clear" w:color="auto" w:fill="FBE4D5" w:themeFill="accent2" w:themeFillTint="33"/>
              <w:tabs>
                <w:tab w:val="left" w:pos="273"/>
              </w:tabs>
              <w:spacing w:line="276" w:lineRule="auto"/>
              <w:rPr>
                <w:rFonts w:cstheme="minorHAnsi"/>
                <w:b/>
                <w:bCs/>
              </w:rPr>
            </w:pPr>
            <w:r w:rsidRPr="00CD3AFA">
              <w:rPr>
                <w:rFonts w:cstheme="minorHAnsi"/>
                <w:b/>
                <w:bCs/>
              </w:rPr>
              <w:t>Sek. I</w:t>
            </w:r>
            <w:r w:rsidR="002C39FF" w:rsidRPr="00CD3AFA">
              <w:rPr>
                <w:rFonts w:cstheme="minorHAnsi"/>
                <w:b/>
                <w:bCs/>
              </w:rPr>
              <w:t>I:</w:t>
            </w:r>
          </w:p>
          <w:p w14:paraId="5F64EB3C" w14:textId="77FBB50C"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Identität ist immer kontextabhängig</w:t>
            </w:r>
            <w:ins w:id="588" w:author="Fabienne Schmaus" w:date="2026-04-30T16:34:00Z" w16du:dateUtc="2026-04-30T14:34:00Z">
              <w:r w:rsidR="009B2458">
                <w:rPr>
                  <w:rFonts w:cstheme="minorHAnsi"/>
                </w:rPr>
                <w:t>: E</w:t>
              </w:r>
            </w:ins>
            <w:del w:id="589" w:author="Fabienne Schmaus" w:date="2026-04-30T16:34:00Z" w16du:dateUtc="2026-04-30T14:34:00Z">
              <w:r w:rsidR="00CD3AFA" w:rsidRPr="00CD3AFA" w:rsidDel="009B2458">
                <w:rPr>
                  <w:rFonts w:cstheme="minorHAnsi"/>
                </w:rPr>
                <w:delText xml:space="preserve"> – e</w:delText>
              </w:r>
            </w:del>
            <w:r w:rsidR="00CD3AFA" w:rsidRPr="00CD3AFA">
              <w:rPr>
                <w:rFonts w:cstheme="minorHAnsi"/>
              </w:rPr>
              <w:t>s gibt nicht ‚die eine' echte Person</w:t>
            </w:r>
            <w:ins w:id="590" w:author="Fabienne Schmaus" w:date="2026-04-30T16:34:00Z" w16du:dateUtc="2026-04-30T14:34:00Z">
              <w:r w:rsidR="009B2458">
                <w:rPr>
                  <w:rFonts w:cstheme="minorHAnsi"/>
                </w:rPr>
                <w:t>.</w:t>
              </w:r>
            </w:ins>
            <w:r w:rsidR="00F0300B">
              <w:rPr>
                <w:rFonts w:cstheme="minorHAnsi"/>
              </w:rPr>
              <w:t>“</w:t>
            </w:r>
          </w:p>
          <w:p w14:paraId="3DA149F8" w14:textId="6103CC4C"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lastRenderedPageBreak/>
              <w:t xml:space="preserve">– </w:t>
            </w:r>
            <w:r w:rsidR="00F0300B">
              <w:rPr>
                <w:rFonts w:cstheme="minorHAnsi"/>
              </w:rPr>
              <w:t>„</w:t>
            </w:r>
            <w:r w:rsidR="00CD3AFA" w:rsidRPr="00CD3AFA">
              <w:rPr>
                <w:rFonts w:cstheme="minorHAnsi"/>
              </w:rPr>
              <w:t>Impression Management: wir alle spielen verschiedene Rolle</w:t>
            </w:r>
            <w:ins w:id="591" w:author="Fabienne Schmaus" w:date="2026-04-30T16:34:00Z" w16du:dateUtc="2026-04-30T14:34:00Z">
              <w:r w:rsidR="009B2458">
                <w:rPr>
                  <w:rFonts w:cstheme="minorHAnsi"/>
                </w:rPr>
                <w:t>.</w:t>
              </w:r>
            </w:ins>
            <w:r w:rsidR="00CD3AFA" w:rsidRPr="00CD3AFA">
              <w:rPr>
                <w:rFonts w:cstheme="minorHAnsi"/>
              </w:rPr>
              <w:t>n</w:t>
            </w:r>
            <w:r w:rsidR="00F0300B">
              <w:rPr>
                <w:rFonts w:cstheme="minorHAnsi"/>
              </w:rPr>
              <w:t>“</w:t>
            </w:r>
          </w:p>
          <w:p w14:paraId="2819E2C9" w14:textId="4F97A2C3" w:rsidR="00CD3AFA" w:rsidRP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Das ist das Paradox: das ‚natürlichste' Foto ist oft am sorgfältigsten ausgewählt</w:t>
            </w:r>
            <w:ins w:id="592" w:author="Fabienne Schmaus" w:date="2026-04-30T16:34:00Z" w16du:dateUtc="2026-04-30T14:34:00Z">
              <w:r w:rsidR="009B2458">
                <w:rPr>
                  <w:rFonts w:cstheme="minorHAnsi"/>
                </w:rPr>
                <w:t>.</w:t>
              </w:r>
            </w:ins>
            <w:r w:rsidR="00F0300B">
              <w:rPr>
                <w:rFonts w:cstheme="minorHAnsi"/>
              </w:rPr>
              <w:t>“</w:t>
            </w:r>
          </w:p>
          <w:p w14:paraId="7C44792B" w14:textId="77777777" w:rsidR="002C39FF" w:rsidRPr="00CD3AFA" w:rsidRDefault="002C39FF" w:rsidP="00A50451">
            <w:pPr>
              <w:shd w:val="clear" w:color="auto" w:fill="FBE4D5" w:themeFill="accent2" w:themeFillTint="33"/>
              <w:tabs>
                <w:tab w:val="left" w:pos="273"/>
              </w:tabs>
              <w:spacing w:line="276" w:lineRule="auto"/>
              <w:rPr>
                <w:rFonts w:cstheme="minorHAnsi"/>
              </w:rPr>
            </w:pPr>
          </w:p>
          <w:p w14:paraId="669E6EA0" w14:textId="77777777" w:rsidR="00260816" w:rsidRPr="00CD3AFA" w:rsidRDefault="00260816" w:rsidP="00A50451">
            <w:pPr>
              <w:shd w:val="clear" w:color="auto" w:fill="FBE4D5" w:themeFill="accent2" w:themeFillTint="33"/>
              <w:rPr>
                <w:rFonts w:cstheme="minorHAnsi"/>
              </w:rPr>
            </w:pPr>
            <w:r w:rsidRPr="00CD3AFA">
              <w:rPr>
                <w:rFonts w:cstheme="minorHAnsi"/>
                <w:highlight w:val="yellow"/>
              </w:rPr>
              <w:t>((Seite 8))</w:t>
            </w:r>
          </w:p>
          <w:p w14:paraId="01E085F6" w14:textId="2A2029E1" w:rsidR="002C39FF" w:rsidRPr="00CD3AFA" w:rsidRDefault="002C39FF" w:rsidP="00A50451">
            <w:pPr>
              <w:shd w:val="clear" w:color="auto" w:fill="FBE4D5" w:themeFill="accent2" w:themeFillTint="33"/>
              <w:tabs>
                <w:tab w:val="left" w:pos="273"/>
              </w:tabs>
              <w:spacing w:line="276" w:lineRule="auto"/>
              <w:rPr>
                <w:rFonts w:cstheme="minorHAnsi"/>
                <w:b/>
                <w:bCs/>
              </w:rPr>
            </w:pPr>
            <w:r w:rsidRPr="00CD3AFA">
              <w:rPr>
                <w:rFonts w:cstheme="minorHAnsi"/>
                <w:b/>
                <w:bCs/>
              </w:rPr>
              <w:t xml:space="preserve">Zur Kartenabfrage </w:t>
            </w:r>
            <w:r w:rsidR="00F0300B">
              <w:rPr>
                <w:rFonts w:cstheme="minorHAnsi"/>
                <w:b/>
                <w:bCs/>
              </w:rPr>
              <w:t>„</w:t>
            </w:r>
            <w:r w:rsidR="00CD3AFA" w:rsidRPr="00CD3AFA">
              <w:rPr>
                <w:rFonts w:cstheme="minorHAnsi"/>
                <w:b/>
                <w:bCs/>
              </w:rPr>
              <w:t>Wo präsentiere ich mich online</w:t>
            </w:r>
            <w:r w:rsidR="00F0300B">
              <w:rPr>
                <w:rFonts w:cstheme="minorHAnsi"/>
                <w:b/>
                <w:bCs/>
              </w:rPr>
              <w:t>?“</w:t>
            </w:r>
          </w:p>
          <w:p w14:paraId="4ED12417" w14:textId="4484F81A"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Instagram</w:t>
            </w:r>
            <w:ins w:id="593" w:author="Fabienne Schmaus" w:date="2026-04-30T16:35:00Z" w16du:dateUtc="2026-04-30T14:35:00Z">
              <w:r w:rsidR="009B2458">
                <w:rPr>
                  <w:rFonts w:cstheme="minorHAnsi"/>
                </w:rPr>
                <w:t>:</w:t>
              </w:r>
            </w:ins>
            <w:del w:id="594" w:author="Fabienne Schmaus" w:date="2026-04-30T16:35:00Z" w16du:dateUtc="2026-04-30T14:35:00Z">
              <w:r w:rsidR="00CD3AFA" w:rsidRPr="00CD3AFA" w:rsidDel="009B2458">
                <w:rPr>
                  <w:rFonts w:cstheme="minorHAnsi"/>
                </w:rPr>
                <w:delText xml:space="preserve"> –</w:delText>
              </w:r>
            </w:del>
            <w:r w:rsidR="00CD3AFA" w:rsidRPr="00CD3AFA">
              <w:rPr>
                <w:rFonts w:cstheme="minorHAnsi"/>
              </w:rPr>
              <w:t xml:space="preserve"> Bilder, Stories, Reels</w:t>
            </w:r>
          </w:p>
          <w:p w14:paraId="486262D1" w14:textId="5B10EA1D"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TikTok</w:t>
            </w:r>
            <w:ins w:id="595" w:author="Fabienne Schmaus" w:date="2026-04-30T16:35:00Z" w16du:dateUtc="2026-04-30T14:35:00Z">
              <w:r w:rsidR="009B2458">
                <w:rPr>
                  <w:rFonts w:cstheme="minorHAnsi"/>
                </w:rPr>
                <w:t>:</w:t>
              </w:r>
            </w:ins>
            <w:del w:id="596" w:author="Fabienne Schmaus" w:date="2026-04-30T16:35:00Z" w16du:dateUtc="2026-04-30T14:35:00Z">
              <w:r w:rsidR="00CD3AFA" w:rsidRPr="00CD3AFA" w:rsidDel="009B2458">
                <w:rPr>
                  <w:rFonts w:cstheme="minorHAnsi"/>
                </w:rPr>
                <w:delText xml:space="preserve"> –</w:delText>
              </w:r>
            </w:del>
            <w:r w:rsidR="00CD3AFA" w:rsidRPr="00CD3AFA">
              <w:rPr>
                <w:rFonts w:cstheme="minorHAnsi"/>
              </w:rPr>
              <w:t xml:space="preserve"> Videos, Kommentare, Profilseite</w:t>
            </w:r>
          </w:p>
          <w:p w14:paraId="0175CB50" w14:textId="2EA63015"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Snapchat</w:t>
            </w:r>
            <w:ins w:id="597" w:author="Fabienne Schmaus" w:date="2026-04-30T16:35:00Z" w16du:dateUtc="2026-04-30T14:35:00Z">
              <w:r w:rsidR="009B2458">
                <w:rPr>
                  <w:rFonts w:cstheme="minorHAnsi"/>
                </w:rPr>
                <w:t>:</w:t>
              </w:r>
            </w:ins>
            <w:del w:id="598" w:author="Fabienne Schmaus" w:date="2026-04-30T16:35:00Z" w16du:dateUtc="2026-04-30T14:35:00Z">
              <w:r w:rsidR="00CD3AFA" w:rsidRPr="00CD3AFA" w:rsidDel="009B2458">
                <w:rPr>
                  <w:rFonts w:cstheme="minorHAnsi"/>
                </w:rPr>
                <w:delText xml:space="preserve"> –</w:delText>
              </w:r>
            </w:del>
            <w:r w:rsidR="00CD3AFA" w:rsidRPr="00CD3AFA">
              <w:rPr>
                <w:rFonts w:cstheme="minorHAnsi"/>
              </w:rPr>
              <w:t xml:space="preserve"> Stories, Snaps</w:t>
            </w:r>
          </w:p>
          <w:p w14:paraId="1F05784F" w14:textId="3F923B55"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WhatsApp-Status</w:t>
            </w:r>
            <w:ins w:id="599" w:author="Fabienne Schmaus" w:date="2026-04-30T16:35:00Z" w16du:dateUtc="2026-04-30T14:35:00Z">
              <w:r w:rsidR="009B2458">
                <w:rPr>
                  <w:rFonts w:cstheme="minorHAnsi"/>
                </w:rPr>
                <w:t>:</w:t>
              </w:r>
            </w:ins>
            <w:del w:id="600" w:author="Fabienne Schmaus" w:date="2026-04-30T16:35:00Z" w16du:dateUtc="2026-04-30T14:35:00Z">
              <w:r w:rsidR="00CD3AFA" w:rsidRPr="00CD3AFA" w:rsidDel="009B2458">
                <w:rPr>
                  <w:rFonts w:cstheme="minorHAnsi"/>
                </w:rPr>
                <w:delText xml:space="preserve"> –</w:delText>
              </w:r>
            </w:del>
            <w:r w:rsidR="00CD3AFA" w:rsidRPr="00CD3AFA">
              <w:rPr>
                <w:rFonts w:cstheme="minorHAnsi"/>
              </w:rPr>
              <w:t xml:space="preserve"> gezielt für bestimmte Kontakte</w:t>
            </w:r>
            <w:ins w:id="601" w:author="Fabienne Schmaus" w:date="2026-05-04T11:17:00Z" w16du:dateUtc="2026-05-04T09:17:00Z">
              <w:r w:rsidR="00AC6CBE">
                <w:rPr>
                  <w:rFonts w:cstheme="minorHAnsi"/>
                </w:rPr>
                <w:t xml:space="preserve"> oder</w:t>
              </w:r>
            </w:ins>
            <w:del w:id="602" w:author="Fabienne Schmaus" w:date="2026-05-04T11:17:00Z" w16du:dateUtc="2026-05-04T09:17:00Z">
              <w:r w:rsidR="00CD3AFA" w:rsidRPr="00CD3AFA" w:rsidDel="00AC6CBE">
                <w:rPr>
                  <w:rFonts w:cstheme="minorHAnsi"/>
                </w:rPr>
                <w:delText>/</w:delText>
              </w:r>
            </w:del>
            <w:ins w:id="603" w:author="Fabienne Schmaus" w:date="2026-05-04T11:17:00Z" w16du:dateUtc="2026-05-04T09:17:00Z">
              <w:r w:rsidR="00AC6CBE">
                <w:rPr>
                  <w:rFonts w:cstheme="minorHAnsi"/>
                </w:rPr>
                <w:t xml:space="preserve"> </w:t>
              </w:r>
            </w:ins>
            <w:r w:rsidR="00CD3AFA" w:rsidRPr="00CD3AFA">
              <w:rPr>
                <w:rFonts w:cstheme="minorHAnsi"/>
              </w:rPr>
              <w:t>Gruppen</w:t>
            </w:r>
          </w:p>
          <w:p w14:paraId="357E619C" w14:textId="1BEB63B6" w:rsidR="00CD3AFA" w:rsidRP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Dis</w:t>
            </w:r>
            <w:ins w:id="604" w:author="Fabienne Schmaus" w:date="2026-04-30T16:13:00Z" w16du:dateUtc="2026-04-30T14:13:00Z">
              <w:r w:rsidR="00C921C2">
                <w:rPr>
                  <w:rFonts w:cstheme="minorHAnsi"/>
                </w:rPr>
                <w:t>co</w:t>
              </w:r>
            </w:ins>
            <w:del w:id="605" w:author="Fabienne Schmaus" w:date="2026-04-30T16:13:00Z" w16du:dateUtc="2026-04-30T14:13:00Z">
              <w:r w:rsidR="00CD3AFA" w:rsidRPr="00CD3AFA" w:rsidDel="00C921C2">
                <w:rPr>
                  <w:rFonts w:cstheme="minorHAnsi"/>
                </w:rPr>
                <w:delText>oc</w:delText>
              </w:r>
            </w:del>
            <w:r w:rsidR="00CD3AFA" w:rsidRPr="00CD3AFA">
              <w:rPr>
                <w:rFonts w:cstheme="minorHAnsi"/>
              </w:rPr>
              <w:t>rd</w:t>
            </w:r>
            <w:ins w:id="606" w:author="Fabienne Schmaus" w:date="2026-04-30T16:35:00Z" w16du:dateUtc="2026-04-30T14:35:00Z">
              <w:r w:rsidR="009B2458">
                <w:rPr>
                  <w:rFonts w:cstheme="minorHAnsi"/>
                </w:rPr>
                <w:t>:</w:t>
              </w:r>
            </w:ins>
            <w:del w:id="607" w:author="Fabienne Schmaus" w:date="2026-04-30T16:35:00Z" w16du:dateUtc="2026-04-30T14:35:00Z">
              <w:r w:rsidR="00CD3AFA" w:rsidRPr="00CD3AFA" w:rsidDel="009B2458">
                <w:rPr>
                  <w:rFonts w:cstheme="minorHAnsi"/>
                </w:rPr>
                <w:delText xml:space="preserve"> –</w:delText>
              </w:r>
            </w:del>
            <w:r w:rsidR="00CD3AFA" w:rsidRPr="00CD3AFA">
              <w:rPr>
                <w:rFonts w:cstheme="minorHAnsi"/>
              </w:rPr>
              <w:t xml:space="preserve"> Profil, Gruppen, Komme</w:t>
            </w:r>
            <w:ins w:id="608" w:author="Fabienne Schmaus" w:date="2026-04-30T16:14:00Z" w16du:dateUtc="2026-04-30T14:14:00Z">
              <w:r w:rsidR="00C921C2">
                <w:rPr>
                  <w:rFonts w:cstheme="minorHAnsi"/>
                </w:rPr>
                <w:t>n</w:t>
              </w:r>
            </w:ins>
            <w:r w:rsidR="00CD3AFA" w:rsidRPr="00CD3AFA">
              <w:rPr>
                <w:rFonts w:cstheme="minorHAnsi"/>
              </w:rPr>
              <w:t>tare</w:t>
            </w:r>
          </w:p>
          <w:p w14:paraId="049672F0" w14:textId="3095EA67" w:rsidR="002C39FF" w:rsidRPr="00CD3AFA" w:rsidRDefault="00CD3AFA" w:rsidP="00A50451">
            <w:pPr>
              <w:shd w:val="clear" w:color="auto" w:fill="FBE4D5" w:themeFill="accent2" w:themeFillTint="33"/>
              <w:tabs>
                <w:tab w:val="left" w:pos="273"/>
              </w:tabs>
              <w:spacing w:line="276" w:lineRule="auto"/>
              <w:rPr>
                <w:rFonts w:cstheme="minorHAnsi"/>
              </w:rPr>
            </w:pPr>
            <w:r w:rsidRPr="00CD3AFA">
              <w:rPr>
                <w:rFonts w:cstheme="minorHAnsi"/>
              </w:rPr>
              <w:t>– Gaming-Profile</w:t>
            </w:r>
            <w:ins w:id="609" w:author="Fabienne Schmaus" w:date="2026-04-30T16:35:00Z" w16du:dateUtc="2026-04-30T14:35:00Z">
              <w:r w:rsidR="009B2458">
                <w:rPr>
                  <w:rFonts w:cstheme="minorHAnsi"/>
                </w:rPr>
                <w:t>:</w:t>
              </w:r>
            </w:ins>
            <w:del w:id="610" w:author="Fabienne Schmaus" w:date="2026-04-30T16:35:00Z" w16du:dateUtc="2026-04-30T14:35:00Z">
              <w:r w:rsidRPr="00CD3AFA" w:rsidDel="009B2458">
                <w:rPr>
                  <w:rFonts w:cstheme="minorHAnsi"/>
                </w:rPr>
                <w:delText xml:space="preserve"> –</w:delText>
              </w:r>
            </w:del>
            <w:r w:rsidRPr="00CD3AFA">
              <w:rPr>
                <w:rFonts w:cstheme="minorHAnsi"/>
              </w:rPr>
              <w:t xml:space="preserve"> Nutzerprofil, Spielstatistiken, Avatare </w:t>
            </w:r>
          </w:p>
          <w:p w14:paraId="5C2857D9" w14:textId="40436AD4" w:rsidR="00CD3AFA" w:rsidRPr="00CD3AFA" w:rsidRDefault="00CD3AFA" w:rsidP="00A50451">
            <w:pPr>
              <w:shd w:val="clear" w:color="auto" w:fill="FBE4D5" w:themeFill="accent2" w:themeFillTint="33"/>
              <w:tabs>
                <w:tab w:val="left" w:pos="273"/>
              </w:tabs>
              <w:spacing w:line="276" w:lineRule="auto"/>
              <w:rPr>
                <w:rFonts w:cstheme="minorHAnsi"/>
              </w:rPr>
            </w:pPr>
            <w:r w:rsidRPr="00CD3AFA">
              <w:rPr>
                <w:rFonts w:cstheme="minorHAnsi"/>
              </w:rPr>
              <w:t>– YouTube, Twitch</w:t>
            </w:r>
            <w:ins w:id="611" w:author="Fabienne Schmaus" w:date="2026-04-30T16:35:00Z" w16du:dateUtc="2026-04-30T14:35:00Z">
              <w:r w:rsidR="009B2458">
                <w:rPr>
                  <w:rFonts w:cstheme="minorHAnsi"/>
                </w:rPr>
                <w:t>:</w:t>
              </w:r>
            </w:ins>
            <w:del w:id="612" w:author="Fabienne Schmaus" w:date="2026-04-30T16:35:00Z" w16du:dateUtc="2026-04-30T14:35:00Z">
              <w:r w:rsidRPr="00CD3AFA" w:rsidDel="009B2458">
                <w:rPr>
                  <w:rFonts w:cstheme="minorHAnsi"/>
                </w:rPr>
                <w:delText xml:space="preserve"> –</w:delText>
              </w:r>
            </w:del>
            <w:r w:rsidRPr="00CD3AFA">
              <w:rPr>
                <w:rFonts w:cstheme="minorHAnsi"/>
              </w:rPr>
              <w:t xml:space="preserve"> eigener Kanal, Kommentare</w:t>
            </w:r>
          </w:p>
          <w:p w14:paraId="1A7AAE2D" w14:textId="77777777" w:rsidR="00CD3AFA" w:rsidRPr="00CD3AFA" w:rsidRDefault="00CD3AFA" w:rsidP="00A50451">
            <w:pPr>
              <w:shd w:val="clear" w:color="auto" w:fill="FBE4D5" w:themeFill="accent2" w:themeFillTint="33"/>
              <w:tabs>
                <w:tab w:val="left" w:pos="273"/>
              </w:tabs>
              <w:spacing w:line="276" w:lineRule="auto"/>
              <w:rPr>
                <w:rFonts w:cstheme="minorHAnsi"/>
              </w:rPr>
            </w:pPr>
          </w:p>
          <w:p w14:paraId="185C371B" w14:textId="7BA6C78C" w:rsidR="002C39FF" w:rsidRPr="00CD3AFA" w:rsidRDefault="00CD3AFA" w:rsidP="00CD3AFA">
            <w:pPr>
              <w:shd w:val="clear" w:color="auto" w:fill="FBE4D5" w:themeFill="accent2" w:themeFillTint="33"/>
              <w:tabs>
                <w:tab w:val="left" w:pos="273"/>
              </w:tabs>
              <w:spacing w:line="276" w:lineRule="auto"/>
              <w:rPr>
                <w:rFonts w:cstheme="minorHAnsi"/>
              </w:rPr>
            </w:pPr>
            <w:del w:id="613" w:author="Fabienne Schmaus" w:date="2026-05-04T10:52:00Z" w16du:dateUtc="2026-05-04T08:52:00Z">
              <w:r w:rsidRPr="00CD3AFA" w:rsidDel="00785E9B">
                <w:rPr>
                  <w:rFonts w:cstheme="minorHAnsi"/>
                </w:rPr>
                <w:delText>Aufgreifen</w:delText>
              </w:r>
            </w:del>
            <w:ins w:id="614" w:author="Fabienne Schmaus" w:date="2026-05-04T10:52:00Z" w16du:dateUtc="2026-05-04T08:52:00Z">
              <w:r w:rsidR="00785E9B">
                <w:rPr>
                  <w:rFonts w:cstheme="minorHAnsi"/>
                </w:rPr>
                <w:t>Die Lehrkraft kann auf die</w:t>
              </w:r>
            </w:ins>
            <w:del w:id="615" w:author="Fabienne Schmaus" w:date="2026-05-04T10:52:00Z" w16du:dateUtc="2026-05-04T08:52:00Z">
              <w:r w:rsidRPr="00CD3AFA" w:rsidDel="00785E9B">
                <w:rPr>
                  <w:rFonts w:cstheme="minorHAnsi"/>
                </w:rPr>
                <w:delText>:</w:delText>
              </w:r>
            </w:del>
            <w:r w:rsidRPr="00CD3AFA">
              <w:rPr>
                <w:rFonts w:cstheme="minorHAnsi"/>
              </w:rPr>
              <w:t xml:space="preserve"> Antworten</w:t>
            </w:r>
            <w:ins w:id="616" w:author="Fabienne Schmaus" w:date="2026-05-04T10:52:00Z" w16du:dateUtc="2026-05-04T08:52:00Z">
              <w:r w:rsidR="00785E9B">
                <w:rPr>
                  <w:rFonts w:cstheme="minorHAnsi"/>
                </w:rPr>
                <w:t xml:space="preserve"> </w:t>
              </w:r>
            </w:ins>
            <w:ins w:id="617" w:author="Fabienne Schmaus" w:date="2026-05-04T10:55:00Z" w16du:dateUtc="2026-05-04T08:55:00Z">
              <w:r w:rsidR="00F615E4">
                <w:rPr>
                  <w:rFonts w:cstheme="minorHAnsi"/>
                </w:rPr>
                <w:t>zurück</w:t>
              </w:r>
            </w:ins>
            <w:ins w:id="618" w:author="Fabienne Schmaus" w:date="2026-05-04T10:52:00Z" w16du:dateUtc="2026-05-04T08:52:00Z">
              <w:r w:rsidR="00785E9B">
                <w:rPr>
                  <w:rFonts w:cstheme="minorHAnsi"/>
                </w:rPr>
                <w:t>greifen</w:t>
              </w:r>
            </w:ins>
            <w:r w:rsidRPr="00CD3AFA">
              <w:rPr>
                <w:rFonts w:cstheme="minorHAnsi"/>
              </w:rPr>
              <w:t xml:space="preserve">, die zeigen, dass die Lernenden </w:t>
            </w:r>
            <w:del w:id="619" w:author="Fabienne Schmaus" w:date="2026-05-04T10:56:00Z" w16du:dateUtc="2026-05-04T08:56:00Z">
              <w:r w:rsidRPr="00CD3AFA" w:rsidDel="00F615E4">
                <w:rPr>
                  <w:rFonts w:cstheme="minorHAnsi"/>
                </w:rPr>
                <w:delText xml:space="preserve">verschiedene Versionen von sich </w:delText>
              </w:r>
            </w:del>
            <w:r w:rsidRPr="00CD3AFA">
              <w:rPr>
                <w:rFonts w:cstheme="minorHAnsi"/>
              </w:rPr>
              <w:t xml:space="preserve">auf verschiedene Plattformen </w:t>
            </w:r>
            <w:ins w:id="620" w:author="Fabienne Schmaus" w:date="2026-05-04T10:56:00Z" w16du:dateUtc="2026-05-04T08:56:00Z">
              <w:r w:rsidR="00F615E4" w:rsidRPr="00CD3AFA">
                <w:rPr>
                  <w:rFonts w:cstheme="minorHAnsi"/>
                </w:rPr>
                <w:t xml:space="preserve">verschiedene Versionen von sich </w:t>
              </w:r>
            </w:ins>
            <w:r w:rsidRPr="00CD3AFA">
              <w:rPr>
                <w:rFonts w:cstheme="minorHAnsi"/>
              </w:rPr>
              <w:t xml:space="preserve">zeigen -&gt; direkte Brücke </w:t>
            </w:r>
            <w:commentRangeStart w:id="621"/>
            <w:r w:rsidRPr="00CD3AFA">
              <w:rPr>
                <w:rFonts w:cstheme="minorHAnsi"/>
              </w:rPr>
              <w:t>zu Phase 2</w:t>
            </w:r>
            <w:commentRangeEnd w:id="621"/>
            <w:r w:rsidR="00F615E4">
              <w:rPr>
                <w:rStyle w:val="Kommentarzeichen"/>
                <w:rFonts w:cstheme="minorHAnsi"/>
                <w:sz w:val="22"/>
                <w:szCs w:val="22"/>
              </w:rPr>
              <w:commentReference w:id="621"/>
            </w:r>
            <w:ins w:id="622" w:author="Fabienne Schmaus" w:date="2026-05-04T10:52:00Z" w16du:dateUtc="2026-05-04T08:52:00Z">
              <w:r w:rsidR="00785E9B">
                <w:rPr>
                  <w:rFonts w:cstheme="minorHAnsi"/>
                </w:rPr>
                <w:t>.</w:t>
              </w:r>
            </w:ins>
          </w:p>
          <w:p w14:paraId="24BAD6AF" w14:textId="77777777" w:rsidR="002C39FF" w:rsidRPr="00CD3AFA" w:rsidRDefault="002C39FF" w:rsidP="00F07C29">
            <w:pPr>
              <w:tabs>
                <w:tab w:val="left" w:pos="273"/>
              </w:tabs>
              <w:spacing w:line="276" w:lineRule="auto"/>
              <w:rPr>
                <w:rFonts w:cstheme="minorHAnsi"/>
              </w:rPr>
            </w:pPr>
          </w:p>
          <w:p w14:paraId="7CF65F7B" w14:textId="0C627A2A" w:rsidR="004F0BA8" w:rsidRPr="004F0BA8" w:rsidDel="00C921C2" w:rsidRDefault="00C921C2" w:rsidP="004F0BA8">
            <w:pPr>
              <w:tabs>
                <w:tab w:val="left" w:pos="273"/>
              </w:tabs>
              <w:spacing w:line="276" w:lineRule="auto"/>
              <w:rPr>
                <w:del w:id="623" w:author="Fabienne Schmaus" w:date="2026-04-30T16:14:00Z" w16du:dateUtc="2026-04-30T14:14:00Z"/>
                <w:rFonts w:cstheme="minorHAnsi"/>
              </w:rPr>
            </w:pPr>
            <w:commentRangeStart w:id="624"/>
            <w:ins w:id="625" w:author="Fabienne Schmaus" w:date="2026-04-30T16:14:00Z" w16du:dateUtc="2026-04-30T14:14:00Z">
              <w:r>
                <w:rPr>
                  <w:rFonts w:cstheme="minorHAnsi"/>
                </w:rPr>
                <w:t xml:space="preserve">Die </w:t>
              </w:r>
            </w:ins>
            <w:r w:rsidR="004F0BA8" w:rsidRPr="004F0BA8">
              <w:rPr>
                <w:rFonts w:cstheme="minorHAnsi"/>
              </w:rPr>
              <w:t xml:space="preserve">Lehrkraft leitet über: </w:t>
            </w:r>
            <w:r w:rsidR="00F0300B">
              <w:rPr>
                <w:rFonts w:cstheme="minorHAnsi"/>
              </w:rPr>
              <w:t>„</w:t>
            </w:r>
            <w:r w:rsidR="004F0BA8" w:rsidRPr="004F0BA8">
              <w:rPr>
                <w:rFonts w:cstheme="minorHAnsi"/>
              </w:rPr>
              <w:t>All diese Profile zeigen etwas von euch</w:t>
            </w:r>
            <w:ins w:id="626" w:author="Fabienne Schmaus" w:date="2026-04-30T16:35:00Z" w16du:dateUtc="2026-04-30T14:35:00Z">
              <w:r w:rsidR="009B2458">
                <w:rPr>
                  <w:rFonts w:cstheme="minorHAnsi"/>
                </w:rPr>
                <w:t>,</w:t>
              </w:r>
            </w:ins>
            <w:del w:id="627" w:author="Fabienne Schmaus" w:date="2026-04-30T16:35:00Z" w16du:dateUtc="2026-04-30T14:35:00Z">
              <w:r w:rsidR="004F0BA8" w:rsidRPr="004F0BA8" w:rsidDel="009B2458">
                <w:rPr>
                  <w:rFonts w:cstheme="minorHAnsi"/>
                </w:rPr>
                <w:delText xml:space="preserve"> –</w:delText>
              </w:r>
            </w:del>
            <w:r w:rsidR="004F0BA8" w:rsidRPr="004F0BA8">
              <w:rPr>
                <w:rFonts w:cstheme="minorHAnsi"/>
              </w:rPr>
              <w:t xml:space="preserve"> aber nie alles. Heute fragen wir: Was zeigen wir bewusst, was unbewusst? Und was macht das mit uns</w:t>
            </w:r>
            <w:r w:rsidR="00F0300B">
              <w:rPr>
                <w:rFonts w:cstheme="minorHAnsi"/>
              </w:rPr>
              <w:t>?“</w:t>
            </w:r>
            <w:commentRangeEnd w:id="624"/>
            <w:r w:rsidR="00F615E4" w:rsidRPr="004F0BA8">
              <w:rPr>
                <w:rStyle w:val="Kommentarzeichen"/>
                <w:rFonts w:cstheme="minorHAnsi"/>
                <w:sz w:val="22"/>
                <w:szCs w:val="22"/>
              </w:rPr>
              <w:commentReference w:id="624"/>
            </w:r>
          </w:p>
          <w:p w14:paraId="74DDDBFC" w14:textId="77777777" w:rsidR="004F0BA8" w:rsidRDefault="004F0BA8" w:rsidP="002C39FF">
            <w:pPr>
              <w:tabs>
                <w:tab w:val="left" w:pos="273"/>
              </w:tabs>
              <w:spacing w:line="276" w:lineRule="auto"/>
              <w:rPr>
                <w:rFonts w:cstheme="minorHAnsi"/>
              </w:rPr>
            </w:pPr>
          </w:p>
          <w:p w14:paraId="2A560165" w14:textId="737F4743" w:rsidR="002C39FF" w:rsidRPr="00CD3AFA" w:rsidRDefault="002C39FF" w:rsidP="002C39FF">
            <w:pPr>
              <w:tabs>
                <w:tab w:val="left" w:pos="273"/>
              </w:tabs>
              <w:spacing w:line="276" w:lineRule="auto"/>
              <w:rPr>
                <w:rFonts w:cstheme="minorHAnsi"/>
              </w:rPr>
            </w:pPr>
            <w:r w:rsidRPr="00CD3AFA">
              <w:rPr>
                <w:rFonts w:cstheme="minorHAnsi"/>
              </w:rPr>
              <w:t>___________________________________________________________________________</w:t>
            </w:r>
          </w:p>
          <w:p w14:paraId="4781A3E0" w14:textId="5F21B182" w:rsidR="002C39FF" w:rsidRPr="004F0BA8" w:rsidRDefault="002C39FF" w:rsidP="00F07C29">
            <w:pPr>
              <w:tabs>
                <w:tab w:val="left" w:pos="273"/>
              </w:tabs>
              <w:spacing w:line="276" w:lineRule="auto"/>
              <w:rPr>
                <w:rFonts w:cstheme="minorHAnsi"/>
                <w:b/>
                <w:bCs/>
                <w:sz w:val="26"/>
                <w:szCs w:val="26"/>
              </w:rPr>
            </w:pPr>
            <w:r w:rsidRPr="004F0BA8">
              <w:rPr>
                <w:rFonts w:cstheme="minorHAnsi"/>
                <w:b/>
                <w:bCs/>
                <w:sz w:val="26"/>
                <w:szCs w:val="26"/>
              </w:rPr>
              <w:t>Erarbeitung 1</w:t>
            </w:r>
          </w:p>
          <w:p w14:paraId="5EBDFAE1" w14:textId="129B830F" w:rsidR="0087531C" w:rsidRPr="004F0BA8" w:rsidRDefault="009B2458" w:rsidP="00F07C29">
            <w:pPr>
              <w:tabs>
                <w:tab w:val="left" w:pos="273"/>
              </w:tabs>
              <w:spacing w:line="276" w:lineRule="auto"/>
              <w:rPr>
                <w:rFonts w:cstheme="minorHAnsi"/>
              </w:rPr>
            </w:pPr>
            <w:ins w:id="628" w:author="Fabienne Schmaus" w:date="2026-04-30T16:35:00Z" w16du:dateUtc="2026-04-30T14:35:00Z">
              <w:r>
                <w:rPr>
                  <w:rFonts w:cstheme="minorHAnsi"/>
                </w:rPr>
                <w:t xml:space="preserve">Die </w:t>
              </w:r>
            </w:ins>
            <w:r w:rsidR="004F0BA8" w:rsidRPr="004F0BA8">
              <w:rPr>
                <w:rFonts w:cstheme="minorHAnsi"/>
              </w:rPr>
              <w:t xml:space="preserve">Lehrkraft zeigt und erläutert die Infografik: </w:t>
            </w:r>
            <w:del w:id="629" w:author="Fabienne Schmaus" w:date="2026-05-04T11:17:00Z" w16du:dateUtc="2026-05-04T09:17:00Z">
              <w:r w:rsidR="004F0BA8" w:rsidRPr="004F0BA8" w:rsidDel="00AC6CBE">
                <w:rPr>
                  <w:rFonts w:cstheme="minorHAnsi"/>
                </w:rPr>
                <w:delText>*</w:delText>
              </w:r>
            </w:del>
            <w:r w:rsidR="004F0BA8" w:rsidRPr="004F0BA8">
              <w:rPr>
                <w:rFonts w:cstheme="minorHAnsi"/>
              </w:rPr>
              <w:t>Profilbild – Bio</w:t>
            </w:r>
            <w:del w:id="630" w:author="Fabienne Schmaus" w:date="2026-05-04T11:17:00Z" w16du:dateUtc="2026-05-04T09:17:00Z">
              <w:r w:rsidR="004F0BA8" w:rsidRPr="004F0BA8" w:rsidDel="00AC6CBE">
                <w:rPr>
                  <w:rFonts w:cstheme="minorHAnsi"/>
                </w:rPr>
                <w:delText>/</w:delText>
              </w:r>
            </w:del>
            <w:ins w:id="631" w:author="Fabienne Schmaus" w:date="2026-05-04T11:17:00Z" w16du:dateUtc="2026-05-04T09:17:00Z">
              <w:r w:rsidR="00AC6CBE">
                <w:rPr>
                  <w:rFonts w:cstheme="minorHAnsi"/>
                </w:rPr>
                <w:t xml:space="preserve">, </w:t>
              </w:r>
            </w:ins>
            <w:r w:rsidR="004F0BA8" w:rsidRPr="004F0BA8">
              <w:rPr>
                <w:rFonts w:cstheme="minorHAnsi"/>
              </w:rPr>
              <w:t>Steckbrief – Posts</w:t>
            </w:r>
            <w:del w:id="632" w:author="Fabienne Schmaus" w:date="2026-05-04T11:17:00Z" w16du:dateUtc="2026-05-04T09:17:00Z">
              <w:r w:rsidR="004F0BA8" w:rsidRPr="004F0BA8" w:rsidDel="00AC6CBE">
                <w:rPr>
                  <w:rFonts w:cstheme="minorHAnsi"/>
                </w:rPr>
                <w:delText>/</w:delText>
              </w:r>
            </w:del>
            <w:ins w:id="633" w:author="Fabienne Schmaus" w:date="2026-05-04T11:17:00Z" w16du:dateUtc="2026-05-04T09:17:00Z">
              <w:r w:rsidR="00AC6CBE">
                <w:rPr>
                  <w:rFonts w:cstheme="minorHAnsi"/>
                </w:rPr>
                <w:t xml:space="preserve">, </w:t>
              </w:r>
            </w:ins>
            <w:r w:rsidR="004F0BA8" w:rsidRPr="004F0BA8">
              <w:rPr>
                <w:rFonts w:cstheme="minorHAnsi"/>
              </w:rPr>
              <w:t>Inhalte – Interaktionen (Likes, Kommentare, Follows) – Netzwerk (wem folge ich, wer folgt mir?)*. Kurze Erklärung: Jeder dieser Bausteine ist eine Entscheidung – was zeige ich, was lasse ich weg? Kein Einzelprofil als Beispiel verwenden – abstrakt bleiben.</w:t>
            </w:r>
          </w:p>
          <w:p w14:paraId="3918A018" w14:textId="0276B932" w:rsidR="004F0BA8" w:rsidDel="00C921C2" w:rsidRDefault="004F0BA8" w:rsidP="00F07C29">
            <w:pPr>
              <w:tabs>
                <w:tab w:val="left" w:pos="273"/>
              </w:tabs>
              <w:spacing w:line="276" w:lineRule="auto"/>
              <w:rPr>
                <w:del w:id="634" w:author="Fabienne Schmaus" w:date="2026-04-30T16:14:00Z" w16du:dateUtc="2026-04-30T14:14:00Z"/>
                <w:rFonts w:cstheme="minorHAnsi"/>
                <w:color w:val="EE0000"/>
              </w:rPr>
            </w:pPr>
          </w:p>
          <w:p w14:paraId="28384A81" w14:textId="01AE415B" w:rsidR="004F0BA8" w:rsidRPr="004F0BA8" w:rsidRDefault="004F0BA8" w:rsidP="004F0BA8">
            <w:pPr>
              <w:tabs>
                <w:tab w:val="left" w:pos="273"/>
              </w:tabs>
              <w:spacing w:line="276" w:lineRule="auto"/>
              <w:rPr>
                <w:rFonts w:cstheme="minorHAnsi"/>
              </w:rPr>
            </w:pPr>
            <w:r w:rsidRPr="004F0BA8">
              <w:rPr>
                <w:rFonts w:cstheme="minorHAnsi"/>
              </w:rPr>
              <w:t xml:space="preserve">Die Lernenden analysieren </w:t>
            </w:r>
            <w:r w:rsidRPr="00DF1D6F">
              <w:rPr>
                <w:rFonts w:cstheme="minorHAnsi"/>
                <w:color w:val="000000" w:themeColor="text1"/>
              </w:rPr>
              <w:t xml:space="preserve">dann mit </w:t>
            </w:r>
            <w:del w:id="635" w:author="Fabienne Schmaus" w:date="2026-04-30T17:01:00Z" w16du:dateUtc="2026-04-30T15:01:00Z">
              <w:r w:rsidRPr="00DF1D6F" w:rsidDel="00F05765">
                <w:rPr>
                  <w:rFonts w:cstheme="minorHAnsi"/>
                  <w:color w:val="000000" w:themeColor="text1"/>
                </w:rPr>
                <w:delText xml:space="preserve">AB </w:delText>
              </w:r>
            </w:del>
            <w:ins w:id="636" w:author="Fabienne Schmaus" w:date="2026-04-30T17:01:00Z" w16du:dateUtc="2026-04-30T15:01:00Z">
              <w:r w:rsidR="00F05765" w:rsidRPr="00DF1D6F">
                <w:rPr>
                  <w:rFonts w:cstheme="minorHAnsi"/>
                  <w:color w:val="000000" w:themeColor="text1"/>
                </w:rPr>
                <w:t>A</w:t>
              </w:r>
              <w:r w:rsidR="00F05765">
                <w:rPr>
                  <w:rFonts w:cstheme="minorHAnsi"/>
                  <w:color w:val="000000" w:themeColor="text1"/>
                </w:rPr>
                <w:t>rbeitsblatt</w:t>
              </w:r>
              <w:r w:rsidR="00F05765" w:rsidRPr="00DF1D6F">
                <w:rPr>
                  <w:rFonts w:cstheme="minorHAnsi"/>
                  <w:color w:val="000000" w:themeColor="text1"/>
                </w:rPr>
                <w:t xml:space="preserve"> </w:t>
              </w:r>
            </w:ins>
            <w:r w:rsidRPr="00DF1D6F">
              <w:rPr>
                <w:rFonts w:cstheme="minorHAnsi"/>
                <w:color w:val="000000" w:themeColor="text1"/>
              </w:rPr>
              <w:t xml:space="preserve">1 </w:t>
            </w:r>
            <w:r w:rsidRPr="004F0BA8">
              <w:rPr>
                <w:rFonts w:cstheme="minorHAnsi"/>
              </w:rPr>
              <w:t>ein fiktives Musterprofi</w:t>
            </w:r>
            <w:r>
              <w:rPr>
                <w:rFonts w:cstheme="minorHAnsi"/>
              </w:rPr>
              <w:t>l</w:t>
            </w:r>
            <w:r w:rsidRPr="004F0BA8">
              <w:rPr>
                <w:rFonts w:cstheme="minorHAnsi"/>
              </w:rPr>
              <w:t>. Fragen: Was zeigt dieses Profil? Was fehlt? Welchen Eindruck erzeugt es? Welche Bedürfnisse könnten dahinterstecken?</w:t>
            </w:r>
          </w:p>
          <w:p w14:paraId="4144233A" w14:textId="7D2A5CC7" w:rsidR="004F0BA8" w:rsidDel="00C921C2" w:rsidRDefault="004F0BA8" w:rsidP="00F07C29">
            <w:pPr>
              <w:tabs>
                <w:tab w:val="left" w:pos="273"/>
              </w:tabs>
              <w:spacing w:line="276" w:lineRule="auto"/>
              <w:rPr>
                <w:del w:id="637" w:author="Fabienne Schmaus" w:date="2026-04-30T16:14:00Z" w16du:dateUtc="2026-04-30T14:14:00Z"/>
                <w:rFonts w:cstheme="minorHAnsi"/>
                <w:color w:val="EE0000"/>
              </w:rPr>
            </w:pPr>
          </w:p>
          <w:p w14:paraId="704C0E45" w14:textId="72897204" w:rsidR="004F0BA8" w:rsidRPr="00C921C2" w:rsidDel="00C921C2" w:rsidRDefault="004F0BA8" w:rsidP="004F0BA8">
            <w:pPr>
              <w:tabs>
                <w:tab w:val="left" w:pos="273"/>
              </w:tabs>
              <w:spacing w:line="276" w:lineRule="auto"/>
              <w:rPr>
                <w:del w:id="638" w:author="Fabienne Schmaus" w:date="2026-04-30T16:14:00Z" w16du:dateUtc="2026-04-30T14:14:00Z"/>
                <w:rFonts w:cstheme="minorHAnsi"/>
              </w:rPr>
            </w:pPr>
            <w:r w:rsidRPr="004F0BA8">
              <w:rPr>
                <w:rFonts w:cstheme="minorHAnsi"/>
              </w:rPr>
              <w:t xml:space="preserve">Sammlung der Ergebnisse: </w:t>
            </w:r>
            <w:ins w:id="639" w:author="Fabienne Schmaus" w:date="2026-05-04T10:36:00Z" w16du:dateUtc="2026-05-04T08:36:00Z">
              <w:r w:rsidR="00C17639">
                <w:rPr>
                  <w:rFonts w:cstheme="minorHAnsi"/>
                </w:rPr>
                <w:t xml:space="preserve">Die </w:t>
              </w:r>
            </w:ins>
            <w:r w:rsidRPr="004F0BA8">
              <w:rPr>
                <w:rFonts w:cstheme="minorHAnsi"/>
              </w:rPr>
              <w:t xml:space="preserve">Lehrkraft fragt </w:t>
            </w:r>
            <w:r w:rsidR="00F0300B" w:rsidRPr="00F05765">
              <w:rPr>
                <w:rFonts w:cstheme="minorHAnsi"/>
                <w:rPrChange w:id="640" w:author="Fabienne Schmaus" w:date="2026-04-30T17:01:00Z" w16du:dateUtc="2026-04-30T15:01:00Z">
                  <w:rPr>
                    <w:rFonts w:cstheme="minorHAnsi"/>
                    <w:i/>
                    <w:iCs/>
                  </w:rPr>
                </w:rPrChange>
              </w:rPr>
              <w:t>„</w:t>
            </w:r>
            <w:r w:rsidRPr="00F05765">
              <w:rPr>
                <w:rFonts w:cstheme="minorHAnsi"/>
                <w:rPrChange w:id="641" w:author="Fabienne Schmaus" w:date="2026-04-30T17:01:00Z" w16du:dateUtc="2026-04-30T15:01:00Z">
                  <w:rPr>
                    <w:rFonts w:cstheme="minorHAnsi"/>
                    <w:i/>
                    <w:iCs/>
                  </w:rPr>
                </w:rPrChange>
              </w:rPr>
              <w:t>Welche Gestaltungsentscheidungen habt ihr entdeckt?</w:t>
            </w:r>
            <w:r w:rsidR="00F0300B" w:rsidRPr="00F05765">
              <w:rPr>
                <w:rFonts w:cstheme="minorHAnsi"/>
                <w:rPrChange w:id="642" w:author="Fabienne Schmaus" w:date="2026-04-30T17:01:00Z" w16du:dateUtc="2026-04-30T15:01:00Z">
                  <w:rPr>
                    <w:rFonts w:cstheme="minorHAnsi"/>
                    <w:i/>
                    <w:iCs/>
                  </w:rPr>
                </w:rPrChange>
              </w:rPr>
              <w:t>“</w:t>
            </w:r>
            <w:r w:rsidRPr="004F0BA8">
              <w:rPr>
                <w:rFonts w:cstheme="minorHAnsi"/>
              </w:rPr>
              <w:t xml:space="preserve"> und clustert an der Tafel. Kernbotschaft herausarbeiten: Jede Entscheidung im Profil ist auch eine psychologische Entscheidung – sie </w:t>
            </w:r>
            <w:r w:rsidRPr="00C921C2">
              <w:rPr>
                <w:rFonts w:cstheme="minorHAnsi"/>
              </w:rPr>
              <w:t>beeinflusst, wie andere uns wahrnehmen UND wie wir uns selbst sehen.</w:t>
            </w:r>
          </w:p>
          <w:p w14:paraId="455F4E69" w14:textId="77777777" w:rsidR="004F0BA8" w:rsidRPr="00C921C2" w:rsidRDefault="004F0BA8" w:rsidP="00F07C29">
            <w:pPr>
              <w:tabs>
                <w:tab w:val="left" w:pos="273"/>
              </w:tabs>
              <w:spacing w:line="276" w:lineRule="auto"/>
              <w:rPr>
                <w:rFonts w:cstheme="minorHAnsi"/>
                <w:rPrChange w:id="643" w:author="Fabienne Schmaus" w:date="2026-04-30T16:14:00Z" w16du:dateUtc="2026-04-30T14:14:00Z">
                  <w:rPr>
                    <w:rFonts w:cstheme="minorHAnsi"/>
                    <w:color w:val="EE0000"/>
                  </w:rPr>
                </w:rPrChange>
              </w:rPr>
            </w:pPr>
          </w:p>
          <w:p w14:paraId="4F50D3B5" w14:textId="77777777" w:rsidR="004F0BA8" w:rsidRPr="00C921C2" w:rsidRDefault="004F0BA8" w:rsidP="00F07C29">
            <w:pPr>
              <w:tabs>
                <w:tab w:val="left" w:pos="273"/>
              </w:tabs>
              <w:spacing w:line="276" w:lineRule="auto"/>
              <w:rPr>
                <w:rFonts w:cstheme="minorHAnsi"/>
                <w:rPrChange w:id="644" w:author="Fabienne Schmaus" w:date="2026-04-30T16:14:00Z" w16du:dateUtc="2026-04-30T14:14:00Z">
                  <w:rPr>
                    <w:rFonts w:cstheme="minorHAnsi"/>
                    <w:color w:val="EE0000"/>
                  </w:rPr>
                </w:rPrChange>
              </w:rPr>
            </w:pPr>
          </w:p>
          <w:p w14:paraId="0B315AA8" w14:textId="5AE64080" w:rsidR="002C39FF" w:rsidRPr="00C921C2" w:rsidRDefault="002C39FF" w:rsidP="00F07C29">
            <w:pPr>
              <w:tabs>
                <w:tab w:val="left" w:pos="273"/>
              </w:tabs>
              <w:spacing w:line="276" w:lineRule="auto"/>
              <w:rPr>
                <w:rFonts w:cstheme="minorHAnsi"/>
                <w:b/>
                <w:bCs/>
                <w:rPrChange w:id="645" w:author="Fabienne Schmaus" w:date="2026-04-30T16:14:00Z" w16du:dateUtc="2026-04-30T14:14:00Z">
                  <w:rPr>
                    <w:rFonts w:cstheme="minorHAnsi"/>
                    <w:b/>
                    <w:bCs/>
                    <w:color w:val="EE0000"/>
                  </w:rPr>
                </w:rPrChange>
              </w:rPr>
            </w:pPr>
            <w:r w:rsidRPr="00C921C2">
              <w:rPr>
                <w:rFonts w:cstheme="minorHAnsi"/>
                <w:b/>
                <w:bCs/>
              </w:rPr>
              <w:t xml:space="preserve">Erwartbare Antworten der Lernenden </w:t>
            </w:r>
            <w:r w:rsidRPr="00C921C2">
              <w:rPr>
                <w:rFonts w:cstheme="minorHAnsi"/>
                <w:b/>
                <w:bCs/>
                <w:rPrChange w:id="646" w:author="Fabienne Schmaus" w:date="2026-04-30T16:14:00Z" w16du:dateUtc="2026-04-30T14:14:00Z">
                  <w:rPr>
                    <w:rFonts w:cstheme="minorHAnsi"/>
                    <w:b/>
                    <w:bCs/>
                    <w:color w:val="000000" w:themeColor="text1"/>
                  </w:rPr>
                </w:rPrChange>
              </w:rPr>
              <w:t xml:space="preserve">zu Arbeitsblatt </w:t>
            </w:r>
            <w:r w:rsidR="004F0BA8" w:rsidRPr="00C921C2">
              <w:rPr>
                <w:rFonts w:cstheme="minorHAnsi"/>
                <w:b/>
                <w:bCs/>
                <w:rPrChange w:id="647" w:author="Fabienne Schmaus" w:date="2026-04-30T16:14:00Z" w16du:dateUtc="2026-04-30T14:14:00Z">
                  <w:rPr>
                    <w:rFonts w:cstheme="minorHAnsi"/>
                    <w:b/>
                    <w:bCs/>
                    <w:color w:val="000000" w:themeColor="text1"/>
                  </w:rPr>
                </w:rPrChange>
              </w:rPr>
              <w:t>1</w:t>
            </w:r>
            <w:r w:rsidRPr="00C921C2">
              <w:rPr>
                <w:rFonts w:cstheme="minorHAnsi"/>
                <w:b/>
                <w:bCs/>
                <w:rPrChange w:id="648" w:author="Fabienne Schmaus" w:date="2026-04-30T16:14:00Z" w16du:dateUtc="2026-04-30T14:14:00Z">
                  <w:rPr>
                    <w:rFonts w:cstheme="minorHAnsi"/>
                    <w:b/>
                    <w:bCs/>
                    <w:color w:val="000000" w:themeColor="text1"/>
                  </w:rPr>
                </w:rPrChange>
              </w:rPr>
              <w:t>:</w:t>
            </w:r>
          </w:p>
          <w:p w14:paraId="578F8E41" w14:textId="3A6FBCDE" w:rsidR="004F0BA8" w:rsidRPr="00C921C2" w:rsidDel="00C921C2" w:rsidRDefault="004F0BA8" w:rsidP="00F07C29">
            <w:pPr>
              <w:tabs>
                <w:tab w:val="left" w:pos="273"/>
              </w:tabs>
              <w:spacing w:line="276" w:lineRule="auto"/>
              <w:rPr>
                <w:del w:id="649" w:author="Fabienne Schmaus" w:date="2026-04-30T16:15:00Z" w16du:dateUtc="2026-04-30T14:15:00Z"/>
                <w:rFonts w:cstheme="minorHAnsi"/>
                <w:b/>
                <w:bCs/>
                <w:rPrChange w:id="650" w:author="Fabienne Schmaus" w:date="2026-04-30T16:14:00Z" w16du:dateUtc="2026-04-30T14:14:00Z">
                  <w:rPr>
                    <w:del w:id="651" w:author="Fabienne Schmaus" w:date="2026-04-30T16:15:00Z" w16du:dateUtc="2026-04-30T14:15:00Z"/>
                    <w:rFonts w:cstheme="minorHAnsi"/>
                    <w:b/>
                    <w:bCs/>
                    <w:color w:val="EE0000"/>
                  </w:rPr>
                </w:rPrChange>
              </w:rPr>
            </w:pPr>
          </w:p>
          <w:p w14:paraId="4B44A3E0" w14:textId="1225F6B7" w:rsidR="004F0BA8" w:rsidRPr="00C921C2" w:rsidRDefault="004F0BA8" w:rsidP="004F0BA8">
            <w:pPr>
              <w:tabs>
                <w:tab w:val="left" w:pos="273"/>
              </w:tabs>
              <w:spacing w:line="276" w:lineRule="auto"/>
              <w:rPr>
                <w:rFonts w:cstheme="minorHAnsi"/>
                <w:b/>
                <w:bCs/>
              </w:rPr>
            </w:pPr>
            <w:r w:rsidRPr="00C921C2">
              <w:rPr>
                <w:rFonts w:cstheme="minorHAnsi"/>
                <w:b/>
                <w:bCs/>
              </w:rPr>
              <w:t>Zu den Bausteine-Entscheidungen:</w:t>
            </w:r>
          </w:p>
          <w:p w14:paraId="234FA729" w14:textId="777DC981" w:rsidR="004F0BA8" w:rsidRPr="00C921C2" w:rsidDel="00C921C2" w:rsidRDefault="004F0BA8" w:rsidP="004F0BA8">
            <w:pPr>
              <w:tabs>
                <w:tab w:val="left" w:pos="273"/>
              </w:tabs>
              <w:spacing w:line="276" w:lineRule="auto"/>
              <w:rPr>
                <w:del w:id="652" w:author="Fabienne Schmaus" w:date="2026-04-30T16:15:00Z" w16du:dateUtc="2026-04-30T14:15:00Z"/>
                <w:rFonts w:cstheme="minorHAnsi"/>
                <w:b/>
                <w:bCs/>
              </w:rPr>
            </w:pPr>
          </w:p>
          <w:p w14:paraId="41CCA11E" w14:textId="3F49407A" w:rsidR="004F0BA8" w:rsidRPr="004F0BA8" w:rsidRDefault="004F0BA8" w:rsidP="004F0BA8">
            <w:pPr>
              <w:tabs>
                <w:tab w:val="left" w:pos="273"/>
              </w:tabs>
              <w:spacing w:line="276" w:lineRule="auto"/>
              <w:rPr>
                <w:rFonts w:cstheme="minorHAnsi"/>
                <w:b/>
                <w:bCs/>
              </w:rPr>
            </w:pPr>
            <w:r w:rsidRPr="004F0BA8">
              <w:rPr>
                <w:rFonts w:cstheme="minorHAnsi"/>
                <w:b/>
                <w:bCs/>
              </w:rPr>
              <w:t>Profilbild:</w:t>
            </w:r>
          </w:p>
          <w:p w14:paraId="624DD1D7" w14:textId="41A43F4C" w:rsidR="004F0BA8" w:rsidRPr="004F0BA8" w:rsidDel="00C921C2" w:rsidRDefault="004F0BA8" w:rsidP="004F0BA8">
            <w:pPr>
              <w:tabs>
                <w:tab w:val="left" w:pos="273"/>
              </w:tabs>
              <w:spacing w:line="276" w:lineRule="auto"/>
              <w:rPr>
                <w:del w:id="653" w:author="Fabienne Schmaus" w:date="2026-04-30T16:15:00Z" w16du:dateUtc="2026-04-30T14:15:00Z"/>
                <w:rFonts w:cstheme="minorHAnsi"/>
                <w:b/>
                <w:bCs/>
              </w:rPr>
            </w:pPr>
          </w:p>
          <w:p w14:paraId="5E780C0E" w14:textId="7E2A4328"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Man wählt das aus, auf dem man gut aussieht</w:t>
            </w:r>
            <w:ins w:id="654" w:author="Fabienne Schmaus" w:date="2026-04-30T16:36:00Z" w16du:dateUtc="2026-04-30T14:36:00Z">
              <w:r w:rsidR="009B2458">
                <w:rPr>
                  <w:rFonts w:cstheme="minorHAnsi"/>
                </w:rPr>
                <w:t>.</w:t>
              </w:r>
            </w:ins>
            <w:r w:rsidR="00F0300B">
              <w:rPr>
                <w:rFonts w:cstheme="minorHAnsi"/>
              </w:rPr>
              <w:t>“</w:t>
            </w:r>
          </w:p>
          <w:p w14:paraId="3E7364F4" w14:textId="3A0498C3"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 xml:space="preserve">Manche nutzen Bilder </w:t>
            </w:r>
            <w:ins w:id="655" w:author="Fabienne Schmaus" w:date="2026-04-30T16:36:00Z" w16du:dateUtc="2026-04-30T14:36:00Z">
              <w:r w:rsidR="009B2458">
                <w:rPr>
                  <w:rFonts w:cstheme="minorHAnsi"/>
                </w:rPr>
                <w:t xml:space="preserve">im Freundeskreis: Es </w:t>
              </w:r>
            </w:ins>
            <w:del w:id="656" w:author="Fabienne Schmaus" w:date="2026-04-30T16:36:00Z" w16du:dateUtc="2026-04-30T14:36:00Z">
              <w:r w:rsidRPr="004F0BA8" w:rsidDel="009B2458">
                <w:rPr>
                  <w:rFonts w:cstheme="minorHAnsi"/>
                </w:rPr>
                <w:delText xml:space="preserve">mit Freunden – </w:delText>
              </w:r>
            </w:del>
            <w:r w:rsidRPr="004F0BA8">
              <w:rPr>
                <w:rFonts w:cstheme="minorHAnsi"/>
              </w:rPr>
              <w:t>zeigt, dass man dazugehört</w:t>
            </w:r>
            <w:ins w:id="657" w:author="Fabienne Schmaus" w:date="2026-04-30T16:36:00Z" w16du:dateUtc="2026-04-30T14:36:00Z">
              <w:r w:rsidR="009B2458">
                <w:rPr>
                  <w:rFonts w:cstheme="minorHAnsi"/>
                </w:rPr>
                <w:t>.</w:t>
              </w:r>
            </w:ins>
            <w:r w:rsidR="00F0300B">
              <w:rPr>
                <w:rFonts w:cstheme="minorHAnsi"/>
              </w:rPr>
              <w:t>“</w:t>
            </w:r>
          </w:p>
          <w:p w14:paraId="6BF4C5BF" w14:textId="28E84B68"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 xml:space="preserve">Selfie </w:t>
            </w:r>
            <w:del w:id="658" w:author="Fabienne Schmaus" w:date="2026-04-30T16:36:00Z" w16du:dateUtc="2026-04-30T14:36:00Z">
              <w:r w:rsidRPr="004F0BA8" w:rsidDel="009B2458">
                <w:rPr>
                  <w:rFonts w:cstheme="minorHAnsi"/>
                </w:rPr>
                <w:delText>vs.</w:delText>
              </w:r>
            </w:del>
            <w:ins w:id="659" w:author="Fabienne Schmaus" w:date="2026-04-30T16:36:00Z" w16du:dateUtc="2026-04-30T14:36:00Z">
              <w:r w:rsidR="009B2458">
                <w:rPr>
                  <w:rFonts w:cstheme="minorHAnsi"/>
                </w:rPr>
                <w:t>oder</w:t>
              </w:r>
            </w:ins>
            <w:r w:rsidRPr="004F0BA8">
              <w:rPr>
                <w:rFonts w:cstheme="minorHAnsi"/>
              </w:rPr>
              <w:t xml:space="preserve"> Foto von jemandem anderen</w:t>
            </w:r>
            <w:ins w:id="660" w:author="Fabienne Schmaus" w:date="2026-04-30T16:36:00Z" w16du:dateUtc="2026-04-30T14:36:00Z">
              <w:r w:rsidR="009B2458">
                <w:rPr>
                  <w:rFonts w:cstheme="minorHAnsi"/>
                </w:rPr>
                <w:t>? Es hat</w:t>
              </w:r>
            </w:ins>
            <w:del w:id="661" w:author="Fabienne Schmaus" w:date="2026-04-30T16:36:00Z" w16du:dateUtc="2026-04-30T14:36:00Z">
              <w:r w:rsidRPr="004F0BA8" w:rsidDel="009B2458">
                <w:rPr>
                  <w:rFonts w:cstheme="minorHAnsi"/>
                </w:rPr>
                <w:delText xml:space="preserve"> – schon</w:delText>
              </w:r>
            </w:del>
            <w:r w:rsidRPr="004F0BA8">
              <w:rPr>
                <w:rFonts w:cstheme="minorHAnsi"/>
              </w:rPr>
              <w:t xml:space="preserve"> unterschiedliche Wirkung</w:t>
            </w:r>
            <w:ins w:id="662" w:author="Fabienne Schmaus" w:date="2026-04-30T16:36:00Z" w16du:dateUtc="2026-04-30T14:36:00Z">
              <w:r w:rsidR="009B2458">
                <w:rPr>
                  <w:rFonts w:cstheme="minorHAnsi"/>
                </w:rPr>
                <w:t>.</w:t>
              </w:r>
            </w:ins>
            <w:r w:rsidR="00F0300B">
              <w:rPr>
                <w:rFonts w:cstheme="minorHAnsi"/>
              </w:rPr>
              <w:t>“</w:t>
            </w:r>
          </w:p>
          <w:p w14:paraId="285319D0" w14:textId="1C6230C3" w:rsidR="004F0BA8" w:rsidRPr="004F0BA8" w:rsidDel="00C921C2" w:rsidRDefault="004F0BA8" w:rsidP="004F0BA8">
            <w:pPr>
              <w:tabs>
                <w:tab w:val="left" w:pos="273"/>
              </w:tabs>
              <w:spacing w:line="276" w:lineRule="auto"/>
              <w:rPr>
                <w:del w:id="663" w:author="Fabienne Schmaus" w:date="2026-04-30T16:15:00Z" w16du:dateUtc="2026-04-30T14:15:00Z"/>
                <w:rFonts w:cstheme="minorHAnsi"/>
                <w:b/>
                <w:bCs/>
              </w:rPr>
            </w:pPr>
          </w:p>
          <w:p w14:paraId="171209EC" w14:textId="1779C45B" w:rsidR="004F0BA8" w:rsidRPr="004F0BA8" w:rsidRDefault="004F0BA8" w:rsidP="004F0BA8">
            <w:pPr>
              <w:tabs>
                <w:tab w:val="left" w:pos="273"/>
              </w:tabs>
              <w:spacing w:line="276" w:lineRule="auto"/>
              <w:rPr>
                <w:rFonts w:cstheme="minorHAnsi"/>
                <w:b/>
                <w:bCs/>
              </w:rPr>
            </w:pPr>
            <w:r w:rsidRPr="004F0BA8">
              <w:rPr>
                <w:rFonts w:cstheme="minorHAnsi"/>
                <w:b/>
                <w:bCs/>
              </w:rPr>
              <w:t>Bio:</w:t>
            </w:r>
          </w:p>
          <w:p w14:paraId="2A134F8B" w14:textId="165DC938" w:rsidR="004F0BA8" w:rsidRPr="004F0BA8" w:rsidDel="00C921C2" w:rsidRDefault="004F0BA8" w:rsidP="004F0BA8">
            <w:pPr>
              <w:tabs>
                <w:tab w:val="left" w:pos="273"/>
              </w:tabs>
              <w:spacing w:line="276" w:lineRule="auto"/>
              <w:rPr>
                <w:del w:id="664" w:author="Fabienne Schmaus" w:date="2026-04-30T16:15:00Z" w16du:dateUtc="2026-04-30T14:15:00Z"/>
                <w:rFonts w:cstheme="minorHAnsi"/>
                <w:b/>
                <w:bCs/>
              </w:rPr>
            </w:pPr>
          </w:p>
          <w:p w14:paraId="41DF52CD" w14:textId="1796A6DD" w:rsidR="004F0BA8" w:rsidRPr="004F0BA8" w:rsidRDefault="004F0BA8" w:rsidP="004F0BA8">
            <w:pPr>
              <w:tabs>
                <w:tab w:val="left" w:pos="273"/>
              </w:tabs>
              <w:spacing w:line="276" w:lineRule="auto"/>
              <w:rPr>
                <w:rFonts w:cstheme="minorHAnsi"/>
              </w:rPr>
            </w:pPr>
            <w:r w:rsidRPr="004F0BA8">
              <w:rPr>
                <w:rFonts w:cstheme="minorHAnsi"/>
              </w:rPr>
              <w:lastRenderedPageBreak/>
              <w:t xml:space="preserve">– </w:t>
            </w:r>
            <w:r w:rsidR="00F0300B">
              <w:rPr>
                <w:rFonts w:cstheme="minorHAnsi"/>
              </w:rPr>
              <w:t>„</w:t>
            </w:r>
            <w:r w:rsidRPr="004F0BA8">
              <w:rPr>
                <w:rFonts w:cstheme="minorHAnsi"/>
              </w:rPr>
              <w:t>Man schreibt, was man cool findet</w:t>
            </w:r>
            <w:ins w:id="665" w:author="Fabienne Schmaus" w:date="2026-04-30T16:37:00Z" w16du:dateUtc="2026-04-30T14:37:00Z">
              <w:r w:rsidR="009B2458">
                <w:rPr>
                  <w:rFonts w:cstheme="minorHAnsi"/>
                </w:rPr>
                <w:t>, wie</w:t>
              </w:r>
            </w:ins>
            <w:del w:id="666" w:author="Fabienne Schmaus" w:date="2026-04-30T16:37:00Z" w16du:dateUtc="2026-04-30T14:37:00Z">
              <w:r w:rsidRPr="004F0BA8" w:rsidDel="009B2458">
                <w:rPr>
                  <w:rFonts w:cstheme="minorHAnsi"/>
                </w:rPr>
                <w:delText xml:space="preserve"> –</w:delText>
              </w:r>
            </w:del>
            <w:r w:rsidRPr="004F0BA8">
              <w:rPr>
                <w:rFonts w:cstheme="minorHAnsi"/>
              </w:rPr>
              <w:t xml:space="preserve"> Hobbys, Sprüche</w:t>
            </w:r>
            <w:ins w:id="667" w:author="Fabienne Schmaus" w:date="2026-04-30T16:37:00Z" w16du:dateUtc="2026-04-30T14:37:00Z">
              <w:r w:rsidR="009B2458">
                <w:rPr>
                  <w:rFonts w:cstheme="minorHAnsi"/>
                </w:rPr>
                <w:t>.</w:t>
              </w:r>
            </w:ins>
            <w:r w:rsidR="00F0300B">
              <w:rPr>
                <w:rFonts w:cstheme="minorHAnsi"/>
              </w:rPr>
              <w:t>“</w:t>
            </w:r>
          </w:p>
          <w:p w14:paraId="2F784B01" w14:textId="12445BB6"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Manche schreiben, was sie *sein wollen*, nicht was sie sind</w:t>
            </w:r>
            <w:ins w:id="668" w:author="Fabienne Schmaus" w:date="2026-04-30T16:37:00Z" w16du:dateUtc="2026-04-30T14:37:00Z">
              <w:r w:rsidR="009B2458">
                <w:rPr>
                  <w:rFonts w:cstheme="minorHAnsi"/>
                </w:rPr>
                <w:t>.</w:t>
              </w:r>
            </w:ins>
            <w:r w:rsidR="00F0300B">
              <w:rPr>
                <w:rFonts w:cstheme="minorHAnsi"/>
              </w:rPr>
              <w:t>“</w:t>
            </w:r>
          </w:p>
          <w:p w14:paraId="34E2389C" w14:textId="2B1F33CC" w:rsidR="004F0BA8" w:rsidRPr="004F0BA8" w:rsidDel="00C921C2" w:rsidRDefault="004F0BA8" w:rsidP="004F0BA8">
            <w:pPr>
              <w:tabs>
                <w:tab w:val="left" w:pos="273"/>
              </w:tabs>
              <w:spacing w:line="276" w:lineRule="auto"/>
              <w:rPr>
                <w:del w:id="669" w:author="Fabienne Schmaus" w:date="2026-04-30T16:15:00Z" w16du:dateUtc="2026-04-30T14:15:00Z"/>
                <w:rFonts w:cstheme="minorHAnsi"/>
                <w:b/>
                <w:bCs/>
              </w:rPr>
            </w:pPr>
          </w:p>
          <w:p w14:paraId="65A28AF1" w14:textId="07CD2F5E" w:rsidR="004F0BA8" w:rsidRPr="004F0BA8" w:rsidRDefault="004F0BA8" w:rsidP="004F0BA8">
            <w:pPr>
              <w:tabs>
                <w:tab w:val="left" w:pos="273"/>
              </w:tabs>
              <w:spacing w:line="276" w:lineRule="auto"/>
              <w:rPr>
                <w:rFonts w:cstheme="minorHAnsi"/>
                <w:b/>
                <w:bCs/>
              </w:rPr>
            </w:pPr>
            <w:r w:rsidRPr="004F0BA8">
              <w:rPr>
                <w:rFonts w:cstheme="minorHAnsi"/>
                <w:b/>
                <w:bCs/>
              </w:rPr>
              <w:t>Welche Bedürfnisse werden erfüllt? (Sek</w:t>
            </w:r>
            <w:ins w:id="670" w:author="Fabienne Schmaus" w:date="2026-04-30T16:16:00Z" w16du:dateUtc="2026-04-30T14:16:00Z">
              <w:r w:rsidR="00C921C2">
                <w:rPr>
                  <w:rFonts w:cstheme="minorHAnsi"/>
                  <w:b/>
                  <w:bCs/>
                </w:rPr>
                <w:t>.</w:t>
              </w:r>
            </w:ins>
            <w:r w:rsidRPr="004F0BA8">
              <w:rPr>
                <w:rFonts w:cstheme="minorHAnsi"/>
                <w:b/>
                <w:bCs/>
              </w:rPr>
              <w:t xml:space="preserve"> II):</w:t>
            </w:r>
          </w:p>
          <w:p w14:paraId="27B92A53" w14:textId="0178E0C0" w:rsidR="004F0BA8" w:rsidRPr="004F0BA8" w:rsidDel="00C921C2" w:rsidRDefault="004F0BA8" w:rsidP="004F0BA8">
            <w:pPr>
              <w:tabs>
                <w:tab w:val="left" w:pos="273"/>
              </w:tabs>
              <w:spacing w:line="276" w:lineRule="auto"/>
              <w:rPr>
                <w:del w:id="671" w:author="Fabienne Schmaus" w:date="2026-04-30T16:15:00Z" w16du:dateUtc="2026-04-30T14:15:00Z"/>
                <w:rFonts w:cstheme="minorHAnsi"/>
                <w:b/>
                <w:bCs/>
              </w:rPr>
            </w:pPr>
          </w:p>
          <w:p w14:paraId="059985C7" w14:textId="5C42062A" w:rsidR="004F0BA8" w:rsidRPr="004F0BA8" w:rsidRDefault="004F0BA8" w:rsidP="004F0BA8">
            <w:pPr>
              <w:tabs>
                <w:tab w:val="left" w:pos="273"/>
              </w:tabs>
              <w:spacing w:line="276" w:lineRule="auto"/>
              <w:rPr>
                <w:rFonts w:cstheme="minorHAnsi"/>
              </w:rPr>
            </w:pPr>
            <w:r w:rsidRPr="004F0BA8">
              <w:rPr>
                <w:rFonts w:cstheme="minorHAnsi"/>
              </w:rPr>
              <w:t>– Anerkennung: Likes, Follower-Zahl</w:t>
            </w:r>
          </w:p>
          <w:p w14:paraId="6DADCBAD" w14:textId="5A68208D" w:rsidR="004F0BA8" w:rsidRPr="004F0BA8" w:rsidRDefault="004F0BA8" w:rsidP="004F0BA8">
            <w:pPr>
              <w:tabs>
                <w:tab w:val="left" w:pos="273"/>
              </w:tabs>
              <w:spacing w:line="276" w:lineRule="auto"/>
              <w:rPr>
                <w:rFonts w:cstheme="minorHAnsi"/>
              </w:rPr>
            </w:pPr>
            <w:r w:rsidRPr="004F0BA8">
              <w:rPr>
                <w:rFonts w:cstheme="minorHAnsi"/>
              </w:rPr>
              <w:t>– Zugehörigkeit: gleiche Ästhetik wie die peer group</w:t>
            </w:r>
          </w:p>
          <w:p w14:paraId="3F6BA861" w14:textId="22D29B91" w:rsidR="004F0BA8" w:rsidRPr="004F0BA8" w:rsidRDefault="004F0BA8" w:rsidP="004F0BA8">
            <w:pPr>
              <w:tabs>
                <w:tab w:val="left" w:pos="273"/>
              </w:tabs>
              <w:spacing w:line="276" w:lineRule="auto"/>
              <w:rPr>
                <w:rFonts w:cstheme="minorHAnsi"/>
              </w:rPr>
            </w:pPr>
            <w:r w:rsidRPr="004F0BA8">
              <w:rPr>
                <w:rFonts w:cstheme="minorHAnsi"/>
              </w:rPr>
              <w:t>– Selbstwirksamkeit: Kontrolle über das eigene Bild</w:t>
            </w:r>
          </w:p>
          <w:p w14:paraId="79F9106E" w14:textId="71A2CB48" w:rsidR="004F0BA8" w:rsidRPr="004F0BA8" w:rsidRDefault="004F0BA8" w:rsidP="004F0BA8">
            <w:pPr>
              <w:tabs>
                <w:tab w:val="left" w:pos="273"/>
              </w:tabs>
              <w:spacing w:line="276" w:lineRule="auto"/>
              <w:rPr>
                <w:rFonts w:cstheme="minorHAnsi"/>
              </w:rPr>
            </w:pPr>
            <w:r w:rsidRPr="004F0BA8">
              <w:rPr>
                <w:rFonts w:cstheme="minorHAnsi"/>
              </w:rPr>
              <w:t>– Selbstwert: positives Feedback von außen</w:t>
            </w:r>
          </w:p>
          <w:p w14:paraId="0D2A90BC" w14:textId="27104AAA" w:rsidR="002C39FF" w:rsidRPr="007D7FE0" w:rsidDel="00C921C2" w:rsidRDefault="002C39FF" w:rsidP="00F07C29">
            <w:pPr>
              <w:tabs>
                <w:tab w:val="left" w:pos="273"/>
              </w:tabs>
              <w:spacing w:line="276" w:lineRule="auto"/>
              <w:rPr>
                <w:del w:id="672" w:author="Fabienne Schmaus" w:date="2026-04-30T16:15:00Z" w16du:dateUtc="2026-04-30T14:15:00Z"/>
                <w:rFonts w:cstheme="minorHAnsi"/>
                <w:color w:val="EE0000"/>
              </w:rPr>
            </w:pPr>
          </w:p>
          <w:p w14:paraId="40733305" w14:textId="57C9C76D" w:rsidR="002C39FF" w:rsidRPr="007D7FE0" w:rsidDel="00C921C2" w:rsidRDefault="002C39FF" w:rsidP="00F07C29">
            <w:pPr>
              <w:tabs>
                <w:tab w:val="left" w:pos="273"/>
              </w:tabs>
              <w:spacing w:line="276" w:lineRule="auto"/>
              <w:rPr>
                <w:del w:id="673" w:author="Fabienne Schmaus" w:date="2026-04-30T16:15:00Z" w16du:dateUtc="2026-04-30T14:15:00Z"/>
                <w:rFonts w:cstheme="minorHAnsi"/>
                <w:b/>
                <w:bCs/>
                <w:color w:val="EE0000"/>
              </w:rPr>
            </w:pPr>
          </w:p>
          <w:p w14:paraId="335462FB" w14:textId="77777777" w:rsidR="002C39FF" w:rsidRPr="00C921C2" w:rsidRDefault="002C39FF" w:rsidP="00F07C29">
            <w:pPr>
              <w:tabs>
                <w:tab w:val="left" w:pos="273"/>
              </w:tabs>
              <w:spacing w:line="276" w:lineRule="auto"/>
              <w:rPr>
                <w:rFonts w:cstheme="minorHAnsi"/>
                <w:rPrChange w:id="674" w:author="Fabienne Schmaus" w:date="2026-04-30T16:15:00Z" w16du:dateUtc="2026-04-30T14:15:00Z">
                  <w:rPr>
                    <w:rFonts w:cstheme="minorHAnsi"/>
                    <w:color w:val="EE0000"/>
                  </w:rPr>
                </w:rPrChange>
              </w:rPr>
            </w:pPr>
          </w:p>
          <w:p w14:paraId="4766166B" w14:textId="6CA1C597" w:rsidR="002C39FF" w:rsidRPr="00C921C2" w:rsidRDefault="002C39FF" w:rsidP="007D4363">
            <w:pPr>
              <w:shd w:val="clear" w:color="auto" w:fill="FBE4D5" w:themeFill="accent2" w:themeFillTint="33"/>
              <w:tabs>
                <w:tab w:val="left" w:pos="273"/>
                <w:tab w:val="left" w:pos="2415"/>
              </w:tabs>
              <w:spacing w:line="276" w:lineRule="auto"/>
              <w:rPr>
                <w:rFonts w:cstheme="minorHAnsi"/>
                <w:b/>
                <w:bCs/>
                <w:rPrChange w:id="675" w:author="Fabienne Schmaus" w:date="2026-04-30T16:15:00Z" w16du:dateUtc="2026-04-30T14:15:00Z">
                  <w:rPr>
                    <w:rFonts w:cstheme="minorHAnsi"/>
                    <w:b/>
                    <w:bCs/>
                    <w:color w:val="000000" w:themeColor="text1"/>
                  </w:rPr>
                </w:rPrChange>
              </w:rPr>
            </w:pPr>
            <w:r w:rsidRPr="00C921C2">
              <w:rPr>
                <w:rFonts w:cstheme="minorHAnsi"/>
                <w:highlight w:val="yellow"/>
                <w:rPrChange w:id="676" w:author="Fabienne Schmaus" w:date="2026-04-30T16:15:00Z" w16du:dateUtc="2026-04-30T14:15:00Z">
                  <w:rPr>
                    <w:rFonts w:cstheme="minorHAnsi"/>
                    <w:color w:val="000000" w:themeColor="text1"/>
                    <w:highlight w:val="yellow"/>
                  </w:rPr>
                </w:rPrChange>
              </w:rPr>
              <w:t xml:space="preserve">((Icon </w:t>
            </w:r>
            <w:r w:rsidR="00F0300B">
              <w:rPr>
                <w:rFonts w:cstheme="minorHAnsi"/>
                <w:highlight w:val="yellow"/>
              </w:rPr>
              <w:t>„</w:t>
            </w:r>
            <w:r w:rsidRPr="00C921C2">
              <w:rPr>
                <w:rFonts w:cstheme="minorHAnsi"/>
                <w:highlight w:val="yellow"/>
                <w:rPrChange w:id="677" w:author="Fabienne Schmaus" w:date="2026-04-30T16:15:00Z" w16du:dateUtc="2026-04-30T14:15:00Z">
                  <w:rPr>
                    <w:rFonts w:cstheme="minorHAnsi"/>
                    <w:color w:val="000000" w:themeColor="text1"/>
                    <w:highlight w:val="yellow"/>
                  </w:rPr>
                </w:rPrChange>
              </w:rPr>
              <w:t>Differenzierung</w:t>
            </w:r>
            <w:r w:rsidR="00F0300B">
              <w:rPr>
                <w:rFonts w:cstheme="minorHAnsi"/>
                <w:highlight w:val="yellow"/>
              </w:rPr>
              <w:t>“</w:t>
            </w:r>
            <w:r w:rsidRPr="00C921C2">
              <w:rPr>
                <w:rFonts w:cstheme="minorHAnsi"/>
                <w:highlight w:val="yellow"/>
                <w:rPrChange w:id="678" w:author="Fabienne Schmaus" w:date="2026-04-30T16:15:00Z" w16du:dateUtc="2026-04-30T14:15:00Z">
                  <w:rPr>
                    <w:rFonts w:cstheme="minorHAnsi"/>
                    <w:color w:val="000000" w:themeColor="text1"/>
                    <w:highlight w:val="yellow"/>
                  </w:rPr>
                </w:rPrChange>
              </w:rPr>
              <w:t>!!))</w:t>
            </w:r>
          </w:p>
          <w:p w14:paraId="35E0CF51" w14:textId="2E8EA180" w:rsidR="002C39FF" w:rsidRPr="00C921C2" w:rsidRDefault="00A24EE4" w:rsidP="00F07C29">
            <w:pPr>
              <w:shd w:val="clear" w:color="auto" w:fill="FBE4D5" w:themeFill="accent2" w:themeFillTint="33"/>
              <w:tabs>
                <w:tab w:val="left" w:pos="273"/>
              </w:tabs>
              <w:spacing w:line="276" w:lineRule="auto"/>
              <w:rPr>
                <w:rFonts w:cstheme="minorHAnsi"/>
                <w:b/>
                <w:bCs/>
              </w:rPr>
            </w:pPr>
            <w:r w:rsidRPr="00C921C2">
              <w:rPr>
                <w:rFonts w:cstheme="minorHAnsi"/>
                <w:b/>
                <w:bCs/>
              </w:rPr>
              <w:t>Sek. I</w:t>
            </w:r>
            <w:r w:rsidR="002C39FF" w:rsidRPr="00C921C2">
              <w:rPr>
                <w:rFonts w:cstheme="minorHAnsi"/>
                <w:b/>
                <w:bCs/>
              </w:rPr>
              <w:t>:</w:t>
            </w:r>
          </w:p>
          <w:p w14:paraId="6E0F187C" w14:textId="77777777" w:rsidR="001B65E1"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Fokus auf konkrete, sichtbare Elemente: Profilbild, Emojis in der Bio, Art der Posts (Selfies, Essen, Sport)</w:t>
            </w:r>
          </w:p>
          <w:p w14:paraId="4E6653D4" w14:textId="5C0DCACA"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Analyse bleibt beschreibend: *</w:t>
            </w:r>
            <w:r w:rsidR="00F0300B">
              <w:rPr>
                <w:rFonts w:cstheme="minorHAnsi"/>
              </w:rPr>
              <w:t>„</w:t>
            </w:r>
            <w:r w:rsidR="001B65E1" w:rsidRPr="001B65E1">
              <w:rPr>
                <w:rFonts w:cstheme="minorHAnsi"/>
              </w:rPr>
              <w:t>Was siehst du? Was fällt dir auf</w:t>
            </w:r>
            <w:r w:rsidR="00F0300B">
              <w:rPr>
                <w:rFonts w:cstheme="minorHAnsi"/>
              </w:rPr>
              <w:t>?“</w:t>
            </w:r>
          </w:p>
          <w:p w14:paraId="340C4801" w14:textId="77777777" w:rsidR="001B65E1"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Psychologische Bedürfnisse können intuitiv benannt werden: Anerkennung, Dazugehören, Spaß</w:t>
            </w:r>
          </w:p>
          <w:p w14:paraId="749F7435" w14:textId="77777777"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Fachbegriffe noch nicht notwendig</w:t>
            </w:r>
          </w:p>
          <w:p w14:paraId="10A3B6D7" w14:textId="243A15E8" w:rsidR="002C39FF" w:rsidRPr="001B65E1" w:rsidRDefault="00A24EE4" w:rsidP="007D4363">
            <w:pPr>
              <w:shd w:val="clear" w:color="auto" w:fill="FBE4D5" w:themeFill="accent2" w:themeFillTint="33"/>
              <w:tabs>
                <w:tab w:val="left" w:pos="273"/>
              </w:tabs>
              <w:spacing w:line="276" w:lineRule="auto"/>
              <w:rPr>
                <w:rFonts w:cstheme="minorHAnsi"/>
              </w:rPr>
            </w:pPr>
            <w:r w:rsidRPr="001B65E1">
              <w:rPr>
                <w:rFonts w:cstheme="minorHAnsi"/>
                <w:b/>
                <w:bCs/>
              </w:rPr>
              <w:t>Sek. I</w:t>
            </w:r>
            <w:r w:rsidR="002C39FF" w:rsidRPr="001B65E1">
              <w:rPr>
                <w:rFonts w:cstheme="minorHAnsi"/>
                <w:b/>
                <w:bCs/>
              </w:rPr>
              <w:t>I:</w:t>
            </w:r>
          </w:p>
          <w:p w14:paraId="73AA00E3" w14:textId="4C34DF25" w:rsidR="002C39FF"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ins w:id="679" w:author="Fabienne Schmaus" w:date="2026-05-04T10:54:00Z" w16du:dateUtc="2026-05-04T08:54:00Z">
              <w:r w:rsidR="00F615E4">
                <w:rPr>
                  <w:rFonts w:cstheme="minorHAnsi"/>
                </w:rPr>
                <w:t>z</w:t>
              </w:r>
            </w:ins>
            <w:del w:id="680" w:author="Fabienne Schmaus" w:date="2026-05-04T10:54:00Z" w16du:dateUtc="2026-05-04T08:54:00Z">
              <w:r w:rsidR="001B65E1" w:rsidRPr="001B65E1" w:rsidDel="00F615E4">
                <w:rPr>
                  <w:rFonts w:cstheme="minorHAnsi"/>
                </w:rPr>
                <w:delText>Z</w:delText>
              </w:r>
            </w:del>
            <w:r w:rsidR="001B65E1" w:rsidRPr="001B65E1">
              <w:rPr>
                <w:rFonts w:cstheme="minorHAnsi"/>
              </w:rPr>
              <w:t>usätzlich: Theorie der Selbstpräsentation einführen</w:t>
            </w:r>
            <w:ins w:id="681" w:author="Fabienne Schmaus" w:date="2026-04-30T16:37:00Z" w16du:dateUtc="2026-04-30T14:37:00Z">
              <w:r w:rsidR="009B2458">
                <w:rPr>
                  <w:rFonts w:cstheme="minorHAnsi"/>
                </w:rPr>
                <w:t xml:space="preserve">: </w:t>
              </w:r>
            </w:ins>
            <w:del w:id="682" w:author="Fabienne Schmaus" w:date="2026-04-30T16:37:00Z" w16du:dateUtc="2026-04-30T14:37:00Z">
              <w:r w:rsidR="001B65E1" w:rsidRPr="001B65E1" w:rsidDel="009B2458">
                <w:rPr>
                  <w:rFonts w:cstheme="minorHAnsi"/>
                </w:rPr>
                <w:delText xml:space="preserve"> – </w:delText>
              </w:r>
            </w:del>
            <w:r w:rsidR="001B65E1" w:rsidRPr="001B65E1">
              <w:rPr>
                <w:rFonts w:cstheme="minorHAnsi"/>
              </w:rPr>
              <w:t>Erving Goffman: *</w:t>
            </w:r>
            <w:r w:rsidR="00F0300B">
              <w:rPr>
                <w:rFonts w:cstheme="minorHAnsi"/>
              </w:rPr>
              <w:t>„</w:t>
            </w:r>
            <w:r w:rsidR="001B65E1" w:rsidRPr="001B65E1">
              <w:rPr>
                <w:rFonts w:cstheme="minorHAnsi"/>
              </w:rPr>
              <w:t>Das Leben als Theater</w:t>
            </w:r>
            <w:r w:rsidR="00F0300B">
              <w:rPr>
                <w:rFonts w:cstheme="minorHAnsi"/>
              </w:rPr>
              <w:t>“</w:t>
            </w:r>
            <w:r w:rsidR="001B65E1" w:rsidRPr="001B65E1">
              <w:rPr>
                <w:rFonts w:cstheme="minorHAnsi"/>
              </w:rPr>
              <w:t>* (Vorder- und Hinterbühne, Rollenspiel im Alltag)</w:t>
            </w:r>
          </w:p>
          <w:p w14:paraId="5BF0F9CD" w14:textId="0357E4CF" w:rsidR="002C39FF"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commentRangeStart w:id="683"/>
            <w:r w:rsidR="001B65E1" w:rsidRPr="001B65E1">
              <w:rPr>
                <w:rFonts w:cstheme="minorHAnsi"/>
              </w:rPr>
              <w:t>Marwick &amp; boyd (2011</w:t>
            </w:r>
            <w:commentRangeEnd w:id="683"/>
            <w:r w:rsidR="00C17639" w:rsidRPr="001B65E1">
              <w:rPr>
                <w:rStyle w:val="Kommentarzeichen"/>
                <w:rFonts w:cstheme="minorHAnsi"/>
                <w:sz w:val="22"/>
                <w:szCs w:val="22"/>
              </w:rPr>
              <w:commentReference w:id="683"/>
            </w:r>
            <w:r w:rsidR="001B65E1" w:rsidRPr="001B65E1">
              <w:rPr>
                <w:rFonts w:cstheme="minorHAnsi"/>
              </w:rPr>
              <w:t xml:space="preserve">): </w:t>
            </w:r>
            <w:r w:rsidR="00F0300B">
              <w:rPr>
                <w:rFonts w:cstheme="minorHAnsi"/>
              </w:rPr>
              <w:t>„</w:t>
            </w:r>
            <w:r w:rsidR="001B65E1" w:rsidRPr="001B65E1">
              <w:rPr>
                <w:rFonts w:cstheme="minorHAnsi"/>
              </w:rPr>
              <w:t>Context Collapse</w:t>
            </w:r>
            <w:r w:rsidR="00F0300B">
              <w:rPr>
                <w:rFonts w:cstheme="minorHAnsi"/>
              </w:rPr>
              <w:t>“</w:t>
            </w:r>
            <w:ins w:id="684" w:author="Fabienne Schmaus" w:date="2026-04-30T16:37:00Z" w16du:dateUtc="2026-04-30T14:37:00Z">
              <w:r w:rsidR="009B2458">
                <w:rPr>
                  <w:rFonts w:cstheme="minorHAnsi"/>
                </w:rPr>
                <w:t>. O</w:t>
              </w:r>
            </w:ins>
            <w:del w:id="685" w:author="Fabienne Schmaus" w:date="2026-04-30T16:37:00Z" w16du:dateUtc="2026-04-30T14:37:00Z">
              <w:r w:rsidR="001B65E1" w:rsidRPr="001B65E1" w:rsidDel="009B2458">
                <w:rPr>
                  <w:rFonts w:cstheme="minorHAnsi"/>
                </w:rPr>
                <w:delText xml:space="preserve"> – o</w:delText>
              </w:r>
            </w:del>
            <w:r w:rsidR="001B65E1" w:rsidRPr="001B65E1">
              <w:rPr>
                <w:rFonts w:cstheme="minorHAnsi"/>
              </w:rPr>
              <w:t>nline sehen Familie, Freunde und Schulkameraden denselben Post gleichzeitig; das erzeugt Authentizitätskonflikte: *Für welches Publikum gestalte ich mein Profil?</w:t>
            </w:r>
          </w:p>
          <w:p w14:paraId="6C829969" w14:textId="46EEB2CF"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del w:id="686" w:author="Fabienne Schmaus" w:date="2026-05-04T10:54:00Z" w16du:dateUtc="2026-05-04T08:54:00Z">
              <w:r w:rsidR="001B65E1" w:rsidRPr="001B65E1" w:rsidDel="00F615E4">
                <w:rPr>
                  <w:rFonts w:cstheme="minorHAnsi"/>
                </w:rPr>
                <w:delText xml:space="preserve">Psychologische </w:delText>
              </w:r>
            </w:del>
            <w:ins w:id="687" w:author="Fabienne Schmaus" w:date="2026-05-04T10:54:00Z" w16du:dateUtc="2026-05-04T08:54:00Z">
              <w:r w:rsidR="00F615E4">
                <w:rPr>
                  <w:rFonts w:cstheme="minorHAnsi"/>
                </w:rPr>
                <w:t>p</w:t>
              </w:r>
              <w:r w:rsidR="00F615E4" w:rsidRPr="001B65E1">
                <w:rPr>
                  <w:rFonts w:cstheme="minorHAnsi"/>
                </w:rPr>
                <w:t xml:space="preserve">sychologische </w:t>
              </w:r>
            </w:ins>
            <w:r w:rsidR="001B65E1" w:rsidRPr="001B65E1">
              <w:rPr>
                <w:rFonts w:cstheme="minorHAnsi"/>
              </w:rPr>
              <w:t>Mechanismen benennen: Bedürfnis nach Anerkennung, Zugehörigkeit, Selbstwirksamkeit</w:t>
            </w:r>
          </w:p>
          <w:p w14:paraId="0C82CBD6" w14:textId="3ACD01EE"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ins w:id="688" w:author="Fabienne Schmaus" w:date="2026-05-04T10:54:00Z" w16du:dateUtc="2026-05-04T08:54:00Z">
              <w:r w:rsidR="00F615E4">
                <w:rPr>
                  <w:rFonts w:cstheme="minorHAnsi"/>
                </w:rPr>
                <w:t xml:space="preserve">weiterführende </w:t>
              </w:r>
            </w:ins>
            <w:r w:rsidR="001B65E1" w:rsidRPr="001B65E1">
              <w:rPr>
                <w:rFonts w:cstheme="minorHAnsi"/>
              </w:rPr>
              <w:t>Analyse</w:t>
            </w:r>
            <w:ins w:id="689" w:author="Fabienne Schmaus" w:date="2026-05-04T10:54:00Z" w16du:dateUtc="2026-05-04T08:54:00Z">
              <w:r w:rsidR="00F615E4">
                <w:rPr>
                  <w:rFonts w:cstheme="minorHAnsi"/>
                </w:rPr>
                <w:t>:</w:t>
              </w:r>
            </w:ins>
            <w:r w:rsidR="001B65E1" w:rsidRPr="001B65E1">
              <w:rPr>
                <w:rFonts w:cstheme="minorHAnsi"/>
              </w:rPr>
              <w:t xml:space="preserve"> </w:t>
            </w:r>
            <w:ins w:id="690" w:author="Fabienne Schmaus" w:date="2026-05-04T10:54:00Z" w16du:dateUtc="2026-05-04T08:54:00Z">
              <w:r w:rsidR="00F615E4">
                <w:rPr>
                  <w:rFonts w:cstheme="minorHAnsi"/>
                </w:rPr>
                <w:t xml:space="preserve">Es </w:t>
              </w:r>
            </w:ins>
            <w:r w:rsidR="001B65E1" w:rsidRPr="001B65E1">
              <w:rPr>
                <w:rFonts w:cstheme="minorHAnsi"/>
              </w:rPr>
              <w:t xml:space="preserve">geht über </w:t>
            </w:r>
            <w:ins w:id="691" w:author="Fabienne Schmaus" w:date="2026-05-04T10:56:00Z" w16du:dateUtc="2026-05-04T08:56:00Z">
              <w:r w:rsidR="00F615E4">
                <w:rPr>
                  <w:rFonts w:cstheme="minorHAnsi"/>
                </w:rPr>
                <w:t xml:space="preserve">die </w:t>
              </w:r>
            </w:ins>
            <w:r w:rsidR="001B65E1" w:rsidRPr="001B65E1">
              <w:rPr>
                <w:rFonts w:cstheme="minorHAnsi"/>
              </w:rPr>
              <w:t>Beschreibung hinaus: *</w:t>
            </w:r>
            <w:r w:rsidR="00F0300B">
              <w:rPr>
                <w:rFonts w:cstheme="minorHAnsi"/>
              </w:rPr>
              <w:t>„</w:t>
            </w:r>
            <w:r w:rsidR="001B65E1" w:rsidRPr="001B65E1">
              <w:rPr>
                <w:rFonts w:cstheme="minorHAnsi"/>
              </w:rPr>
              <w:t>Welche Strategie verfolgt dieses Profil? Was verrät es über</w:t>
            </w:r>
            <w:ins w:id="692" w:author="Fabienne Schmaus" w:date="2026-05-04T10:38:00Z" w16du:dateUtc="2026-05-04T08:38:00Z">
              <w:r w:rsidR="00C17639">
                <w:rPr>
                  <w:rFonts w:cstheme="minorHAnsi"/>
                </w:rPr>
                <w:t xml:space="preserve"> die Profilinhaberin oder</w:t>
              </w:r>
            </w:ins>
            <w:r w:rsidR="001B65E1" w:rsidRPr="001B65E1">
              <w:rPr>
                <w:rFonts w:cstheme="minorHAnsi"/>
              </w:rPr>
              <w:t xml:space="preserve"> den Profilinhaber – bewusst und unbewusst</w:t>
            </w:r>
            <w:r w:rsidR="00F0300B">
              <w:rPr>
                <w:rFonts w:cstheme="minorHAnsi"/>
              </w:rPr>
              <w:t>?“</w:t>
            </w:r>
          </w:p>
          <w:p w14:paraId="0A3CD502" w14:textId="5D200844" w:rsidR="001B65E1" w:rsidRDefault="001B65E1" w:rsidP="004F0BA8">
            <w:pPr>
              <w:tabs>
                <w:tab w:val="left" w:pos="273"/>
              </w:tabs>
              <w:spacing w:line="276" w:lineRule="auto"/>
              <w:rPr>
                <w:rFonts w:cstheme="minorHAnsi"/>
                <w:color w:val="EE0000"/>
                <w:highlight w:val="yellow"/>
              </w:rPr>
            </w:pPr>
          </w:p>
          <w:p w14:paraId="3E0F2B3D" w14:textId="77777777" w:rsidR="00F0300B" w:rsidDel="00F0300B" w:rsidRDefault="00F0300B" w:rsidP="006465FA">
            <w:pPr>
              <w:tabs>
                <w:tab w:val="left" w:pos="273"/>
              </w:tabs>
              <w:spacing w:line="276" w:lineRule="auto"/>
              <w:rPr>
                <w:del w:id="693" w:author="Fabienne Schmaus" w:date="2026-04-30T16:25:00Z" w16du:dateUtc="2026-04-30T14:25:00Z"/>
                <w:rFonts w:cstheme="minorHAnsi"/>
                <w:color w:val="EE0000"/>
                <w:highlight w:val="yellow"/>
              </w:rPr>
            </w:pPr>
          </w:p>
          <w:p w14:paraId="3AF45803" w14:textId="6AC2819C" w:rsidR="001B65E1" w:rsidDel="00F0300B" w:rsidRDefault="001B65E1" w:rsidP="006465FA">
            <w:pPr>
              <w:tabs>
                <w:tab w:val="left" w:pos="273"/>
              </w:tabs>
              <w:spacing w:line="276" w:lineRule="auto"/>
              <w:rPr>
                <w:del w:id="694" w:author="Fabienne Schmaus" w:date="2026-04-30T16:25:00Z" w16du:dateUtc="2026-04-30T14:25:00Z"/>
                <w:rFonts w:cstheme="minorHAnsi"/>
                <w:color w:val="EE0000"/>
                <w:highlight w:val="yellow"/>
              </w:rPr>
            </w:pPr>
          </w:p>
          <w:p w14:paraId="160BB9DC" w14:textId="08A50B89" w:rsidR="006465FA" w:rsidRPr="00DF1D6F" w:rsidDel="00F0300B" w:rsidRDefault="006465FA" w:rsidP="006465FA">
            <w:pPr>
              <w:tabs>
                <w:tab w:val="left" w:pos="273"/>
              </w:tabs>
              <w:spacing w:line="276" w:lineRule="auto"/>
              <w:rPr>
                <w:del w:id="695" w:author="Fabienne Schmaus" w:date="2026-04-30T16:25:00Z" w16du:dateUtc="2026-04-30T14:25:00Z"/>
                <w:rFonts w:cstheme="minorHAnsi"/>
                <w:strike/>
                <w:color w:val="EE0000"/>
                <w:highlight w:val="yellow"/>
              </w:rPr>
            </w:pPr>
            <w:del w:id="696" w:author="Fabienne Schmaus" w:date="2026-04-30T16:25:00Z" w16du:dateUtc="2026-04-30T14:25:00Z">
              <w:r w:rsidRPr="00DF1D6F" w:rsidDel="00F0300B">
                <w:rPr>
                  <w:rFonts w:cstheme="minorHAnsi"/>
                  <w:strike/>
                  <w:color w:val="EE0000"/>
                  <w:highlight w:val="yellow"/>
                </w:rPr>
                <w:delText>((Infobox/Quelle // neben Sek. II))</w:delText>
              </w:r>
            </w:del>
          </w:p>
          <w:p w14:paraId="15CC42C8" w14:textId="1B954C53" w:rsidR="006465FA" w:rsidRPr="00DF1D6F" w:rsidDel="00F0300B" w:rsidRDefault="006465FA" w:rsidP="006465FA">
            <w:pPr>
              <w:tabs>
                <w:tab w:val="left" w:pos="273"/>
              </w:tabs>
              <w:spacing w:line="276" w:lineRule="auto"/>
              <w:rPr>
                <w:del w:id="697" w:author="Fabienne Schmaus" w:date="2026-04-30T16:25:00Z" w16du:dateUtc="2026-04-30T14:25:00Z"/>
                <w:rFonts w:cstheme="minorHAnsi"/>
                <w:strike/>
                <w:color w:val="EE0000"/>
                <w:highlight w:val="yellow"/>
              </w:rPr>
            </w:pPr>
            <w:del w:id="698" w:author="Fabienne Schmaus" w:date="2026-04-30T16:25:00Z" w16du:dateUtc="2026-04-30T14:25:00Z">
              <w:r w:rsidRPr="00DF1D6F" w:rsidDel="00F0300B">
                <w:rPr>
                  <w:rFonts w:cstheme="minorHAnsi"/>
                  <w:strike/>
                  <w:color w:val="EE0000"/>
                </w:rPr>
                <w:delText xml:space="preserve">Mehr zum Thema </w:delText>
              </w:r>
              <w:r w:rsidR="00F0300B" w:rsidDel="00F0300B">
                <w:rPr>
                  <w:rFonts w:cstheme="minorHAnsi"/>
                  <w:strike/>
                  <w:color w:val="EE0000"/>
                </w:rPr>
                <w:delText>„</w:delText>
              </w:r>
              <w:r w:rsidRPr="00DF1D6F" w:rsidDel="00F0300B">
                <w:rPr>
                  <w:rFonts w:cstheme="minorHAnsi"/>
                  <w:strike/>
                  <w:color w:val="EE0000"/>
                </w:rPr>
                <w:delText>ELIZA-Effekt bei der Arbeit: Vermeidung emotionaler Bindung zu KI-Kollegen</w:delText>
              </w:r>
              <w:r w:rsidR="00F0300B" w:rsidDel="00F0300B">
                <w:rPr>
                  <w:rFonts w:cstheme="minorHAnsi"/>
                  <w:strike/>
                  <w:color w:val="EE0000"/>
                </w:rPr>
                <w:delText>“</w:delText>
              </w:r>
              <w:r w:rsidRPr="00DF1D6F" w:rsidDel="00F0300B">
                <w:rPr>
                  <w:rFonts w:cstheme="minorHAnsi"/>
                  <w:strike/>
                  <w:color w:val="EE0000"/>
                </w:rPr>
                <w:delText xml:space="preserve"> unter </w:delText>
              </w:r>
              <w:r w:rsidDel="00F0300B">
                <w:fldChar w:fldCharType="begin"/>
              </w:r>
              <w:r w:rsidDel="00F0300B">
                <w:delInstrText>HYPERLINK "http://www.ibm.com"</w:delInstrText>
              </w:r>
              <w:r w:rsidDel="00F0300B">
                <w:fldChar w:fldCharType="separate"/>
              </w:r>
              <w:r w:rsidRPr="00DF1D6F" w:rsidDel="00F0300B">
                <w:rPr>
                  <w:rStyle w:val="Hyperlink"/>
                  <w:rFonts w:cstheme="minorHAnsi"/>
                  <w:strike/>
                  <w:color w:val="EE0000"/>
                </w:rPr>
                <w:delText>www.ibm.com</w:delText>
              </w:r>
              <w:r w:rsidDel="00F0300B">
                <w:fldChar w:fldCharType="end"/>
              </w:r>
              <w:r w:rsidRPr="00DF1D6F" w:rsidDel="00F0300B">
                <w:rPr>
                  <w:rFonts w:cstheme="minorHAnsi"/>
                  <w:strike/>
                  <w:color w:val="EE0000"/>
                </w:rPr>
                <w:delText xml:space="preserve"> </w:delText>
              </w:r>
              <w:r w:rsidRPr="00DF1D6F" w:rsidDel="00F0300B">
                <w:rPr>
                  <w:rFonts w:cstheme="minorHAnsi"/>
                  <w:strike/>
                  <w:color w:val="EE0000"/>
                  <w:highlight w:val="yellow"/>
                </w:rPr>
                <w:delText>((Verlinkung auf: https://www.ibm.com/de-de/think/insights/eliza-effect-avoiding-emotional-attachment-to-ai))</w:delText>
              </w:r>
            </w:del>
          </w:p>
          <w:p w14:paraId="743F04AF" w14:textId="499DCE3D" w:rsidR="0087531C" w:rsidRPr="007D7FE0" w:rsidDel="00F0300B" w:rsidRDefault="0087531C" w:rsidP="00F07C29">
            <w:pPr>
              <w:tabs>
                <w:tab w:val="left" w:pos="273"/>
              </w:tabs>
              <w:spacing w:line="276" w:lineRule="auto"/>
              <w:rPr>
                <w:del w:id="699" w:author="Fabienne Schmaus" w:date="2026-04-30T16:25:00Z" w16du:dateUtc="2026-04-30T14:25:00Z"/>
                <w:rFonts w:cstheme="minorHAnsi"/>
                <w:b/>
                <w:bCs/>
                <w:color w:val="EE0000"/>
              </w:rPr>
            </w:pPr>
          </w:p>
          <w:p w14:paraId="29527F9C" w14:textId="7DE3678F" w:rsidR="00B66811" w:rsidRPr="00F0300B" w:rsidDel="00F0300B" w:rsidRDefault="00B66811" w:rsidP="00F07C29">
            <w:pPr>
              <w:tabs>
                <w:tab w:val="left" w:pos="273"/>
              </w:tabs>
              <w:spacing w:line="276" w:lineRule="auto"/>
              <w:rPr>
                <w:del w:id="700" w:author="Fabienne Schmaus" w:date="2026-04-30T16:25:00Z" w16du:dateUtc="2026-04-30T14:25:00Z"/>
                <w:rFonts w:cstheme="minorHAnsi"/>
              </w:rPr>
            </w:pPr>
          </w:p>
          <w:p w14:paraId="22B359E3" w14:textId="5A5B59C1" w:rsidR="004F0BA8" w:rsidRPr="00F0300B" w:rsidRDefault="004F0BA8" w:rsidP="004F0BA8">
            <w:pPr>
              <w:tabs>
                <w:tab w:val="left" w:pos="273"/>
              </w:tabs>
              <w:spacing w:line="276" w:lineRule="auto"/>
              <w:rPr>
                <w:rFonts w:cstheme="minorHAnsi"/>
              </w:rPr>
            </w:pPr>
            <w:r w:rsidRPr="00F0300B">
              <w:rPr>
                <w:rFonts w:cstheme="minorHAnsi"/>
              </w:rPr>
              <w:t xml:space="preserve">Überleitung im Plenum </w:t>
            </w:r>
            <w:r w:rsidR="00F0300B" w:rsidRPr="00F0300B">
              <w:rPr>
                <w:rFonts w:cstheme="minorHAnsi"/>
              </w:rPr>
              <w:t>„</w:t>
            </w:r>
            <w:r w:rsidRPr="00F0300B">
              <w:rPr>
                <w:rFonts w:cstheme="minorHAnsi"/>
              </w:rPr>
              <w:t xml:space="preserve">Wir haben gesehen: Profile sind nicht einfach ‚so da'. Jetzt schauen wir uns an, was verschiedene Strategien der Selbstdarstellung </w:t>
            </w:r>
            <w:commentRangeStart w:id="701"/>
            <w:r w:rsidRPr="00F0300B">
              <w:rPr>
                <w:rFonts w:cstheme="minorHAnsi"/>
              </w:rPr>
              <w:t>unterscheidet</w:t>
            </w:r>
            <w:commentRangeEnd w:id="701"/>
            <w:r w:rsidR="00C17639" w:rsidRPr="00F0300B">
              <w:rPr>
                <w:rStyle w:val="Kommentarzeichen"/>
                <w:rFonts w:cstheme="minorHAnsi"/>
                <w:sz w:val="22"/>
                <w:szCs w:val="22"/>
              </w:rPr>
              <w:commentReference w:id="701"/>
            </w:r>
            <w:r w:rsidRPr="00F0300B">
              <w:rPr>
                <w:rFonts w:cstheme="minorHAnsi"/>
              </w:rPr>
              <w:t>.</w:t>
            </w:r>
            <w:r w:rsidR="00F0300B" w:rsidRPr="00F0300B">
              <w:rPr>
                <w:rFonts w:cstheme="minorHAnsi"/>
              </w:rPr>
              <w:t>“</w:t>
            </w:r>
          </w:p>
          <w:p w14:paraId="45C1315C" w14:textId="5A189BA1" w:rsidR="002C39FF" w:rsidRPr="00DF1D6F" w:rsidRDefault="002C39FF" w:rsidP="002C39FF">
            <w:pPr>
              <w:tabs>
                <w:tab w:val="left" w:pos="273"/>
              </w:tabs>
              <w:spacing w:line="276" w:lineRule="auto"/>
              <w:rPr>
                <w:rFonts w:cstheme="minorHAnsi"/>
                <w:color w:val="000000" w:themeColor="text1"/>
              </w:rPr>
            </w:pPr>
            <w:r w:rsidRPr="00DF1D6F">
              <w:rPr>
                <w:rFonts w:cstheme="minorHAnsi"/>
                <w:color w:val="000000" w:themeColor="text1"/>
              </w:rPr>
              <w:t>___________________________________________________________________________</w:t>
            </w:r>
          </w:p>
          <w:p w14:paraId="1B6A5F8F" w14:textId="77777777" w:rsidR="00F0300B" w:rsidRPr="00F0300B" w:rsidRDefault="00F0300B" w:rsidP="00F0300B">
            <w:pPr>
              <w:rPr>
                <w:rFonts w:cstheme="minorHAnsi"/>
                <w:highlight w:val="yellow"/>
              </w:rPr>
            </w:pPr>
          </w:p>
          <w:p w14:paraId="5AE0B3A2" w14:textId="77777777" w:rsidR="00F0300B" w:rsidRPr="00F0300B" w:rsidRDefault="00F0300B" w:rsidP="00F0300B">
            <w:pPr>
              <w:rPr>
                <w:rFonts w:cstheme="minorHAnsi"/>
              </w:rPr>
            </w:pPr>
            <w:r w:rsidRPr="00F0300B">
              <w:rPr>
                <w:rFonts w:cstheme="minorHAnsi"/>
                <w:highlight w:val="yellow"/>
              </w:rPr>
              <w:t>((Seite 9))</w:t>
            </w:r>
          </w:p>
          <w:p w14:paraId="1345A647" w14:textId="6D5F1E2D" w:rsidR="002C39FF" w:rsidRPr="004F0BA8" w:rsidRDefault="004F0BA8" w:rsidP="00F07C29">
            <w:pPr>
              <w:tabs>
                <w:tab w:val="left" w:pos="273"/>
              </w:tabs>
              <w:spacing w:line="276" w:lineRule="auto"/>
              <w:rPr>
                <w:rFonts w:cstheme="minorHAnsi"/>
                <w:b/>
                <w:bCs/>
                <w:sz w:val="26"/>
                <w:szCs w:val="26"/>
              </w:rPr>
            </w:pPr>
            <w:commentRangeStart w:id="702"/>
            <w:r w:rsidRPr="004F0BA8">
              <w:rPr>
                <w:rFonts w:cstheme="minorHAnsi"/>
                <w:b/>
                <w:bCs/>
                <w:sz w:val="26"/>
                <w:szCs w:val="26"/>
              </w:rPr>
              <w:t xml:space="preserve">Vertiefung </w:t>
            </w:r>
            <w:commentRangeEnd w:id="702"/>
            <w:r w:rsidR="00F615E4" w:rsidRPr="004F0BA8">
              <w:rPr>
                <w:rStyle w:val="Kommentarzeichen"/>
                <w:rFonts w:cstheme="minorHAnsi"/>
                <w:b/>
                <w:bCs/>
                <w:sz w:val="26"/>
                <w:szCs w:val="26"/>
              </w:rPr>
              <w:commentReference w:id="702"/>
            </w:r>
            <w:r w:rsidRPr="004F0BA8">
              <w:rPr>
                <w:rFonts w:cstheme="minorHAnsi"/>
                <w:b/>
                <w:bCs/>
                <w:sz w:val="26"/>
                <w:szCs w:val="26"/>
              </w:rPr>
              <w:t>1</w:t>
            </w:r>
          </w:p>
          <w:p w14:paraId="3F9F7F41" w14:textId="5DD03ECF" w:rsidR="007308CE" w:rsidRPr="007308CE" w:rsidRDefault="00C17639" w:rsidP="007308CE">
            <w:pPr>
              <w:tabs>
                <w:tab w:val="left" w:pos="273"/>
              </w:tabs>
              <w:spacing w:line="276" w:lineRule="auto"/>
              <w:rPr>
                <w:rFonts w:cstheme="minorHAnsi"/>
              </w:rPr>
            </w:pPr>
            <w:ins w:id="703" w:author="Fabienne Schmaus" w:date="2026-05-04T10:38:00Z" w16du:dateUtc="2026-05-04T08:38:00Z">
              <w:r>
                <w:rPr>
                  <w:rFonts w:cstheme="minorHAnsi"/>
                </w:rPr>
                <w:t xml:space="preserve">Die </w:t>
              </w:r>
            </w:ins>
            <w:r w:rsidR="007308CE" w:rsidRPr="007308CE">
              <w:rPr>
                <w:rFonts w:cstheme="minorHAnsi"/>
              </w:rPr>
              <w:t>Lehrkraft erklärt kurz</w:t>
            </w:r>
            <w:ins w:id="704" w:author="Fabienne Schmaus" w:date="2026-05-04T10:57:00Z" w16du:dateUtc="2026-05-04T08:57:00Z">
              <w:r w:rsidR="00F615E4">
                <w:rPr>
                  <w:rFonts w:cstheme="minorHAnsi"/>
                </w:rPr>
                <w:t xml:space="preserve">, dass die Lernenden </w:t>
              </w:r>
            </w:ins>
            <w:del w:id="705" w:author="Fabienne Schmaus" w:date="2026-05-04T10:57:00Z" w16du:dateUtc="2026-05-04T08:57:00Z">
              <w:r w:rsidR="007308CE" w:rsidRPr="007308CE" w:rsidDel="00F615E4">
                <w:rPr>
                  <w:rFonts w:cstheme="minorHAnsi"/>
                </w:rPr>
                <w:delText xml:space="preserve">: </w:delText>
              </w:r>
              <w:r w:rsidR="00F0300B" w:rsidRPr="00F0300B" w:rsidDel="00F615E4">
                <w:rPr>
                  <w:rFonts w:cstheme="minorHAnsi"/>
                  <w:rPrChange w:id="706" w:author="Fabienne Schmaus" w:date="2026-04-30T16:27:00Z" w16du:dateUtc="2026-04-30T14:27:00Z">
                    <w:rPr>
                      <w:rFonts w:cstheme="minorHAnsi"/>
                      <w:i/>
                      <w:iCs/>
                    </w:rPr>
                  </w:rPrChange>
                </w:rPr>
                <w:delText>„</w:delText>
              </w:r>
              <w:r w:rsidR="007308CE" w:rsidRPr="00F0300B" w:rsidDel="00F615E4">
                <w:rPr>
                  <w:rFonts w:cstheme="minorHAnsi"/>
                  <w:rPrChange w:id="707" w:author="Fabienne Schmaus" w:date="2026-04-30T16:27:00Z" w16du:dateUtc="2026-04-30T14:27:00Z">
                    <w:rPr>
                      <w:rFonts w:cstheme="minorHAnsi"/>
                      <w:i/>
                      <w:iCs/>
                    </w:rPr>
                  </w:rPrChange>
                </w:rPr>
                <w:delText xml:space="preserve">Ihr analysiert jetzt </w:delText>
              </w:r>
            </w:del>
            <w:r w:rsidR="007308CE" w:rsidRPr="00F0300B">
              <w:rPr>
                <w:rFonts w:cstheme="minorHAnsi"/>
                <w:rPrChange w:id="708" w:author="Fabienne Schmaus" w:date="2026-04-30T16:27:00Z" w16du:dateUtc="2026-04-30T14:27:00Z">
                  <w:rPr>
                    <w:rFonts w:cstheme="minorHAnsi"/>
                    <w:i/>
                    <w:iCs/>
                  </w:rPr>
                </w:rPrChange>
              </w:rPr>
              <w:t>drei fiktive Profile</w:t>
            </w:r>
            <w:ins w:id="709" w:author="Fabienne Schmaus" w:date="2026-05-04T10:57:00Z" w16du:dateUtc="2026-05-04T08:57:00Z">
              <w:r w:rsidR="00F615E4">
                <w:rPr>
                  <w:rFonts w:cstheme="minorHAnsi"/>
                </w:rPr>
                <w:t xml:space="preserve"> analysieren werden</w:t>
              </w:r>
            </w:ins>
            <w:r w:rsidR="007308CE" w:rsidRPr="00F0300B">
              <w:rPr>
                <w:rFonts w:cstheme="minorHAnsi"/>
                <w:rPrChange w:id="710" w:author="Fabienne Schmaus" w:date="2026-04-30T16:27:00Z" w16du:dateUtc="2026-04-30T14:27:00Z">
                  <w:rPr>
                    <w:rFonts w:cstheme="minorHAnsi"/>
                    <w:i/>
                    <w:iCs/>
                  </w:rPr>
                </w:rPrChange>
              </w:rPr>
              <w:t xml:space="preserve">. Jede Person </w:t>
            </w:r>
            <w:ins w:id="711" w:author="Fabienne Schmaus" w:date="2026-05-04T10:57:00Z" w16du:dateUtc="2026-05-04T08:57:00Z">
              <w:r w:rsidR="00F615E4">
                <w:rPr>
                  <w:rFonts w:cstheme="minorHAnsi"/>
                </w:rPr>
                <w:t xml:space="preserve">aus den Profilen </w:t>
              </w:r>
            </w:ins>
            <w:r w:rsidR="007308CE" w:rsidRPr="00F0300B">
              <w:rPr>
                <w:rFonts w:cstheme="minorHAnsi"/>
                <w:rPrChange w:id="712" w:author="Fabienne Schmaus" w:date="2026-04-30T16:27:00Z" w16du:dateUtc="2026-04-30T14:27:00Z">
                  <w:rPr>
                    <w:rFonts w:cstheme="minorHAnsi"/>
                    <w:i/>
                    <w:iCs/>
                  </w:rPr>
                </w:rPrChange>
              </w:rPr>
              <w:t>hat eine andere Strategie der Selbstdarstellung.</w:t>
            </w:r>
            <w:ins w:id="713" w:author="Fabienne Schmaus" w:date="2026-05-04T10:58:00Z" w16du:dateUtc="2026-05-04T08:58:00Z">
              <w:r w:rsidR="00F615E4">
                <w:rPr>
                  <w:rFonts w:cstheme="minorHAnsi"/>
                </w:rPr>
                <w:t xml:space="preserve"> Es geht um drei </w:t>
              </w:r>
            </w:ins>
            <w:del w:id="714" w:author="Fabienne Schmaus" w:date="2026-05-04T10:58:00Z" w16du:dateUtc="2026-05-04T08:58:00Z">
              <w:r w:rsidR="00F0300B" w:rsidRPr="00F0300B" w:rsidDel="00F615E4">
                <w:rPr>
                  <w:rFonts w:cstheme="minorHAnsi"/>
                  <w:rPrChange w:id="715" w:author="Fabienne Schmaus" w:date="2026-04-30T16:27:00Z" w16du:dateUtc="2026-04-30T14:27:00Z">
                    <w:rPr>
                      <w:rFonts w:cstheme="minorHAnsi"/>
                      <w:i/>
                      <w:iCs/>
                    </w:rPr>
                  </w:rPrChange>
                </w:rPr>
                <w:delText>“</w:delText>
              </w:r>
              <w:r w:rsidR="007308CE" w:rsidRPr="00F0300B" w:rsidDel="00F615E4">
                <w:rPr>
                  <w:rFonts w:cstheme="minorHAnsi"/>
                </w:rPr>
                <w:delText xml:space="preserve"> Na</w:delText>
              </w:r>
              <w:r w:rsidR="007308CE" w:rsidRPr="007308CE" w:rsidDel="00F615E4">
                <w:rPr>
                  <w:rFonts w:cstheme="minorHAnsi"/>
                </w:rPr>
                <w:delText>men/</w:delText>
              </w:r>
            </w:del>
            <w:r w:rsidR="007308CE" w:rsidRPr="007308CE">
              <w:rPr>
                <w:rFonts w:cstheme="minorHAnsi"/>
              </w:rPr>
              <w:t>Typen</w:t>
            </w:r>
            <w:ins w:id="716" w:author="Fabienne Schmaus" w:date="2026-05-04T10:59:00Z" w16du:dateUtc="2026-05-04T08:59:00Z">
              <w:r w:rsidR="00F615E4">
                <w:rPr>
                  <w:rFonts w:cstheme="minorHAnsi"/>
                </w:rPr>
                <w:t xml:space="preserve">: </w:t>
              </w:r>
            </w:ins>
            <w:del w:id="717" w:author="Fabienne Schmaus" w:date="2026-05-04T10:58:00Z" w16du:dateUtc="2026-05-04T08:58:00Z">
              <w:r w:rsidR="007308CE" w:rsidRPr="007308CE" w:rsidDel="00F615E4">
                <w:rPr>
                  <w:rFonts w:cstheme="minorHAnsi"/>
                </w:rPr>
                <w:delText xml:space="preserve"> kurz vorstellen: </w:delText>
              </w:r>
              <w:r w:rsidR="00F0300B" w:rsidDel="00F615E4">
                <w:rPr>
                  <w:rFonts w:cstheme="minorHAnsi"/>
                </w:rPr>
                <w:delText>„</w:delText>
              </w:r>
              <w:r w:rsidR="007308CE" w:rsidRPr="007308CE" w:rsidDel="00F615E4">
                <w:rPr>
                  <w:rFonts w:cstheme="minorHAnsi"/>
                </w:rPr>
                <w:delText>Der</w:delText>
              </w:r>
            </w:del>
            <w:ins w:id="718" w:author="Fabienne Schmaus" w:date="2026-05-04T10:58:00Z" w16du:dateUtc="2026-05-04T08:58:00Z">
              <w:r w:rsidR="00F615E4">
                <w:rPr>
                  <w:rFonts w:cstheme="minorHAnsi"/>
                </w:rPr>
                <w:t>d</w:t>
              </w:r>
            </w:ins>
            <w:ins w:id="719" w:author="Fabienne Schmaus" w:date="2026-05-04T11:01:00Z" w16du:dateUtc="2026-05-04T09:01:00Z">
              <w:r w:rsidR="00F615E4">
                <w:rPr>
                  <w:rFonts w:cstheme="minorHAnsi"/>
                </w:rPr>
                <w:t>er</w:t>
              </w:r>
            </w:ins>
            <w:ins w:id="720" w:author="Fabienne Schmaus" w:date="2026-05-04T10:58:00Z" w16du:dateUtc="2026-05-04T08:58:00Z">
              <w:r w:rsidR="00F615E4">
                <w:rPr>
                  <w:rFonts w:cstheme="minorHAnsi"/>
                </w:rPr>
                <w:t>/d</w:t>
              </w:r>
            </w:ins>
            <w:ins w:id="721" w:author="Fabienne Schmaus" w:date="2026-05-04T11:01:00Z" w16du:dateUtc="2026-05-04T09:01:00Z">
              <w:r w:rsidR="00F615E4">
                <w:rPr>
                  <w:rFonts w:cstheme="minorHAnsi"/>
                </w:rPr>
                <w:t>ie</w:t>
              </w:r>
            </w:ins>
            <w:r w:rsidR="007308CE" w:rsidRPr="007308CE">
              <w:rPr>
                <w:rFonts w:cstheme="minorHAnsi"/>
              </w:rPr>
              <w:t xml:space="preserve"> Perfekte</w:t>
            </w:r>
            <w:del w:id="722" w:author="Fabienne Schmaus" w:date="2026-05-04T10:58:00Z" w16du:dateUtc="2026-05-04T08:58:00Z">
              <w:r w:rsidR="00F0300B" w:rsidDel="00F615E4">
                <w:rPr>
                  <w:rFonts w:cstheme="minorHAnsi"/>
                </w:rPr>
                <w:delText>“</w:delText>
              </w:r>
            </w:del>
            <w:r w:rsidR="007308CE" w:rsidRPr="007308CE">
              <w:rPr>
                <w:rFonts w:cstheme="minorHAnsi"/>
              </w:rPr>
              <w:t xml:space="preserve"> (nur Highlights), </w:t>
            </w:r>
            <w:del w:id="723" w:author="Fabienne Schmaus" w:date="2026-05-04T10:58:00Z" w16du:dateUtc="2026-05-04T08:58:00Z">
              <w:r w:rsidR="00F0300B" w:rsidDel="00F615E4">
                <w:rPr>
                  <w:rFonts w:cstheme="minorHAnsi"/>
                </w:rPr>
                <w:delText>„</w:delText>
              </w:r>
              <w:r w:rsidR="007308CE" w:rsidRPr="007308CE" w:rsidDel="00F615E4">
                <w:rPr>
                  <w:rFonts w:cstheme="minorHAnsi"/>
                </w:rPr>
                <w:delText>Der</w:delText>
              </w:r>
            </w:del>
            <w:ins w:id="724" w:author="Fabienne Schmaus" w:date="2026-05-04T10:58:00Z" w16du:dateUtc="2026-05-04T08:58:00Z">
              <w:r w:rsidR="00F615E4">
                <w:rPr>
                  <w:rFonts w:cstheme="minorHAnsi"/>
                </w:rPr>
                <w:t>d</w:t>
              </w:r>
            </w:ins>
            <w:ins w:id="725" w:author="Fabienne Schmaus" w:date="2026-05-04T11:01:00Z" w16du:dateUtc="2026-05-04T09:01:00Z">
              <w:r w:rsidR="00F615E4">
                <w:rPr>
                  <w:rFonts w:cstheme="minorHAnsi"/>
                </w:rPr>
                <w:t>er</w:t>
              </w:r>
            </w:ins>
            <w:ins w:id="726" w:author="Fabienne Schmaus" w:date="2026-05-04T10:58:00Z" w16du:dateUtc="2026-05-04T08:58:00Z">
              <w:r w:rsidR="00F615E4">
                <w:rPr>
                  <w:rFonts w:cstheme="minorHAnsi"/>
                </w:rPr>
                <w:t>/d</w:t>
              </w:r>
            </w:ins>
            <w:ins w:id="727" w:author="Fabienne Schmaus" w:date="2026-05-04T11:01:00Z" w16du:dateUtc="2026-05-04T09:01:00Z">
              <w:r w:rsidR="00F615E4">
                <w:rPr>
                  <w:rFonts w:cstheme="minorHAnsi"/>
                </w:rPr>
                <w:t>ie</w:t>
              </w:r>
            </w:ins>
            <w:r w:rsidR="007308CE" w:rsidRPr="007308CE">
              <w:rPr>
                <w:rFonts w:cstheme="minorHAnsi"/>
              </w:rPr>
              <w:t xml:space="preserve"> Authentische</w:t>
            </w:r>
            <w:del w:id="728" w:author="Fabienne Schmaus" w:date="2026-05-04T10:58:00Z" w16du:dateUtc="2026-05-04T08:58:00Z">
              <w:r w:rsidR="00F0300B" w:rsidDel="00F615E4">
                <w:rPr>
                  <w:rFonts w:cstheme="minorHAnsi"/>
                </w:rPr>
                <w:delText>“</w:delText>
              </w:r>
            </w:del>
            <w:r w:rsidR="007308CE" w:rsidRPr="007308CE">
              <w:rPr>
                <w:rFonts w:cstheme="minorHAnsi"/>
              </w:rPr>
              <w:t xml:space="preserve"> (auch Ungeschminktes)</w:t>
            </w:r>
            <w:ins w:id="729" w:author="Fabienne Schmaus" w:date="2026-05-04T10:58:00Z" w16du:dateUtc="2026-05-04T08:58:00Z">
              <w:r w:rsidR="00F615E4">
                <w:rPr>
                  <w:rFonts w:cstheme="minorHAnsi"/>
                </w:rPr>
                <w:t xml:space="preserve"> und d</w:t>
              </w:r>
            </w:ins>
            <w:ins w:id="730" w:author="Fabienne Schmaus" w:date="2026-05-04T11:01:00Z" w16du:dateUtc="2026-05-04T09:01:00Z">
              <w:r w:rsidR="00F615E4">
                <w:rPr>
                  <w:rFonts w:cstheme="minorHAnsi"/>
                </w:rPr>
                <w:t>er</w:t>
              </w:r>
            </w:ins>
            <w:ins w:id="731" w:author="Fabienne Schmaus" w:date="2026-05-04T10:58:00Z" w16du:dateUtc="2026-05-04T08:58:00Z">
              <w:r w:rsidR="00F615E4">
                <w:rPr>
                  <w:rFonts w:cstheme="minorHAnsi"/>
                </w:rPr>
                <w:t>/d</w:t>
              </w:r>
            </w:ins>
            <w:ins w:id="732" w:author="Fabienne Schmaus" w:date="2026-05-04T11:01:00Z" w16du:dateUtc="2026-05-04T09:01:00Z">
              <w:r w:rsidR="00F615E4">
                <w:rPr>
                  <w:rFonts w:cstheme="minorHAnsi"/>
                </w:rPr>
                <w:t>ie</w:t>
              </w:r>
            </w:ins>
            <w:ins w:id="733" w:author="Fabienne Schmaus" w:date="2026-05-04T10:58:00Z" w16du:dateUtc="2026-05-04T08:58:00Z">
              <w:r w:rsidR="00F615E4">
                <w:rPr>
                  <w:rFonts w:cstheme="minorHAnsi"/>
                </w:rPr>
                <w:t xml:space="preserve"> </w:t>
              </w:r>
            </w:ins>
            <w:del w:id="734" w:author="Fabienne Schmaus" w:date="2026-05-04T10:58:00Z" w16du:dateUtc="2026-05-04T08:58:00Z">
              <w:r w:rsidR="007308CE" w:rsidRPr="007308CE" w:rsidDel="00F615E4">
                <w:rPr>
                  <w:rFonts w:cstheme="minorHAnsi"/>
                </w:rPr>
                <w:delText xml:space="preserve">, </w:delText>
              </w:r>
              <w:r w:rsidR="00F0300B" w:rsidDel="00F615E4">
                <w:rPr>
                  <w:rFonts w:cstheme="minorHAnsi"/>
                </w:rPr>
                <w:delText>„</w:delText>
              </w:r>
              <w:r w:rsidR="007308CE" w:rsidRPr="007308CE" w:rsidDel="00F615E4">
                <w:rPr>
                  <w:rFonts w:cstheme="minorHAnsi"/>
                </w:rPr>
                <w:delText xml:space="preserve">Der </w:delText>
              </w:r>
            </w:del>
            <w:r w:rsidR="007308CE" w:rsidRPr="007308CE">
              <w:rPr>
                <w:rFonts w:cstheme="minorHAnsi"/>
              </w:rPr>
              <w:t>Kreative</w:t>
            </w:r>
            <w:del w:id="735" w:author="Fabienne Schmaus" w:date="2026-05-04T10:58:00Z" w16du:dateUtc="2026-05-04T08:58:00Z">
              <w:r w:rsidR="00F0300B" w:rsidDel="00F615E4">
                <w:rPr>
                  <w:rFonts w:cstheme="minorHAnsi"/>
                </w:rPr>
                <w:delText>“</w:delText>
              </w:r>
            </w:del>
            <w:r w:rsidR="007308CE" w:rsidRPr="007308CE">
              <w:rPr>
                <w:rFonts w:cstheme="minorHAnsi"/>
              </w:rPr>
              <w:t xml:space="preserve"> (Ästhetik</w:t>
            </w:r>
            <w:ins w:id="736" w:author="Fabienne Schmaus" w:date="2026-05-04T11:18:00Z" w16du:dateUtc="2026-05-04T09:18:00Z">
              <w:r w:rsidR="00AC6CBE">
                <w:rPr>
                  <w:rFonts w:cstheme="minorHAnsi"/>
                </w:rPr>
                <w:t xml:space="preserve">, </w:t>
              </w:r>
            </w:ins>
            <w:del w:id="737" w:author="Fabienne Schmaus" w:date="2026-05-04T11:18:00Z" w16du:dateUtc="2026-05-04T09:18:00Z">
              <w:r w:rsidR="007308CE" w:rsidRPr="007308CE" w:rsidDel="00AC6CBE">
                <w:rPr>
                  <w:rFonts w:cstheme="minorHAnsi"/>
                </w:rPr>
                <w:delText>/</w:delText>
              </w:r>
            </w:del>
            <w:r w:rsidR="007308CE" w:rsidRPr="007308CE">
              <w:rPr>
                <w:rFonts w:cstheme="minorHAnsi"/>
              </w:rPr>
              <w:t>Stil).</w:t>
            </w:r>
          </w:p>
          <w:p w14:paraId="11EF3AF1" w14:textId="57CA8DFF" w:rsidR="007308CE" w:rsidRPr="007308CE" w:rsidDel="00F0300B" w:rsidRDefault="007308CE" w:rsidP="00F07C29">
            <w:pPr>
              <w:tabs>
                <w:tab w:val="left" w:pos="273"/>
              </w:tabs>
              <w:spacing w:line="276" w:lineRule="auto"/>
              <w:rPr>
                <w:del w:id="738" w:author="Fabienne Schmaus" w:date="2026-04-30T16:27:00Z" w16du:dateUtc="2026-04-30T14:27:00Z"/>
                <w:rFonts w:cstheme="minorHAnsi"/>
              </w:rPr>
            </w:pPr>
          </w:p>
          <w:p w14:paraId="2C333691" w14:textId="3DF47A99" w:rsidR="007308CE" w:rsidRPr="007308CE" w:rsidRDefault="007308CE" w:rsidP="007308CE">
            <w:pPr>
              <w:tabs>
                <w:tab w:val="left" w:pos="273"/>
              </w:tabs>
              <w:spacing w:line="276" w:lineRule="auto"/>
              <w:rPr>
                <w:rFonts w:cstheme="minorHAnsi"/>
              </w:rPr>
            </w:pPr>
            <w:del w:id="739" w:author="Fabienne Schmaus" w:date="2026-04-30T16:26:00Z" w16du:dateUtc="2026-04-30T14:26:00Z">
              <w:r w:rsidRPr="007308CE" w:rsidDel="00F0300B">
                <w:rPr>
                  <w:rFonts w:cstheme="minorHAnsi"/>
                </w:rPr>
                <w:lastRenderedPageBreak/>
                <w:delText>Schüler</w:delText>
              </w:r>
            </w:del>
            <w:ins w:id="740" w:author="Fabienne Schmaus" w:date="2026-04-30T16:26:00Z" w16du:dateUtc="2026-04-30T14:26:00Z">
              <w:r w:rsidR="00F0300B">
                <w:rPr>
                  <w:rFonts w:cstheme="minorHAnsi"/>
                </w:rPr>
                <w:t>Die Lernenden</w:t>
              </w:r>
            </w:ins>
            <w:del w:id="741" w:author="Fabienne Schmaus" w:date="2026-04-30T16:26:00Z" w16du:dateUtc="2026-04-30T14:26:00Z">
              <w:r w:rsidRPr="007308CE" w:rsidDel="00F0300B">
                <w:rPr>
                  <w:rFonts w:cstheme="minorHAnsi"/>
                </w:rPr>
                <w:delText>:innen</w:delText>
              </w:r>
            </w:del>
            <w:r w:rsidRPr="007308CE">
              <w:rPr>
                <w:rFonts w:cstheme="minorHAnsi"/>
              </w:rPr>
              <w:t xml:space="preserve"> analysieren die drei fiktiven Profile mit den Leitfragen: Was zeigt die Person? Was zeigt sie nicht? Welchen Eindruck erzeugt das Profil? Welche Bedürfnisse werden erfüllt? Welche Strategie verfolgt die Person?</w:t>
            </w:r>
          </w:p>
          <w:p w14:paraId="76A216C8" w14:textId="0EE6077F" w:rsidR="007308CE" w:rsidRPr="007308CE" w:rsidDel="00F0300B" w:rsidRDefault="00F0300B" w:rsidP="00F07C29">
            <w:pPr>
              <w:tabs>
                <w:tab w:val="left" w:pos="273"/>
              </w:tabs>
              <w:spacing w:line="276" w:lineRule="auto"/>
              <w:rPr>
                <w:del w:id="742" w:author="Fabienne Schmaus" w:date="2026-04-30T16:27:00Z" w16du:dateUtc="2026-04-30T14:27:00Z"/>
                <w:rFonts w:cstheme="minorHAnsi"/>
              </w:rPr>
            </w:pPr>
            <w:ins w:id="743" w:author="Fabienne Schmaus" w:date="2026-04-30T16:27:00Z" w16du:dateUtc="2026-04-30T14:27:00Z">
              <w:r>
                <w:rPr>
                  <w:rFonts w:cstheme="minorHAnsi"/>
                </w:rPr>
                <w:t xml:space="preserve">Die </w:t>
              </w:r>
            </w:ins>
          </w:p>
          <w:p w14:paraId="49467F8E" w14:textId="3060B837" w:rsidR="007308CE" w:rsidRPr="00F0300B" w:rsidRDefault="007308CE" w:rsidP="007308CE">
            <w:pPr>
              <w:tabs>
                <w:tab w:val="left" w:pos="273"/>
              </w:tabs>
              <w:spacing w:line="276" w:lineRule="auto"/>
              <w:rPr>
                <w:rFonts w:cstheme="minorHAnsi"/>
              </w:rPr>
            </w:pPr>
            <w:r w:rsidRPr="007308CE">
              <w:rPr>
                <w:rFonts w:cstheme="minorHAnsi"/>
              </w:rPr>
              <w:t xml:space="preserve">Ergebnisse werden gesammelt. Lehrkraft leitet zu Kernfragen: </w:t>
            </w:r>
            <w:r w:rsidR="00F0300B" w:rsidRPr="00F0300B">
              <w:rPr>
                <w:rFonts w:cstheme="minorHAnsi"/>
                <w:rPrChange w:id="744" w:author="Fabienne Schmaus" w:date="2026-04-30T16:27:00Z" w16du:dateUtc="2026-04-30T14:27:00Z">
                  <w:rPr>
                    <w:rFonts w:cstheme="minorHAnsi"/>
                    <w:i/>
                    <w:iCs/>
                  </w:rPr>
                </w:rPrChange>
              </w:rPr>
              <w:t>„</w:t>
            </w:r>
            <w:r w:rsidRPr="00F0300B">
              <w:rPr>
                <w:rFonts w:cstheme="minorHAnsi"/>
                <w:rPrChange w:id="745" w:author="Fabienne Schmaus" w:date="2026-04-30T16:27:00Z" w16du:dateUtc="2026-04-30T14:27:00Z">
                  <w:rPr>
                    <w:rFonts w:cstheme="minorHAnsi"/>
                    <w:i/>
                    <w:iCs/>
                  </w:rPr>
                </w:rPrChange>
              </w:rPr>
              <w:t>Welches Profil wirkt auf euch am glaubwürdigsten? Warum?</w:t>
            </w:r>
            <w:r w:rsidR="00F0300B" w:rsidRPr="00F0300B">
              <w:rPr>
                <w:rFonts w:cstheme="minorHAnsi"/>
                <w:rPrChange w:id="746" w:author="Fabienne Schmaus" w:date="2026-04-30T16:27:00Z" w16du:dateUtc="2026-04-30T14:27:00Z">
                  <w:rPr>
                    <w:rFonts w:cstheme="minorHAnsi"/>
                    <w:i/>
                    <w:iCs/>
                  </w:rPr>
                </w:rPrChange>
              </w:rPr>
              <w:t>“</w:t>
            </w:r>
            <w:r w:rsidRPr="00F0300B">
              <w:rPr>
                <w:rFonts w:cstheme="minorHAnsi"/>
              </w:rPr>
              <w:t xml:space="preserve"> und </w:t>
            </w:r>
            <w:r w:rsidR="00F0300B" w:rsidRPr="00F0300B">
              <w:rPr>
                <w:rFonts w:cstheme="minorHAnsi"/>
                <w:rPrChange w:id="747" w:author="Fabienne Schmaus" w:date="2026-04-30T16:27:00Z" w16du:dateUtc="2026-04-30T14:27:00Z">
                  <w:rPr>
                    <w:rFonts w:cstheme="minorHAnsi"/>
                    <w:i/>
                    <w:iCs/>
                  </w:rPr>
                </w:rPrChange>
              </w:rPr>
              <w:t>„</w:t>
            </w:r>
            <w:r w:rsidRPr="00F0300B">
              <w:rPr>
                <w:rFonts w:cstheme="minorHAnsi"/>
                <w:rPrChange w:id="748" w:author="Fabienne Schmaus" w:date="2026-04-30T16:27:00Z" w16du:dateUtc="2026-04-30T14:27:00Z">
                  <w:rPr>
                    <w:rFonts w:cstheme="minorHAnsi"/>
                    <w:i/>
                    <w:iCs/>
                  </w:rPr>
                </w:rPrChange>
              </w:rPr>
              <w:t xml:space="preserve">Was sagt das über uns als </w:t>
            </w:r>
            <w:ins w:id="749" w:author="Fabienne Schmaus" w:date="2026-04-30T16:27:00Z" w16du:dateUtc="2026-04-30T14:27:00Z">
              <w:r w:rsidR="00F0300B">
                <w:rPr>
                  <w:rFonts w:cstheme="minorHAnsi"/>
                </w:rPr>
                <w:t>betrachtende Person</w:t>
              </w:r>
            </w:ins>
            <w:del w:id="750" w:author="Fabienne Schmaus" w:date="2026-04-30T16:27:00Z" w16du:dateUtc="2026-04-30T14:27:00Z">
              <w:r w:rsidRPr="00F0300B" w:rsidDel="00F0300B">
                <w:rPr>
                  <w:rFonts w:cstheme="minorHAnsi"/>
                  <w:rPrChange w:id="751" w:author="Fabienne Schmaus" w:date="2026-04-30T16:27:00Z" w16du:dateUtc="2026-04-30T14:27:00Z">
                    <w:rPr>
                      <w:rFonts w:cstheme="minorHAnsi"/>
                      <w:i/>
                      <w:iCs/>
                    </w:rPr>
                  </w:rPrChange>
                </w:rPr>
                <w:delText>Betrachter:innen</w:delText>
              </w:r>
            </w:del>
            <w:r w:rsidRPr="00F0300B">
              <w:rPr>
                <w:rFonts w:cstheme="minorHAnsi"/>
                <w:rPrChange w:id="752" w:author="Fabienne Schmaus" w:date="2026-04-30T16:27:00Z" w16du:dateUtc="2026-04-30T14:27:00Z">
                  <w:rPr>
                    <w:rFonts w:cstheme="minorHAnsi"/>
                    <w:i/>
                    <w:iCs/>
                  </w:rPr>
                </w:rPrChange>
              </w:rPr>
              <w:t>?</w:t>
            </w:r>
            <w:r w:rsidR="00F0300B" w:rsidRPr="00F0300B">
              <w:rPr>
                <w:rFonts w:cstheme="minorHAnsi"/>
                <w:rPrChange w:id="753" w:author="Fabienne Schmaus" w:date="2026-04-30T16:27:00Z" w16du:dateUtc="2026-04-30T14:27:00Z">
                  <w:rPr>
                    <w:rFonts w:cstheme="minorHAnsi"/>
                    <w:i/>
                    <w:iCs/>
                  </w:rPr>
                </w:rPrChange>
              </w:rPr>
              <w:t>“</w:t>
            </w:r>
            <w:r w:rsidRPr="00F0300B">
              <w:rPr>
                <w:rFonts w:cstheme="minorHAnsi"/>
              </w:rPr>
              <w:t xml:space="preserve"> </w:t>
            </w:r>
          </w:p>
          <w:p w14:paraId="4F5892B9" w14:textId="578A7EB5" w:rsidR="007308CE" w:rsidDel="00F0300B" w:rsidRDefault="007308CE" w:rsidP="00F07C29">
            <w:pPr>
              <w:tabs>
                <w:tab w:val="left" w:pos="273"/>
              </w:tabs>
              <w:spacing w:line="276" w:lineRule="auto"/>
              <w:rPr>
                <w:del w:id="754" w:author="Fabienne Schmaus" w:date="2026-04-30T16:27:00Z" w16du:dateUtc="2026-04-30T14:27:00Z"/>
                <w:rFonts w:cstheme="minorHAnsi"/>
                <w:color w:val="EE0000"/>
              </w:rPr>
            </w:pPr>
          </w:p>
          <w:p w14:paraId="3774AC31" w14:textId="77777777" w:rsidR="007308CE" w:rsidRPr="00F0300B" w:rsidRDefault="007308CE" w:rsidP="00F07C29">
            <w:pPr>
              <w:tabs>
                <w:tab w:val="left" w:pos="273"/>
              </w:tabs>
              <w:spacing w:line="276" w:lineRule="auto"/>
              <w:rPr>
                <w:rFonts w:cstheme="minorHAnsi"/>
                <w:rPrChange w:id="755" w:author="Fabienne Schmaus" w:date="2026-04-30T16:27:00Z" w16du:dateUtc="2026-04-30T14:27:00Z">
                  <w:rPr>
                    <w:rFonts w:cstheme="minorHAnsi"/>
                    <w:color w:val="EE0000"/>
                  </w:rPr>
                </w:rPrChange>
              </w:rPr>
            </w:pPr>
          </w:p>
          <w:p w14:paraId="290B4D44" w14:textId="34F22C18" w:rsidR="002C39FF" w:rsidRPr="007308CE" w:rsidRDefault="002C39FF" w:rsidP="007D4363">
            <w:pPr>
              <w:shd w:val="clear" w:color="auto" w:fill="FBE4D5" w:themeFill="accent2" w:themeFillTint="33"/>
              <w:tabs>
                <w:tab w:val="left" w:pos="273"/>
              </w:tabs>
              <w:spacing w:line="276" w:lineRule="auto"/>
              <w:rPr>
                <w:rFonts w:cstheme="minorHAnsi"/>
              </w:rPr>
            </w:pPr>
            <w:r w:rsidRPr="007308CE">
              <w:rPr>
                <w:rFonts w:cstheme="minorHAnsi"/>
                <w:highlight w:val="yellow"/>
              </w:rPr>
              <w:t xml:space="preserve">((Icon </w:t>
            </w:r>
            <w:r w:rsidR="00F0300B">
              <w:rPr>
                <w:rFonts w:cstheme="minorHAnsi"/>
                <w:highlight w:val="yellow"/>
              </w:rPr>
              <w:t>„</w:t>
            </w:r>
            <w:r w:rsidRPr="007308CE">
              <w:rPr>
                <w:rFonts w:cstheme="minorHAnsi"/>
                <w:highlight w:val="yellow"/>
              </w:rPr>
              <w:t>Differenzierung</w:t>
            </w:r>
            <w:r w:rsidR="00F0300B">
              <w:rPr>
                <w:rFonts w:cstheme="minorHAnsi"/>
                <w:highlight w:val="yellow"/>
              </w:rPr>
              <w:t>“</w:t>
            </w:r>
            <w:r w:rsidRPr="007308CE">
              <w:rPr>
                <w:rFonts w:cstheme="minorHAnsi"/>
                <w:highlight w:val="yellow"/>
              </w:rPr>
              <w:t>!!))</w:t>
            </w:r>
          </w:p>
          <w:p w14:paraId="69F92867" w14:textId="06DCD31B" w:rsidR="002C39FF" w:rsidRPr="00955206" w:rsidRDefault="00A24EE4" w:rsidP="00955206">
            <w:pPr>
              <w:shd w:val="clear" w:color="auto" w:fill="FBE4D5" w:themeFill="accent2" w:themeFillTint="33"/>
              <w:tabs>
                <w:tab w:val="left" w:pos="273"/>
              </w:tabs>
              <w:spacing w:line="276" w:lineRule="auto"/>
              <w:rPr>
                <w:rFonts w:cstheme="minorHAnsi"/>
                <w:b/>
                <w:bCs/>
              </w:rPr>
            </w:pPr>
            <w:r w:rsidRPr="00955206">
              <w:rPr>
                <w:rFonts w:cstheme="minorHAnsi"/>
                <w:b/>
                <w:bCs/>
              </w:rPr>
              <w:t>Sek. I</w:t>
            </w:r>
            <w:r w:rsidR="002C39FF" w:rsidRPr="00955206">
              <w:rPr>
                <w:rFonts w:cstheme="minorHAnsi"/>
                <w:b/>
                <w:bCs/>
              </w:rPr>
              <w:t xml:space="preserve"> </w:t>
            </w:r>
          </w:p>
          <w:p w14:paraId="279214AF" w14:textId="421DC4A4"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Analyse bleibt auf der Beschreibungs- und Einordnungsebene: Was sehe ich? Was fällt mir auf?</w:t>
            </w:r>
          </w:p>
          <w:p w14:paraId="41F7F409" w14:textId="503911D4" w:rsidR="00955206" w:rsidRPr="00955206"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Leitfragen sind konkret und lebensnah: </w:t>
            </w:r>
            <w:r w:rsidR="00F0300B">
              <w:rPr>
                <w:rFonts w:cstheme="minorHAnsi"/>
              </w:rPr>
              <w:t>„</w:t>
            </w:r>
            <w:r w:rsidR="00955206" w:rsidRPr="00955206">
              <w:rPr>
                <w:rFonts w:cstheme="minorHAnsi"/>
              </w:rPr>
              <w:t>Würdest du diesem Profil folgen? Warum?</w:t>
            </w:r>
            <w:r w:rsidR="00F0300B">
              <w:rPr>
                <w:rFonts w:cstheme="minorHAnsi"/>
              </w:rPr>
              <w:t>“</w:t>
            </w:r>
          </w:p>
          <w:p w14:paraId="14BCFD93" w14:textId="5B43A38F" w:rsidR="00955206" w:rsidRPr="00955206" w:rsidDel="000C073B" w:rsidRDefault="007021A3" w:rsidP="00955206">
            <w:pPr>
              <w:shd w:val="clear" w:color="auto" w:fill="FBE4D5" w:themeFill="accent2" w:themeFillTint="33"/>
              <w:tabs>
                <w:tab w:val="left" w:pos="273"/>
              </w:tabs>
              <w:spacing w:line="276" w:lineRule="auto"/>
              <w:rPr>
                <w:del w:id="756" w:author="Fabienne Schmaus" w:date="2026-04-30T16:43:00Z" w16du:dateUtc="2026-04-30T14:43:00Z"/>
                <w:rFonts w:cstheme="minorHAnsi"/>
              </w:rPr>
            </w:pPr>
            <w:r w:rsidRPr="00955206">
              <w:rPr>
                <w:rFonts w:cstheme="minorHAnsi"/>
              </w:rPr>
              <w:t xml:space="preserve">– </w:t>
            </w:r>
            <w:r w:rsidR="00955206" w:rsidRPr="00955206">
              <w:rPr>
                <w:rFonts w:cstheme="minorHAnsi"/>
              </w:rPr>
              <w:t xml:space="preserve">Psychologische Deutungen werden von den </w:t>
            </w:r>
            <w:del w:id="757" w:author="Fabienne Schmaus" w:date="2026-04-30T16:27:00Z" w16du:dateUtc="2026-04-30T14:27:00Z">
              <w:r w:rsidR="00955206" w:rsidRPr="00955206" w:rsidDel="00F0300B">
                <w:rPr>
                  <w:rFonts w:cstheme="minorHAnsi"/>
                </w:rPr>
                <w:delText>Schüler</w:delText>
              </w:r>
            </w:del>
            <w:ins w:id="758" w:author="Fabienne Schmaus" w:date="2026-04-30T16:27:00Z" w16du:dateUtc="2026-04-30T14:27:00Z">
              <w:r w:rsidR="00F0300B">
                <w:rPr>
                  <w:rFonts w:cstheme="minorHAnsi"/>
                </w:rPr>
                <w:t>Lernenden</w:t>
              </w:r>
            </w:ins>
            <w:del w:id="759" w:author="Fabienne Schmaus" w:date="2026-04-30T16:27:00Z" w16du:dateUtc="2026-04-30T14:27:00Z">
              <w:r w:rsidR="00955206" w:rsidRPr="00955206" w:rsidDel="00F0300B">
                <w:rPr>
                  <w:rFonts w:cstheme="minorHAnsi"/>
                </w:rPr>
                <w:delText>:innen</w:delText>
              </w:r>
            </w:del>
            <w:r w:rsidR="00955206" w:rsidRPr="00955206">
              <w:rPr>
                <w:rFonts w:cstheme="minorHAnsi"/>
              </w:rPr>
              <w:t xml:space="preserve"> selbst entwickelt</w:t>
            </w:r>
            <w:ins w:id="760" w:author="Fabienne Schmaus" w:date="2026-04-30T16:38:00Z" w16du:dateUtc="2026-04-30T14:38:00Z">
              <w:r w:rsidR="009B2458">
                <w:rPr>
                  <w:rFonts w:cstheme="minorHAnsi"/>
                </w:rPr>
                <w:t>, aber</w:t>
              </w:r>
            </w:ins>
            <w:del w:id="761" w:author="Fabienne Schmaus" w:date="2026-04-30T16:38:00Z" w16du:dateUtc="2026-04-30T14:38:00Z">
              <w:r w:rsidR="00955206" w:rsidRPr="00955206" w:rsidDel="009B2458">
                <w:rPr>
                  <w:rFonts w:cstheme="minorHAnsi"/>
                </w:rPr>
                <w:delText xml:space="preserve"> –</w:delText>
              </w:r>
            </w:del>
            <w:r w:rsidR="00955206" w:rsidRPr="00955206">
              <w:rPr>
                <w:rFonts w:cstheme="minorHAnsi"/>
              </w:rPr>
              <w:t xml:space="preserve"> nicht vorgegeben</w:t>
            </w:r>
            <w:ins w:id="762" w:author="Fabienne Schmaus" w:date="2026-04-30T16:38:00Z" w16du:dateUtc="2026-04-30T14:38:00Z">
              <w:r w:rsidR="009B2458">
                <w:rPr>
                  <w:rFonts w:cstheme="minorHAnsi"/>
                </w:rPr>
                <w:t>.</w:t>
              </w:r>
            </w:ins>
          </w:p>
          <w:p w14:paraId="180FB7CA" w14:textId="3158A826" w:rsidR="002C39FF" w:rsidRPr="00955206" w:rsidRDefault="002C39FF" w:rsidP="007D4363">
            <w:pPr>
              <w:shd w:val="clear" w:color="auto" w:fill="FBE4D5" w:themeFill="accent2" w:themeFillTint="33"/>
              <w:tabs>
                <w:tab w:val="left" w:pos="273"/>
              </w:tabs>
              <w:spacing w:line="276" w:lineRule="auto"/>
              <w:rPr>
                <w:rFonts w:cstheme="minorHAnsi"/>
              </w:rPr>
            </w:pPr>
          </w:p>
          <w:p w14:paraId="75EF285F" w14:textId="282223E5" w:rsidR="002C39FF" w:rsidRPr="00955206" w:rsidRDefault="00A24EE4" w:rsidP="00955206">
            <w:pPr>
              <w:shd w:val="clear" w:color="auto" w:fill="FBE4D5" w:themeFill="accent2" w:themeFillTint="33"/>
              <w:tabs>
                <w:tab w:val="left" w:pos="273"/>
              </w:tabs>
              <w:spacing w:line="276" w:lineRule="auto"/>
              <w:rPr>
                <w:rFonts w:cstheme="minorHAnsi"/>
              </w:rPr>
            </w:pPr>
            <w:r w:rsidRPr="00955206">
              <w:rPr>
                <w:rFonts w:cstheme="minorHAnsi"/>
                <w:b/>
                <w:bCs/>
              </w:rPr>
              <w:t>Sek. I</w:t>
            </w:r>
            <w:r w:rsidR="002C39FF" w:rsidRPr="00955206">
              <w:rPr>
                <w:rFonts w:cstheme="minorHAnsi"/>
                <w:b/>
                <w:bCs/>
              </w:rPr>
              <w:t xml:space="preserve">I </w:t>
            </w:r>
          </w:p>
          <w:p w14:paraId="7C300118" w14:textId="503A9F13"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ins w:id="763" w:author="Fabienne Schmaus" w:date="2026-05-04T10:59:00Z" w16du:dateUtc="2026-05-04T08:59:00Z">
              <w:r w:rsidR="00F615E4">
                <w:rPr>
                  <w:rFonts w:cstheme="minorHAnsi"/>
                </w:rPr>
                <w:t>z</w:t>
              </w:r>
            </w:ins>
            <w:del w:id="764" w:author="Fabienne Schmaus" w:date="2026-05-04T10:59:00Z" w16du:dateUtc="2026-05-04T08:59:00Z">
              <w:r w:rsidR="00955206" w:rsidRPr="00955206" w:rsidDel="00F615E4">
                <w:rPr>
                  <w:rFonts w:cstheme="minorHAnsi"/>
                </w:rPr>
                <w:delText>Z</w:delText>
              </w:r>
            </w:del>
            <w:r w:rsidR="00955206" w:rsidRPr="00955206">
              <w:rPr>
                <w:rFonts w:cstheme="minorHAnsi"/>
              </w:rPr>
              <w:t xml:space="preserve">usätzlich: Psychologische Konzepte </w:t>
            </w:r>
            <w:commentRangeStart w:id="765"/>
            <w:commentRangeStart w:id="766"/>
            <w:r w:rsidR="00955206" w:rsidRPr="00955206">
              <w:rPr>
                <w:rFonts w:cstheme="minorHAnsi"/>
              </w:rPr>
              <w:t xml:space="preserve">benennen </w:t>
            </w:r>
            <w:commentRangeEnd w:id="765"/>
            <w:r w:rsidR="00C548EF" w:rsidRPr="00955206">
              <w:rPr>
                <w:rStyle w:val="Kommentarzeichen"/>
                <w:rFonts w:cstheme="minorHAnsi"/>
                <w:sz w:val="22"/>
                <w:szCs w:val="22"/>
              </w:rPr>
              <w:commentReference w:id="765"/>
            </w:r>
            <w:commentRangeEnd w:id="766"/>
            <w:r w:rsidR="00A71B33" w:rsidRPr="00955206">
              <w:rPr>
                <w:rStyle w:val="Kommentarzeichen"/>
                <w:rFonts w:cstheme="minorHAnsi"/>
                <w:sz w:val="22"/>
                <w:szCs w:val="22"/>
              </w:rPr>
              <w:commentReference w:id="766"/>
            </w:r>
            <w:r w:rsidR="00955206" w:rsidRPr="00955206">
              <w:rPr>
                <w:rFonts w:cstheme="minorHAnsi"/>
              </w:rPr>
              <w:t>und anwenden</w:t>
            </w:r>
            <w:ins w:id="767" w:author="Fabienne Schmaus" w:date="2026-04-30T16:38:00Z" w16du:dateUtc="2026-04-30T14:38:00Z">
              <w:r w:rsidR="009B2458">
                <w:rPr>
                  <w:rFonts w:cstheme="minorHAnsi"/>
                </w:rPr>
                <w:t>, wie</w:t>
              </w:r>
            </w:ins>
            <w:del w:id="768" w:author="Fabienne Schmaus" w:date="2026-04-30T16:38:00Z" w16du:dateUtc="2026-04-30T14:38:00Z">
              <w:r w:rsidR="00955206" w:rsidRPr="00955206" w:rsidDel="009B2458">
                <w:rPr>
                  <w:rFonts w:cstheme="minorHAnsi"/>
                </w:rPr>
                <w:delText xml:space="preserve"> – z. B.</w:delText>
              </w:r>
            </w:del>
            <w:r w:rsidR="00955206" w:rsidRPr="00955206">
              <w:rPr>
                <w:rFonts w:cstheme="minorHAnsi"/>
              </w:rPr>
              <w:t xml:space="preserve"> Impression Management, Authentizitätsparadox (je inszenierter, desto </w:t>
            </w:r>
            <w:r w:rsidR="00F0300B">
              <w:rPr>
                <w:rFonts w:cstheme="minorHAnsi"/>
              </w:rPr>
              <w:t>„</w:t>
            </w:r>
            <w:r w:rsidR="00955206" w:rsidRPr="00955206">
              <w:rPr>
                <w:rFonts w:cstheme="minorHAnsi"/>
              </w:rPr>
              <w:t>authentischer</w:t>
            </w:r>
            <w:r w:rsidR="00F0300B">
              <w:rPr>
                <w:rFonts w:cstheme="minorHAnsi"/>
              </w:rPr>
              <w:t>“</w:t>
            </w:r>
            <w:r w:rsidR="00955206" w:rsidRPr="00955206">
              <w:rPr>
                <w:rFonts w:cstheme="minorHAnsi"/>
              </w:rPr>
              <w:t xml:space="preserve"> kann es wirken)</w:t>
            </w:r>
          </w:p>
          <w:p w14:paraId="300DEACD" w14:textId="3F9E910F" w:rsidR="00955206" w:rsidRPr="000C073B" w:rsidRDefault="007021A3" w:rsidP="00955206">
            <w:pPr>
              <w:shd w:val="clear" w:color="auto" w:fill="FBE4D5" w:themeFill="accent2" w:themeFillTint="33"/>
              <w:tabs>
                <w:tab w:val="left" w:pos="273"/>
              </w:tabs>
              <w:spacing w:line="276" w:lineRule="auto"/>
              <w:rPr>
                <w:rFonts w:cstheme="minorHAnsi"/>
                <w:rPrChange w:id="769" w:author="Fabienne Schmaus" w:date="2026-04-30T16:38:00Z" w16du:dateUtc="2026-04-30T14:38:00Z">
                  <w:rPr>
                    <w:rFonts w:cstheme="minorHAnsi"/>
                    <w:color w:val="EE0000"/>
                  </w:rPr>
                </w:rPrChange>
              </w:rPr>
            </w:pPr>
            <w:r w:rsidRPr="00955206">
              <w:rPr>
                <w:rFonts w:cstheme="minorHAnsi"/>
              </w:rPr>
              <w:t xml:space="preserve">– </w:t>
            </w:r>
            <w:del w:id="770" w:author="Fabienne Schmaus" w:date="2026-05-04T10:59:00Z" w16du:dateUtc="2026-05-04T08:59:00Z">
              <w:r w:rsidR="00955206" w:rsidRPr="000C073B" w:rsidDel="00F615E4">
                <w:rPr>
                  <w:rFonts w:cstheme="minorHAnsi"/>
                </w:rPr>
                <w:delText xml:space="preserve">Gesellschaftliche </w:delText>
              </w:r>
            </w:del>
            <w:ins w:id="771" w:author="Fabienne Schmaus" w:date="2026-05-04T10:59:00Z" w16du:dateUtc="2026-05-04T08:59:00Z">
              <w:r w:rsidR="00F615E4">
                <w:rPr>
                  <w:rFonts w:cstheme="minorHAnsi"/>
                </w:rPr>
                <w:t>g</w:t>
              </w:r>
              <w:r w:rsidR="00F615E4" w:rsidRPr="000C073B">
                <w:rPr>
                  <w:rFonts w:cstheme="minorHAnsi"/>
                </w:rPr>
                <w:t xml:space="preserve">esellschaftliche </w:t>
              </w:r>
            </w:ins>
            <w:r w:rsidR="00955206" w:rsidRPr="000C073B">
              <w:rPr>
                <w:rFonts w:cstheme="minorHAnsi"/>
              </w:rPr>
              <w:t xml:space="preserve">Dimension: </w:t>
            </w:r>
            <w:r w:rsidR="00F0300B" w:rsidRPr="000C073B">
              <w:rPr>
                <w:rFonts w:cstheme="minorHAnsi"/>
                <w:rPrChange w:id="772" w:author="Fabienne Schmaus" w:date="2026-04-30T16:38:00Z" w16du:dateUtc="2026-04-30T14:38:00Z">
                  <w:rPr>
                    <w:rFonts w:cstheme="minorHAnsi"/>
                    <w:i/>
                    <w:iCs/>
                  </w:rPr>
                </w:rPrChange>
              </w:rPr>
              <w:t>„</w:t>
            </w:r>
            <w:r w:rsidR="00955206" w:rsidRPr="000C073B">
              <w:rPr>
                <w:rFonts w:cstheme="minorHAnsi"/>
                <w:rPrChange w:id="773" w:author="Fabienne Schmaus" w:date="2026-04-30T16:38:00Z" w16du:dateUtc="2026-04-30T14:38:00Z">
                  <w:rPr>
                    <w:rFonts w:cstheme="minorHAnsi"/>
                    <w:i/>
                    <w:iCs/>
                  </w:rPr>
                </w:rPrChange>
              </w:rPr>
              <w:t>Welche Strategie ‚belohnt' der Algorithmus? Was macht das mit uns</w:t>
            </w:r>
            <w:r w:rsidR="00955206" w:rsidRPr="000C073B">
              <w:rPr>
                <w:rFonts w:cstheme="minorHAnsi"/>
                <w:rPrChange w:id="774" w:author="Fabienne Schmaus" w:date="2026-04-30T16:38:00Z" w16du:dateUtc="2026-04-30T14:38:00Z">
                  <w:rPr>
                    <w:rFonts w:cstheme="minorHAnsi"/>
                    <w:i/>
                    <w:iCs/>
                    <w:color w:val="000000" w:themeColor="text1"/>
                  </w:rPr>
                </w:rPrChange>
              </w:rPr>
              <w:t>?</w:t>
            </w:r>
            <w:r w:rsidR="00F0300B" w:rsidRPr="000C073B">
              <w:rPr>
                <w:rFonts w:cstheme="minorHAnsi"/>
                <w:rPrChange w:id="775" w:author="Fabienne Schmaus" w:date="2026-04-30T16:38:00Z" w16du:dateUtc="2026-04-30T14:38:00Z">
                  <w:rPr>
                    <w:rFonts w:cstheme="minorHAnsi"/>
                    <w:i/>
                    <w:iCs/>
                    <w:color w:val="000000" w:themeColor="text1"/>
                  </w:rPr>
                </w:rPrChange>
              </w:rPr>
              <w:t>“</w:t>
            </w:r>
            <w:r w:rsidR="00955206" w:rsidRPr="000C073B">
              <w:rPr>
                <w:rFonts w:cstheme="minorHAnsi"/>
                <w:rPrChange w:id="776" w:author="Fabienne Schmaus" w:date="2026-04-30T16:38:00Z" w16du:dateUtc="2026-04-30T14:38:00Z">
                  <w:rPr>
                    <w:rFonts w:cstheme="minorHAnsi"/>
                    <w:color w:val="000000" w:themeColor="text1"/>
                  </w:rPr>
                </w:rPrChange>
              </w:rPr>
              <w:t xml:space="preserve"> (siehe </w:t>
            </w:r>
            <w:commentRangeStart w:id="777"/>
            <w:del w:id="778" w:author="Fabienne Schmaus" w:date="2026-04-30T17:01:00Z" w16du:dateUtc="2026-04-30T15:01:00Z">
              <w:r w:rsidR="00955206" w:rsidRPr="000C073B" w:rsidDel="00F05765">
                <w:rPr>
                  <w:rFonts w:cstheme="minorHAnsi"/>
                  <w:rPrChange w:id="779" w:author="Fabienne Schmaus" w:date="2026-04-30T16:38:00Z" w16du:dateUtc="2026-04-30T14:38:00Z">
                    <w:rPr>
                      <w:rFonts w:cstheme="minorHAnsi"/>
                      <w:color w:val="000000" w:themeColor="text1"/>
                    </w:rPr>
                  </w:rPrChange>
                </w:rPr>
                <w:delText xml:space="preserve">AB </w:delText>
              </w:r>
            </w:del>
            <w:ins w:id="780" w:author="Fabienne Schmaus" w:date="2026-04-30T17:01:00Z" w16du:dateUtc="2026-04-30T15:01:00Z">
              <w:r w:rsidR="00F05765" w:rsidRPr="000C073B">
                <w:rPr>
                  <w:rFonts w:cstheme="minorHAnsi"/>
                  <w:rPrChange w:id="781" w:author="Fabienne Schmaus" w:date="2026-04-30T16:38:00Z" w16du:dateUtc="2026-04-30T14:38:00Z">
                    <w:rPr>
                      <w:rFonts w:cstheme="minorHAnsi"/>
                      <w:color w:val="000000" w:themeColor="text1"/>
                    </w:rPr>
                  </w:rPrChange>
                </w:rPr>
                <w:t>A</w:t>
              </w:r>
              <w:r w:rsidR="00F05765">
                <w:rPr>
                  <w:rFonts w:cstheme="minorHAnsi"/>
                </w:rPr>
                <w:t>rbeitsblatt</w:t>
              </w:r>
              <w:r w:rsidR="00F05765" w:rsidRPr="000C073B">
                <w:rPr>
                  <w:rFonts w:cstheme="minorHAnsi"/>
                  <w:rPrChange w:id="782" w:author="Fabienne Schmaus" w:date="2026-04-30T16:38:00Z" w16du:dateUtc="2026-04-30T14:38:00Z">
                    <w:rPr>
                      <w:rFonts w:cstheme="minorHAnsi"/>
                      <w:color w:val="000000" w:themeColor="text1"/>
                    </w:rPr>
                  </w:rPrChange>
                </w:rPr>
                <w:t xml:space="preserve"> </w:t>
              </w:r>
            </w:ins>
            <w:r w:rsidR="00955206" w:rsidRPr="000C073B">
              <w:rPr>
                <w:rFonts w:cstheme="minorHAnsi"/>
                <w:rPrChange w:id="783" w:author="Fabienne Schmaus" w:date="2026-04-30T16:38:00Z" w16du:dateUtc="2026-04-30T14:38:00Z">
                  <w:rPr>
                    <w:rFonts w:cstheme="minorHAnsi"/>
                    <w:color w:val="000000" w:themeColor="text1"/>
                  </w:rPr>
                </w:rPrChange>
              </w:rPr>
              <w:t>2, Frage 9</w:t>
            </w:r>
            <w:commentRangeEnd w:id="777"/>
            <w:r w:rsidR="00201834" w:rsidRPr="000C073B">
              <w:rPr>
                <w:rStyle w:val="Kommentarzeichen"/>
                <w:rFonts w:cstheme="minorHAnsi"/>
                <w:sz w:val="22"/>
                <w:szCs w:val="22"/>
                <w:rPrChange w:id="784" w:author="Fabienne Schmaus" w:date="2026-04-30T16:38:00Z" w16du:dateUtc="2026-04-30T14:38:00Z">
                  <w:rPr>
                    <w:rStyle w:val="Kommentarzeichen"/>
                    <w:rFonts w:cstheme="minorHAnsi"/>
                    <w:color w:val="000000" w:themeColor="text1"/>
                    <w:sz w:val="22"/>
                    <w:szCs w:val="22"/>
                  </w:rPr>
                </w:rPrChange>
              </w:rPr>
              <w:commentReference w:id="777"/>
            </w:r>
            <w:r w:rsidR="00955206" w:rsidRPr="000C073B">
              <w:rPr>
                <w:rFonts w:cstheme="minorHAnsi"/>
                <w:rPrChange w:id="785" w:author="Fabienne Schmaus" w:date="2026-04-30T16:38:00Z" w16du:dateUtc="2026-04-30T14:38:00Z">
                  <w:rPr>
                    <w:rFonts w:cstheme="minorHAnsi"/>
                    <w:color w:val="000000" w:themeColor="text1"/>
                  </w:rPr>
                </w:rPrChange>
              </w:rPr>
              <w:t>)</w:t>
            </w:r>
          </w:p>
          <w:p w14:paraId="065D61CA" w14:textId="6168F285" w:rsidR="00955206" w:rsidRPr="00955206"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Gegenmodell BeReal: Plattformdesign, das Inszenierung strukturell erschwert (zufälliges Timing, kein Re-Shot, Dual-Camera) → Impuls: </w:t>
            </w:r>
            <w:r w:rsidR="00F0300B">
              <w:rPr>
                <w:rFonts w:cstheme="minorHAnsi"/>
              </w:rPr>
              <w:t>„</w:t>
            </w:r>
            <w:r w:rsidR="00955206" w:rsidRPr="00955206">
              <w:rPr>
                <w:rFonts w:cstheme="minorHAnsi"/>
              </w:rPr>
              <w:t>Was sagt das Design einer Plattform über ihre Haltung zu Authentizität?</w:t>
            </w:r>
            <w:r w:rsidR="00F0300B">
              <w:rPr>
                <w:rFonts w:cstheme="minorHAnsi"/>
              </w:rPr>
              <w:t>“</w:t>
            </w:r>
          </w:p>
          <w:p w14:paraId="595E6FEA" w14:textId="24025082" w:rsidR="002C39FF" w:rsidRPr="007308CE" w:rsidRDefault="007021A3" w:rsidP="007D4363">
            <w:pPr>
              <w:shd w:val="clear" w:color="auto" w:fill="FBE4D5" w:themeFill="accent2" w:themeFillTint="33"/>
              <w:tabs>
                <w:tab w:val="left" w:pos="273"/>
              </w:tabs>
              <w:spacing w:line="276" w:lineRule="auto"/>
              <w:rPr>
                <w:rFonts w:cstheme="minorHAnsi"/>
              </w:rPr>
            </w:pPr>
            <w:r w:rsidRPr="007308CE">
              <w:rPr>
                <w:rFonts w:cstheme="minorHAnsi"/>
              </w:rPr>
              <w:t xml:space="preserve">– </w:t>
            </w:r>
            <w:r w:rsidR="002C39FF" w:rsidRPr="007308CE">
              <w:rPr>
                <w:rFonts w:cstheme="minorHAnsi"/>
              </w:rPr>
              <w:t>Zusatzfrage</w:t>
            </w:r>
            <w:r w:rsidR="00444CC1" w:rsidRPr="007308CE">
              <w:rPr>
                <w:rFonts w:cstheme="minorHAnsi"/>
              </w:rPr>
              <w:t>n an die Lernenden</w:t>
            </w:r>
            <w:r w:rsidR="002C39FF" w:rsidRPr="007308CE">
              <w:rPr>
                <w:rFonts w:cstheme="minorHAnsi"/>
              </w:rPr>
              <w:t xml:space="preserve">: </w:t>
            </w:r>
            <w:r w:rsidR="00F0300B">
              <w:rPr>
                <w:rFonts w:cstheme="minorHAnsi"/>
              </w:rPr>
              <w:t>„</w:t>
            </w:r>
            <w:r w:rsidR="002C39FF" w:rsidRPr="007308CE">
              <w:rPr>
                <w:rFonts w:cstheme="minorHAnsi"/>
              </w:rPr>
              <w:t xml:space="preserve">Welche gesellschaftlichen Bedingungen führen dazu, dass Menschen </w:t>
            </w:r>
            <w:r w:rsidR="006E0671" w:rsidRPr="007308CE">
              <w:rPr>
                <w:rFonts w:cstheme="minorHAnsi"/>
              </w:rPr>
              <w:t xml:space="preserve">die </w:t>
            </w:r>
            <w:r w:rsidR="002C39FF" w:rsidRPr="007308CE">
              <w:rPr>
                <w:rFonts w:cstheme="minorHAnsi"/>
              </w:rPr>
              <w:t>KI als Beziehungsersatz nutzen</w:t>
            </w:r>
            <w:r w:rsidR="0087531C" w:rsidRPr="007308CE">
              <w:rPr>
                <w:rFonts w:cstheme="minorHAnsi"/>
              </w:rPr>
              <w:t>?</w:t>
            </w:r>
            <w:r w:rsidR="00F0300B">
              <w:rPr>
                <w:rFonts w:cstheme="minorHAnsi"/>
              </w:rPr>
              <w:t>“</w:t>
            </w:r>
            <w:r w:rsidR="0087531C" w:rsidRPr="007308CE">
              <w:rPr>
                <w:rFonts w:cstheme="minorHAnsi"/>
              </w:rPr>
              <w:t xml:space="preserve"> </w:t>
            </w:r>
            <w:r w:rsidR="002C39FF" w:rsidRPr="007308CE">
              <w:rPr>
                <w:rFonts w:cstheme="minorHAnsi"/>
              </w:rPr>
              <w:t>(Einsamkeitsepidemie, Zeitdruck)</w:t>
            </w:r>
          </w:p>
          <w:p w14:paraId="659B03D2" w14:textId="2B19135D" w:rsidR="00955206" w:rsidRPr="007308CE" w:rsidRDefault="00955206" w:rsidP="00955206">
            <w:pPr>
              <w:shd w:val="clear" w:color="auto" w:fill="FBE4D5" w:themeFill="accent2" w:themeFillTint="33"/>
              <w:tabs>
                <w:tab w:val="left" w:pos="273"/>
              </w:tabs>
              <w:spacing w:line="276" w:lineRule="auto"/>
              <w:rPr>
                <w:rFonts w:cstheme="minorHAnsi"/>
              </w:rPr>
            </w:pPr>
            <w:r w:rsidRPr="007308CE">
              <w:rPr>
                <w:rFonts w:cstheme="minorHAnsi"/>
              </w:rPr>
              <w:t xml:space="preserve">– </w:t>
            </w:r>
            <w:r w:rsidRPr="00955206">
              <w:rPr>
                <w:rFonts w:cstheme="minorHAnsi"/>
              </w:rPr>
              <w:t>Welche dieser drei Strategien nutzen professionelle Influencer</w:t>
            </w:r>
            <w:del w:id="786" w:author="Fabienne Schmaus" w:date="2026-04-30T16:27:00Z" w16du:dateUtc="2026-04-30T14:27:00Z">
              <w:r w:rsidRPr="00955206" w:rsidDel="00F0300B">
                <w:rPr>
                  <w:rFonts w:cstheme="minorHAnsi"/>
                </w:rPr>
                <w:delText>:</w:delText>
              </w:r>
            </w:del>
            <w:r w:rsidRPr="00955206">
              <w:rPr>
                <w:rFonts w:cstheme="minorHAnsi"/>
              </w:rPr>
              <w:t xml:space="preserve">innen </w:t>
            </w:r>
            <w:ins w:id="787" w:author="Fabienne Schmaus" w:date="2026-04-30T16:28:00Z" w16du:dateUtc="2026-04-30T14:28:00Z">
              <w:r w:rsidR="00F0300B">
                <w:rPr>
                  <w:rFonts w:cstheme="minorHAnsi"/>
                </w:rPr>
                <w:t xml:space="preserve">und Influencer </w:t>
              </w:r>
            </w:ins>
            <w:r w:rsidRPr="00955206">
              <w:rPr>
                <w:rFonts w:cstheme="minorHAnsi"/>
              </w:rPr>
              <w:t>– und warum?</w:t>
            </w:r>
          </w:p>
          <w:p w14:paraId="0A0D77F9" w14:textId="0067FBCF" w:rsidR="00955206" w:rsidRPr="00955206" w:rsidRDefault="00955206" w:rsidP="00955206">
            <w:pPr>
              <w:shd w:val="clear" w:color="auto" w:fill="FBE4D5" w:themeFill="accent2" w:themeFillTint="33"/>
              <w:tabs>
                <w:tab w:val="left" w:pos="273"/>
              </w:tabs>
              <w:spacing w:line="276" w:lineRule="auto"/>
              <w:rPr>
                <w:rFonts w:cstheme="minorHAnsi"/>
              </w:rPr>
            </w:pPr>
            <w:r w:rsidRPr="007308CE">
              <w:rPr>
                <w:rFonts w:cstheme="minorHAnsi"/>
              </w:rPr>
              <w:t xml:space="preserve">– </w:t>
            </w:r>
            <w:del w:id="788" w:author="Fabienne Schmaus" w:date="2026-05-04T10:59:00Z" w16du:dateUtc="2026-05-04T08:59:00Z">
              <w:r w:rsidRPr="00955206" w:rsidDel="00F615E4">
                <w:rPr>
                  <w:rFonts w:cstheme="minorHAnsi"/>
                </w:rPr>
                <w:delText xml:space="preserve">Ethische </w:delText>
              </w:r>
            </w:del>
            <w:ins w:id="789" w:author="Fabienne Schmaus" w:date="2026-05-04T10:59:00Z" w16du:dateUtc="2026-05-04T08:59:00Z">
              <w:r w:rsidR="00F615E4">
                <w:rPr>
                  <w:rFonts w:cstheme="minorHAnsi"/>
                </w:rPr>
                <w:t>e</w:t>
              </w:r>
              <w:r w:rsidR="00F615E4" w:rsidRPr="00955206">
                <w:rPr>
                  <w:rFonts w:cstheme="minorHAnsi"/>
                </w:rPr>
                <w:t xml:space="preserve">thische </w:t>
              </w:r>
            </w:ins>
            <w:r w:rsidRPr="00955206">
              <w:rPr>
                <w:rFonts w:cstheme="minorHAnsi"/>
              </w:rPr>
              <w:t>Reflexion: Ist Selbstinszenierung unehrlich? Wo ist die Grenze?</w:t>
            </w:r>
          </w:p>
          <w:p w14:paraId="625DB09B" w14:textId="10509DCA" w:rsidR="002C39FF" w:rsidRPr="007204FD" w:rsidDel="007204FD" w:rsidRDefault="002C39FF" w:rsidP="00F07C29">
            <w:pPr>
              <w:tabs>
                <w:tab w:val="left" w:pos="273"/>
              </w:tabs>
              <w:spacing w:line="276" w:lineRule="auto"/>
              <w:rPr>
                <w:del w:id="790" w:author="Fabienne Schmaus" w:date="2026-04-30T17:04:00Z" w16du:dateUtc="2026-04-30T15:04:00Z"/>
                <w:rFonts w:cstheme="minorHAnsi"/>
                <w:rPrChange w:id="791" w:author="Fabienne Schmaus" w:date="2026-04-30T17:04:00Z" w16du:dateUtc="2026-04-30T15:04:00Z">
                  <w:rPr>
                    <w:del w:id="792" w:author="Fabienne Schmaus" w:date="2026-04-30T17:04:00Z" w16du:dateUtc="2026-04-30T15:04:00Z"/>
                    <w:rFonts w:cstheme="minorHAnsi"/>
                    <w:color w:val="EE0000"/>
                  </w:rPr>
                </w:rPrChange>
              </w:rPr>
            </w:pPr>
          </w:p>
          <w:p w14:paraId="23B868F9" w14:textId="7FC20C92" w:rsidR="002C39FF" w:rsidRPr="007204FD" w:rsidDel="007204FD" w:rsidRDefault="002C39FF" w:rsidP="00F07C29">
            <w:pPr>
              <w:tabs>
                <w:tab w:val="left" w:pos="273"/>
              </w:tabs>
              <w:spacing w:line="276" w:lineRule="auto"/>
              <w:rPr>
                <w:del w:id="793" w:author="Fabienne Schmaus" w:date="2026-04-30T17:04:00Z" w16du:dateUtc="2026-04-30T15:04:00Z"/>
                <w:rFonts w:cstheme="minorHAnsi"/>
                <w:rPrChange w:id="794" w:author="Fabienne Schmaus" w:date="2026-04-30T17:04:00Z" w16du:dateUtc="2026-04-30T15:04:00Z">
                  <w:rPr>
                    <w:del w:id="795" w:author="Fabienne Schmaus" w:date="2026-04-30T17:04:00Z" w16du:dateUtc="2026-04-30T15:04:00Z"/>
                    <w:rFonts w:cstheme="minorHAnsi"/>
                    <w:color w:val="EE0000"/>
                  </w:rPr>
                </w:rPrChange>
              </w:rPr>
            </w:pPr>
          </w:p>
          <w:p w14:paraId="5E6A32F0" w14:textId="2900950D" w:rsidR="003F1E39" w:rsidRPr="007204FD" w:rsidDel="007204FD" w:rsidRDefault="003F1E39" w:rsidP="00F07C29">
            <w:pPr>
              <w:tabs>
                <w:tab w:val="left" w:pos="273"/>
              </w:tabs>
              <w:spacing w:line="276" w:lineRule="auto"/>
              <w:rPr>
                <w:del w:id="796" w:author="Fabienne Schmaus" w:date="2026-04-30T17:04:00Z" w16du:dateUtc="2026-04-30T15:04:00Z"/>
                <w:rFonts w:cstheme="minorHAnsi"/>
                <w:rPrChange w:id="797" w:author="Fabienne Schmaus" w:date="2026-04-30T17:04:00Z" w16du:dateUtc="2026-04-30T15:04:00Z">
                  <w:rPr>
                    <w:del w:id="798" w:author="Fabienne Schmaus" w:date="2026-04-30T17:04:00Z" w16du:dateUtc="2026-04-30T15:04:00Z"/>
                    <w:rFonts w:cstheme="minorHAnsi"/>
                    <w:color w:val="EE0000"/>
                  </w:rPr>
                </w:rPrChange>
              </w:rPr>
            </w:pPr>
            <w:del w:id="799" w:author="Fabienne Schmaus" w:date="2026-04-30T17:04:00Z" w16du:dateUtc="2026-04-30T15:04:00Z">
              <w:r w:rsidRPr="007204FD" w:rsidDel="007204FD">
                <w:rPr>
                  <w:rFonts w:cstheme="minorHAnsi"/>
                  <w:highlight w:val="yellow"/>
                  <w:rPrChange w:id="800" w:author="Fabienne Schmaus" w:date="2026-04-30T17:04:00Z" w16du:dateUtc="2026-04-30T15:04:00Z">
                    <w:rPr>
                      <w:rFonts w:cstheme="minorHAnsi"/>
                      <w:color w:val="EE0000"/>
                      <w:highlight w:val="yellow"/>
                    </w:rPr>
                  </w:rPrChange>
                </w:rPr>
                <w:delText>((Seite 10))</w:delText>
              </w:r>
            </w:del>
          </w:p>
          <w:p w14:paraId="6588A03E" w14:textId="1662D1C4" w:rsidR="002C39FF" w:rsidRPr="007204FD" w:rsidDel="007204FD" w:rsidRDefault="002C39FF" w:rsidP="00F07C29">
            <w:pPr>
              <w:tabs>
                <w:tab w:val="left" w:pos="273"/>
              </w:tabs>
              <w:spacing w:line="276" w:lineRule="auto"/>
              <w:rPr>
                <w:del w:id="801" w:author="Fabienne Schmaus" w:date="2026-04-30T17:04:00Z" w16du:dateUtc="2026-04-30T15:04:00Z"/>
                <w:rFonts w:cstheme="minorHAnsi"/>
                <w:rPrChange w:id="802" w:author="Fabienne Schmaus" w:date="2026-04-30T17:04:00Z" w16du:dateUtc="2026-04-30T15:04:00Z">
                  <w:rPr>
                    <w:del w:id="803" w:author="Fabienne Schmaus" w:date="2026-04-30T17:04:00Z" w16du:dateUtc="2026-04-30T15:04:00Z"/>
                    <w:rFonts w:cstheme="minorHAnsi"/>
                    <w:color w:val="EE0000"/>
                  </w:rPr>
                </w:rPrChange>
              </w:rPr>
            </w:pPr>
          </w:p>
          <w:p w14:paraId="3148ED80" w14:textId="77777777" w:rsidR="007204FD" w:rsidRPr="007204FD" w:rsidRDefault="007204FD" w:rsidP="00F07C29">
            <w:pPr>
              <w:tabs>
                <w:tab w:val="left" w:pos="273"/>
              </w:tabs>
              <w:spacing w:line="276" w:lineRule="auto"/>
              <w:rPr>
                <w:ins w:id="804" w:author="Fabienne Schmaus" w:date="2026-04-30T17:04:00Z" w16du:dateUtc="2026-04-30T15:04:00Z"/>
                <w:rFonts w:cstheme="minorHAnsi"/>
                <w:rPrChange w:id="805" w:author="Fabienne Schmaus" w:date="2026-04-30T17:04:00Z" w16du:dateUtc="2026-04-30T15:04:00Z">
                  <w:rPr>
                    <w:ins w:id="806" w:author="Fabienne Schmaus" w:date="2026-04-30T17:04:00Z" w16du:dateUtc="2026-04-30T15:04:00Z"/>
                    <w:rFonts w:cstheme="minorHAnsi"/>
                    <w:color w:val="EE0000"/>
                  </w:rPr>
                </w:rPrChange>
              </w:rPr>
            </w:pPr>
          </w:p>
          <w:p w14:paraId="621EBE65" w14:textId="68160EF6" w:rsidR="00F350DF" w:rsidRPr="007204FD" w:rsidRDefault="00F350DF" w:rsidP="00F07C29">
            <w:pPr>
              <w:tabs>
                <w:tab w:val="left" w:pos="273"/>
              </w:tabs>
              <w:spacing w:line="276" w:lineRule="auto"/>
              <w:rPr>
                <w:rFonts w:cstheme="minorHAnsi"/>
                <w:b/>
                <w:bCs/>
                <w:rPrChange w:id="807" w:author="Fabienne Schmaus" w:date="2026-04-30T17:04:00Z" w16du:dateUtc="2026-04-30T15:04:00Z">
                  <w:rPr>
                    <w:rFonts w:cstheme="minorHAnsi"/>
                  </w:rPr>
                </w:rPrChange>
              </w:rPr>
            </w:pPr>
            <w:r w:rsidRPr="007204FD">
              <w:rPr>
                <w:rFonts w:cstheme="minorHAnsi"/>
                <w:b/>
                <w:bCs/>
                <w:rPrChange w:id="808" w:author="Fabienne Schmaus" w:date="2026-04-30T17:04:00Z" w16du:dateUtc="2026-04-30T15:04:00Z">
                  <w:rPr>
                    <w:rFonts w:cstheme="minorHAnsi"/>
                  </w:rPr>
                </w:rPrChange>
              </w:rPr>
              <w:t>Lösungsvorschläge für Profilanalysen aus der Gruppenarbeit</w:t>
            </w:r>
          </w:p>
          <w:p w14:paraId="79F30B72" w14:textId="568810EC" w:rsidR="00E03A0B" w:rsidRPr="00E03A0B" w:rsidDel="007204FD" w:rsidRDefault="00E03A0B" w:rsidP="00F07C29">
            <w:pPr>
              <w:tabs>
                <w:tab w:val="left" w:pos="273"/>
              </w:tabs>
              <w:spacing w:line="276" w:lineRule="auto"/>
              <w:rPr>
                <w:del w:id="809" w:author="Fabienne Schmaus" w:date="2026-04-30T17:04:00Z" w16du:dateUtc="2026-04-30T15:04:00Z"/>
                <w:rFonts w:cstheme="minorHAnsi"/>
              </w:rPr>
            </w:pPr>
          </w:p>
          <w:p w14:paraId="46296B06" w14:textId="45CF4C45"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Perfekte</w:t>
            </w:r>
            <w:r>
              <w:rPr>
                <w:rFonts w:cstheme="minorHAnsi"/>
                <w:b/>
                <w:bCs/>
              </w:rPr>
              <w:t>“</w:t>
            </w:r>
            <w:r w:rsidR="00E03A0B" w:rsidRPr="007308CE">
              <w:rPr>
                <w:rFonts w:cstheme="minorHAnsi"/>
                <w:b/>
                <w:bCs/>
              </w:rPr>
              <w:t>:</w:t>
            </w:r>
          </w:p>
          <w:p w14:paraId="3DFB90DC" w14:textId="33D782F8" w:rsidR="00E03A0B" w:rsidRPr="007204FD" w:rsidRDefault="00E03A0B" w:rsidP="00E03A0B">
            <w:pPr>
              <w:tabs>
                <w:tab w:val="left" w:pos="273"/>
              </w:tabs>
              <w:spacing w:line="276" w:lineRule="auto"/>
              <w:rPr>
                <w:rFonts w:cstheme="minorHAnsi"/>
                <w:b/>
                <w:bCs/>
                <w:rPrChange w:id="810" w:author="Fabienne Schmaus" w:date="2026-04-30T17:04:00Z" w16du:dateUtc="2026-04-30T15:04:00Z">
                  <w:rPr>
                    <w:rFonts w:cstheme="minorHAnsi"/>
                  </w:rPr>
                </w:rPrChange>
              </w:rPr>
            </w:pPr>
            <w:r w:rsidRPr="007204FD">
              <w:rPr>
                <w:rFonts w:cstheme="minorHAnsi"/>
                <w:b/>
                <w:bCs/>
                <w:rPrChange w:id="811" w:author="Fabienne Schmaus" w:date="2026-04-30T17:04:00Z" w16du:dateUtc="2026-04-30T15:04:00Z">
                  <w:rPr>
                    <w:rFonts w:cstheme="minorHAnsi"/>
                    <w:i/>
                    <w:iCs/>
                  </w:rPr>
                </w:rPrChange>
              </w:rPr>
              <w:t>Sek</w:t>
            </w:r>
            <w:ins w:id="812" w:author="Fabienne Schmaus" w:date="2026-04-30T16:16:00Z" w16du:dateUtc="2026-04-30T14:16:00Z">
              <w:r w:rsidR="00C921C2" w:rsidRPr="007204FD">
                <w:rPr>
                  <w:rFonts w:cstheme="minorHAnsi"/>
                  <w:b/>
                  <w:bCs/>
                  <w:rPrChange w:id="813" w:author="Fabienne Schmaus" w:date="2026-04-30T17:04:00Z" w16du:dateUtc="2026-04-30T15:04:00Z">
                    <w:rPr>
                      <w:rFonts w:cstheme="minorHAnsi"/>
                      <w:i/>
                      <w:iCs/>
                    </w:rPr>
                  </w:rPrChange>
                </w:rPr>
                <w:t>.</w:t>
              </w:r>
            </w:ins>
            <w:r w:rsidRPr="007204FD">
              <w:rPr>
                <w:rFonts w:cstheme="minorHAnsi"/>
                <w:b/>
                <w:bCs/>
                <w:rPrChange w:id="814" w:author="Fabienne Schmaus" w:date="2026-04-30T17:04:00Z" w16du:dateUtc="2026-04-30T15:04:00Z">
                  <w:rPr>
                    <w:rFonts w:cstheme="minorHAnsi"/>
                    <w:i/>
                    <w:iCs/>
                  </w:rPr>
                </w:rPrChange>
              </w:rPr>
              <w:t xml:space="preserve"> I:</w:t>
            </w:r>
          </w:p>
          <w:p w14:paraId="76F10CEE" w14:textId="59F17FE5"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Immer alles perfekt</w:t>
            </w:r>
            <w:ins w:id="815" w:author="Fabienne Schmaus" w:date="2026-04-30T16:39:00Z" w16du:dateUtc="2026-04-30T14:39:00Z">
              <w:r w:rsidR="000C073B">
                <w:rPr>
                  <w:rFonts w:cstheme="minorHAnsi"/>
                </w:rPr>
                <w:t>: Er/Sie</w:t>
              </w:r>
            </w:ins>
            <w:del w:id="816" w:author="Fabienne Schmaus" w:date="2026-04-30T16:39:00Z" w16du:dateUtc="2026-04-30T14:39:00Z">
              <w:r w:rsidR="00E03A0B" w:rsidRPr="007308CE" w:rsidDel="000C073B">
                <w:rPr>
                  <w:rFonts w:cstheme="minorHAnsi"/>
                </w:rPr>
                <w:delText xml:space="preserve"> –</w:delText>
              </w:r>
            </w:del>
            <w:r w:rsidR="00E03A0B" w:rsidRPr="007308CE">
              <w:rPr>
                <w:rFonts w:cstheme="minorHAnsi"/>
              </w:rPr>
              <w:t xml:space="preserve"> wirkt ein bisschen unecht</w:t>
            </w:r>
            <w:ins w:id="817" w:author="Fabienne Schmaus" w:date="2026-04-30T16:39:00Z" w16du:dateUtc="2026-04-30T14:39:00Z">
              <w:r w:rsidR="000C073B">
                <w:rPr>
                  <w:rFonts w:cstheme="minorHAnsi"/>
                </w:rPr>
                <w:t>.</w:t>
              </w:r>
            </w:ins>
            <w:r>
              <w:rPr>
                <w:rFonts w:cstheme="minorHAnsi"/>
              </w:rPr>
              <w:t>“</w:t>
            </w:r>
          </w:p>
          <w:p w14:paraId="1889EB78" w14:textId="184836E3"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Ich würde dem vielleicht folgen, aber ich würde mich auch schlechter fühlen</w:t>
            </w:r>
            <w:ins w:id="818" w:author="Fabienne Schmaus" w:date="2026-04-30T16:39:00Z" w16du:dateUtc="2026-04-30T14:39:00Z">
              <w:r w:rsidR="000C073B">
                <w:rPr>
                  <w:rFonts w:cstheme="minorHAnsi"/>
                </w:rPr>
                <w:t>.</w:t>
              </w:r>
            </w:ins>
            <w:r>
              <w:rPr>
                <w:rFonts w:cstheme="minorHAnsi"/>
              </w:rPr>
              <w:t>“</w:t>
            </w:r>
          </w:p>
          <w:p w14:paraId="7E1B085F" w14:textId="2D0D303D"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Das ist einfach nur Marketing für sich selbst</w:t>
            </w:r>
            <w:ins w:id="819" w:author="Fabienne Schmaus" w:date="2026-04-30T16:39:00Z" w16du:dateUtc="2026-04-30T14:39:00Z">
              <w:r w:rsidR="000C073B">
                <w:rPr>
                  <w:rFonts w:cstheme="minorHAnsi"/>
                </w:rPr>
                <w:t>.</w:t>
              </w:r>
            </w:ins>
            <w:r>
              <w:rPr>
                <w:rFonts w:cstheme="minorHAnsi"/>
              </w:rPr>
              <w:t>“</w:t>
            </w:r>
          </w:p>
          <w:p w14:paraId="6E1D240A" w14:textId="370174F7" w:rsidR="00E03A0B" w:rsidRPr="007204FD" w:rsidRDefault="00E03A0B" w:rsidP="00E03A0B">
            <w:pPr>
              <w:tabs>
                <w:tab w:val="left" w:pos="273"/>
              </w:tabs>
              <w:spacing w:line="276" w:lineRule="auto"/>
              <w:rPr>
                <w:rFonts w:cstheme="minorHAnsi"/>
                <w:b/>
                <w:bCs/>
                <w:rPrChange w:id="820" w:author="Fabienne Schmaus" w:date="2026-04-30T17:05:00Z" w16du:dateUtc="2026-04-30T15:05:00Z">
                  <w:rPr>
                    <w:rFonts w:cstheme="minorHAnsi"/>
                  </w:rPr>
                </w:rPrChange>
              </w:rPr>
            </w:pPr>
            <w:r w:rsidRPr="007204FD">
              <w:rPr>
                <w:rFonts w:cstheme="minorHAnsi"/>
                <w:b/>
                <w:bCs/>
                <w:rPrChange w:id="821" w:author="Fabienne Schmaus" w:date="2026-04-30T17:05:00Z" w16du:dateUtc="2026-04-30T15:05:00Z">
                  <w:rPr>
                    <w:rFonts w:cstheme="minorHAnsi"/>
                    <w:i/>
                    <w:iCs/>
                  </w:rPr>
                </w:rPrChange>
              </w:rPr>
              <w:t>Sek</w:t>
            </w:r>
            <w:ins w:id="822" w:author="Fabienne Schmaus" w:date="2026-04-30T16:16:00Z" w16du:dateUtc="2026-04-30T14:16:00Z">
              <w:r w:rsidR="00C921C2" w:rsidRPr="007204FD">
                <w:rPr>
                  <w:rFonts w:cstheme="minorHAnsi"/>
                  <w:b/>
                  <w:bCs/>
                  <w:rPrChange w:id="823" w:author="Fabienne Schmaus" w:date="2026-04-30T17:05:00Z" w16du:dateUtc="2026-04-30T15:05:00Z">
                    <w:rPr>
                      <w:rFonts w:cstheme="minorHAnsi"/>
                      <w:i/>
                      <w:iCs/>
                    </w:rPr>
                  </w:rPrChange>
                </w:rPr>
                <w:t>.</w:t>
              </w:r>
            </w:ins>
            <w:r w:rsidRPr="007204FD">
              <w:rPr>
                <w:rFonts w:cstheme="minorHAnsi"/>
                <w:b/>
                <w:bCs/>
                <w:rPrChange w:id="824" w:author="Fabienne Schmaus" w:date="2026-04-30T17:05:00Z" w16du:dateUtc="2026-04-30T15:05:00Z">
                  <w:rPr>
                    <w:rFonts w:cstheme="minorHAnsi"/>
                    <w:i/>
                    <w:iCs/>
                  </w:rPr>
                </w:rPrChange>
              </w:rPr>
              <w:t xml:space="preserve"> II:</w:t>
            </w:r>
          </w:p>
          <w:p w14:paraId="6EFC7377" w14:textId="772E4813" w:rsidR="00E03A0B" w:rsidRPr="007308CE" w:rsidRDefault="00F0300B" w:rsidP="00DF1D6F">
            <w:pPr>
              <w:numPr>
                <w:ilvl w:val="0"/>
                <w:numId w:val="25"/>
              </w:numPr>
              <w:tabs>
                <w:tab w:val="left" w:pos="273"/>
              </w:tabs>
              <w:spacing w:line="276" w:lineRule="auto"/>
              <w:rPr>
                <w:rFonts w:cstheme="minorHAnsi"/>
              </w:rPr>
            </w:pPr>
            <w:r>
              <w:rPr>
                <w:rFonts w:cstheme="minorHAnsi"/>
              </w:rPr>
              <w:t>„</w:t>
            </w:r>
            <w:del w:id="825" w:author="Fabienne Schmaus" w:date="2026-05-04T11:00:00Z" w16du:dateUtc="2026-05-04T09:00:00Z">
              <w:r w:rsidR="00E03A0B" w:rsidRPr="007308CE" w:rsidDel="00F615E4">
                <w:rPr>
                  <w:rFonts w:cstheme="minorHAnsi"/>
                </w:rPr>
                <w:delText xml:space="preserve">Klassisches </w:delText>
              </w:r>
            </w:del>
            <w:r w:rsidR="00E03A0B" w:rsidRPr="007308CE">
              <w:rPr>
                <w:rFonts w:cstheme="minorHAnsi"/>
              </w:rPr>
              <w:t>Impression Management</w:t>
            </w:r>
            <w:ins w:id="826" w:author="Fabienne Schmaus" w:date="2026-05-04T11:00:00Z" w16du:dateUtc="2026-05-04T09:00:00Z">
              <w:r w:rsidR="00F615E4">
                <w:rPr>
                  <w:rFonts w:cstheme="minorHAnsi"/>
                </w:rPr>
                <w:t xml:space="preserve"> (klassisch)</w:t>
              </w:r>
            </w:ins>
            <w:ins w:id="827" w:author="Fabienne Schmaus" w:date="2026-04-30T16:39:00Z" w16du:dateUtc="2026-04-30T14:39:00Z">
              <w:r w:rsidR="000C073B">
                <w:rPr>
                  <w:rFonts w:cstheme="minorHAnsi"/>
                </w:rPr>
                <w:t>: Es</w:t>
              </w:r>
            </w:ins>
            <w:del w:id="828" w:author="Fabienne Schmaus" w:date="2026-04-30T16:39:00Z" w16du:dateUtc="2026-04-30T14:39:00Z">
              <w:r w:rsidR="00E03A0B" w:rsidRPr="007308CE" w:rsidDel="000C073B">
                <w:rPr>
                  <w:rFonts w:cstheme="minorHAnsi"/>
                </w:rPr>
                <w:delText xml:space="preserve"> – </w:delText>
              </w:r>
            </w:del>
            <w:ins w:id="829" w:author="Fabienne Schmaus" w:date="2026-04-30T16:39:00Z" w16du:dateUtc="2026-04-30T14:39:00Z">
              <w:r w:rsidR="000C073B">
                <w:rPr>
                  <w:rFonts w:cstheme="minorHAnsi"/>
                </w:rPr>
                <w:t xml:space="preserve"> </w:t>
              </w:r>
            </w:ins>
            <w:r w:rsidR="00E03A0B" w:rsidRPr="007308CE">
              <w:rPr>
                <w:rFonts w:cstheme="minorHAnsi"/>
              </w:rPr>
              <w:t>zeigt nur die Vorderbühne</w:t>
            </w:r>
            <w:ins w:id="830" w:author="Fabienne Schmaus" w:date="2026-04-30T16:39:00Z" w16du:dateUtc="2026-04-30T14:39:00Z">
              <w:r w:rsidR="000C073B">
                <w:rPr>
                  <w:rFonts w:cstheme="minorHAnsi"/>
                </w:rPr>
                <w:t>.</w:t>
              </w:r>
            </w:ins>
            <w:r>
              <w:rPr>
                <w:rFonts w:cstheme="minorHAnsi"/>
              </w:rPr>
              <w:t>“</w:t>
            </w:r>
          </w:p>
          <w:p w14:paraId="65E6825B" w14:textId="511D5536" w:rsidR="00E03A0B" w:rsidRPr="007308CE" w:rsidRDefault="00F0300B" w:rsidP="00DF1D6F">
            <w:pPr>
              <w:numPr>
                <w:ilvl w:val="0"/>
                <w:numId w:val="25"/>
              </w:numPr>
              <w:tabs>
                <w:tab w:val="left" w:pos="273"/>
              </w:tabs>
              <w:spacing w:line="276" w:lineRule="auto"/>
              <w:rPr>
                <w:rFonts w:cstheme="minorHAnsi"/>
              </w:rPr>
            </w:pPr>
            <w:r>
              <w:rPr>
                <w:rFonts w:cstheme="minorHAnsi"/>
              </w:rPr>
              <w:t>„</w:t>
            </w:r>
            <w:del w:id="831" w:author="Fabienne Schmaus" w:date="2026-04-30T16:39:00Z" w16du:dateUtc="2026-04-30T14:39:00Z">
              <w:r w:rsidR="00E03A0B" w:rsidRPr="007308CE" w:rsidDel="000C073B">
                <w:rPr>
                  <w:rFonts w:cstheme="minorHAnsi"/>
                </w:rPr>
                <w:delText xml:space="preserve">Schafft </w:delText>
              </w:r>
            </w:del>
            <w:ins w:id="832" w:author="Fabienne Schmaus" w:date="2026-04-30T16:39:00Z" w16du:dateUtc="2026-04-30T14:39:00Z">
              <w:r w:rsidR="000C073B">
                <w:rPr>
                  <w:rFonts w:cstheme="minorHAnsi"/>
                </w:rPr>
                <w:t>Es s</w:t>
              </w:r>
              <w:r w:rsidR="000C073B" w:rsidRPr="007308CE">
                <w:rPr>
                  <w:rFonts w:cstheme="minorHAnsi"/>
                </w:rPr>
                <w:t xml:space="preserve">chafft </w:t>
              </w:r>
            </w:ins>
            <w:r w:rsidR="00E03A0B" w:rsidRPr="007308CE">
              <w:rPr>
                <w:rFonts w:cstheme="minorHAnsi"/>
              </w:rPr>
              <w:t>Bewunderung, aber keine echte Verbindung</w:t>
            </w:r>
            <w:ins w:id="833" w:author="Fabienne Schmaus" w:date="2026-04-30T16:39:00Z" w16du:dateUtc="2026-04-30T14:39:00Z">
              <w:r w:rsidR="000C073B">
                <w:rPr>
                  <w:rFonts w:cstheme="minorHAnsi"/>
                </w:rPr>
                <w:t>.</w:t>
              </w:r>
            </w:ins>
            <w:r>
              <w:rPr>
                <w:rFonts w:cstheme="minorHAnsi"/>
              </w:rPr>
              <w:t>“</w:t>
            </w:r>
          </w:p>
          <w:p w14:paraId="5723CD13" w14:textId="58D4A46D"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Algorithmus-optimiert: Bilder mit hohem Engagement-Potenzial</w:t>
            </w:r>
            <w:ins w:id="834" w:author="Fabienne Schmaus" w:date="2026-04-30T16:39:00Z" w16du:dateUtc="2026-04-30T14:39:00Z">
              <w:r w:rsidR="000C073B">
                <w:rPr>
                  <w:rFonts w:cstheme="minorHAnsi"/>
                </w:rPr>
                <w:t>.</w:t>
              </w:r>
            </w:ins>
            <w:r>
              <w:rPr>
                <w:rFonts w:cstheme="minorHAnsi"/>
              </w:rPr>
              <w:t>“</w:t>
            </w:r>
          </w:p>
          <w:p w14:paraId="137F40F3" w14:textId="53F16E1C"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Authentische</w:t>
            </w:r>
            <w:r>
              <w:rPr>
                <w:rFonts w:cstheme="minorHAnsi"/>
                <w:b/>
                <w:bCs/>
              </w:rPr>
              <w:t>“</w:t>
            </w:r>
            <w:r w:rsidR="00E03A0B" w:rsidRPr="007308CE">
              <w:rPr>
                <w:rFonts w:cstheme="minorHAnsi"/>
                <w:b/>
                <w:bCs/>
              </w:rPr>
              <w:t>:</w:t>
            </w:r>
          </w:p>
          <w:p w14:paraId="13EB6519" w14:textId="29F37BAD"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Das fühlt sich echter an</w:t>
            </w:r>
            <w:del w:id="835" w:author="Fabienne Schmaus" w:date="2026-04-30T16:39:00Z" w16du:dateUtc="2026-04-30T14:39:00Z">
              <w:r w:rsidR="00E03A0B" w:rsidRPr="007308CE" w:rsidDel="000C073B">
                <w:rPr>
                  <w:rFonts w:cstheme="minorHAnsi"/>
                </w:rPr>
                <w:delText xml:space="preserve"> –</w:delText>
              </w:r>
            </w:del>
            <w:ins w:id="836" w:author="Fabienne Schmaus" w:date="2026-04-30T16:39:00Z" w16du:dateUtc="2026-04-30T14:39:00Z">
              <w:r w:rsidR="000C073B">
                <w:rPr>
                  <w:rFonts w:cstheme="minorHAnsi"/>
                </w:rPr>
                <w:t>,</w:t>
              </w:r>
            </w:ins>
            <w:r w:rsidR="00E03A0B" w:rsidRPr="007308CE">
              <w:rPr>
                <w:rFonts w:cstheme="minorHAnsi"/>
              </w:rPr>
              <w:t xml:space="preserve"> aber vielleicht ist das auch ein Trick</w:t>
            </w:r>
            <w:ins w:id="837" w:author="Fabienne Schmaus" w:date="2026-04-30T16:39:00Z" w16du:dateUtc="2026-04-30T14:39:00Z">
              <w:r w:rsidR="000C073B">
                <w:rPr>
                  <w:rFonts w:cstheme="minorHAnsi"/>
                </w:rPr>
                <w:t>.</w:t>
              </w:r>
            </w:ins>
            <w:r>
              <w:rPr>
                <w:rFonts w:cstheme="minorHAnsi"/>
              </w:rPr>
              <w:t>“</w:t>
            </w:r>
          </w:p>
          <w:p w14:paraId="48923A1C" w14:textId="5990F635"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Mutig, auch Schwächen zu zeigen</w:t>
            </w:r>
            <w:ins w:id="838" w:author="Fabienne Schmaus" w:date="2026-04-30T16:39:00Z" w16du:dateUtc="2026-04-30T14:39:00Z">
              <w:r w:rsidR="000C073B">
                <w:rPr>
                  <w:rFonts w:cstheme="minorHAnsi"/>
                </w:rPr>
                <w:t>.</w:t>
              </w:r>
            </w:ins>
            <w:r>
              <w:rPr>
                <w:rFonts w:cstheme="minorHAnsi"/>
              </w:rPr>
              <w:t>“</w:t>
            </w:r>
          </w:p>
          <w:p w14:paraId="2CCC2FB2" w14:textId="0BFF9552"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Paradox: Je ‚echter' das wirkt, desto mehr Likes bekommt man manchmal</w:t>
            </w:r>
            <w:ins w:id="839" w:author="Fabienne Schmaus" w:date="2026-04-30T16:39:00Z" w16du:dateUtc="2026-04-30T14:39:00Z">
              <w:r w:rsidR="000C073B">
                <w:rPr>
                  <w:rFonts w:cstheme="minorHAnsi"/>
                </w:rPr>
                <w:t>.</w:t>
              </w:r>
            </w:ins>
            <w:r>
              <w:rPr>
                <w:rFonts w:cstheme="minorHAnsi"/>
              </w:rPr>
              <w:t>“</w:t>
            </w:r>
          </w:p>
          <w:p w14:paraId="304E8C3E" w14:textId="4DAB78A9"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Kreative</w:t>
            </w:r>
            <w:r>
              <w:rPr>
                <w:rFonts w:cstheme="minorHAnsi"/>
                <w:b/>
                <w:bCs/>
              </w:rPr>
              <w:t>“</w:t>
            </w:r>
            <w:r w:rsidR="00E03A0B" w:rsidRPr="007308CE">
              <w:rPr>
                <w:rFonts w:cstheme="minorHAnsi"/>
                <w:b/>
                <w:bCs/>
              </w:rPr>
              <w:t>:</w:t>
            </w:r>
          </w:p>
          <w:p w14:paraId="5066F26D" w14:textId="2F1146D0" w:rsidR="00E03A0B" w:rsidRPr="007308CE" w:rsidRDefault="00F0300B" w:rsidP="00DF1D6F">
            <w:pPr>
              <w:numPr>
                <w:ilvl w:val="0"/>
                <w:numId w:val="25"/>
              </w:numPr>
              <w:tabs>
                <w:tab w:val="left" w:pos="273"/>
              </w:tabs>
              <w:spacing w:line="276" w:lineRule="auto"/>
              <w:rPr>
                <w:rFonts w:cstheme="minorHAnsi"/>
              </w:rPr>
            </w:pPr>
            <w:r>
              <w:rPr>
                <w:rFonts w:cstheme="minorHAnsi"/>
              </w:rPr>
              <w:t>„</w:t>
            </w:r>
            <w:del w:id="840" w:author="Fabienne Schmaus" w:date="2026-04-30T16:39:00Z" w16du:dateUtc="2026-04-30T14:39:00Z">
              <w:r w:rsidR="00E03A0B" w:rsidRPr="007308CE" w:rsidDel="000C073B">
                <w:rPr>
                  <w:rFonts w:cstheme="minorHAnsi"/>
                </w:rPr>
                <w:delText xml:space="preserve">Zeigt </w:delText>
              </w:r>
            </w:del>
            <w:ins w:id="841" w:author="Fabienne Schmaus" w:date="2026-04-30T16:39:00Z" w16du:dateUtc="2026-04-30T14:39:00Z">
              <w:r w:rsidR="000C073B">
                <w:rPr>
                  <w:rFonts w:cstheme="minorHAnsi"/>
                </w:rPr>
                <w:t>E</w:t>
              </w:r>
            </w:ins>
            <w:ins w:id="842" w:author="Fabienne Schmaus" w:date="2026-04-30T16:40:00Z" w16du:dateUtc="2026-04-30T14:40:00Z">
              <w:r w:rsidR="000C073B">
                <w:rPr>
                  <w:rFonts w:cstheme="minorHAnsi"/>
                </w:rPr>
                <w:t>s z</w:t>
              </w:r>
            </w:ins>
            <w:ins w:id="843" w:author="Fabienne Schmaus" w:date="2026-04-30T16:39:00Z" w16du:dateUtc="2026-04-30T14:39:00Z">
              <w:r w:rsidR="000C073B" w:rsidRPr="007308CE">
                <w:rPr>
                  <w:rFonts w:cstheme="minorHAnsi"/>
                </w:rPr>
                <w:t xml:space="preserve">eigt </w:t>
              </w:r>
            </w:ins>
            <w:r w:rsidR="00E03A0B" w:rsidRPr="007308CE">
              <w:rPr>
                <w:rFonts w:cstheme="minorHAnsi"/>
              </w:rPr>
              <w:t>Persönlichkeit durch Stil</w:t>
            </w:r>
            <w:ins w:id="844" w:author="Fabienne Schmaus" w:date="2026-04-30T16:40:00Z" w16du:dateUtc="2026-04-30T14:40:00Z">
              <w:r w:rsidR="000C073B">
                <w:rPr>
                  <w:rFonts w:cstheme="minorHAnsi"/>
                </w:rPr>
                <w:t>,</w:t>
              </w:r>
            </w:ins>
            <w:del w:id="845" w:author="Fabienne Schmaus" w:date="2026-04-30T16:40:00Z" w16du:dateUtc="2026-04-30T14:40:00Z">
              <w:r w:rsidR="00E03A0B" w:rsidRPr="007308CE" w:rsidDel="000C073B">
                <w:rPr>
                  <w:rFonts w:cstheme="minorHAnsi"/>
                </w:rPr>
                <w:delText xml:space="preserve"> – </w:delText>
              </w:r>
            </w:del>
            <w:ins w:id="846" w:author="Fabienne Schmaus" w:date="2026-04-30T16:40:00Z" w16du:dateUtc="2026-04-30T14:40:00Z">
              <w:r w:rsidR="000C073B">
                <w:rPr>
                  <w:rFonts w:cstheme="minorHAnsi"/>
                </w:rPr>
                <w:t xml:space="preserve"> </w:t>
              </w:r>
            </w:ins>
            <w:r w:rsidR="00E03A0B" w:rsidRPr="007308CE">
              <w:rPr>
                <w:rFonts w:cstheme="minorHAnsi"/>
              </w:rPr>
              <w:t>anders als ein Foto-Feed</w:t>
            </w:r>
            <w:ins w:id="847" w:author="Fabienne Schmaus" w:date="2026-04-30T16:40:00Z" w16du:dateUtc="2026-04-30T14:40:00Z">
              <w:r w:rsidR="000C073B">
                <w:rPr>
                  <w:rFonts w:cstheme="minorHAnsi"/>
                </w:rPr>
                <w:t>.</w:t>
              </w:r>
            </w:ins>
            <w:r>
              <w:rPr>
                <w:rFonts w:cstheme="minorHAnsi"/>
              </w:rPr>
              <w:t>“</w:t>
            </w:r>
          </w:p>
          <w:p w14:paraId="186F1984" w14:textId="17D4D92F" w:rsidR="00E03A0B" w:rsidRPr="007308CE" w:rsidRDefault="00F0300B" w:rsidP="00DF1D6F">
            <w:pPr>
              <w:numPr>
                <w:ilvl w:val="0"/>
                <w:numId w:val="25"/>
              </w:numPr>
              <w:tabs>
                <w:tab w:val="left" w:pos="273"/>
              </w:tabs>
              <w:spacing w:line="276" w:lineRule="auto"/>
              <w:rPr>
                <w:rFonts w:cstheme="minorHAnsi"/>
              </w:rPr>
            </w:pPr>
            <w:r>
              <w:rPr>
                <w:rFonts w:cstheme="minorHAnsi"/>
              </w:rPr>
              <w:lastRenderedPageBreak/>
              <w:t>„</w:t>
            </w:r>
            <w:r w:rsidR="00E03A0B" w:rsidRPr="007308CE">
              <w:rPr>
                <w:rFonts w:cstheme="minorHAnsi"/>
              </w:rPr>
              <w:t>Man sieht die Interessen, nicht das Gesicht</w:t>
            </w:r>
            <w:ins w:id="848" w:author="Fabienne Schmaus" w:date="2026-04-30T16:40:00Z" w16du:dateUtc="2026-04-30T14:40:00Z">
              <w:r w:rsidR="000C073B">
                <w:rPr>
                  <w:rFonts w:cstheme="minorHAnsi"/>
                </w:rPr>
                <w:t>.</w:t>
              </w:r>
            </w:ins>
            <w:r>
              <w:rPr>
                <w:rFonts w:cstheme="minorHAnsi"/>
              </w:rPr>
              <w:t>“</w:t>
            </w:r>
          </w:p>
          <w:p w14:paraId="79328F3A" w14:textId="085BA0C6" w:rsidR="00E03A0B" w:rsidRPr="007308CE" w:rsidRDefault="00F0300B" w:rsidP="00DF1D6F">
            <w:pPr>
              <w:numPr>
                <w:ilvl w:val="0"/>
                <w:numId w:val="25"/>
              </w:numPr>
              <w:tabs>
                <w:tab w:val="left" w:pos="273"/>
              </w:tabs>
              <w:spacing w:line="276" w:lineRule="auto"/>
              <w:rPr>
                <w:rFonts w:cstheme="minorHAnsi"/>
              </w:rPr>
            </w:pPr>
            <w:r>
              <w:rPr>
                <w:rFonts w:cstheme="minorHAnsi"/>
              </w:rPr>
              <w:t>„</w:t>
            </w:r>
            <w:r w:rsidR="00E03A0B" w:rsidRPr="007308CE">
              <w:rPr>
                <w:rFonts w:cstheme="minorHAnsi"/>
              </w:rPr>
              <w:t>Bedürfnis: Selbstausdruck, vielleicht weniger Anerkennung</w:t>
            </w:r>
            <w:ins w:id="849" w:author="Fabienne Schmaus" w:date="2026-04-30T16:40:00Z" w16du:dateUtc="2026-04-30T14:40:00Z">
              <w:r w:rsidR="000C073B">
                <w:rPr>
                  <w:rFonts w:cstheme="minorHAnsi"/>
                </w:rPr>
                <w:t>.</w:t>
              </w:r>
            </w:ins>
            <w:r>
              <w:rPr>
                <w:rFonts w:cstheme="minorHAnsi"/>
              </w:rPr>
              <w:t>“</w:t>
            </w:r>
          </w:p>
          <w:p w14:paraId="1AAF90FD" w14:textId="77777777" w:rsidR="00E03A0B" w:rsidRDefault="00E03A0B" w:rsidP="00F07C29">
            <w:pPr>
              <w:tabs>
                <w:tab w:val="left" w:pos="273"/>
              </w:tabs>
              <w:spacing w:line="276" w:lineRule="auto"/>
              <w:rPr>
                <w:rFonts w:cstheme="minorHAnsi"/>
                <w:color w:val="000000" w:themeColor="text1"/>
              </w:rPr>
            </w:pPr>
          </w:p>
          <w:p w14:paraId="76DD85A8" w14:textId="74F35822" w:rsidR="00E42B4C" w:rsidRPr="00E42B4C" w:rsidRDefault="00E42B4C" w:rsidP="00E42B4C">
            <w:pPr>
              <w:tabs>
                <w:tab w:val="left" w:pos="273"/>
              </w:tabs>
              <w:spacing w:line="276" w:lineRule="auto"/>
              <w:rPr>
                <w:rFonts w:cstheme="minorHAnsi"/>
                <w:color w:val="000000" w:themeColor="text1"/>
              </w:rPr>
            </w:pPr>
            <w:r w:rsidRPr="00E42B4C">
              <w:rPr>
                <w:rFonts w:cstheme="minorHAnsi"/>
                <w:b/>
                <w:bCs/>
                <w:color w:val="000000" w:themeColor="text1"/>
              </w:rPr>
              <w:t>BeReal als Gegenmodell (Sek</w:t>
            </w:r>
            <w:ins w:id="850" w:author="Fabienne Schmaus" w:date="2026-04-30T16:17:00Z" w16du:dateUtc="2026-04-30T14:17:00Z">
              <w:r w:rsidR="00F0300B">
                <w:rPr>
                  <w:rFonts w:cstheme="minorHAnsi"/>
                  <w:b/>
                  <w:bCs/>
                  <w:color w:val="000000" w:themeColor="text1"/>
                </w:rPr>
                <w:t>.</w:t>
              </w:r>
            </w:ins>
            <w:r w:rsidRPr="00E42B4C">
              <w:rPr>
                <w:rFonts w:cstheme="minorHAnsi"/>
                <w:b/>
                <w:bCs/>
                <w:color w:val="000000" w:themeColor="text1"/>
              </w:rPr>
              <w:t xml:space="preserve"> II</w:t>
            </w:r>
            <w:r>
              <w:rPr>
                <w:rFonts w:cstheme="minorHAnsi"/>
                <w:b/>
                <w:bCs/>
                <w:color w:val="000000" w:themeColor="text1"/>
              </w:rPr>
              <w:t>)</w:t>
            </w:r>
            <w:r w:rsidRPr="00E42B4C">
              <w:rPr>
                <w:rFonts w:cstheme="minorHAnsi"/>
                <w:b/>
                <w:bCs/>
                <w:color w:val="000000" w:themeColor="text1"/>
              </w:rPr>
              <w:t>:</w:t>
            </w:r>
            <w:r w:rsidRPr="00E42B4C">
              <w:rPr>
                <w:rFonts w:cstheme="minorHAnsi"/>
                <w:color w:val="000000" w:themeColor="text1"/>
              </w:rPr>
              <w:t xml:space="preserve"> </w:t>
            </w:r>
            <w:r w:rsidR="00F0300B">
              <w:rPr>
                <w:rFonts w:cstheme="minorHAnsi"/>
                <w:color w:val="000000" w:themeColor="text1"/>
              </w:rPr>
              <w:t>„</w:t>
            </w:r>
            <w:r w:rsidRPr="00E42B4C">
              <w:rPr>
                <w:rFonts w:cstheme="minorHAnsi"/>
                <w:color w:val="000000" w:themeColor="text1"/>
              </w:rPr>
              <w:t>Der</w:t>
            </w:r>
            <w:r w:rsidR="00131045">
              <w:rPr>
                <w:rFonts w:cstheme="minorHAnsi"/>
                <w:color w:val="000000" w:themeColor="text1"/>
              </w:rPr>
              <w:t>/Die</w:t>
            </w:r>
            <w:r w:rsidRPr="00E42B4C">
              <w:rPr>
                <w:rFonts w:cstheme="minorHAnsi"/>
                <w:color w:val="000000" w:themeColor="text1"/>
              </w:rPr>
              <w:t xml:space="preserve"> Perfekte</w:t>
            </w:r>
            <w:r w:rsidR="00F0300B">
              <w:rPr>
                <w:rFonts w:cstheme="minorHAnsi"/>
                <w:color w:val="000000" w:themeColor="text1"/>
              </w:rPr>
              <w:t>“</w:t>
            </w:r>
            <w:r w:rsidRPr="00E42B4C">
              <w:rPr>
                <w:rFonts w:cstheme="minorHAnsi"/>
                <w:color w:val="000000" w:themeColor="text1"/>
              </w:rPr>
              <w:t xml:space="preserve"> funktioniert auf BeReal am schwersten</w:t>
            </w:r>
            <w:ins w:id="851" w:author="Fabienne Schmaus" w:date="2026-04-30T16:40:00Z" w16du:dateUtc="2026-04-30T14:40:00Z">
              <w:r w:rsidR="000C073B">
                <w:rPr>
                  <w:rFonts w:cstheme="minorHAnsi"/>
                  <w:color w:val="000000" w:themeColor="text1"/>
                </w:rPr>
                <w:t>: T</w:t>
              </w:r>
            </w:ins>
            <w:del w:id="852" w:author="Fabienne Schmaus" w:date="2026-04-30T16:40:00Z" w16du:dateUtc="2026-04-30T14:40:00Z">
              <w:r w:rsidRPr="00E42B4C" w:rsidDel="000C073B">
                <w:rPr>
                  <w:rFonts w:cstheme="minorHAnsi"/>
                  <w:color w:val="000000" w:themeColor="text1"/>
                </w:rPr>
                <w:delText xml:space="preserve"> – t</w:delText>
              </w:r>
            </w:del>
            <w:r w:rsidRPr="00E42B4C">
              <w:rPr>
                <w:rFonts w:cstheme="minorHAnsi"/>
                <w:color w:val="000000" w:themeColor="text1"/>
              </w:rPr>
              <w:t xml:space="preserve">ägliche, unvorbereitete Fotos lassen sich nicht in einen kuratierten Highlight-Feed einpassen. </w:t>
            </w:r>
            <w:r w:rsidR="00F0300B">
              <w:rPr>
                <w:rFonts w:cstheme="minorHAnsi"/>
                <w:color w:val="000000" w:themeColor="text1"/>
              </w:rPr>
              <w:t>„</w:t>
            </w:r>
            <w:r w:rsidRPr="00E42B4C">
              <w:rPr>
                <w:rFonts w:cstheme="minorHAnsi"/>
                <w:color w:val="000000" w:themeColor="text1"/>
              </w:rPr>
              <w:t>Der</w:t>
            </w:r>
            <w:r w:rsidR="00131045">
              <w:rPr>
                <w:rFonts w:cstheme="minorHAnsi"/>
                <w:color w:val="000000" w:themeColor="text1"/>
              </w:rPr>
              <w:t>/Die</w:t>
            </w:r>
            <w:r w:rsidRPr="00E42B4C">
              <w:rPr>
                <w:rFonts w:cstheme="minorHAnsi"/>
                <w:color w:val="000000" w:themeColor="text1"/>
              </w:rPr>
              <w:t xml:space="preserve"> Authentische</w:t>
            </w:r>
            <w:r w:rsidR="00F0300B">
              <w:rPr>
                <w:rFonts w:cstheme="minorHAnsi"/>
                <w:color w:val="000000" w:themeColor="text1"/>
              </w:rPr>
              <w:t>“</w:t>
            </w:r>
            <w:r w:rsidRPr="00E42B4C">
              <w:rPr>
                <w:rFonts w:cstheme="minorHAnsi"/>
                <w:color w:val="000000" w:themeColor="text1"/>
              </w:rPr>
              <w:t xml:space="preserve"> käme dem BeReal-Format am nächsten. Das zeigt: Plattformdesign ist keine neutrale Entscheidung, sondern formt aktiv, welche Identitätsstrategien möglich und welche unmöglich sind.</w:t>
            </w:r>
          </w:p>
          <w:p w14:paraId="03928282" w14:textId="5C6FA586" w:rsidR="00E03A0B" w:rsidRPr="00F350DF" w:rsidDel="007204FD" w:rsidRDefault="00E03A0B" w:rsidP="00F07C29">
            <w:pPr>
              <w:tabs>
                <w:tab w:val="left" w:pos="273"/>
              </w:tabs>
              <w:spacing w:line="276" w:lineRule="auto"/>
              <w:rPr>
                <w:del w:id="853" w:author="Fabienne Schmaus" w:date="2026-04-30T17:05:00Z" w16du:dateUtc="2026-04-30T15:05:00Z"/>
                <w:rFonts w:cstheme="minorHAnsi"/>
                <w:color w:val="000000" w:themeColor="text1"/>
              </w:rPr>
            </w:pPr>
          </w:p>
          <w:p w14:paraId="021F6E64" w14:textId="2679895E" w:rsidR="00F350DF" w:rsidRPr="007D7FE0" w:rsidDel="007204FD" w:rsidRDefault="00F350DF" w:rsidP="00F07C29">
            <w:pPr>
              <w:tabs>
                <w:tab w:val="left" w:pos="273"/>
              </w:tabs>
              <w:spacing w:line="276" w:lineRule="auto"/>
              <w:rPr>
                <w:del w:id="854" w:author="Fabienne Schmaus" w:date="2026-04-30T17:05:00Z" w16du:dateUtc="2026-04-30T15:05:00Z"/>
                <w:rFonts w:cstheme="minorHAnsi"/>
                <w:color w:val="EE0000"/>
              </w:rPr>
            </w:pPr>
          </w:p>
          <w:p w14:paraId="672281E6" w14:textId="796E0EBD" w:rsidR="003F1E39" w:rsidRPr="007D7FE0" w:rsidDel="007204FD" w:rsidRDefault="003F1E39" w:rsidP="003F1E39">
            <w:pPr>
              <w:rPr>
                <w:del w:id="855" w:author="Fabienne Schmaus" w:date="2026-04-30T17:05:00Z" w16du:dateUtc="2026-04-30T15:05:00Z"/>
                <w:rFonts w:cstheme="minorHAnsi"/>
                <w:color w:val="EE0000"/>
              </w:rPr>
            </w:pPr>
            <w:del w:id="856" w:author="Fabienne Schmaus" w:date="2026-04-30T17:05:00Z" w16du:dateUtc="2026-04-30T15:05:00Z">
              <w:r w:rsidRPr="007D7FE0" w:rsidDel="007204FD">
                <w:rPr>
                  <w:rFonts w:cstheme="minorHAnsi"/>
                  <w:color w:val="EE0000"/>
                  <w:highlight w:val="yellow"/>
                </w:rPr>
                <w:delText>((Seite 11))</w:delText>
              </w:r>
            </w:del>
          </w:p>
          <w:p w14:paraId="1D31E018" w14:textId="77777777" w:rsidR="002C39FF" w:rsidRPr="007204FD" w:rsidRDefault="002C39FF" w:rsidP="00F07C29">
            <w:pPr>
              <w:tabs>
                <w:tab w:val="left" w:pos="273"/>
              </w:tabs>
              <w:spacing w:line="276" w:lineRule="auto"/>
              <w:rPr>
                <w:rFonts w:cstheme="minorHAnsi"/>
                <w:rPrChange w:id="857" w:author="Fabienne Schmaus" w:date="2026-04-30T17:05:00Z" w16du:dateUtc="2026-04-30T15:05:00Z">
                  <w:rPr>
                    <w:rFonts w:cstheme="minorHAnsi"/>
                    <w:color w:val="EE0000"/>
                  </w:rPr>
                </w:rPrChange>
              </w:rPr>
            </w:pPr>
          </w:p>
          <w:p w14:paraId="3CF2C7C1" w14:textId="63404EFC" w:rsidR="002C39FF" w:rsidRPr="007204FD" w:rsidRDefault="002C39FF" w:rsidP="00F07C29">
            <w:pPr>
              <w:shd w:val="clear" w:color="auto" w:fill="E2EFD9" w:themeFill="accent6" w:themeFillTint="33"/>
              <w:tabs>
                <w:tab w:val="left" w:pos="273"/>
              </w:tabs>
              <w:spacing w:line="276" w:lineRule="auto"/>
              <w:rPr>
                <w:rFonts w:cstheme="minorHAnsi"/>
                <w:rPrChange w:id="858" w:author="Fabienne Schmaus" w:date="2026-04-30T17:05:00Z" w16du:dateUtc="2026-04-30T15:05:00Z">
                  <w:rPr>
                    <w:rFonts w:cstheme="minorHAnsi"/>
                    <w:color w:val="000000" w:themeColor="text1"/>
                  </w:rPr>
                </w:rPrChange>
              </w:rPr>
            </w:pPr>
            <w:r w:rsidRPr="007204FD">
              <w:rPr>
                <w:rFonts w:cstheme="minorHAnsi"/>
                <w:highlight w:val="yellow"/>
                <w:rPrChange w:id="859" w:author="Fabienne Schmaus" w:date="2026-04-30T17:05:00Z" w16du:dateUtc="2026-04-30T15:05:00Z">
                  <w:rPr>
                    <w:rFonts w:cstheme="minorHAnsi"/>
                    <w:color w:val="000000" w:themeColor="text1"/>
                    <w:highlight w:val="yellow"/>
                  </w:rPr>
                </w:rPrChange>
              </w:rPr>
              <w:t xml:space="preserve">((Icon </w:t>
            </w:r>
            <w:r w:rsidR="00F0300B" w:rsidRPr="007204FD">
              <w:rPr>
                <w:rFonts w:cstheme="minorHAnsi"/>
                <w:highlight w:val="yellow"/>
                <w:rPrChange w:id="860" w:author="Fabienne Schmaus" w:date="2026-04-30T17:05:00Z" w16du:dateUtc="2026-04-30T15:05:00Z">
                  <w:rPr>
                    <w:rFonts w:cstheme="minorHAnsi"/>
                    <w:color w:val="000000" w:themeColor="text1"/>
                    <w:highlight w:val="yellow"/>
                  </w:rPr>
                </w:rPrChange>
              </w:rPr>
              <w:t>„</w:t>
            </w:r>
            <w:r w:rsidR="007B2CE6" w:rsidRPr="007204FD">
              <w:rPr>
                <w:rFonts w:cstheme="minorHAnsi"/>
                <w:highlight w:val="yellow"/>
                <w:rPrChange w:id="861" w:author="Fabienne Schmaus" w:date="2026-04-30T17:05:00Z" w16du:dateUtc="2026-04-30T15:05:00Z">
                  <w:rPr>
                    <w:rFonts w:cstheme="minorHAnsi"/>
                    <w:color w:val="000000" w:themeColor="text1"/>
                    <w:highlight w:val="yellow"/>
                  </w:rPr>
                </w:rPrChange>
              </w:rPr>
              <w:t>Primarstufe</w:t>
            </w:r>
            <w:r w:rsidR="00F0300B" w:rsidRPr="007204FD">
              <w:rPr>
                <w:rFonts w:cstheme="minorHAnsi"/>
                <w:highlight w:val="yellow"/>
                <w:rPrChange w:id="862" w:author="Fabienne Schmaus" w:date="2026-04-30T17:05:00Z" w16du:dateUtc="2026-04-30T15:05:00Z">
                  <w:rPr>
                    <w:rFonts w:cstheme="minorHAnsi"/>
                    <w:color w:val="000000" w:themeColor="text1"/>
                    <w:highlight w:val="yellow"/>
                  </w:rPr>
                </w:rPrChange>
              </w:rPr>
              <w:t>“</w:t>
            </w:r>
            <w:r w:rsidRPr="007204FD">
              <w:rPr>
                <w:rFonts w:cstheme="minorHAnsi"/>
                <w:highlight w:val="yellow"/>
                <w:rPrChange w:id="863" w:author="Fabienne Schmaus" w:date="2026-04-30T17:05:00Z" w16du:dateUtc="2026-04-30T15:05:00Z">
                  <w:rPr>
                    <w:rFonts w:cstheme="minorHAnsi"/>
                    <w:color w:val="000000" w:themeColor="text1"/>
                    <w:highlight w:val="yellow"/>
                  </w:rPr>
                </w:rPrChange>
              </w:rPr>
              <w:t>))</w:t>
            </w:r>
          </w:p>
          <w:p w14:paraId="17A776AE" w14:textId="7D46905A" w:rsidR="00B07809" w:rsidRPr="00955206" w:rsidRDefault="00B07809" w:rsidP="00B07809">
            <w:pPr>
              <w:shd w:val="clear" w:color="auto" w:fill="E2EFD9" w:themeFill="accent6" w:themeFillTint="33"/>
              <w:tabs>
                <w:tab w:val="left" w:pos="273"/>
              </w:tabs>
              <w:spacing w:line="276" w:lineRule="auto"/>
              <w:rPr>
                <w:rFonts w:cstheme="minorHAnsi"/>
              </w:rPr>
            </w:pPr>
            <w:r w:rsidRPr="00955206">
              <w:rPr>
                <w:rFonts w:cstheme="minorHAnsi"/>
                <w:b/>
                <w:bCs/>
              </w:rPr>
              <w:t>Zeitumfang:</w:t>
            </w:r>
            <w:r w:rsidRPr="00955206">
              <w:rPr>
                <w:rFonts w:cstheme="minorHAnsi"/>
              </w:rPr>
              <w:t xml:space="preserve"> ca</w:t>
            </w:r>
            <w:r w:rsidRPr="007308CE">
              <w:rPr>
                <w:rFonts w:cstheme="minorHAnsi"/>
              </w:rPr>
              <w:t>. 20 Min</w:t>
            </w:r>
            <w:r w:rsidRPr="00955206">
              <w:rPr>
                <w:rFonts w:cstheme="minorHAnsi"/>
              </w:rPr>
              <w:t>.</w:t>
            </w:r>
          </w:p>
          <w:p w14:paraId="0E80B8B2" w14:textId="77777777" w:rsidR="00B07809" w:rsidRPr="00955206" w:rsidRDefault="00B07809" w:rsidP="00B07809">
            <w:pPr>
              <w:shd w:val="clear" w:color="auto" w:fill="E2EFD9" w:themeFill="accent6" w:themeFillTint="33"/>
              <w:tabs>
                <w:tab w:val="left" w:pos="273"/>
              </w:tabs>
              <w:spacing w:line="276" w:lineRule="auto"/>
              <w:rPr>
                <w:rFonts w:cstheme="minorHAnsi"/>
              </w:rPr>
            </w:pPr>
            <w:r w:rsidRPr="00955206">
              <w:rPr>
                <w:rFonts w:cstheme="minorHAnsi"/>
                <w:b/>
                <w:bCs/>
              </w:rPr>
              <w:t>Materialhinweis:</w:t>
            </w:r>
            <w:r w:rsidRPr="00955206">
              <w:rPr>
                <w:rFonts w:cstheme="minorHAnsi"/>
              </w:rPr>
              <w:t xml:space="preserve"> Primarstufe – Arbeitsblatt 2</w:t>
            </w:r>
          </w:p>
          <w:p w14:paraId="283B3AC6" w14:textId="77777777" w:rsidR="00955206" w:rsidRPr="00955206" w:rsidRDefault="0048626D" w:rsidP="0048626D">
            <w:pPr>
              <w:shd w:val="clear" w:color="auto" w:fill="E2EFD9" w:themeFill="accent6" w:themeFillTint="33"/>
              <w:tabs>
                <w:tab w:val="left" w:pos="273"/>
              </w:tabs>
              <w:spacing w:line="276" w:lineRule="auto"/>
              <w:rPr>
                <w:rFonts w:cstheme="minorHAnsi"/>
                <w:b/>
                <w:bCs/>
              </w:rPr>
            </w:pPr>
            <w:r w:rsidRPr="00955206">
              <w:rPr>
                <w:rFonts w:cstheme="minorHAnsi"/>
                <w:b/>
                <w:bCs/>
              </w:rPr>
              <w:t>Anpassung</w:t>
            </w:r>
            <w:r w:rsidR="00955206" w:rsidRPr="00955206">
              <w:rPr>
                <w:rFonts w:cstheme="minorHAnsi"/>
                <w:b/>
                <w:bCs/>
              </w:rPr>
              <w:t>en</w:t>
            </w:r>
            <w:r w:rsidRPr="00955206">
              <w:rPr>
                <w:rFonts w:cstheme="minorHAnsi"/>
                <w:b/>
                <w:bCs/>
              </w:rPr>
              <w:t xml:space="preserve">: </w:t>
            </w:r>
          </w:p>
          <w:p w14:paraId="2B2DFE95" w14:textId="5644DC1A" w:rsidR="00955206" w:rsidRPr="000C073B" w:rsidRDefault="00955206" w:rsidP="00955206">
            <w:pPr>
              <w:shd w:val="clear" w:color="auto" w:fill="E2EFD9" w:themeFill="accent6" w:themeFillTint="33"/>
              <w:tabs>
                <w:tab w:val="left" w:pos="273"/>
              </w:tabs>
              <w:spacing w:line="276" w:lineRule="auto"/>
              <w:rPr>
                <w:rFonts w:cstheme="minorHAnsi"/>
              </w:rPr>
            </w:pPr>
            <w:r w:rsidRPr="00955206">
              <w:rPr>
                <w:rFonts w:cstheme="minorHAnsi"/>
              </w:rPr>
              <w:t xml:space="preserve">Statt </w:t>
            </w:r>
            <w:del w:id="864" w:author="Fabienne Schmaus" w:date="2026-04-30T17:02:00Z" w16du:dateUtc="2026-04-30T15:02:00Z">
              <w:r w:rsidRPr="00955206" w:rsidDel="00F05765">
                <w:rPr>
                  <w:rFonts w:cstheme="minorHAnsi"/>
                </w:rPr>
                <w:delText xml:space="preserve">AB </w:delText>
              </w:r>
            </w:del>
            <w:ins w:id="865" w:author="Fabienne Schmaus" w:date="2026-04-30T17:02:00Z" w16du:dateUtc="2026-04-30T15:02:00Z">
              <w:r w:rsidR="00F05765" w:rsidRPr="00955206">
                <w:rPr>
                  <w:rFonts w:cstheme="minorHAnsi"/>
                </w:rPr>
                <w:t>A</w:t>
              </w:r>
              <w:r w:rsidR="00F05765">
                <w:rPr>
                  <w:rFonts w:cstheme="minorHAnsi"/>
                </w:rPr>
                <w:t>rbeitsblatt</w:t>
              </w:r>
              <w:r w:rsidR="00F05765" w:rsidRPr="00955206">
                <w:rPr>
                  <w:rFonts w:cstheme="minorHAnsi"/>
                </w:rPr>
                <w:t xml:space="preserve"> </w:t>
              </w:r>
            </w:ins>
            <w:r w:rsidRPr="00955206">
              <w:rPr>
                <w:rFonts w:cstheme="minorHAnsi"/>
              </w:rPr>
              <w:t xml:space="preserve">2 (Analyse fiktiver Social-Media-Profile) arbeiten die Lernenden mit Primarstufe </w:t>
            </w:r>
            <w:del w:id="866" w:author="Fabienne Schmaus" w:date="2026-04-30T17:02:00Z" w16du:dateUtc="2026-04-30T15:02:00Z">
              <w:r w:rsidRPr="00955206" w:rsidDel="00F05765">
                <w:rPr>
                  <w:rFonts w:cstheme="minorHAnsi"/>
                </w:rPr>
                <w:delText xml:space="preserve">AB </w:delText>
              </w:r>
            </w:del>
            <w:ins w:id="867" w:author="Fabienne Schmaus" w:date="2026-04-30T17:02:00Z" w16du:dateUtc="2026-04-30T15:02:00Z">
              <w:r w:rsidR="00F05765" w:rsidRPr="00955206">
                <w:rPr>
                  <w:rFonts w:cstheme="minorHAnsi"/>
                </w:rPr>
                <w:t>A</w:t>
              </w:r>
              <w:r w:rsidR="00F05765">
                <w:rPr>
                  <w:rFonts w:cstheme="minorHAnsi"/>
                </w:rPr>
                <w:t>rbeitsblatt</w:t>
              </w:r>
              <w:r w:rsidR="00F05765" w:rsidRPr="00955206">
                <w:rPr>
                  <w:rFonts w:cstheme="minorHAnsi"/>
                </w:rPr>
                <w:t xml:space="preserve"> </w:t>
              </w:r>
            </w:ins>
            <w:r w:rsidR="00DF1D6F">
              <w:rPr>
                <w:rFonts w:cstheme="minorHAnsi"/>
              </w:rPr>
              <w:t>2</w:t>
            </w:r>
            <w:r w:rsidRPr="00955206">
              <w:rPr>
                <w:rFonts w:cstheme="minorHAnsi"/>
              </w:rPr>
              <w:t xml:space="preserve"> – einem kindgerechten Analysebogen mit vier gezeichneten Kinder-</w:t>
            </w:r>
            <w:r w:rsidRPr="000C073B">
              <w:rPr>
                <w:rFonts w:cstheme="minorHAnsi"/>
              </w:rPr>
              <w:t>Avataren.</w:t>
            </w:r>
          </w:p>
          <w:p w14:paraId="5B9CA10E" w14:textId="47FAFDCE" w:rsidR="00955206" w:rsidRPr="000C073B" w:rsidDel="000C073B" w:rsidRDefault="00955206" w:rsidP="0048626D">
            <w:pPr>
              <w:shd w:val="clear" w:color="auto" w:fill="E2EFD9" w:themeFill="accent6" w:themeFillTint="33"/>
              <w:tabs>
                <w:tab w:val="left" w:pos="273"/>
              </w:tabs>
              <w:spacing w:line="276" w:lineRule="auto"/>
              <w:rPr>
                <w:del w:id="868" w:author="Fabienne Schmaus" w:date="2026-04-30T16:40:00Z" w16du:dateUtc="2026-04-30T14:40:00Z"/>
                <w:rFonts w:cstheme="minorHAnsi"/>
                <w:b/>
                <w:bCs/>
              </w:rPr>
            </w:pPr>
          </w:p>
          <w:p w14:paraId="5D475A4F" w14:textId="16B9AE0E" w:rsidR="00955206" w:rsidRPr="000C073B" w:rsidRDefault="00955206" w:rsidP="00955206">
            <w:pPr>
              <w:shd w:val="clear" w:color="auto" w:fill="E2EFD9" w:themeFill="accent6" w:themeFillTint="33"/>
              <w:tabs>
                <w:tab w:val="left" w:pos="273"/>
              </w:tabs>
              <w:spacing w:line="276" w:lineRule="auto"/>
              <w:rPr>
                <w:rFonts w:cstheme="minorHAnsi"/>
              </w:rPr>
            </w:pPr>
            <w:r w:rsidRPr="000C073B">
              <w:rPr>
                <w:rFonts w:cstheme="minorHAnsi"/>
              </w:rPr>
              <w:t xml:space="preserve">Vier gezeichnete Kinder-Avatare mit je einem Satz über sich (z. B. </w:t>
            </w:r>
            <w:r w:rsidR="00F0300B" w:rsidRPr="000C073B">
              <w:rPr>
                <w:rFonts w:cstheme="minorHAnsi"/>
                <w:rPrChange w:id="869" w:author="Fabienne Schmaus" w:date="2026-04-30T16:40:00Z" w16du:dateUtc="2026-04-30T14:40:00Z">
                  <w:rPr>
                    <w:rFonts w:cstheme="minorHAnsi"/>
                    <w:i/>
                    <w:iCs/>
                  </w:rPr>
                </w:rPrChange>
              </w:rPr>
              <w:t>„</w:t>
            </w:r>
            <w:r w:rsidRPr="000C073B">
              <w:rPr>
                <w:rFonts w:cstheme="minorHAnsi"/>
                <w:rPrChange w:id="870" w:author="Fabienne Schmaus" w:date="2026-04-30T16:40:00Z" w16du:dateUtc="2026-04-30T14:40:00Z">
                  <w:rPr>
                    <w:rFonts w:cstheme="minorHAnsi"/>
                    <w:i/>
                    <w:iCs/>
                  </w:rPr>
                </w:rPrChange>
              </w:rPr>
              <w:t>Ich bin immer fröhlich!</w:t>
            </w:r>
            <w:r w:rsidR="00F0300B" w:rsidRPr="000C073B">
              <w:rPr>
                <w:rFonts w:cstheme="minorHAnsi"/>
                <w:rPrChange w:id="871" w:author="Fabienne Schmaus" w:date="2026-04-30T16:40:00Z" w16du:dateUtc="2026-04-30T14:40:00Z">
                  <w:rPr>
                    <w:rFonts w:cstheme="minorHAnsi"/>
                    <w:i/>
                    <w:iCs/>
                  </w:rPr>
                </w:rPrChange>
              </w:rPr>
              <w:t>“</w:t>
            </w:r>
            <w:ins w:id="872" w:author="Fabienne Schmaus" w:date="2026-04-30T16:41:00Z" w16du:dateUtc="2026-04-30T14:41:00Z">
              <w:r w:rsidR="000C073B">
                <w:rPr>
                  <w:rFonts w:cstheme="minorHAnsi"/>
                </w:rPr>
                <w:t>,</w:t>
              </w:r>
            </w:ins>
            <w:r w:rsidRPr="000C073B">
              <w:rPr>
                <w:rFonts w:cstheme="minorHAnsi"/>
              </w:rPr>
              <w:t xml:space="preserve"> </w:t>
            </w:r>
            <w:del w:id="873" w:author="Fabienne Schmaus" w:date="2026-04-30T16:41:00Z" w16du:dateUtc="2026-04-30T14:41:00Z">
              <w:r w:rsidRPr="000C073B" w:rsidDel="000C073B">
                <w:rPr>
                  <w:rFonts w:cstheme="minorHAnsi"/>
                </w:rPr>
                <w:delText xml:space="preserve">/ </w:delText>
              </w:r>
            </w:del>
            <w:r w:rsidR="00F0300B" w:rsidRPr="000C073B">
              <w:rPr>
                <w:rFonts w:cstheme="minorHAnsi"/>
                <w:rPrChange w:id="874" w:author="Fabienne Schmaus" w:date="2026-04-30T16:40:00Z" w16du:dateUtc="2026-04-30T14:40:00Z">
                  <w:rPr>
                    <w:rFonts w:cstheme="minorHAnsi"/>
                    <w:i/>
                    <w:iCs/>
                  </w:rPr>
                </w:rPrChange>
              </w:rPr>
              <w:t>„</w:t>
            </w:r>
            <w:r w:rsidRPr="000C073B">
              <w:rPr>
                <w:rFonts w:cstheme="minorHAnsi"/>
                <w:rPrChange w:id="875" w:author="Fabienne Schmaus" w:date="2026-04-30T16:40:00Z" w16du:dateUtc="2026-04-30T14:40:00Z">
                  <w:rPr>
                    <w:rFonts w:cstheme="minorHAnsi"/>
                    <w:i/>
                    <w:iCs/>
                  </w:rPr>
                </w:rPrChange>
              </w:rPr>
              <w:t>Ich bin die Beste im Sport!</w:t>
            </w:r>
            <w:r w:rsidR="00F0300B" w:rsidRPr="000C073B">
              <w:rPr>
                <w:rFonts w:cstheme="minorHAnsi"/>
                <w:rPrChange w:id="876" w:author="Fabienne Schmaus" w:date="2026-04-30T16:40:00Z" w16du:dateUtc="2026-04-30T14:40:00Z">
                  <w:rPr>
                    <w:rFonts w:cstheme="minorHAnsi"/>
                    <w:i/>
                    <w:iCs/>
                  </w:rPr>
                </w:rPrChange>
              </w:rPr>
              <w:t>“</w:t>
            </w:r>
            <w:ins w:id="877" w:author="Fabienne Schmaus" w:date="2026-04-30T16:41:00Z" w16du:dateUtc="2026-04-30T14:41:00Z">
              <w:r w:rsidR="000C073B">
                <w:rPr>
                  <w:rFonts w:cstheme="minorHAnsi"/>
                </w:rPr>
                <w:t xml:space="preserve">, </w:t>
              </w:r>
            </w:ins>
            <w:del w:id="878" w:author="Fabienne Schmaus" w:date="2026-04-30T16:41:00Z" w16du:dateUtc="2026-04-30T14:41:00Z">
              <w:r w:rsidRPr="000C073B" w:rsidDel="000C073B">
                <w:rPr>
                  <w:rFonts w:cstheme="minorHAnsi"/>
                </w:rPr>
                <w:delText xml:space="preserve"> / </w:delText>
              </w:r>
            </w:del>
            <w:r w:rsidR="00F0300B" w:rsidRPr="000C073B">
              <w:rPr>
                <w:rFonts w:cstheme="minorHAnsi"/>
                <w:rPrChange w:id="879" w:author="Fabienne Schmaus" w:date="2026-04-30T16:40:00Z" w16du:dateUtc="2026-04-30T14:40:00Z">
                  <w:rPr>
                    <w:rFonts w:cstheme="minorHAnsi"/>
                    <w:i/>
                    <w:iCs/>
                  </w:rPr>
                </w:rPrChange>
              </w:rPr>
              <w:t>„</w:t>
            </w:r>
            <w:r w:rsidRPr="000C073B">
              <w:rPr>
                <w:rFonts w:cstheme="minorHAnsi"/>
                <w:rPrChange w:id="880" w:author="Fabienne Schmaus" w:date="2026-04-30T16:40:00Z" w16du:dateUtc="2026-04-30T14:40:00Z">
                  <w:rPr>
                    <w:rFonts w:cstheme="minorHAnsi"/>
                    <w:i/>
                    <w:iCs/>
                  </w:rPr>
                </w:rPrChange>
              </w:rPr>
              <w:t>Ich mag keine Spinat!</w:t>
            </w:r>
            <w:r w:rsidR="00F0300B" w:rsidRPr="000C073B">
              <w:rPr>
                <w:rFonts w:cstheme="minorHAnsi"/>
                <w:rPrChange w:id="881" w:author="Fabienne Schmaus" w:date="2026-04-30T16:40:00Z" w16du:dateUtc="2026-04-30T14:40:00Z">
                  <w:rPr>
                    <w:rFonts w:cstheme="minorHAnsi"/>
                    <w:i/>
                    <w:iCs/>
                  </w:rPr>
                </w:rPrChange>
              </w:rPr>
              <w:t>“</w:t>
            </w:r>
            <w:ins w:id="882" w:author="Fabienne Schmaus" w:date="2026-04-30T16:41:00Z" w16du:dateUtc="2026-04-30T14:41:00Z">
              <w:r w:rsidR="000C073B">
                <w:rPr>
                  <w:rFonts w:cstheme="minorHAnsi"/>
                </w:rPr>
                <w:t xml:space="preserve">, </w:t>
              </w:r>
            </w:ins>
            <w:del w:id="883" w:author="Fabienne Schmaus" w:date="2026-04-30T16:41:00Z" w16du:dateUtc="2026-04-30T14:41:00Z">
              <w:r w:rsidRPr="000C073B" w:rsidDel="000C073B">
                <w:rPr>
                  <w:rFonts w:cstheme="minorHAnsi"/>
                </w:rPr>
                <w:delText xml:space="preserve"> / </w:delText>
              </w:r>
            </w:del>
            <w:r w:rsidR="00F0300B" w:rsidRPr="000C073B">
              <w:rPr>
                <w:rFonts w:cstheme="minorHAnsi"/>
                <w:rPrChange w:id="884" w:author="Fabienne Schmaus" w:date="2026-04-30T16:40:00Z" w16du:dateUtc="2026-04-30T14:40:00Z">
                  <w:rPr>
                    <w:rFonts w:cstheme="minorHAnsi"/>
                    <w:i/>
                    <w:iCs/>
                  </w:rPr>
                </w:rPrChange>
              </w:rPr>
              <w:t>„</w:t>
            </w:r>
            <w:r w:rsidRPr="000C073B">
              <w:rPr>
                <w:rFonts w:cstheme="minorHAnsi"/>
                <w:rPrChange w:id="885" w:author="Fabienne Schmaus" w:date="2026-04-30T16:40:00Z" w16du:dateUtc="2026-04-30T14:40:00Z">
                  <w:rPr>
                    <w:rFonts w:cstheme="minorHAnsi"/>
                    <w:i/>
                    <w:iCs/>
                  </w:rPr>
                </w:rPrChange>
              </w:rPr>
              <w:t>Ich bin super mutig!</w:t>
            </w:r>
            <w:r w:rsidR="00F0300B" w:rsidRPr="000C073B">
              <w:rPr>
                <w:rFonts w:cstheme="minorHAnsi"/>
                <w:rPrChange w:id="886" w:author="Fabienne Schmaus" w:date="2026-04-30T16:40:00Z" w16du:dateUtc="2026-04-30T14:40:00Z">
                  <w:rPr>
                    <w:rFonts w:cstheme="minorHAnsi"/>
                    <w:i/>
                    <w:iCs/>
                  </w:rPr>
                </w:rPrChange>
              </w:rPr>
              <w:t>“</w:t>
            </w:r>
            <w:r w:rsidRPr="000C073B">
              <w:rPr>
                <w:rFonts w:cstheme="minorHAnsi"/>
              </w:rPr>
              <w:t>). Keine Social-Media-Ästhetik</w:t>
            </w:r>
            <w:ins w:id="887" w:author="Fabienne Schmaus" w:date="2026-04-30T16:40:00Z" w16du:dateUtc="2026-04-30T14:40:00Z">
              <w:r w:rsidR="000C073B" w:rsidRPr="000C073B">
                <w:rPr>
                  <w:rFonts w:cstheme="minorHAnsi"/>
                </w:rPr>
                <w:t>,</w:t>
              </w:r>
            </w:ins>
            <w:del w:id="888" w:author="Fabienne Schmaus" w:date="2026-04-30T16:40:00Z" w16du:dateUtc="2026-04-30T14:40:00Z">
              <w:r w:rsidRPr="000C073B" w:rsidDel="000C073B">
                <w:rPr>
                  <w:rFonts w:cstheme="minorHAnsi"/>
                </w:rPr>
                <w:delText xml:space="preserve"> –</w:delText>
              </w:r>
            </w:del>
            <w:r w:rsidRPr="000C073B">
              <w:rPr>
                <w:rFonts w:cstheme="minorHAnsi"/>
              </w:rPr>
              <w:t xml:space="preserve"> einfache, klare Zeichnungen.</w:t>
            </w:r>
          </w:p>
          <w:p w14:paraId="1560714D"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b/>
                <w:bCs/>
              </w:rPr>
              <w:t>Leitfragen im Sitzkreis:</w:t>
            </w:r>
          </w:p>
          <w:p w14:paraId="2FE76054" w14:textId="1D4C3C00" w:rsidR="00955206" w:rsidRPr="000C073B" w:rsidRDefault="00F0300B" w:rsidP="00DF1D6F">
            <w:pPr>
              <w:numPr>
                <w:ilvl w:val="0"/>
                <w:numId w:val="25"/>
              </w:numPr>
              <w:shd w:val="clear" w:color="auto" w:fill="E2EFD9" w:themeFill="accent6" w:themeFillTint="33"/>
              <w:tabs>
                <w:tab w:val="left" w:pos="273"/>
              </w:tabs>
              <w:spacing w:line="276" w:lineRule="auto"/>
              <w:rPr>
                <w:rFonts w:cstheme="minorHAnsi"/>
              </w:rPr>
            </w:pPr>
            <w:r w:rsidRPr="000C073B">
              <w:rPr>
                <w:rFonts w:cstheme="minorHAnsi"/>
                <w:rPrChange w:id="889" w:author="Fabienne Schmaus" w:date="2026-04-30T16:40:00Z" w16du:dateUtc="2026-04-30T14:40:00Z">
                  <w:rPr>
                    <w:rFonts w:cstheme="minorHAnsi"/>
                    <w:i/>
                    <w:iCs/>
                  </w:rPr>
                </w:rPrChange>
              </w:rPr>
              <w:t>„</w:t>
            </w:r>
            <w:r w:rsidR="00955206" w:rsidRPr="000C073B">
              <w:rPr>
                <w:rFonts w:cstheme="minorHAnsi"/>
                <w:rPrChange w:id="890" w:author="Fabienne Schmaus" w:date="2026-04-30T16:40:00Z" w16du:dateUtc="2026-04-30T14:40:00Z">
                  <w:rPr>
                    <w:rFonts w:cstheme="minorHAnsi"/>
                    <w:i/>
                    <w:iCs/>
                  </w:rPr>
                </w:rPrChange>
              </w:rPr>
              <w:t>Glaubst du, das stimmt wirklich immer?</w:t>
            </w:r>
            <w:r w:rsidRPr="000C073B">
              <w:rPr>
                <w:rFonts w:cstheme="minorHAnsi"/>
                <w:rPrChange w:id="891" w:author="Fabienne Schmaus" w:date="2026-04-30T16:40:00Z" w16du:dateUtc="2026-04-30T14:40:00Z">
                  <w:rPr>
                    <w:rFonts w:cstheme="minorHAnsi"/>
                    <w:i/>
                    <w:iCs/>
                  </w:rPr>
                </w:rPrChange>
              </w:rPr>
              <w:t>“</w:t>
            </w:r>
          </w:p>
          <w:p w14:paraId="5A6749AF" w14:textId="7CF7DEF4" w:rsidR="00955206" w:rsidRPr="000C073B" w:rsidRDefault="00F0300B" w:rsidP="00DF1D6F">
            <w:pPr>
              <w:numPr>
                <w:ilvl w:val="0"/>
                <w:numId w:val="25"/>
              </w:numPr>
              <w:shd w:val="clear" w:color="auto" w:fill="E2EFD9" w:themeFill="accent6" w:themeFillTint="33"/>
              <w:tabs>
                <w:tab w:val="left" w:pos="273"/>
              </w:tabs>
              <w:spacing w:line="276" w:lineRule="auto"/>
              <w:rPr>
                <w:rFonts w:cstheme="minorHAnsi"/>
              </w:rPr>
            </w:pPr>
            <w:r w:rsidRPr="000C073B">
              <w:rPr>
                <w:rFonts w:cstheme="minorHAnsi"/>
                <w:rPrChange w:id="892" w:author="Fabienne Schmaus" w:date="2026-04-30T16:40:00Z" w16du:dateUtc="2026-04-30T14:40:00Z">
                  <w:rPr>
                    <w:rFonts w:cstheme="minorHAnsi"/>
                    <w:i/>
                    <w:iCs/>
                  </w:rPr>
                </w:rPrChange>
              </w:rPr>
              <w:t>„</w:t>
            </w:r>
            <w:r w:rsidR="00955206" w:rsidRPr="000C073B">
              <w:rPr>
                <w:rFonts w:cstheme="minorHAnsi"/>
                <w:rPrChange w:id="893" w:author="Fabienne Schmaus" w:date="2026-04-30T16:40:00Z" w16du:dateUtc="2026-04-30T14:40:00Z">
                  <w:rPr>
                    <w:rFonts w:cstheme="minorHAnsi"/>
                    <w:i/>
                    <w:iCs/>
                  </w:rPr>
                </w:rPrChange>
              </w:rPr>
              <w:t>Warum schreibt das Kind wohl genau das?</w:t>
            </w:r>
            <w:r w:rsidRPr="000C073B">
              <w:rPr>
                <w:rFonts w:cstheme="minorHAnsi"/>
                <w:rPrChange w:id="894" w:author="Fabienne Schmaus" w:date="2026-04-30T16:40:00Z" w16du:dateUtc="2026-04-30T14:40:00Z">
                  <w:rPr>
                    <w:rFonts w:cstheme="minorHAnsi"/>
                    <w:i/>
                    <w:iCs/>
                  </w:rPr>
                </w:rPrChange>
              </w:rPr>
              <w:t>“</w:t>
            </w:r>
          </w:p>
          <w:p w14:paraId="4782B03E" w14:textId="202C19B4" w:rsidR="00955206" w:rsidRPr="000C073B" w:rsidRDefault="00F0300B" w:rsidP="00DF1D6F">
            <w:pPr>
              <w:numPr>
                <w:ilvl w:val="0"/>
                <w:numId w:val="25"/>
              </w:numPr>
              <w:shd w:val="clear" w:color="auto" w:fill="E2EFD9" w:themeFill="accent6" w:themeFillTint="33"/>
              <w:tabs>
                <w:tab w:val="left" w:pos="273"/>
              </w:tabs>
              <w:spacing w:line="276" w:lineRule="auto"/>
              <w:rPr>
                <w:rFonts w:cstheme="minorHAnsi"/>
              </w:rPr>
            </w:pPr>
            <w:r w:rsidRPr="000C073B">
              <w:rPr>
                <w:rFonts w:cstheme="minorHAnsi"/>
                <w:rPrChange w:id="895" w:author="Fabienne Schmaus" w:date="2026-04-30T16:40:00Z" w16du:dateUtc="2026-04-30T14:40:00Z">
                  <w:rPr>
                    <w:rFonts w:cstheme="minorHAnsi"/>
                    <w:i/>
                    <w:iCs/>
                  </w:rPr>
                </w:rPrChange>
              </w:rPr>
              <w:t>„</w:t>
            </w:r>
            <w:r w:rsidR="00955206" w:rsidRPr="000C073B">
              <w:rPr>
                <w:rFonts w:cstheme="minorHAnsi"/>
                <w:rPrChange w:id="896" w:author="Fabienne Schmaus" w:date="2026-04-30T16:40:00Z" w16du:dateUtc="2026-04-30T14:40:00Z">
                  <w:rPr>
                    <w:rFonts w:cstheme="minorHAnsi"/>
                    <w:i/>
                    <w:iCs/>
                  </w:rPr>
                </w:rPrChange>
              </w:rPr>
              <w:t>Was würdest du über dich schreiben, wenn du dich jemandem vorstellen würdest?</w:t>
            </w:r>
            <w:r w:rsidRPr="000C073B">
              <w:rPr>
                <w:rFonts w:cstheme="minorHAnsi"/>
                <w:rPrChange w:id="897" w:author="Fabienne Schmaus" w:date="2026-04-30T16:40:00Z" w16du:dateUtc="2026-04-30T14:40:00Z">
                  <w:rPr>
                    <w:rFonts w:cstheme="minorHAnsi"/>
                    <w:i/>
                    <w:iCs/>
                  </w:rPr>
                </w:rPrChange>
              </w:rPr>
              <w:t>“</w:t>
            </w:r>
          </w:p>
          <w:p w14:paraId="7BB0030D"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b/>
                <w:bCs/>
              </w:rPr>
              <w:t>Methodische Hinweise:</w:t>
            </w:r>
          </w:p>
          <w:p w14:paraId="2A720355" w14:textId="2A7D938C"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rPr>
              <w:t xml:space="preserve">Sitzkreis oder Hufeisenformation </w:t>
            </w:r>
            <w:ins w:id="898" w:author="Fabienne Schmaus" w:date="2026-04-30T16:42:00Z" w16du:dateUtc="2026-04-30T14:42:00Z">
              <w:r w:rsidR="000C073B">
                <w:rPr>
                  <w:rFonts w:cstheme="minorHAnsi"/>
                </w:rPr>
                <w:t>(</w:t>
              </w:r>
            </w:ins>
            <w:del w:id="899" w:author="Fabienne Schmaus" w:date="2026-04-30T16:42:00Z" w16du:dateUtc="2026-04-30T14:42:00Z">
              <w:r w:rsidRPr="00955206" w:rsidDel="000C073B">
                <w:rPr>
                  <w:rFonts w:cstheme="minorHAnsi"/>
                </w:rPr>
                <w:delText xml:space="preserve">– </w:delText>
              </w:r>
            </w:del>
            <w:r w:rsidRPr="00955206">
              <w:rPr>
                <w:rFonts w:cstheme="minorHAnsi"/>
              </w:rPr>
              <w:t>nicht am Einzeltisch</w:t>
            </w:r>
            <w:ins w:id="900" w:author="Fabienne Schmaus" w:date="2026-04-30T16:42:00Z" w16du:dateUtc="2026-04-30T14:42:00Z">
              <w:r w:rsidR="000C073B">
                <w:rPr>
                  <w:rFonts w:cstheme="minorHAnsi"/>
                </w:rPr>
                <w:t>)</w:t>
              </w:r>
            </w:ins>
          </w:p>
          <w:p w14:paraId="72F6A639" w14:textId="77777777"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rPr>
              <w:t>Kinder äußern sich spontan, Lehrkraft notiert Stichworte an der Tafel</w:t>
            </w:r>
          </w:p>
          <w:p w14:paraId="7B53CA72" w14:textId="647084C6" w:rsidR="00955206" w:rsidRPr="00955206"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rPr>
              <w:t xml:space="preserve">Keine Fachterminologie: Statt </w:t>
            </w:r>
            <w:r w:rsidR="00F0300B">
              <w:rPr>
                <w:rFonts w:cstheme="minorHAnsi"/>
              </w:rPr>
              <w:t>„</w:t>
            </w:r>
            <w:r w:rsidRPr="00955206">
              <w:rPr>
                <w:rFonts w:cstheme="minorHAnsi"/>
              </w:rPr>
              <w:t>Selbstinszenierung</w:t>
            </w:r>
            <w:r w:rsidR="00F0300B">
              <w:rPr>
                <w:rFonts w:cstheme="minorHAnsi"/>
              </w:rPr>
              <w:t>“</w:t>
            </w:r>
            <w:r w:rsidRPr="00955206">
              <w:rPr>
                <w:rFonts w:cstheme="minorHAnsi"/>
              </w:rPr>
              <w:t xml:space="preserve"> → </w:t>
            </w:r>
            <w:r w:rsidR="00F0300B">
              <w:rPr>
                <w:rFonts w:cstheme="minorHAnsi"/>
              </w:rPr>
              <w:t>„</w:t>
            </w:r>
            <w:r w:rsidRPr="00955206">
              <w:rPr>
                <w:rFonts w:cstheme="minorHAnsi"/>
              </w:rPr>
              <w:t>so tun als ob</w:t>
            </w:r>
            <w:r w:rsidR="00F0300B">
              <w:rPr>
                <w:rFonts w:cstheme="minorHAnsi"/>
              </w:rPr>
              <w:t>“</w:t>
            </w:r>
            <w:r w:rsidRPr="00955206">
              <w:rPr>
                <w:rFonts w:cstheme="minorHAnsi"/>
              </w:rPr>
              <w:t xml:space="preserve">, </w:t>
            </w:r>
            <w:r w:rsidR="00F0300B">
              <w:rPr>
                <w:rFonts w:cstheme="minorHAnsi"/>
              </w:rPr>
              <w:t>„</w:t>
            </w:r>
            <w:r w:rsidRPr="00955206">
              <w:rPr>
                <w:rFonts w:cstheme="minorHAnsi"/>
              </w:rPr>
              <w:t>sich von der besten Seite zeigen</w:t>
            </w:r>
            <w:r w:rsidR="00F0300B">
              <w:rPr>
                <w:rFonts w:cstheme="minorHAnsi"/>
              </w:rPr>
              <w:t>“</w:t>
            </w:r>
            <w:r w:rsidRPr="00955206">
              <w:rPr>
                <w:rFonts w:cstheme="minorHAnsi"/>
              </w:rPr>
              <w:t xml:space="preserve">, </w:t>
            </w:r>
            <w:r w:rsidR="00F0300B">
              <w:rPr>
                <w:rFonts w:cstheme="minorHAnsi"/>
              </w:rPr>
              <w:t>„</w:t>
            </w:r>
            <w:r w:rsidRPr="00955206">
              <w:rPr>
                <w:rFonts w:cstheme="minorHAnsi"/>
              </w:rPr>
              <w:t>sich ein bisschen verstellen</w:t>
            </w:r>
            <w:r w:rsidR="00F0300B">
              <w:rPr>
                <w:rFonts w:cstheme="minorHAnsi"/>
              </w:rPr>
              <w:t>“</w:t>
            </w:r>
          </w:p>
          <w:p w14:paraId="588A6D6D" w14:textId="29C51941" w:rsidR="00955206" w:rsidRPr="000C073B" w:rsidRDefault="00955206" w:rsidP="00DF1D6F">
            <w:pPr>
              <w:numPr>
                <w:ilvl w:val="0"/>
                <w:numId w:val="25"/>
              </w:numPr>
              <w:shd w:val="clear" w:color="auto" w:fill="E2EFD9" w:themeFill="accent6" w:themeFillTint="33"/>
              <w:tabs>
                <w:tab w:val="left" w:pos="273"/>
              </w:tabs>
              <w:spacing w:line="276" w:lineRule="auto"/>
              <w:rPr>
                <w:rFonts w:cstheme="minorHAnsi"/>
              </w:rPr>
            </w:pPr>
            <w:r w:rsidRPr="00955206">
              <w:rPr>
                <w:rFonts w:cstheme="minorHAnsi"/>
              </w:rPr>
              <w:t xml:space="preserve">Rückbindung an Phase 1: </w:t>
            </w:r>
            <w:r w:rsidR="00F0300B" w:rsidRPr="000C073B">
              <w:rPr>
                <w:rFonts w:cstheme="minorHAnsi"/>
                <w:rPrChange w:id="901" w:author="Fabienne Schmaus" w:date="2026-04-30T16:42:00Z" w16du:dateUtc="2026-04-30T14:42:00Z">
                  <w:rPr>
                    <w:rFonts w:cstheme="minorHAnsi"/>
                    <w:i/>
                    <w:iCs/>
                  </w:rPr>
                </w:rPrChange>
              </w:rPr>
              <w:t>„</w:t>
            </w:r>
            <w:r w:rsidRPr="000C073B">
              <w:rPr>
                <w:rFonts w:cstheme="minorHAnsi"/>
                <w:rPrChange w:id="902" w:author="Fabienne Schmaus" w:date="2026-04-30T16:42:00Z" w16du:dateUtc="2026-04-30T14:42:00Z">
                  <w:rPr>
                    <w:rFonts w:cstheme="minorHAnsi"/>
                    <w:i/>
                    <w:iCs/>
                  </w:rPr>
                </w:rPrChange>
              </w:rPr>
              <w:t>Erinnert ihr euch an das Bilderpaar? Das ist dasselbe</w:t>
            </w:r>
            <w:ins w:id="903" w:author="Fabienne Schmaus" w:date="2026-04-30T16:42:00Z" w16du:dateUtc="2026-04-30T14:42:00Z">
              <w:r w:rsidR="000C073B">
                <w:rPr>
                  <w:rFonts w:cstheme="minorHAnsi"/>
                </w:rPr>
                <w:t>: W</w:t>
              </w:r>
            </w:ins>
            <w:del w:id="904" w:author="Fabienne Schmaus" w:date="2026-04-30T16:42:00Z" w16du:dateUtc="2026-04-30T14:42:00Z">
              <w:r w:rsidRPr="000C073B" w:rsidDel="000C073B">
                <w:rPr>
                  <w:rFonts w:cstheme="minorHAnsi"/>
                  <w:rPrChange w:id="905" w:author="Fabienne Schmaus" w:date="2026-04-30T16:42:00Z" w16du:dateUtc="2026-04-30T14:42:00Z">
                    <w:rPr>
                      <w:rFonts w:cstheme="minorHAnsi"/>
                      <w:i/>
                      <w:iCs/>
                    </w:rPr>
                  </w:rPrChange>
                </w:rPr>
                <w:delText xml:space="preserve"> – w</w:delText>
              </w:r>
            </w:del>
            <w:r w:rsidRPr="000C073B">
              <w:rPr>
                <w:rFonts w:cstheme="minorHAnsi"/>
                <w:rPrChange w:id="906" w:author="Fabienne Schmaus" w:date="2026-04-30T16:42:00Z" w16du:dateUtc="2026-04-30T14:42:00Z">
                  <w:rPr>
                    <w:rFonts w:cstheme="minorHAnsi"/>
                    <w:i/>
                    <w:iCs/>
                  </w:rPr>
                </w:rPrChange>
              </w:rPr>
              <w:t>ir zeigen immer einen Teil von uns.</w:t>
            </w:r>
            <w:r w:rsidR="00F0300B" w:rsidRPr="000C073B">
              <w:rPr>
                <w:rFonts w:cstheme="minorHAnsi"/>
                <w:rPrChange w:id="907" w:author="Fabienne Schmaus" w:date="2026-04-30T16:42:00Z" w16du:dateUtc="2026-04-30T14:42:00Z">
                  <w:rPr>
                    <w:rFonts w:cstheme="minorHAnsi"/>
                    <w:i/>
                    <w:iCs/>
                  </w:rPr>
                </w:rPrChange>
              </w:rPr>
              <w:t>“</w:t>
            </w:r>
          </w:p>
          <w:p w14:paraId="40FD4ADD" w14:textId="47AF8B8A" w:rsidR="00DF1D6F" w:rsidRPr="00EF396C" w:rsidRDefault="00DF1D6F" w:rsidP="00DF1D6F">
            <w:pPr>
              <w:shd w:val="clear" w:color="auto" w:fill="E2EFD9" w:themeFill="accent6" w:themeFillTint="33"/>
              <w:tabs>
                <w:tab w:val="left" w:pos="273"/>
              </w:tabs>
              <w:spacing w:line="276" w:lineRule="auto"/>
              <w:rPr>
                <w:rFonts w:cstheme="minorHAnsi"/>
                <w:b/>
                <w:bCs/>
              </w:rPr>
            </w:pPr>
            <w:r w:rsidRPr="00EF396C">
              <w:rPr>
                <w:rFonts w:cstheme="minorHAnsi"/>
                <w:b/>
                <w:bCs/>
              </w:rPr>
              <w:t>Fragen für den Sitzkreis</w:t>
            </w:r>
            <w:ins w:id="908" w:author="Fabienne Schmaus" w:date="2026-05-04T10:39:00Z" w16du:dateUtc="2026-05-04T08:39:00Z">
              <w:r w:rsidR="00C17639">
                <w:rPr>
                  <w:rFonts w:cstheme="minorHAnsi"/>
                  <w:b/>
                  <w:bCs/>
                </w:rPr>
                <w:t>:</w:t>
              </w:r>
            </w:ins>
          </w:p>
          <w:p w14:paraId="502DCC30" w14:textId="1F47D0BF" w:rsidR="00DF1D6F" w:rsidRPr="00EF396C" w:rsidRDefault="00DF1D6F" w:rsidP="00DF1D6F">
            <w:pPr>
              <w:shd w:val="clear" w:color="auto" w:fill="E2EFD9" w:themeFill="accent6" w:themeFillTint="33"/>
              <w:tabs>
                <w:tab w:val="left" w:pos="273"/>
              </w:tabs>
              <w:spacing w:line="276" w:lineRule="auto"/>
              <w:rPr>
                <w:rFonts w:cstheme="minorHAnsi"/>
              </w:rPr>
            </w:pPr>
            <w:r w:rsidRPr="00EF396C">
              <w:rPr>
                <w:rFonts w:cstheme="minorHAnsi"/>
              </w:rPr>
              <w:t>Die Lehrkraft liest die Fragen vor. Jede</w:t>
            </w:r>
            <w:ins w:id="909" w:author="Fabienne Schmaus" w:date="2026-04-30T16:42:00Z" w16du:dateUtc="2026-04-30T14:42:00Z">
              <w:r w:rsidR="000C073B">
                <w:rPr>
                  <w:rFonts w:cstheme="minorHAnsi"/>
                </w:rPr>
                <w:t xml:space="preserve"> und jeder</w:t>
              </w:r>
            </w:ins>
            <w:del w:id="910" w:author="Fabienne Schmaus" w:date="2026-04-30T16:42:00Z" w16du:dateUtc="2026-04-30T14:42:00Z">
              <w:r w:rsidRPr="00EF396C" w:rsidDel="000C073B">
                <w:rPr>
                  <w:rFonts w:cstheme="minorHAnsi"/>
                </w:rPr>
                <w:delText>:r</w:delText>
              </w:r>
            </w:del>
            <w:r w:rsidRPr="00EF396C">
              <w:rPr>
                <w:rFonts w:cstheme="minorHAnsi"/>
              </w:rPr>
              <w:t xml:space="preserve"> darf antworten</w:t>
            </w:r>
            <w:ins w:id="911" w:author="Fabienne Schmaus" w:date="2026-04-30T16:42:00Z" w16du:dateUtc="2026-04-30T14:42:00Z">
              <w:r w:rsidR="000C073B">
                <w:rPr>
                  <w:rFonts w:cstheme="minorHAnsi"/>
                </w:rPr>
                <w:t>. E</w:t>
              </w:r>
            </w:ins>
            <w:del w:id="912" w:author="Fabienne Schmaus" w:date="2026-04-30T16:42:00Z" w16du:dateUtc="2026-04-30T14:42:00Z">
              <w:r w:rsidRPr="00EF396C" w:rsidDel="000C073B">
                <w:rPr>
                  <w:rFonts w:cstheme="minorHAnsi"/>
                </w:rPr>
                <w:delText xml:space="preserve"> – e</w:delText>
              </w:r>
            </w:del>
            <w:r w:rsidRPr="00EF396C">
              <w:rPr>
                <w:rFonts w:cstheme="minorHAnsi"/>
              </w:rPr>
              <w:t>s gibt keine richtigen oder falschen Antworten.</w:t>
            </w:r>
          </w:p>
          <w:p w14:paraId="07FF275B" w14:textId="77777777" w:rsidR="00DF1D6F" w:rsidRPr="004442EB" w:rsidRDefault="00DF1D6F" w:rsidP="00DF1D6F">
            <w:pPr>
              <w:pStyle w:val="Listenabsatz"/>
              <w:numPr>
                <w:ilvl w:val="0"/>
                <w:numId w:val="25"/>
              </w:numPr>
              <w:shd w:val="clear" w:color="auto" w:fill="E2EFD9" w:themeFill="accent6" w:themeFillTint="33"/>
              <w:tabs>
                <w:tab w:val="left" w:pos="273"/>
              </w:tabs>
              <w:spacing w:line="276" w:lineRule="auto"/>
              <w:rPr>
                <w:rFonts w:cstheme="minorHAnsi"/>
              </w:rPr>
            </w:pPr>
            <w:r w:rsidRPr="004442EB">
              <w:rPr>
                <w:rFonts w:cstheme="minorHAnsi"/>
              </w:rPr>
              <w:t>Glaubst du, das stimmt wirklich immer so? (Ist Toni wirklich nie traurig? Gewinnt Lara immer?)</w:t>
            </w:r>
          </w:p>
          <w:p w14:paraId="62958055" w14:textId="77777777" w:rsidR="00DF1D6F" w:rsidRPr="004442EB" w:rsidRDefault="00DF1D6F" w:rsidP="00DF1D6F">
            <w:pPr>
              <w:pStyle w:val="Listenabsatz"/>
              <w:numPr>
                <w:ilvl w:val="0"/>
                <w:numId w:val="25"/>
              </w:numPr>
              <w:shd w:val="clear" w:color="auto" w:fill="E2EFD9" w:themeFill="accent6" w:themeFillTint="33"/>
              <w:tabs>
                <w:tab w:val="left" w:pos="273"/>
              </w:tabs>
              <w:spacing w:line="276" w:lineRule="auto"/>
              <w:rPr>
                <w:rFonts w:cstheme="minorHAnsi"/>
              </w:rPr>
            </w:pPr>
            <w:r w:rsidRPr="004442EB">
              <w:rPr>
                <w:rFonts w:cstheme="minorHAnsi"/>
              </w:rPr>
              <w:t>Warum hat das Kind wohl genau das geschrieben? (Was wollte es zeigen? Was wollte es vielleicht lieber nicht sagen?)</w:t>
            </w:r>
          </w:p>
          <w:p w14:paraId="1C693883" w14:textId="2275CAA3" w:rsidR="00DF1D6F" w:rsidRPr="004442EB" w:rsidRDefault="00DF1D6F" w:rsidP="00DF1D6F">
            <w:pPr>
              <w:pStyle w:val="Listenabsatz"/>
              <w:numPr>
                <w:ilvl w:val="0"/>
                <w:numId w:val="25"/>
              </w:numPr>
              <w:shd w:val="clear" w:color="auto" w:fill="E2EFD9" w:themeFill="accent6" w:themeFillTint="33"/>
              <w:tabs>
                <w:tab w:val="left" w:pos="273"/>
              </w:tabs>
              <w:spacing w:line="276" w:lineRule="auto"/>
              <w:rPr>
                <w:rFonts w:cstheme="minorHAnsi"/>
              </w:rPr>
            </w:pPr>
            <w:r w:rsidRPr="004442EB">
              <w:rPr>
                <w:rFonts w:cstheme="minorHAnsi"/>
              </w:rPr>
              <w:t>Gibt es etwas, das du über dich sagen würdest</w:t>
            </w:r>
            <w:ins w:id="913" w:author="Fabienne Schmaus" w:date="2026-04-30T16:43:00Z" w16du:dateUtc="2026-04-30T14:43:00Z">
              <w:r w:rsidR="000C073B">
                <w:rPr>
                  <w:rFonts w:cstheme="minorHAnsi"/>
                </w:rPr>
                <w:t>,</w:t>
              </w:r>
            </w:ins>
            <w:del w:id="914" w:author="Fabienne Schmaus" w:date="2026-04-30T16:43:00Z" w16du:dateUtc="2026-04-30T14:43:00Z">
              <w:r w:rsidRPr="004442EB" w:rsidDel="000C073B">
                <w:rPr>
                  <w:rFonts w:cstheme="minorHAnsi"/>
                </w:rPr>
                <w:delText xml:space="preserve"> –</w:delText>
              </w:r>
            </w:del>
            <w:r w:rsidRPr="004442EB">
              <w:rPr>
                <w:rFonts w:cstheme="minorHAnsi"/>
              </w:rPr>
              <w:t xml:space="preserve"> wenn du dich jemandem neu vorstellen würdest?</w:t>
            </w:r>
          </w:p>
          <w:p w14:paraId="0BA9C831" w14:textId="77777777" w:rsidR="00DF1D6F" w:rsidRPr="004442EB" w:rsidDel="000C073B" w:rsidRDefault="00DF1D6F" w:rsidP="00DF1D6F">
            <w:pPr>
              <w:pStyle w:val="Listenabsatz"/>
              <w:numPr>
                <w:ilvl w:val="0"/>
                <w:numId w:val="25"/>
              </w:numPr>
              <w:shd w:val="clear" w:color="auto" w:fill="E2EFD9" w:themeFill="accent6" w:themeFillTint="33"/>
              <w:tabs>
                <w:tab w:val="left" w:pos="273"/>
              </w:tabs>
              <w:spacing w:line="276" w:lineRule="auto"/>
              <w:rPr>
                <w:del w:id="915" w:author="Fabienne Schmaus" w:date="2026-04-30T16:42:00Z" w16du:dateUtc="2026-04-30T14:42:00Z"/>
                <w:rFonts w:cstheme="minorHAnsi"/>
              </w:rPr>
            </w:pPr>
            <w:r w:rsidRPr="004442EB">
              <w:rPr>
                <w:rFonts w:cstheme="minorHAnsi"/>
              </w:rPr>
              <w:t>Und gibt es etwas, das du vielleicht nicht sofort sagen würdest?</w:t>
            </w:r>
          </w:p>
          <w:p w14:paraId="7DD6E48D" w14:textId="77777777" w:rsidR="00DF1D6F" w:rsidRPr="000C073B" w:rsidRDefault="00DF1D6F">
            <w:pPr>
              <w:pStyle w:val="Listenabsatz"/>
              <w:numPr>
                <w:ilvl w:val="0"/>
                <w:numId w:val="25"/>
              </w:numPr>
              <w:shd w:val="clear" w:color="auto" w:fill="E2EFD9" w:themeFill="accent6" w:themeFillTint="33"/>
              <w:tabs>
                <w:tab w:val="left" w:pos="273"/>
              </w:tabs>
              <w:spacing w:line="276" w:lineRule="auto"/>
              <w:rPr>
                <w:rFonts w:cstheme="minorHAnsi"/>
              </w:rPr>
              <w:pPrChange w:id="916" w:author="Fabienne Schmaus" w:date="2026-04-30T16:42:00Z" w16du:dateUtc="2026-04-30T14:42:00Z">
                <w:pPr>
                  <w:shd w:val="clear" w:color="auto" w:fill="E2EFD9" w:themeFill="accent6" w:themeFillTint="33"/>
                  <w:tabs>
                    <w:tab w:val="left" w:pos="273"/>
                  </w:tabs>
                  <w:spacing w:line="276" w:lineRule="auto"/>
                </w:pPr>
              </w:pPrChange>
            </w:pPr>
          </w:p>
          <w:p w14:paraId="1640B529" w14:textId="48EA7252" w:rsidR="00DF1D6F" w:rsidRPr="00955206" w:rsidRDefault="00DF1D6F" w:rsidP="00DF1D6F">
            <w:pPr>
              <w:shd w:val="clear" w:color="auto" w:fill="E2EFD9" w:themeFill="accent6" w:themeFillTint="33"/>
              <w:tabs>
                <w:tab w:val="left" w:pos="273"/>
              </w:tabs>
              <w:spacing w:after="160" w:line="276" w:lineRule="auto"/>
              <w:rPr>
                <w:rFonts w:cstheme="minorHAnsi"/>
              </w:rPr>
            </w:pPr>
            <w:r w:rsidRPr="00DF1D6F">
              <w:rPr>
                <w:rFonts w:cstheme="minorHAnsi"/>
                <w:b/>
                <w:bCs/>
              </w:rPr>
              <w:t>Optional</w:t>
            </w:r>
            <w:r w:rsidRPr="00955206">
              <w:rPr>
                <w:rFonts w:cstheme="minorHAnsi"/>
              </w:rPr>
              <w:t xml:space="preserve">: Kinder dürfen selbst in den </w:t>
            </w:r>
            <w:del w:id="917" w:author="Fabienne Schmaus" w:date="2026-04-30T17:02:00Z" w16du:dateUtc="2026-04-30T15:02:00Z">
              <w:r w:rsidRPr="00955206" w:rsidDel="00F05765">
                <w:rPr>
                  <w:rFonts w:cstheme="minorHAnsi"/>
                </w:rPr>
                <w:delText>AB</w:delText>
              </w:r>
            </w:del>
            <w:ins w:id="918" w:author="Fabienne Schmaus" w:date="2026-04-30T17:02:00Z" w16du:dateUtc="2026-04-30T15:02:00Z">
              <w:r w:rsidR="00F05765" w:rsidRPr="00955206">
                <w:rPr>
                  <w:rFonts w:cstheme="minorHAnsi"/>
                </w:rPr>
                <w:t>A</w:t>
              </w:r>
              <w:r w:rsidR="00F05765">
                <w:rPr>
                  <w:rFonts w:cstheme="minorHAnsi"/>
                </w:rPr>
                <w:t>rbeitsblatt</w:t>
              </w:r>
            </w:ins>
            <w:r w:rsidRPr="00955206">
              <w:rPr>
                <w:rFonts w:cstheme="minorHAnsi"/>
              </w:rPr>
              <w:t>-Avataren etwas ausfüllen</w:t>
            </w:r>
            <w:ins w:id="919" w:author="Fabienne Schmaus" w:date="2026-04-30T16:43:00Z" w16du:dateUtc="2026-04-30T14:43:00Z">
              <w:r w:rsidR="000C073B">
                <w:rPr>
                  <w:rFonts w:cstheme="minorHAnsi"/>
                </w:rPr>
                <w:t xml:space="preserve">: </w:t>
              </w:r>
            </w:ins>
            <w:del w:id="920" w:author="Fabienne Schmaus" w:date="2026-04-30T16:43:00Z" w16du:dateUtc="2026-04-30T14:43:00Z">
              <w:r w:rsidRPr="00955206" w:rsidDel="000C073B">
                <w:rPr>
                  <w:rFonts w:cstheme="minorHAnsi"/>
                </w:rPr>
                <w:delText xml:space="preserve"> – </w:delText>
              </w:r>
            </w:del>
            <w:r w:rsidR="00F0300B">
              <w:rPr>
                <w:rFonts w:cstheme="minorHAnsi"/>
              </w:rPr>
              <w:t>„</w:t>
            </w:r>
            <w:r w:rsidRPr="00955206">
              <w:rPr>
                <w:rFonts w:cstheme="minorHAnsi"/>
              </w:rPr>
              <w:t>Was würdest du über dich schreiben?</w:t>
            </w:r>
            <w:r w:rsidR="00F0300B">
              <w:rPr>
                <w:rFonts w:cstheme="minorHAnsi"/>
              </w:rPr>
              <w:t>“</w:t>
            </w:r>
          </w:p>
          <w:p w14:paraId="13BF7255" w14:textId="77777777" w:rsidR="002C39FF" w:rsidRPr="007204FD" w:rsidRDefault="002C39FF" w:rsidP="00F07C29">
            <w:pPr>
              <w:tabs>
                <w:tab w:val="left" w:pos="273"/>
              </w:tabs>
              <w:spacing w:line="276" w:lineRule="auto"/>
              <w:rPr>
                <w:rFonts w:cstheme="minorHAnsi"/>
                <w:rPrChange w:id="921" w:author="Fabienne Schmaus" w:date="2026-04-30T17:05:00Z" w16du:dateUtc="2026-04-30T15:05:00Z">
                  <w:rPr>
                    <w:rFonts w:cstheme="minorHAnsi"/>
                    <w:color w:val="EE0000"/>
                  </w:rPr>
                </w:rPrChange>
              </w:rPr>
            </w:pPr>
          </w:p>
          <w:p w14:paraId="753BCB86" w14:textId="71021A11" w:rsidR="00F350DF" w:rsidDel="000C073B" w:rsidRDefault="00F350DF" w:rsidP="002C39FF">
            <w:pPr>
              <w:tabs>
                <w:tab w:val="left" w:pos="273"/>
              </w:tabs>
              <w:spacing w:line="276" w:lineRule="auto"/>
              <w:rPr>
                <w:del w:id="922" w:author="Fabienne Schmaus" w:date="2026-04-30T16:42:00Z" w16du:dateUtc="2026-04-30T14:42:00Z"/>
                <w:rFonts w:cstheme="minorHAnsi"/>
                <w:color w:val="EE0000"/>
              </w:rPr>
            </w:pPr>
          </w:p>
          <w:p w14:paraId="6597D72E" w14:textId="77777777" w:rsidR="00F350DF" w:rsidRPr="00F350DF" w:rsidRDefault="00F350DF" w:rsidP="00F350DF">
            <w:pPr>
              <w:tabs>
                <w:tab w:val="left" w:pos="273"/>
              </w:tabs>
              <w:spacing w:line="276" w:lineRule="auto"/>
              <w:rPr>
                <w:rFonts w:cstheme="minorHAnsi"/>
                <w:color w:val="000000" w:themeColor="text1"/>
              </w:rPr>
            </w:pPr>
            <w:r w:rsidRPr="00F350DF">
              <w:rPr>
                <w:rFonts w:cstheme="minorHAnsi"/>
                <w:color w:val="000000" w:themeColor="text1"/>
              </w:rPr>
              <w:t>Überleitung: Der Blick auf andere Profile beeinflusst auch, wie wir uns selbst wahrnehmen.</w:t>
            </w:r>
          </w:p>
          <w:p w14:paraId="0A4F64E1" w14:textId="1EBA898E" w:rsidR="002C39FF" w:rsidRPr="00F350DF" w:rsidRDefault="002C39FF" w:rsidP="002C39FF">
            <w:pPr>
              <w:tabs>
                <w:tab w:val="left" w:pos="273"/>
              </w:tabs>
              <w:spacing w:line="276" w:lineRule="auto"/>
              <w:rPr>
                <w:rFonts w:cstheme="minorHAnsi"/>
                <w:color w:val="000000" w:themeColor="text1"/>
              </w:rPr>
            </w:pPr>
            <w:r w:rsidRPr="00F350DF">
              <w:rPr>
                <w:rFonts w:cstheme="minorHAnsi"/>
                <w:color w:val="000000" w:themeColor="text1"/>
              </w:rPr>
              <w:t>___________________________________________________________________________</w:t>
            </w:r>
          </w:p>
          <w:p w14:paraId="48A8FF64" w14:textId="50E6B93C" w:rsidR="007204FD" w:rsidRPr="00F0300B" w:rsidRDefault="007204FD" w:rsidP="007204FD">
            <w:pPr>
              <w:rPr>
                <w:ins w:id="923" w:author="Fabienne Schmaus" w:date="2026-04-30T17:06:00Z" w16du:dateUtc="2026-04-30T15:06:00Z"/>
                <w:rFonts w:cstheme="minorHAnsi"/>
              </w:rPr>
            </w:pPr>
            <w:ins w:id="924" w:author="Fabienne Schmaus" w:date="2026-04-30T17:06:00Z" w16du:dateUtc="2026-04-30T15:06:00Z">
              <w:r w:rsidRPr="00F0300B">
                <w:rPr>
                  <w:rFonts w:cstheme="minorHAnsi"/>
                  <w:highlight w:val="yellow"/>
                </w:rPr>
                <w:lastRenderedPageBreak/>
                <w:t xml:space="preserve">((Seite </w:t>
              </w:r>
              <w:r>
                <w:rPr>
                  <w:rFonts w:cstheme="minorHAnsi"/>
                  <w:highlight w:val="yellow"/>
                </w:rPr>
                <w:t>10</w:t>
              </w:r>
              <w:r w:rsidRPr="00F0300B">
                <w:rPr>
                  <w:rFonts w:cstheme="minorHAnsi"/>
                  <w:highlight w:val="yellow"/>
                </w:rPr>
                <w:t>))</w:t>
              </w:r>
            </w:ins>
          </w:p>
          <w:p w14:paraId="40557933" w14:textId="0DF419BD" w:rsidR="00F350DF" w:rsidDel="000C073B" w:rsidRDefault="00F350DF" w:rsidP="00F07C29">
            <w:pPr>
              <w:tabs>
                <w:tab w:val="left" w:pos="273"/>
              </w:tabs>
              <w:spacing w:line="276" w:lineRule="auto"/>
              <w:rPr>
                <w:del w:id="925" w:author="Fabienne Schmaus" w:date="2026-04-30T16:43:00Z" w16du:dateUtc="2026-04-30T14:43:00Z"/>
                <w:rFonts w:cstheme="minorHAnsi"/>
                <w:b/>
                <w:bCs/>
                <w:color w:val="EE0000"/>
                <w:sz w:val="26"/>
                <w:szCs w:val="26"/>
              </w:rPr>
            </w:pPr>
          </w:p>
          <w:p w14:paraId="7A81A357" w14:textId="2E990B5B" w:rsidR="002C39FF" w:rsidRPr="003D2D6B" w:rsidRDefault="002C39FF" w:rsidP="00F07C29">
            <w:pPr>
              <w:tabs>
                <w:tab w:val="left" w:pos="273"/>
              </w:tabs>
              <w:spacing w:line="276" w:lineRule="auto"/>
              <w:rPr>
                <w:rFonts w:cstheme="minorHAnsi"/>
                <w:b/>
                <w:bCs/>
                <w:sz w:val="26"/>
                <w:szCs w:val="26"/>
              </w:rPr>
            </w:pPr>
            <w:r w:rsidRPr="003D2D6B">
              <w:rPr>
                <w:rFonts w:cstheme="minorHAnsi"/>
                <w:b/>
                <w:bCs/>
                <w:sz w:val="26"/>
                <w:szCs w:val="26"/>
              </w:rPr>
              <w:t>Vertiefung</w:t>
            </w:r>
            <w:r w:rsidR="00F350DF" w:rsidRPr="003D2D6B">
              <w:rPr>
                <w:rFonts w:cstheme="minorHAnsi"/>
                <w:b/>
                <w:bCs/>
                <w:sz w:val="26"/>
                <w:szCs w:val="26"/>
              </w:rPr>
              <w:t xml:space="preserve"> 2</w:t>
            </w:r>
          </w:p>
          <w:p w14:paraId="0768116D" w14:textId="6EB863FD" w:rsidR="003122D1" w:rsidDel="007204FD" w:rsidRDefault="003122D1" w:rsidP="003D2D6B">
            <w:pPr>
              <w:tabs>
                <w:tab w:val="left" w:pos="273"/>
              </w:tabs>
              <w:spacing w:line="276" w:lineRule="auto"/>
              <w:rPr>
                <w:del w:id="926" w:author="Fabienne Schmaus" w:date="2026-04-30T17:05:00Z" w16du:dateUtc="2026-04-30T15:05:00Z"/>
                <w:rFonts w:cstheme="minorHAnsi"/>
              </w:rPr>
            </w:pPr>
          </w:p>
          <w:p w14:paraId="79F8DBD0" w14:textId="3A442C10" w:rsidR="00C605A5" w:rsidRPr="00C605A5" w:rsidDel="000C073B" w:rsidRDefault="003122D1" w:rsidP="00C605A5">
            <w:pPr>
              <w:shd w:val="clear" w:color="auto" w:fill="FFF2CC" w:themeFill="accent4" w:themeFillTint="33"/>
              <w:tabs>
                <w:tab w:val="left" w:pos="273"/>
              </w:tabs>
              <w:spacing w:line="276" w:lineRule="auto"/>
              <w:rPr>
                <w:del w:id="927" w:author="Fabienne Schmaus" w:date="2026-04-30T16:43:00Z" w16du:dateUtc="2026-04-30T14:43:00Z"/>
                <w:rFonts w:cstheme="minorHAnsi"/>
                <w:b/>
                <w:bCs/>
                <w:color w:val="000000" w:themeColor="text1"/>
              </w:rPr>
            </w:pPr>
            <w:r w:rsidRPr="00C605A5">
              <w:rPr>
                <w:rFonts w:ascii="Segoe UI Symbol" w:hAnsi="Segoe UI Symbol" w:cs="Segoe UI Symbol"/>
                <w:b/>
                <w:bCs/>
                <w:color w:val="000000" w:themeColor="text1"/>
              </w:rPr>
              <w:t>⚠</w:t>
            </w:r>
            <w:r w:rsidRPr="00C605A5">
              <w:rPr>
                <w:rFonts w:cstheme="minorHAnsi"/>
                <w:b/>
                <w:bCs/>
                <w:color w:val="000000" w:themeColor="text1"/>
              </w:rPr>
              <w:t xml:space="preserve"> INFOBOX // </w:t>
            </w:r>
            <w:r w:rsidR="00C605A5" w:rsidRPr="00C605A5">
              <w:rPr>
                <w:rFonts w:cstheme="minorHAnsi"/>
                <w:b/>
                <w:bCs/>
                <w:color w:val="000000" w:themeColor="text1"/>
              </w:rPr>
              <w:t xml:space="preserve">Wenn </w:t>
            </w:r>
            <w:del w:id="928" w:author="Fabienne Schmaus" w:date="2026-04-30T16:28:00Z" w16du:dateUtc="2026-04-30T14:28:00Z">
              <w:r w:rsidR="00C605A5" w:rsidRPr="00C605A5" w:rsidDel="009B2458">
                <w:rPr>
                  <w:rFonts w:cstheme="minorHAnsi"/>
                  <w:b/>
                  <w:bCs/>
                  <w:color w:val="000000" w:themeColor="text1"/>
                </w:rPr>
                <w:delText>Schüler</w:delText>
              </w:r>
            </w:del>
            <w:ins w:id="929" w:author="Fabienne Schmaus" w:date="2026-04-30T16:28:00Z" w16du:dateUtc="2026-04-30T14:28:00Z">
              <w:r w:rsidR="009B2458">
                <w:rPr>
                  <w:rFonts w:cstheme="minorHAnsi"/>
                  <w:b/>
                  <w:bCs/>
                  <w:color w:val="000000" w:themeColor="text1"/>
                </w:rPr>
                <w:t>Lernende</w:t>
              </w:r>
            </w:ins>
            <w:del w:id="930" w:author="Fabienne Schmaus" w:date="2026-04-30T16:28:00Z" w16du:dateUtc="2026-04-30T14:28:00Z">
              <w:r w:rsidR="00C605A5" w:rsidRPr="00C605A5" w:rsidDel="009B2458">
                <w:rPr>
                  <w:rFonts w:cstheme="minorHAnsi"/>
                  <w:b/>
                  <w:bCs/>
                  <w:color w:val="000000" w:themeColor="text1"/>
                </w:rPr>
                <w:delText>:innen</w:delText>
              </w:r>
            </w:del>
            <w:r w:rsidR="00C605A5" w:rsidRPr="00C605A5">
              <w:rPr>
                <w:rFonts w:cstheme="minorHAnsi"/>
                <w:b/>
                <w:bCs/>
                <w:color w:val="000000" w:themeColor="text1"/>
              </w:rPr>
              <w:t xml:space="preserve"> betroffen reagieren – Anlaufstellen</w:t>
            </w:r>
          </w:p>
          <w:p w14:paraId="19BB32D3" w14:textId="77777777" w:rsidR="00C605A5" w:rsidRDefault="00C605A5" w:rsidP="00C605A5">
            <w:pPr>
              <w:shd w:val="clear" w:color="auto" w:fill="FFF2CC" w:themeFill="accent4" w:themeFillTint="33"/>
              <w:tabs>
                <w:tab w:val="left" w:pos="273"/>
              </w:tabs>
              <w:spacing w:line="276" w:lineRule="auto"/>
              <w:rPr>
                <w:rFonts w:cstheme="minorHAnsi"/>
                <w:b/>
                <w:bCs/>
                <w:color w:val="000000" w:themeColor="text1"/>
              </w:rPr>
            </w:pPr>
          </w:p>
          <w:p w14:paraId="3BA4C62E" w14:textId="12533939" w:rsidR="00C605A5" w:rsidRPr="00C605A5" w:rsidRDefault="00C605A5" w:rsidP="00DF1D6F">
            <w:pPr>
              <w:pStyle w:val="Listenabsatz"/>
              <w:numPr>
                <w:ilvl w:val="0"/>
                <w:numId w:val="25"/>
              </w:numPr>
              <w:shd w:val="clear" w:color="auto" w:fill="FFF2CC" w:themeFill="accent4" w:themeFillTint="33"/>
              <w:tabs>
                <w:tab w:val="left" w:pos="273"/>
              </w:tabs>
              <w:spacing w:line="276" w:lineRule="auto"/>
              <w:rPr>
                <w:rFonts w:cstheme="minorHAnsi"/>
                <w:color w:val="000000" w:themeColor="text1"/>
              </w:rPr>
            </w:pPr>
            <w:r w:rsidRPr="00C605A5">
              <w:rPr>
                <w:rFonts w:cstheme="minorHAnsi"/>
                <w:color w:val="000000" w:themeColor="text1"/>
              </w:rPr>
              <w:t>Schulpsychologischer Dienst</w:t>
            </w:r>
            <w:r>
              <w:rPr>
                <w:rFonts w:cstheme="minorHAnsi"/>
                <w:color w:val="000000" w:themeColor="text1"/>
              </w:rPr>
              <w:t xml:space="preserve"> (lokal)</w:t>
            </w:r>
          </w:p>
          <w:p w14:paraId="24B046E5" w14:textId="54985D17" w:rsidR="00C605A5" w:rsidRPr="00C605A5" w:rsidRDefault="00C605A5" w:rsidP="00DF1D6F">
            <w:pPr>
              <w:pStyle w:val="Listenabsatz"/>
              <w:numPr>
                <w:ilvl w:val="0"/>
                <w:numId w:val="25"/>
              </w:numPr>
              <w:shd w:val="clear" w:color="auto" w:fill="FFF2CC" w:themeFill="accent4" w:themeFillTint="33"/>
              <w:tabs>
                <w:tab w:val="left" w:pos="273"/>
              </w:tabs>
              <w:spacing w:line="276" w:lineRule="auto"/>
              <w:rPr>
                <w:rFonts w:cstheme="minorHAnsi"/>
                <w:color w:val="000000" w:themeColor="text1"/>
              </w:rPr>
            </w:pPr>
            <w:r w:rsidRPr="00C605A5">
              <w:rPr>
                <w:rFonts w:cstheme="minorHAnsi"/>
                <w:color w:val="000000" w:themeColor="text1"/>
              </w:rPr>
              <w:t>Nummer gegen Kummer</w:t>
            </w:r>
            <w:r>
              <w:rPr>
                <w:rFonts w:cstheme="minorHAnsi"/>
                <w:color w:val="000000" w:themeColor="text1"/>
              </w:rPr>
              <w:t xml:space="preserve"> </w:t>
            </w:r>
            <w:r w:rsidR="003775FD">
              <w:rPr>
                <w:rFonts w:cstheme="minorHAnsi"/>
                <w:color w:val="000000" w:themeColor="text1"/>
              </w:rPr>
              <w:t>116 111</w:t>
            </w:r>
          </w:p>
          <w:p w14:paraId="44FC8E68" w14:textId="3520B5C3" w:rsidR="00C605A5" w:rsidRPr="00C605A5" w:rsidRDefault="00C605A5" w:rsidP="00DF1D6F">
            <w:pPr>
              <w:pStyle w:val="Listenabsatz"/>
              <w:numPr>
                <w:ilvl w:val="0"/>
                <w:numId w:val="25"/>
              </w:numPr>
              <w:shd w:val="clear" w:color="auto" w:fill="FFF2CC" w:themeFill="accent4" w:themeFillTint="33"/>
              <w:tabs>
                <w:tab w:val="left" w:pos="273"/>
              </w:tabs>
              <w:spacing w:line="276" w:lineRule="auto"/>
              <w:rPr>
                <w:rFonts w:cstheme="minorHAnsi"/>
                <w:color w:val="000000" w:themeColor="text1"/>
              </w:rPr>
            </w:pPr>
            <w:r w:rsidRPr="00C605A5">
              <w:rPr>
                <w:rFonts w:cstheme="minorHAnsi"/>
                <w:color w:val="000000" w:themeColor="text1"/>
              </w:rPr>
              <w:t>Krisenchat.de</w:t>
            </w:r>
            <w:r w:rsidR="003775FD">
              <w:rPr>
                <w:rFonts w:cstheme="minorHAnsi"/>
                <w:color w:val="000000" w:themeColor="text1"/>
              </w:rPr>
              <w:t xml:space="preserve"> rund um die Uhr für unter 25</w:t>
            </w:r>
            <w:ins w:id="931" w:author="Fabienne Schmaus" w:date="2026-04-30T16:44:00Z" w16du:dateUtc="2026-04-30T14:44:00Z">
              <w:r w:rsidR="000C073B">
                <w:rPr>
                  <w:rFonts w:cstheme="minorHAnsi"/>
                  <w:color w:val="000000" w:themeColor="text1"/>
                </w:rPr>
                <w:t>-</w:t>
              </w:r>
            </w:ins>
            <w:del w:id="932" w:author="Fabienne Schmaus" w:date="2026-04-30T16:44:00Z" w16du:dateUtc="2026-04-30T14:44:00Z">
              <w:r w:rsidR="003775FD" w:rsidDel="000C073B">
                <w:rPr>
                  <w:rFonts w:cstheme="minorHAnsi"/>
                  <w:color w:val="000000" w:themeColor="text1"/>
                </w:rPr>
                <w:delText>jährige</w:delText>
              </w:r>
            </w:del>
            <w:ins w:id="933" w:author="Fabienne Schmaus" w:date="2026-04-30T16:44:00Z" w16du:dateUtc="2026-04-30T14:44:00Z">
              <w:r w:rsidR="000C073B">
                <w:rPr>
                  <w:rFonts w:cstheme="minorHAnsi"/>
                  <w:color w:val="000000" w:themeColor="text1"/>
                </w:rPr>
                <w:t>Jährige</w:t>
              </w:r>
            </w:ins>
            <w:ins w:id="934" w:author="Fabienne Schmaus" w:date="2026-04-30T16:45:00Z" w16du:dateUtc="2026-04-30T14:45:00Z">
              <w:r w:rsidR="000C073B">
                <w:rPr>
                  <w:rFonts w:cstheme="minorHAnsi"/>
                  <w:color w:val="000000" w:themeColor="text1"/>
                </w:rPr>
                <w:t>n</w:t>
              </w:r>
            </w:ins>
          </w:p>
          <w:p w14:paraId="62BC6E9D" w14:textId="08414687" w:rsidR="00C605A5" w:rsidRPr="00C605A5" w:rsidRDefault="00C605A5" w:rsidP="00DF1D6F">
            <w:pPr>
              <w:pStyle w:val="Listenabsatz"/>
              <w:numPr>
                <w:ilvl w:val="0"/>
                <w:numId w:val="25"/>
              </w:numPr>
              <w:shd w:val="clear" w:color="auto" w:fill="FFF2CC" w:themeFill="accent4" w:themeFillTint="33"/>
              <w:tabs>
                <w:tab w:val="left" w:pos="273"/>
              </w:tabs>
              <w:spacing w:line="276" w:lineRule="auto"/>
              <w:rPr>
                <w:rFonts w:cstheme="minorHAnsi"/>
                <w:color w:val="000000" w:themeColor="text1"/>
              </w:rPr>
            </w:pPr>
            <w:r w:rsidRPr="00C605A5">
              <w:rPr>
                <w:rFonts w:cstheme="minorHAnsi"/>
                <w:color w:val="000000" w:themeColor="text1"/>
              </w:rPr>
              <w:t>Barmer</w:t>
            </w:r>
            <w:r w:rsidR="003775FD">
              <w:rPr>
                <w:rFonts w:cstheme="minorHAnsi"/>
                <w:color w:val="000000" w:themeColor="text1"/>
              </w:rPr>
              <w:t xml:space="preserve"> </w:t>
            </w:r>
            <w:commentRangeStart w:id="935"/>
            <w:r w:rsidR="00A1403C" w:rsidRPr="00A1403C">
              <w:rPr>
                <w:rFonts w:cstheme="minorHAnsi"/>
                <w:color w:val="EE0000"/>
              </w:rPr>
              <w:t>xxxx</w:t>
            </w:r>
            <w:commentRangeEnd w:id="935"/>
            <w:r w:rsidR="00201834" w:rsidRPr="00C605A5">
              <w:rPr>
                <w:rStyle w:val="Kommentarzeichen"/>
                <w:rFonts w:cstheme="minorHAnsi"/>
                <w:color w:val="000000" w:themeColor="text1"/>
                <w:sz w:val="22"/>
                <w:szCs w:val="22"/>
              </w:rPr>
              <w:commentReference w:id="935"/>
            </w:r>
          </w:p>
          <w:p w14:paraId="47386D42" w14:textId="0C2523B0" w:rsidR="00C605A5" w:rsidDel="000C073B" w:rsidRDefault="00C605A5" w:rsidP="00C605A5">
            <w:pPr>
              <w:shd w:val="clear" w:color="auto" w:fill="FFF2CC" w:themeFill="accent4" w:themeFillTint="33"/>
              <w:tabs>
                <w:tab w:val="left" w:pos="273"/>
              </w:tabs>
              <w:spacing w:line="276" w:lineRule="auto"/>
              <w:rPr>
                <w:del w:id="936" w:author="Fabienne Schmaus" w:date="2026-04-30T16:44:00Z" w16du:dateUtc="2026-04-30T14:44:00Z"/>
                <w:rFonts w:cstheme="minorHAnsi"/>
                <w:b/>
                <w:bCs/>
                <w:color w:val="000000" w:themeColor="text1"/>
              </w:rPr>
            </w:pPr>
          </w:p>
          <w:p w14:paraId="39116EFA" w14:textId="239D7132" w:rsidR="00C605A5" w:rsidRPr="00C605A5" w:rsidDel="000C073B" w:rsidRDefault="00C605A5" w:rsidP="00C605A5">
            <w:pPr>
              <w:shd w:val="clear" w:color="auto" w:fill="FFF2CC" w:themeFill="accent4" w:themeFillTint="33"/>
              <w:tabs>
                <w:tab w:val="left" w:pos="273"/>
              </w:tabs>
              <w:spacing w:line="276" w:lineRule="auto"/>
              <w:rPr>
                <w:del w:id="937" w:author="Fabienne Schmaus" w:date="2026-04-30T16:44:00Z" w16du:dateUtc="2026-04-30T14:44:00Z"/>
                <w:rFonts w:cstheme="minorHAnsi"/>
                <w:color w:val="000000" w:themeColor="text1"/>
              </w:rPr>
            </w:pPr>
            <w:r w:rsidRPr="00C605A5">
              <w:rPr>
                <w:rFonts w:cstheme="minorHAnsi"/>
                <w:b/>
                <w:bCs/>
                <w:color w:val="000000" w:themeColor="text1"/>
              </w:rPr>
              <w:t>Wichtig:</w:t>
            </w:r>
            <w:r w:rsidRPr="00C605A5">
              <w:rPr>
                <w:rFonts w:cstheme="minorHAnsi"/>
                <w:color w:val="000000" w:themeColor="text1"/>
              </w:rPr>
              <w:t xml:space="preserve"> </w:t>
            </w:r>
            <w:del w:id="938" w:author="Fabienne Schmaus" w:date="2026-04-30T16:44:00Z" w16du:dateUtc="2026-04-30T14:44:00Z">
              <w:r w:rsidRPr="00C605A5" w:rsidDel="000C073B">
                <w:rPr>
                  <w:rFonts w:cstheme="minorHAnsi"/>
                  <w:color w:val="000000" w:themeColor="text1"/>
                </w:rPr>
                <w:delText xml:space="preserve">Den </w:delText>
              </w:r>
            </w:del>
            <w:ins w:id="939" w:author="Fabienne Schmaus" w:date="2026-04-30T16:44:00Z" w16du:dateUtc="2026-04-30T14:44:00Z">
              <w:r w:rsidR="000C073B" w:rsidRPr="00C605A5">
                <w:rPr>
                  <w:rFonts w:cstheme="minorHAnsi"/>
                  <w:color w:val="000000" w:themeColor="text1"/>
                </w:rPr>
                <w:t>De</w:t>
              </w:r>
              <w:r w:rsidR="000C073B">
                <w:rPr>
                  <w:rFonts w:cstheme="minorHAnsi"/>
                  <w:color w:val="000000" w:themeColor="text1"/>
                </w:rPr>
                <w:t>r</w:t>
              </w:r>
              <w:r w:rsidR="000C073B" w:rsidRPr="00C605A5">
                <w:rPr>
                  <w:rFonts w:cstheme="minorHAnsi"/>
                  <w:color w:val="000000" w:themeColor="text1"/>
                </w:rPr>
                <w:t xml:space="preserve"> </w:t>
              </w:r>
            </w:ins>
            <w:r w:rsidRPr="00C605A5">
              <w:rPr>
                <w:rFonts w:cstheme="minorHAnsi"/>
                <w:color w:val="000000" w:themeColor="text1"/>
              </w:rPr>
              <w:t xml:space="preserve">Kasten </w:t>
            </w:r>
            <w:ins w:id="940" w:author="Fabienne Schmaus" w:date="2026-04-30T16:44:00Z" w16du:dateUtc="2026-04-30T14:44:00Z">
              <w:r w:rsidR="000C073B">
                <w:rPr>
                  <w:rFonts w:cstheme="minorHAnsi"/>
                  <w:color w:val="000000" w:themeColor="text1"/>
                </w:rPr>
                <w:t xml:space="preserve">soll </w:t>
              </w:r>
            </w:ins>
            <w:r w:rsidRPr="00C605A5">
              <w:rPr>
                <w:rFonts w:cstheme="minorHAnsi"/>
                <w:color w:val="000000" w:themeColor="text1"/>
              </w:rPr>
              <w:t>nicht während der Stunde vor</w:t>
            </w:r>
            <w:ins w:id="941" w:author="Fabienne Schmaus" w:date="2026-04-30T16:44:00Z" w16du:dateUtc="2026-04-30T14:44:00Z">
              <w:r w:rsidR="000C073B">
                <w:rPr>
                  <w:rFonts w:cstheme="minorHAnsi"/>
                  <w:color w:val="000000" w:themeColor="text1"/>
                </w:rPr>
                <w:t>ge</w:t>
              </w:r>
            </w:ins>
            <w:r w:rsidRPr="00C605A5">
              <w:rPr>
                <w:rFonts w:cstheme="minorHAnsi"/>
                <w:color w:val="000000" w:themeColor="text1"/>
              </w:rPr>
              <w:t xml:space="preserve">lesen </w:t>
            </w:r>
            <w:ins w:id="942" w:author="Fabienne Schmaus" w:date="2026-04-30T16:44:00Z" w16du:dateUtc="2026-04-30T14:44:00Z">
              <w:r w:rsidR="000C073B">
                <w:rPr>
                  <w:rFonts w:cstheme="minorHAnsi"/>
                  <w:color w:val="000000" w:themeColor="text1"/>
                </w:rPr>
                <w:t>werden. E</w:t>
              </w:r>
            </w:ins>
            <w:del w:id="943" w:author="Fabienne Schmaus" w:date="2026-04-30T16:44:00Z" w16du:dateUtc="2026-04-30T14:44:00Z">
              <w:r w:rsidRPr="00C605A5" w:rsidDel="000C073B">
                <w:rPr>
                  <w:rFonts w:cstheme="minorHAnsi"/>
                  <w:color w:val="000000" w:themeColor="text1"/>
                </w:rPr>
                <w:delText>– e</w:delText>
              </w:r>
            </w:del>
            <w:r w:rsidRPr="00C605A5">
              <w:rPr>
                <w:rFonts w:cstheme="minorHAnsi"/>
                <w:color w:val="000000" w:themeColor="text1"/>
              </w:rPr>
              <w:t xml:space="preserve">r dient </w:t>
            </w:r>
            <w:del w:id="944" w:author="Fabienne Schmaus" w:date="2026-04-30T16:44:00Z" w16du:dateUtc="2026-04-30T14:44:00Z">
              <w:r w:rsidRPr="00C605A5" w:rsidDel="000C073B">
                <w:rPr>
                  <w:rFonts w:cstheme="minorHAnsi"/>
                  <w:color w:val="000000" w:themeColor="text1"/>
                </w:rPr>
                <w:delText xml:space="preserve">Ihnen </w:delText>
              </w:r>
            </w:del>
            <w:ins w:id="945" w:author="Fabienne Schmaus" w:date="2026-04-30T16:44:00Z" w16du:dateUtc="2026-04-30T14:44:00Z">
              <w:r w:rsidR="000C073B">
                <w:rPr>
                  <w:rFonts w:cstheme="minorHAnsi"/>
                  <w:color w:val="000000" w:themeColor="text1"/>
                </w:rPr>
                <w:t>der</w:t>
              </w:r>
            </w:ins>
            <w:del w:id="946" w:author="Fabienne Schmaus" w:date="2026-04-30T16:44:00Z" w16du:dateUtc="2026-04-30T14:44:00Z">
              <w:r w:rsidRPr="00C605A5" w:rsidDel="000C073B">
                <w:rPr>
                  <w:rFonts w:cstheme="minorHAnsi"/>
                  <w:color w:val="000000" w:themeColor="text1"/>
                </w:rPr>
                <w:delText>als</w:delText>
              </w:r>
            </w:del>
            <w:r w:rsidRPr="00C605A5">
              <w:rPr>
                <w:rFonts w:cstheme="minorHAnsi"/>
                <w:color w:val="000000" w:themeColor="text1"/>
              </w:rPr>
              <w:t xml:space="preserve"> Lehrkraft zur Orientierung. Er kann aber in adaptierter Form als Aushang oder Handzettel verfügbar gemacht werden.</w:t>
            </w:r>
          </w:p>
          <w:p w14:paraId="3B1AAE02" w14:textId="77777777" w:rsidR="00C605A5" w:rsidRPr="00C605A5" w:rsidRDefault="00C605A5" w:rsidP="003122D1">
            <w:pPr>
              <w:shd w:val="clear" w:color="auto" w:fill="FFF2CC" w:themeFill="accent4" w:themeFillTint="33"/>
              <w:tabs>
                <w:tab w:val="left" w:pos="273"/>
              </w:tabs>
              <w:spacing w:line="276" w:lineRule="auto"/>
              <w:rPr>
                <w:rFonts w:cstheme="minorHAnsi"/>
                <w:color w:val="000000" w:themeColor="text1"/>
              </w:rPr>
            </w:pPr>
          </w:p>
          <w:p w14:paraId="19597B63" w14:textId="39B7F019" w:rsidR="003122D1" w:rsidDel="000C073B" w:rsidRDefault="003122D1" w:rsidP="003D2D6B">
            <w:pPr>
              <w:tabs>
                <w:tab w:val="left" w:pos="273"/>
              </w:tabs>
              <w:spacing w:line="276" w:lineRule="auto"/>
              <w:rPr>
                <w:del w:id="947" w:author="Fabienne Schmaus" w:date="2026-04-30T16:44:00Z" w16du:dateUtc="2026-04-30T14:44:00Z"/>
                <w:rFonts w:cstheme="minorHAnsi"/>
              </w:rPr>
            </w:pPr>
          </w:p>
          <w:p w14:paraId="46B316A7" w14:textId="77777777" w:rsidR="003122D1" w:rsidRDefault="003122D1" w:rsidP="003D2D6B">
            <w:pPr>
              <w:tabs>
                <w:tab w:val="left" w:pos="273"/>
              </w:tabs>
              <w:spacing w:line="276" w:lineRule="auto"/>
              <w:rPr>
                <w:rFonts w:cstheme="minorHAnsi"/>
              </w:rPr>
            </w:pPr>
          </w:p>
          <w:p w14:paraId="1C0CC116" w14:textId="5DE64596" w:rsidR="003D2D6B" w:rsidRPr="000C073B" w:rsidRDefault="00F615E4" w:rsidP="003D2D6B">
            <w:pPr>
              <w:tabs>
                <w:tab w:val="left" w:pos="273"/>
              </w:tabs>
              <w:spacing w:line="276" w:lineRule="auto"/>
              <w:rPr>
                <w:rFonts w:cstheme="minorHAnsi"/>
              </w:rPr>
            </w:pPr>
            <w:ins w:id="948" w:author="Fabienne Schmaus" w:date="2026-05-04T11:02:00Z" w16du:dateUtc="2026-05-04T09:02:00Z">
              <w:r>
                <w:rPr>
                  <w:rFonts w:cstheme="minorHAnsi"/>
                </w:rPr>
                <w:t xml:space="preserve">Die </w:t>
              </w:r>
            </w:ins>
            <w:r w:rsidR="003D2D6B" w:rsidRPr="003D2D6B">
              <w:rPr>
                <w:rFonts w:cstheme="minorHAnsi"/>
              </w:rPr>
              <w:t xml:space="preserve">Lehrkraft erklärt </w:t>
            </w:r>
            <w:ins w:id="949" w:author="Fabienne Schmaus" w:date="2026-05-04T11:03:00Z" w16du:dateUtc="2026-05-04T09:03:00Z">
              <w:r w:rsidR="00E06478">
                <w:rPr>
                  <w:rFonts w:cstheme="minorHAnsi"/>
                </w:rPr>
                <w:t xml:space="preserve">zuerst </w:t>
              </w:r>
            </w:ins>
            <w:ins w:id="950" w:author="Fabienne Schmaus" w:date="2026-05-04T11:02:00Z" w16du:dateUtc="2026-05-04T09:02:00Z">
              <w:r w:rsidR="00E06478" w:rsidRPr="00E06478">
                <w:rPr>
                  <w:rFonts w:cstheme="minorHAnsi"/>
                </w:rPr>
                <w:t>kurz, dass wir uns beim Betrachten von Online-Profilen oft vergleichen – was grundsätzlich normal ist. Dabei wird jedoch betont, dass wir uns meist mit kuratierten Versionen anderer vergleichen, und es wird angeregt, darüber nachzudenken, welche Auswirkungen das auf uns hat. Ein längerer Input ist an dieser Stelle nicht vorgesehen</w:t>
              </w:r>
            </w:ins>
            <w:del w:id="951" w:author="Fabienne Schmaus" w:date="2026-05-04T11:02:00Z" w16du:dateUtc="2026-05-04T09:02:00Z">
              <w:r w:rsidR="003D2D6B" w:rsidRPr="003D2D6B" w:rsidDel="00E06478">
                <w:rPr>
                  <w:rFonts w:cstheme="minorHAnsi"/>
                </w:rPr>
                <w:delText xml:space="preserve">kurz: </w:delText>
              </w:r>
              <w:r w:rsidR="00F0300B" w:rsidRPr="000C073B" w:rsidDel="00E06478">
                <w:rPr>
                  <w:rFonts w:cstheme="minorHAnsi"/>
                  <w:rPrChange w:id="952" w:author="Fabienne Schmaus" w:date="2026-04-30T16:45:00Z" w16du:dateUtc="2026-04-30T14:45:00Z">
                    <w:rPr>
                      <w:rFonts w:cstheme="minorHAnsi"/>
                      <w:i/>
                      <w:iCs/>
                    </w:rPr>
                  </w:rPrChange>
                </w:rPr>
                <w:delText>„</w:delText>
              </w:r>
              <w:r w:rsidR="003D2D6B" w:rsidRPr="000C073B" w:rsidDel="00E06478">
                <w:rPr>
                  <w:rFonts w:cstheme="minorHAnsi"/>
                  <w:rPrChange w:id="953" w:author="Fabienne Schmaus" w:date="2026-04-30T16:45:00Z" w16du:dateUtc="2026-04-30T14:45:00Z">
                    <w:rPr>
                      <w:rFonts w:cstheme="minorHAnsi"/>
                      <w:i/>
                      <w:iCs/>
                    </w:rPr>
                  </w:rPrChange>
                </w:rPr>
                <w:delText>Wenn wir uns Online-Profile ansehen, vergleichen wir uns – das ist normal. Aber: Wir vergleichen uns immer mit kuratierten Versionen. Was macht das mit uns?</w:delText>
              </w:r>
              <w:r w:rsidR="00F0300B" w:rsidRPr="000C073B" w:rsidDel="00E06478">
                <w:rPr>
                  <w:rFonts w:cstheme="minorHAnsi"/>
                  <w:rPrChange w:id="954" w:author="Fabienne Schmaus" w:date="2026-04-30T16:45:00Z" w16du:dateUtc="2026-04-30T14:45:00Z">
                    <w:rPr>
                      <w:rFonts w:cstheme="minorHAnsi"/>
                      <w:i/>
                      <w:iCs/>
                    </w:rPr>
                  </w:rPrChange>
                </w:rPr>
                <w:delText>“</w:delText>
              </w:r>
              <w:r w:rsidR="003D2D6B" w:rsidRPr="000C073B" w:rsidDel="00E06478">
                <w:rPr>
                  <w:rFonts w:cstheme="minorHAnsi"/>
                </w:rPr>
                <w:delText xml:space="preserve"> </w:delText>
              </w:r>
            </w:del>
            <w:del w:id="955" w:author="Fabienne Schmaus" w:date="2026-04-30T16:45:00Z" w16du:dateUtc="2026-04-30T14:45:00Z">
              <w:r w:rsidR="003D2D6B" w:rsidRPr="000C073B" w:rsidDel="000C073B">
                <w:rPr>
                  <w:rFonts w:cstheme="minorHAnsi"/>
                </w:rPr>
                <w:delText>K</w:delText>
              </w:r>
            </w:del>
            <w:del w:id="956" w:author="Fabienne Schmaus" w:date="2026-05-04T11:02:00Z" w16du:dateUtc="2026-05-04T09:02:00Z">
              <w:r w:rsidR="003D2D6B" w:rsidRPr="000C073B" w:rsidDel="00E06478">
                <w:rPr>
                  <w:rFonts w:cstheme="minorHAnsi"/>
                </w:rPr>
                <w:delText xml:space="preserve">ein langer Input </w:delText>
              </w:r>
            </w:del>
            <w:del w:id="957" w:author="Fabienne Schmaus" w:date="2026-04-30T16:46:00Z" w16du:dateUtc="2026-04-30T14:46:00Z">
              <w:r w:rsidR="003D2D6B" w:rsidRPr="000C073B" w:rsidDel="000C073B">
                <w:rPr>
                  <w:rFonts w:cstheme="minorHAnsi"/>
                </w:rPr>
                <w:delText xml:space="preserve">– direkt </w:delText>
              </w:r>
            </w:del>
            <w:del w:id="958" w:author="Fabienne Schmaus" w:date="2026-05-04T11:03:00Z" w16du:dateUtc="2026-05-04T09:03:00Z">
              <w:r w:rsidR="003D2D6B" w:rsidRPr="000C073B" w:rsidDel="00E06478">
                <w:rPr>
                  <w:rFonts w:cstheme="minorHAnsi"/>
                </w:rPr>
                <w:delText>in die Fallarbeit</w:delText>
              </w:r>
            </w:del>
            <w:r w:rsidR="003D2D6B" w:rsidRPr="000C073B">
              <w:rPr>
                <w:rFonts w:cstheme="minorHAnsi"/>
              </w:rPr>
              <w:t>.</w:t>
            </w:r>
          </w:p>
          <w:p w14:paraId="612ACE54" w14:textId="3BCDF3A7" w:rsidR="00BF0571" w:rsidRPr="000C073B" w:rsidDel="007204FD" w:rsidRDefault="00BF0571" w:rsidP="00F07C29">
            <w:pPr>
              <w:tabs>
                <w:tab w:val="left" w:pos="273"/>
              </w:tabs>
              <w:spacing w:line="276" w:lineRule="auto"/>
              <w:rPr>
                <w:del w:id="959" w:author="Fabienne Schmaus" w:date="2026-04-30T17:05:00Z" w16du:dateUtc="2026-04-30T15:05:00Z"/>
                <w:rFonts w:cstheme="minorHAnsi"/>
                <w:rPrChange w:id="960" w:author="Fabienne Schmaus" w:date="2026-04-30T16:44:00Z" w16du:dateUtc="2026-04-30T14:44:00Z">
                  <w:rPr>
                    <w:del w:id="961" w:author="Fabienne Schmaus" w:date="2026-04-30T17:05:00Z" w16du:dateUtc="2026-04-30T15:05:00Z"/>
                    <w:rFonts w:cstheme="minorHAnsi"/>
                    <w:color w:val="EE0000"/>
                  </w:rPr>
                </w:rPrChange>
              </w:rPr>
            </w:pPr>
          </w:p>
          <w:p w14:paraId="4C0043BB" w14:textId="77777777" w:rsidR="00201834" w:rsidRDefault="002C39FF" w:rsidP="00F07C29">
            <w:pPr>
              <w:tabs>
                <w:tab w:val="left" w:pos="273"/>
              </w:tabs>
              <w:spacing w:line="276" w:lineRule="auto"/>
              <w:rPr>
                <w:ins w:id="962" w:author="Fabienne Schmaus" w:date="2026-05-04T10:03:00Z" w16du:dateUtc="2026-05-04T08:03:00Z"/>
                <w:rFonts w:cstheme="minorHAnsi"/>
              </w:rPr>
            </w:pPr>
            <w:r w:rsidRPr="003D2D6B">
              <w:rPr>
                <w:rFonts w:cstheme="minorHAnsi"/>
              </w:rPr>
              <w:t>In</w:t>
            </w:r>
            <w:r w:rsidRPr="003D2D6B">
              <w:rPr>
                <w:rFonts w:cstheme="minorHAnsi"/>
                <w:b/>
                <w:bCs/>
              </w:rPr>
              <w:t xml:space="preserve"> </w:t>
            </w:r>
            <w:r w:rsidR="003D2D6B" w:rsidRPr="003D2D6B">
              <w:rPr>
                <w:rFonts w:cstheme="minorHAnsi"/>
                <w:b/>
                <w:bCs/>
              </w:rPr>
              <w:t>3</w:t>
            </w:r>
            <w:r w:rsidR="004C6CFA" w:rsidRPr="003D2D6B">
              <w:rPr>
                <w:rFonts w:cstheme="minorHAnsi"/>
                <w:b/>
                <w:bCs/>
              </w:rPr>
              <w:t>er-</w:t>
            </w:r>
            <w:r w:rsidR="003D2D6B" w:rsidRPr="003D2D6B">
              <w:rPr>
                <w:rFonts w:cstheme="minorHAnsi"/>
                <w:b/>
                <w:bCs/>
              </w:rPr>
              <w:t xml:space="preserve"> oder 4er-</w:t>
            </w:r>
            <w:r w:rsidR="004C6CFA" w:rsidRPr="003D2D6B">
              <w:rPr>
                <w:rFonts w:cstheme="minorHAnsi"/>
                <w:b/>
                <w:bCs/>
              </w:rPr>
              <w:t>Gruppen</w:t>
            </w:r>
            <w:r w:rsidR="003D2D6B" w:rsidRPr="003D2D6B">
              <w:rPr>
                <w:rFonts w:cstheme="minorHAnsi"/>
                <w:b/>
                <w:bCs/>
              </w:rPr>
              <w:t>:</w:t>
            </w:r>
            <w:r w:rsidRPr="003D2D6B">
              <w:rPr>
                <w:rFonts w:cstheme="minorHAnsi"/>
              </w:rPr>
              <w:t xml:space="preserve"> </w:t>
            </w:r>
            <w:r w:rsidR="003D2D6B" w:rsidRPr="003D2D6B">
              <w:rPr>
                <w:rFonts w:cstheme="minorHAnsi"/>
              </w:rPr>
              <w:t>Jede Gruppe bekommt ein Fallbeispiel</w:t>
            </w:r>
            <w:ins w:id="963" w:author="Fabienne Schmaus" w:date="2026-05-04T10:02:00Z" w16du:dateUtc="2026-05-04T08:02:00Z">
              <w:r w:rsidR="00201834">
                <w:rPr>
                  <w:rFonts w:cstheme="minorHAnsi"/>
                </w:rPr>
                <w:t xml:space="preserve"> aus </w:t>
              </w:r>
            </w:ins>
            <w:del w:id="964" w:author="Fabienne Schmaus" w:date="2026-05-04T10:02:00Z" w16du:dateUtc="2026-05-04T08:02:00Z">
              <w:r w:rsidR="003D2D6B" w:rsidRPr="003D2D6B" w:rsidDel="00201834">
                <w:rPr>
                  <w:rFonts w:cstheme="minorHAnsi"/>
                </w:rPr>
                <w:delText xml:space="preserve">: </w:delText>
              </w:r>
            </w:del>
            <w:r w:rsidR="003D2D6B" w:rsidRPr="003D2D6B">
              <w:rPr>
                <w:rFonts w:cstheme="minorHAnsi"/>
              </w:rPr>
              <w:t>A</w:t>
            </w:r>
            <w:ins w:id="965" w:author="Fabienne Schmaus" w:date="2026-04-30T16:47:00Z" w16du:dateUtc="2026-04-30T14:47:00Z">
              <w:r w:rsidR="000C073B">
                <w:rPr>
                  <w:rFonts w:cstheme="minorHAnsi"/>
                </w:rPr>
                <w:t>rbeitsblatt</w:t>
              </w:r>
            </w:ins>
            <w:del w:id="966" w:author="Fabienne Schmaus" w:date="2026-04-30T16:47:00Z" w16du:dateUtc="2026-04-30T14:47:00Z">
              <w:r w:rsidR="003D2D6B" w:rsidRPr="003D2D6B" w:rsidDel="000C073B">
                <w:rPr>
                  <w:rFonts w:cstheme="minorHAnsi"/>
                </w:rPr>
                <w:delText>B</w:delText>
              </w:r>
            </w:del>
            <w:r w:rsidR="003D2D6B" w:rsidRPr="003D2D6B">
              <w:rPr>
                <w:rFonts w:cstheme="minorHAnsi"/>
              </w:rPr>
              <w:t xml:space="preserve"> 3</w:t>
            </w:r>
            <w:del w:id="967" w:author="Fabienne Schmaus" w:date="2026-05-04T10:02:00Z" w16du:dateUtc="2026-05-04T08:02:00Z">
              <w:r w:rsidR="003D2D6B" w:rsidRPr="003D2D6B" w:rsidDel="00201834">
                <w:rPr>
                  <w:rFonts w:cstheme="minorHAnsi"/>
                </w:rPr>
                <w:delText>a</w:delText>
              </w:r>
            </w:del>
            <w:ins w:id="968" w:author="Fabienne Schmaus" w:date="2026-05-04T10:03:00Z" w16du:dateUtc="2026-05-04T08:03:00Z">
              <w:r w:rsidR="00201834">
                <w:rPr>
                  <w:rFonts w:cstheme="minorHAnsi"/>
                </w:rPr>
                <w:t xml:space="preserve">: </w:t>
              </w:r>
            </w:ins>
          </w:p>
          <w:p w14:paraId="210EE2EE" w14:textId="77777777" w:rsidR="00201834" w:rsidRDefault="00201834" w:rsidP="00F07C29">
            <w:pPr>
              <w:tabs>
                <w:tab w:val="left" w:pos="273"/>
              </w:tabs>
              <w:spacing w:line="276" w:lineRule="auto"/>
              <w:rPr>
                <w:ins w:id="969" w:author="Fabienne Schmaus" w:date="2026-05-04T10:03:00Z" w16du:dateUtc="2026-05-04T08:03:00Z"/>
                <w:rFonts w:cstheme="minorHAnsi"/>
              </w:rPr>
            </w:pPr>
            <w:ins w:id="970" w:author="Fabienne Schmaus" w:date="2026-05-04T10:03:00Z" w16du:dateUtc="2026-05-04T08:03:00Z">
              <w:r>
                <w:rPr>
                  <w:rFonts w:cstheme="minorHAnsi"/>
                </w:rPr>
                <w:t xml:space="preserve">Fall I.: </w:t>
              </w:r>
            </w:ins>
            <w:del w:id="971" w:author="Fabienne Schmaus" w:date="2026-05-04T10:03:00Z" w16du:dateUtc="2026-05-04T08:03:00Z">
              <w:r w:rsidR="003D2D6B" w:rsidRPr="003D2D6B" w:rsidDel="00201834">
                <w:rPr>
                  <w:rFonts w:cstheme="minorHAnsi"/>
                </w:rPr>
                <w:delText xml:space="preserve"> (</w:delText>
              </w:r>
            </w:del>
            <w:r w:rsidR="00F0300B">
              <w:rPr>
                <w:rFonts w:cstheme="minorHAnsi"/>
              </w:rPr>
              <w:t>„</w:t>
            </w:r>
            <w:r w:rsidR="003D2D6B" w:rsidRPr="003D2D6B">
              <w:rPr>
                <w:rFonts w:cstheme="minorHAnsi"/>
              </w:rPr>
              <w:t>Immer die perfekten Fotos</w:t>
            </w:r>
            <w:r w:rsidR="00F0300B">
              <w:rPr>
                <w:rFonts w:cstheme="minorHAnsi"/>
              </w:rPr>
              <w:t>“</w:t>
            </w:r>
            <w:r w:rsidR="003D2D6B" w:rsidRPr="003D2D6B">
              <w:rPr>
                <w:rFonts w:cstheme="minorHAnsi"/>
              </w:rPr>
              <w:t xml:space="preserve"> – sozialer Vergleich, Unzufriedenheit</w:t>
            </w:r>
          </w:p>
          <w:p w14:paraId="109DDE45" w14:textId="77777777" w:rsidR="00201834" w:rsidRDefault="003D2D6B" w:rsidP="00F07C29">
            <w:pPr>
              <w:tabs>
                <w:tab w:val="left" w:pos="273"/>
              </w:tabs>
              <w:spacing w:line="276" w:lineRule="auto"/>
              <w:rPr>
                <w:ins w:id="972" w:author="Fabienne Schmaus" w:date="2026-05-04T10:03:00Z" w16du:dateUtc="2026-05-04T08:03:00Z"/>
                <w:rFonts w:cstheme="minorHAnsi"/>
              </w:rPr>
            </w:pPr>
            <w:del w:id="973" w:author="Fabienne Schmaus" w:date="2026-05-04T10:03:00Z" w16du:dateUtc="2026-05-04T08:03:00Z">
              <w:r w:rsidRPr="003D2D6B" w:rsidDel="00201834">
                <w:rPr>
                  <w:rFonts w:cstheme="minorHAnsi"/>
                </w:rPr>
                <w:delText xml:space="preserve">), </w:delText>
              </w:r>
            </w:del>
            <w:del w:id="974" w:author="Fabienne Schmaus" w:date="2026-04-30T16:47:00Z" w16du:dateUtc="2026-04-30T14:47:00Z">
              <w:r w:rsidRPr="003D2D6B" w:rsidDel="000C073B">
                <w:rPr>
                  <w:rFonts w:cstheme="minorHAnsi"/>
                </w:rPr>
                <w:delText xml:space="preserve">AB </w:delText>
              </w:r>
            </w:del>
            <w:del w:id="975" w:author="Fabienne Schmaus" w:date="2026-05-04T10:03:00Z" w16du:dateUtc="2026-05-04T08:03:00Z">
              <w:r w:rsidRPr="003D2D6B" w:rsidDel="00201834">
                <w:rPr>
                  <w:rFonts w:cstheme="minorHAnsi"/>
                </w:rPr>
                <w:delText>3b</w:delText>
              </w:r>
            </w:del>
            <w:ins w:id="976" w:author="Fabienne Schmaus" w:date="2026-05-04T10:03:00Z" w16du:dateUtc="2026-05-04T08:03:00Z">
              <w:r w:rsidR="00201834">
                <w:rPr>
                  <w:rFonts w:cstheme="minorHAnsi"/>
                </w:rPr>
                <w:t>Fall II.:</w:t>
              </w:r>
            </w:ins>
            <w:r w:rsidRPr="003D2D6B">
              <w:rPr>
                <w:rFonts w:cstheme="minorHAnsi"/>
              </w:rPr>
              <w:t xml:space="preserve"> </w:t>
            </w:r>
            <w:del w:id="977" w:author="Fabienne Schmaus" w:date="2026-05-04T10:03:00Z" w16du:dateUtc="2026-05-04T08:03:00Z">
              <w:r w:rsidRPr="003D2D6B" w:rsidDel="00201834">
                <w:rPr>
                  <w:rFonts w:cstheme="minorHAnsi"/>
                </w:rPr>
                <w:delText>(</w:delText>
              </w:r>
            </w:del>
            <w:r w:rsidR="00F0300B">
              <w:rPr>
                <w:rFonts w:cstheme="minorHAnsi"/>
              </w:rPr>
              <w:t>„</w:t>
            </w:r>
            <w:r w:rsidRPr="003D2D6B">
              <w:rPr>
                <w:rFonts w:cstheme="minorHAnsi"/>
              </w:rPr>
              <w:t>Niemand liked meine Beiträge</w:t>
            </w:r>
            <w:r w:rsidR="00F0300B">
              <w:rPr>
                <w:rFonts w:cstheme="minorHAnsi"/>
              </w:rPr>
              <w:t>“</w:t>
            </w:r>
            <w:r w:rsidRPr="003D2D6B">
              <w:rPr>
                <w:rFonts w:cstheme="minorHAnsi"/>
              </w:rPr>
              <w:t xml:space="preserve"> – Selbstwert an Metriken geknüpft</w:t>
            </w:r>
          </w:p>
          <w:p w14:paraId="654DB792" w14:textId="77777777" w:rsidR="00201834" w:rsidRDefault="003D2D6B" w:rsidP="00F07C29">
            <w:pPr>
              <w:tabs>
                <w:tab w:val="left" w:pos="273"/>
              </w:tabs>
              <w:spacing w:line="276" w:lineRule="auto"/>
              <w:rPr>
                <w:ins w:id="978" w:author="Fabienne Schmaus" w:date="2026-05-04T10:04:00Z" w16du:dateUtc="2026-05-04T08:04:00Z"/>
                <w:rFonts w:cstheme="minorHAnsi"/>
              </w:rPr>
            </w:pPr>
            <w:del w:id="979" w:author="Fabienne Schmaus" w:date="2026-05-04T10:04:00Z" w16du:dateUtc="2026-05-04T08:04:00Z">
              <w:r w:rsidRPr="003D2D6B" w:rsidDel="00201834">
                <w:rPr>
                  <w:rFonts w:cstheme="minorHAnsi"/>
                </w:rPr>
                <w:delText xml:space="preserve">), </w:delText>
              </w:r>
            </w:del>
            <w:del w:id="980" w:author="Fabienne Schmaus" w:date="2026-04-30T16:47:00Z" w16du:dateUtc="2026-04-30T14:47:00Z">
              <w:r w:rsidRPr="003D2D6B" w:rsidDel="000C073B">
                <w:rPr>
                  <w:rFonts w:cstheme="minorHAnsi"/>
                </w:rPr>
                <w:delText xml:space="preserve">AB </w:delText>
              </w:r>
            </w:del>
            <w:del w:id="981" w:author="Fabienne Schmaus" w:date="2026-05-04T10:04:00Z" w16du:dateUtc="2026-05-04T08:04:00Z">
              <w:r w:rsidRPr="003D2D6B" w:rsidDel="00201834">
                <w:rPr>
                  <w:rFonts w:cstheme="minorHAnsi"/>
                </w:rPr>
                <w:delText>3c</w:delText>
              </w:r>
            </w:del>
            <w:ins w:id="982" w:author="Fabienne Schmaus" w:date="2026-05-04T10:04:00Z" w16du:dateUtc="2026-05-04T08:04:00Z">
              <w:r w:rsidR="00201834">
                <w:rPr>
                  <w:rFonts w:cstheme="minorHAnsi"/>
                </w:rPr>
                <w:t>Fall III.:</w:t>
              </w:r>
            </w:ins>
            <w:r w:rsidRPr="003D2D6B">
              <w:rPr>
                <w:rFonts w:cstheme="minorHAnsi"/>
              </w:rPr>
              <w:t xml:space="preserve"> </w:t>
            </w:r>
            <w:del w:id="983" w:author="Fabienne Schmaus" w:date="2026-05-04T10:04:00Z" w16du:dateUtc="2026-05-04T08:04:00Z">
              <w:r w:rsidRPr="003D2D6B" w:rsidDel="00201834">
                <w:rPr>
                  <w:rFonts w:cstheme="minorHAnsi"/>
                </w:rPr>
                <w:delText>(</w:delText>
              </w:r>
            </w:del>
            <w:r w:rsidR="00F0300B">
              <w:rPr>
                <w:rFonts w:cstheme="minorHAnsi"/>
              </w:rPr>
              <w:t>„</w:t>
            </w:r>
            <w:r w:rsidRPr="003D2D6B">
              <w:rPr>
                <w:rFonts w:cstheme="minorHAnsi"/>
              </w:rPr>
              <w:t>Mein Profil zeigt nicht, wer ich wirklich bin</w:t>
            </w:r>
            <w:r w:rsidR="00F0300B">
              <w:rPr>
                <w:rFonts w:cstheme="minorHAnsi"/>
              </w:rPr>
              <w:t>“</w:t>
            </w:r>
            <w:commentRangeStart w:id="984"/>
            <w:r w:rsidRPr="003D2D6B">
              <w:rPr>
                <w:rFonts w:cstheme="minorHAnsi"/>
              </w:rPr>
              <w:t>*</w:t>
            </w:r>
            <w:commentRangeEnd w:id="984"/>
            <w:r w:rsidR="00201834" w:rsidRPr="003D2D6B">
              <w:rPr>
                <w:rStyle w:val="Kommentarzeichen"/>
                <w:rFonts w:cstheme="minorHAnsi"/>
                <w:sz w:val="22"/>
                <w:szCs w:val="22"/>
              </w:rPr>
              <w:commentReference w:id="984"/>
            </w:r>
            <w:r w:rsidRPr="003D2D6B">
              <w:rPr>
                <w:rFonts w:cstheme="minorHAnsi"/>
              </w:rPr>
              <w:t xml:space="preserve"> – Authentizitätskonflikt</w:t>
            </w:r>
          </w:p>
          <w:p w14:paraId="519E37BD" w14:textId="2E01A144" w:rsidR="00BF0571" w:rsidRPr="003D2D6B" w:rsidRDefault="003D2D6B" w:rsidP="00F07C29">
            <w:pPr>
              <w:tabs>
                <w:tab w:val="left" w:pos="273"/>
              </w:tabs>
              <w:spacing w:line="276" w:lineRule="auto"/>
              <w:rPr>
                <w:rFonts w:cstheme="minorHAnsi"/>
              </w:rPr>
            </w:pPr>
            <w:del w:id="985" w:author="Fabienne Schmaus" w:date="2026-05-04T10:04:00Z" w16du:dateUtc="2026-05-04T08:04:00Z">
              <w:r w:rsidRPr="003D2D6B" w:rsidDel="00201834">
                <w:rPr>
                  <w:rFonts w:cstheme="minorHAnsi"/>
                </w:rPr>
                <w:delText>).</w:delText>
              </w:r>
            </w:del>
            <w:ins w:id="986" w:author="Fabienne Schmaus" w:date="2026-05-04T10:04:00Z" w16du:dateUtc="2026-05-04T08:04:00Z">
              <w:r w:rsidR="00201834">
                <w:rPr>
                  <w:rFonts w:cstheme="minorHAnsi"/>
                </w:rPr>
                <w:t xml:space="preserve">Dabei geht es darum, </w:t>
              </w:r>
            </w:ins>
            <w:del w:id="987" w:author="Fabienne Schmaus" w:date="2026-05-04T10:04:00Z" w16du:dateUtc="2026-05-04T08:04:00Z">
              <w:r w:rsidRPr="003D2D6B" w:rsidDel="00201834">
                <w:rPr>
                  <w:rFonts w:cstheme="minorHAnsi"/>
                </w:rPr>
                <w:delText xml:space="preserve"> Auftrag:</w:delText>
              </w:r>
            </w:del>
            <w:ins w:id="988" w:author="Fabienne Schmaus" w:date="2026-05-04T10:04:00Z" w16du:dateUtc="2026-05-04T08:04:00Z">
              <w:r w:rsidR="00201834">
                <w:rPr>
                  <w:rFonts w:cstheme="minorHAnsi"/>
                </w:rPr>
                <w:t>die</w:t>
              </w:r>
            </w:ins>
            <w:r w:rsidRPr="003D2D6B">
              <w:rPr>
                <w:rFonts w:cstheme="minorHAnsi"/>
              </w:rPr>
              <w:t xml:space="preserve"> Fallgeschichte </w:t>
            </w:r>
            <w:ins w:id="989" w:author="Fabienne Schmaus" w:date="2026-05-04T10:04:00Z" w16du:dateUtc="2026-05-04T08:04:00Z">
              <w:r w:rsidR="00201834">
                <w:rPr>
                  <w:rFonts w:cstheme="minorHAnsi"/>
                </w:rPr>
                <w:t xml:space="preserve">zu </w:t>
              </w:r>
            </w:ins>
            <w:r w:rsidRPr="003D2D6B">
              <w:rPr>
                <w:rFonts w:cstheme="minorHAnsi"/>
              </w:rPr>
              <w:t xml:space="preserve">lesen, Analysefragen </w:t>
            </w:r>
            <w:ins w:id="990" w:author="Fabienne Schmaus" w:date="2026-05-04T10:04:00Z" w16du:dateUtc="2026-05-04T08:04:00Z">
              <w:r w:rsidR="00201834">
                <w:rPr>
                  <w:rFonts w:cstheme="minorHAnsi"/>
                </w:rPr>
                <w:t xml:space="preserve">zu </w:t>
              </w:r>
            </w:ins>
            <w:r w:rsidRPr="003D2D6B">
              <w:rPr>
                <w:rFonts w:cstheme="minorHAnsi"/>
              </w:rPr>
              <w:t>bearbeiten</w:t>
            </w:r>
            <w:del w:id="991" w:author="Fabienne Schmaus" w:date="2026-05-04T10:04:00Z" w16du:dateUtc="2026-05-04T08:04:00Z">
              <w:r w:rsidRPr="003D2D6B" w:rsidDel="00201834">
                <w:rPr>
                  <w:rFonts w:cstheme="minorHAnsi"/>
                </w:rPr>
                <w:delText xml:space="preserve">, </w:delText>
              </w:r>
            </w:del>
            <w:ins w:id="992" w:author="Fabienne Schmaus" w:date="2026-05-04T10:04:00Z" w16du:dateUtc="2026-05-04T08:04:00Z">
              <w:r w:rsidR="00201834">
                <w:rPr>
                  <w:rFonts w:cstheme="minorHAnsi"/>
                </w:rPr>
                <w:t xml:space="preserve"> und</w:t>
              </w:r>
              <w:r w:rsidR="00201834" w:rsidRPr="003D2D6B">
                <w:rPr>
                  <w:rFonts w:cstheme="minorHAnsi"/>
                </w:rPr>
                <w:t xml:space="preserve"> </w:t>
              </w:r>
              <w:r w:rsidR="00201834">
                <w:rPr>
                  <w:rFonts w:cstheme="minorHAnsi"/>
                </w:rPr>
                <w:t xml:space="preserve">eine </w:t>
              </w:r>
            </w:ins>
            <w:r w:rsidRPr="003D2D6B">
              <w:rPr>
                <w:rFonts w:cstheme="minorHAnsi"/>
              </w:rPr>
              <w:t>Kurzpräsentation vor</w:t>
            </w:r>
            <w:ins w:id="993" w:author="Fabienne Schmaus" w:date="2026-05-04T10:04:00Z" w16du:dateUtc="2026-05-04T08:04:00Z">
              <w:r w:rsidR="00201834">
                <w:rPr>
                  <w:rFonts w:cstheme="minorHAnsi"/>
                </w:rPr>
                <w:t>zu</w:t>
              </w:r>
            </w:ins>
            <w:r w:rsidRPr="003D2D6B">
              <w:rPr>
                <w:rFonts w:cstheme="minorHAnsi"/>
              </w:rPr>
              <w:t>bereiten (je 2 Min.)</w:t>
            </w:r>
          </w:p>
          <w:p w14:paraId="46F1CE12" w14:textId="45065D65" w:rsidR="003D2D6B" w:rsidRPr="003D2D6B" w:rsidDel="000C073B" w:rsidRDefault="003D2D6B" w:rsidP="00F07C29">
            <w:pPr>
              <w:tabs>
                <w:tab w:val="left" w:pos="273"/>
              </w:tabs>
              <w:spacing w:line="276" w:lineRule="auto"/>
              <w:rPr>
                <w:del w:id="994" w:author="Fabienne Schmaus" w:date="2026-04-30T16:47:00Z" w16du:dateUtc="2026-04-30T14:47:00Z"/>
                <w:rFonts w:cstheme="minorHAnsi"/>
              </w:rPr>
            </w:pPr>
          </w:p>
          <w:p w14:paraId="7C9E7CF7" w14:textId="6E8FFD82" w:rsidR="003D2D6B" w:rsidRPr="003D2D6B" w:rsidRDefault="003D2D6B" w:rsidP="003D2D6B">
            <w:pPr>
              <w:tabs>
                <w:tab w:val="left" w:pos="273"/>
              </w:tabs>
              <w:spacing w:line="276" w:lineRule="auto"/>
              <w:rPr>
                <w:rFonts w:cstheme="minorHAnsi"/>
              </w:rPr>
            </w:pPr>
            <w:r w:rsidRPr="003D2D6B">
              <w:rPr>
                <w:rFonts w:cstheme="minorHAnsi"/>
              </w:rPr>
              <w:t xml:space="preserve">Jede Gruppe stellt ihr Fallbeispiel in 2 Minuten vor: Was passiert? Was beschäftigt die Person? Was könnte helfen? </w:t>
            </w:r>
            <w:ins w:id="995" w:author="Fabienne Schmaus" w:date="2026-05-04T10:39:00Z" w16du:dateUtc="2026-05-04T08:39:00Z">
              <w:r w:rsidR="00C17639">
                <w:rPr>
                  <w:rFonts w:cstheme="minorHAnsi"/>
                </w:rPr>
                <w:t xml:space="preserve">Die </w:t>
              </w:r>
            </w:ins>
            <w:r w:rsidRPr="003D2D6B">
              <w:rPr>
                <w:rFonts w:cstheme="minorHAnsi"/>
              </w:rPr>
              <w:t>Lehrkraft fasst nach allen drei Vorstellungen zusammen: *</w:t>
            </w:r>
            <w:r w:rsidR="00F0300B">
              <w:rPr>
                <w:rFonts w:cstheme="minorHAnsi"/>
              </w:rPr>
              <w:t>“</w:t>
            </w:r>
            <w:r w:rsidRPr="003D2D6B">
              <w:rPr>
                <w:rFonts w:cstheme="minorHAnsi"/>
              </w:rPr>
              <w:t>In allen drei Fällen sehen wir: Die Art, wie wir uns online präsentieren und wie wir andere wahrnehmen, beeinflusst, wie wir uns selbst fühlen.</w:t>
            </w:r>
            <w:r w:rsidR="00F0300B">
              <w:rPr>
                <w:rFonts w:cstheme="minorHAnsi"/>
              </w:rPr>
              <w:t>“</w:t>
            </w:r>
          </w:p>
          <w:p w14:paraId="2A5A2AD3" w14:textId="77777777" w:rsidR="003D2D6B" w:rsidRPr="007204FD" w:rsidRDefault="003D2D6B" w:rsidP="00F07C29">
            <w:pPr>
              <w:tabs>
                <w:tab w:val="left" w:pos="273"/>
              </w:tabs>
              <w:spacing w:line="276" w:lineRule="auto"/>
              <w:rPr>
                <w:rFonts w:cstheme="minorHAnsi"/>
                <w:rPrChange w:id="996" w:author="Fabienne Schmaus" w:date="2026-04-30T17:06:00Z" w16du:dateUtc="2026-04-30T15:06:00Z">
                  <w:rPr>
                    <w:rFonts w:cstheme="minorHAnsi"/>
                    <w:color w:val="EE0000"/>
                  </w:rPr>
                </w:rPrChange>
              </w:rPr>
            </w:pPr>
          </w:p>
          <w:p w14:paraId="0BC18881" w14:textId="4D65E226" w:rsidR="002C39FF" w:rsidRPr="00E03A0B" w:rsidRDefault="002C39FF" w:rsidP="007D4363">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sidR="00F0300B">
              <w:rPr>
                <w:rFonts w:cstheme="minorHAnsi"/>
                <w:highlight w:val="yellow"/>
              </w:rPr>
              <w:t>„</w:t>
            </w:r>
            <w:r w:rsidRPr="00E03A0B">
              <w:rPr>
                <w:rFonts w:cstheme="minorHAnsi"/>
                <w:highlight w:val="yellow"/>
              </w:rPr>
              <w:t>Differenzierung</w:t>
            </w:r>
            <w:r w:rsidR="00F0300B">
              <w:rPr>
                <w:rFonts w:cstheme="minorHAnsi"/>
                <w:highlight w:val="yellow"/>
              </w:rPr>
              <w:t>“</w:t>
            </w:r>
            <w:r w:rsidRPr="00E03A0B">
              <w:rPr>
                <w:rFonts w:cstheme="minorHAnsi"/>
                <w:highlight w:val="yellow"/>
              </w:rPr>
              <w:t>!!))</w:t>
            </w:r>
          </w:p>
          <w:p w14:paraId="58F79A7C" w14:textId="2274DA5C" w:rsidR="002C39FF" w:rsidRPr="00E03A0B" w:rsidRDefault="00A24EE4" w:rsidP="00F07C29">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2C39FF" w:rsidRPr="00E03A0B">
              <w:rPr>
                <w:rFonts w:cstheme="minorHAnsi"/>
                <w:b/>
                <w:bCs/>
              </w:rPr>
              <w:t>:</w:t>
            </w:r>
          </w:p>
          <w:p w14:paraId="638639F4" w14:textId="744A0E64" w:rsidR="00E03A0B" w:rsidRPr="00E03A0B" w:rsidRDefault="00BF0571" w:rsidP="00F07C29">
            <w:pPr>
              <w:shd w:val="clear" w:color="auto" w:fill="FBE4D5" w:themeFill="accent2" w:themeFillTint="33"/>
              <w:tabs>
                <w:tab w:val="left" w:pos="273"/>
              </w:tabs>
              <w:spacing w:line="276" w:lineRule="auto"/>
              <w:rPr>
                <w:rFonts w:cstheme="minorHAnsi"/>
              </w:rPr>
            </w:pPr>
            <w:r w:rsidRPr="00E03A0B">
              <w:rPr>
                <w:rFonts w:cstheme="minorHAnsi"/>
              </w:rPr>
              <w:t xml:space="preserve">– </w:t>
            </w:r>
            <w:ins w:id="997" w:author="Fabienne Schmaus" w:date="2026-05-04T11:03:00Z" w16du:dateUtc="2026-05-04T09:03:00Z">
              <w:r w:rsidR="00E06478">
                <w:rPr>
                  <w:rFonts w:cstheme="minorHAnsi"/>
                </w:rPr>
                <w:t xml:space="preserve">besonderer </w:t>
              </w:r>
            </w:ins>
            <w:r w:rsidR="00E03A0B" w:rsidRPr="00E03A0B">
              <w:rPr>
                <w:rFonts w:cstheme="minorHAnsi"/>
              </w:rPr>
              <w:t>Fokus auf Erkennen und Benennen von Gefühlen: *</w:t>
            </w:r>
            <w:r w:rsidR="00F0300B">
              <w:rPr>
                <w:rFonts w:cstheme="minorHAnsi"/>
              </w:rPr>
              <w:t>“</w:t>
            </w:r>
            <w:r w:rsidR="00E03A0B" w:rsidRPr="00E03A0B">
              <w:rPr>
                <w:rFonts w:cstheme="minorHAnsi"/>
              </w:rPr>
              <w:t>Wie fühlt sich die Person? Was beschäftigt sie?</w:t>
            </w:r>
            <w:r w:rsidR="00F0300B">
              <w:rPr>
                <w:rFonts w:cstheme="minorHAnsi"/>
              </w:rPr>
              <w:t>“</w:t>
            </w:r>
            <w:r w:rsidR="00E03A0B" w:rsidRPr="00E03A0B">
              <w:rPr>
                <w:rFonts w:cstheme="minorHAnsi"/>
              </w:rPr>
              <w:t xml:space="preserve"> </w:t>
            </w:r>
          </w:p>
          <w:p w14:paraId="283D1A71" w14:textId="24FE1CC6" w:rsidR="00E03A0B" w:rsidRPr="00E03A0B" w:rsidRDefault="00BF0571" w:rsidP="00E03A0B">
            <w:pPr>
              <w:shd w:val="clear" w:color="auto" w:fill="FBE4D5" w:themeFill="accent2" w:themeFillTint="33"/>
              <w:tabs>
                <w:tab w:val="left" w:pos="273"/>
              </w:tabs>
              <w:spacing w:line="276" w:lineRule="auto"/>
              <w:rPr>
                <w:rFonts w:cstheme="minorHAnsi"/>
              </w:rPr>
            </w:pPr>
            <w:r w:rsidRPr="00E03A0B">
              <w:rPr>
                <w:rFonts w:cstheme="minorHAnsi"/>
              </w:rPr>
              <w:t xml:space="preserve">– </w:t>
            </w:r>
            <w:del w:id="998" w:author="Fabienne Schmaus" w:date="2026-05-04T11:03:00Z" w16du:dateUtc="2026-05-04T09:03:00Z">
              <w:r w:rsidR="00E03A0B" w:rsidRPr="00E03A0B" w:rsidDel="00E06478">
                <w:rPr>
                  <w:rFonts w:cstheme="minorHAnsi"/>
                </w:rPr>
                <w:delText xml:space="preserve">Konkrete </w:delText>
              </w:r>
            </w:del>
            <w:ins w:id="999" w:author="Fabienne Schmaus" w:date="2026-05-04T11:03:00Z" w16du:dateUtc="2026-05-04T09:03:00Z">
              <w:r w:rsidR="00E06478">
                <w:rPr>
                  <w:rFonts w:cstheme="minorHAnsi"/>
                </w:rPr>
                <w:t>k</w:t>
              </w:r>
              <w:r w:rsidR="00E06478" w:rsidRPr="00E03A0B">
                <w:rPr>
                  <w:rFonts w:cstheme="minorHAnsi"/>
                </w:rPr>
                <w:t xml:space="preserve">onkrete </w:t>
              </w:r>
            </w:ins>
            <w:r w:rsidR="00E03A0B" w:rsidRPr="00E03A0B">
              <w:rPr>
                <w:rFonts w:cstheme="minorHAnsi"/>
              </w:rPr>
              <w:t>Situationen aus der eigenen Lebenswelt: *</w:t>
            </w:r>
            <w:r w:rsidR="00F0300B">
              <w:rPr>
                <w:rFonts w:cstheme="minorHAnsi"/>
              </w:rPr>
              <w:t>“</w:t>
            </w:r>
            <w:r w:rsidR="00E03A0B" w:rsidRPr="00E03A0B">
              <w:rPr>
                <w:rFonts w:cstheme="minorHAnsi"/>
              </w:rPr>
              <w:t>Kennst du das auch?</w:t>
            </w:r>
            <w:r w:rsidR="00F0300B">
              <w:rPr>
                <w:rFonts w:cstheme="minorHAnsi"/>
              </w:rPr>
              <w:t>“</w:t>
            </w:r>
          </w:p>
          <w:p w14:paraId="354BC360" w14:textId="53FAA993" w:rsidR="00E03A0B" w:rsidRPr="00E03A0B" w:rsidRDefault="00E03A0B" w:rsidP="00E03A0B">
            <w:pPr>
              <w:shd w:val="clear" w:color="auto" w:fill="FBE4D5" w:themeFill="accent2" w:themeFillTint="33"/>
              <w:tabs>
                <w:tab w:val="left" w:pos="273"/>
              </w:tabs>
              <w:spacing w:line="276" w:lineRule="auto"/>
              <w:rPr>
                <w:rFonts w:cstheme="minorHAnsi"/>
              </w:rPr>
            </w:pPr>
            <w:r w:rsidRPr="00E03A0B">
              <w:rPr>
                <w:rFonts w:cstheme="minorHAnsi"/>
              </w:rPr>
              <w:t>– Handlungsoptionen werden gemeinsam entwickelt</w:t>
            </w:r>
            <w:ins w:id="1000" w:author="Fabienne Schmaus" w:date="2026-04-30T16:48:00Z" w16du:dateUtc="2026-04-30T14:48:00Z">
              <w:r w:rsidR="000C073B">
                <w:rPr>
                  <w:rFonts w:cstheme="minorHAnsi"/>
                </w:rPr>
                <w:t>. Die</w:t>
              </w:r>
            </w:ins>
            <w:del w:id="1001" w:author="Fabienne Schmaus" w:date="2026-04-30T16:48:00Z" w16du:dateUtc="2026-04-30T14:48:00Z">
              <w:r w:rsidRPr="00E03A0B" w:rsidDel="000C073B">
                <w:rPr>
                  <w:rFonts w:cstheme="minorHAnsi"/>
                </w:rPr>
                <w:delText xml:space="preserve"> – </w:delText>
              </w:r>
            </w:del>
            <w:ins w:id="1002" w:author="Fabienne Schmaus" w:date="2026-04-30T16:48:00Z" w16du:dateUtc="2026-04-30T14:48:00Z">
              <w:r w:rsidR="000C073B">
                <w:rPr>
                  <w:rFonts w:cstheme="minorHAnsi"/>
                </w:rPr>
                <w:t xml:space="preserve"> </w:t>
              </w:r>
            </w:ins>
            <w:del w:id="1003" w:author="Fabienne Schmaus" w:date="2026-04-30T16:48:00Z" w16du:dateUtc="2026-04-30T14:48:00Z">
              <w:r w:rsidRPr="00E03A0B" w:rsidDel="000C073B">
                <w:rPr>
                  <w:rFonts w:cstheme="minorHAnsi"/>
                </w:rPr>
                <w:delText xml:space="preserve">keine </w:delText>
              </w:r>
            </w:del>
            <w:r w:rsidRPr="00E03A0B">
              <w:rPr>
                <w:rFonts w:cstheme="minorHAnsi"/>
              </w:rPr>
              <w:t xml:space="preserve">Theorie </w:t>
            </w:r>
            <w:ins w:id="1004" w:author="Fabienne Schmaus" w:date="2026-04-30T16:48:00Z" w16du:dateUtc="2026-04-30T14:48:00Z">
              <w:r w:rsidR="000C073B">
                <w:rPr>
                  <w:rFonts w:cstheme="minorHAnsi"/>
                </w:rPr>
                <w:t xml:space="preserve">ist nicht </w:t>
              </w:r>
            </w:ins>
            <w:r w:rsidRPr="00E03A0B">
              <w:rPr>
                <w:rFonts w:cstheme="minorHAnsi"/>
              </w:rPr>
              <w:t>notwendig</w:t>
            </w:r>
            <w:ins w:id="1005" w:author="Fabienne Schmaus" w:date="2026-04-30T16:48:00Z" w16du:dateUtc="2026-04-30T14:48:00Z">
              <w:r w:rsidR="000C073B">
                <w:rPr>
                  <w:rFonts w:cstheme="minorHAnsi"/>
                </w:rPr>
                <w:t>.</w:t>
              </w:r>
            </w:ins>
          </w:p>
          <w:p w14:paraId="1D2E88A3" w14:textId="229F68F6" w:rsidR="002C39FF" w:rsidRPr="00E03A0B" w:rsidRDefault="00A24EE4" w:rsidP="00F07C29">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2C39FF" w:rsidRPr="00E03A0B">
              <w:rPr>
                <w:rFonts w:cstheme="minorHAnsi"/>
                <w:b/>
                <w:bCs/>
              </w:rPr>
              <w:t>I:</w:t>
            </w:r>
          </w:p>
          <w:p w14:paraId="085033BB" w14:textId="470B376A" w:rsidR="00E03A0B" w:rsidRPr="00E03A0B" w:rsidRDefault="00BF0571" w:rsidP="00E03A0B">
            <w:pPr>
              <w:shd w:val="clear" w:color="auto" w:fill="FBE4D5" w:themeFill="accent2" w:themeFillTint="33"/>
              <w:tabs>
                <w:tab w:val="left" w:pos="273"/>
              </w:tabs>
              <w:spacing w:line="276" w:lineRule="auto"/>
              <w:rPr>
                <w:rFonts w:cstheme="minorHAnsi"/>
              </w:rPr>
            </w:pPr>
            <w:r w:rsidRPr="00E03A0B">
              <w:rPr>
                <w:rFonts w:cstheme="minorHAnsi"/>
              </w:rPr>
              <w:t xml:space="preserve">– </w:t>
            </w:r>
            <w:del w:id="1006" w:author="Fabienne Schmaus" w:date="2026-05-04T11:04:00Z" w16du:dateUtc="2026-05-04T09:04:00Z">
              <w:r w:rsidR="00E03A0B" w:rsidRPr="00E03A0B" w:rsidDel="00E06478">
                <w:rPr>
                  <w:rFonts w:cstheme="minorHAnsi"/>
                </w:rPr>
                <w:delText xml:space="preserve">Psychologische </w:delText>
              </w:r>
            </w:del>
            <w:ins w:id="1007" w:author="Fabienne Schmaus" w:date="2026-05-04T11:04:00Z" w16du:dateUtc="2026-05-04T09:04:00Z">
              <w:r w:rsidR="00E06478">
                <w:rPr>
                  <w:rFonts w:cstheme="minorHAnsi"/>
                </w:rPr>
                <w:t>p</w:t>
              </w:r>
              <w:r w:rsidR="00E06478" w:rsidRPr="00E03A0B">
                <w:rPr>
                  <w:rFonts w:cstheme="minorHAnsi"/>
                </w:rPr>
                <w:t xml:space="preserve">sychologische </w:t>
              </w:r>
            </w:ins>
            <w:commentRangeStart w:id="1008"/>
            <w:commentRangeStart w:id="1009"/>
            <w:r w:rsidR="00E03A0B" w:rsidRPr="00E03A0B">
              <w:rPr>
                <w:rFonts w:cstheme="minorHAnsi"/>
              </w:rPr>
              <w:t xml:space="preserve">Konzepte </w:t>
            </w:r>
            <w:commentRangeEnd w:id="1008"/>
            <w:r w:rsidR="00C548EF" w:rsidRPr="00E03A0B">
              <w:rPr>
                <w:rStyle w:val="Kommentarzeichen"/>
                <w:rFonts w:cstheme="minorHAnsi"/>
                <w:sz w:val="22"/>
                <w:szCs w:val="22"/>
              </w:rPr>
              <w:commentReference w:id="1008"/>
            </w:r>
            <w:commentRangeEnd w:id="1009"/>
            <w:r w:rsidR="00A71B33" w:rsidRPr="00E03A0B">
              <w:rPr>
                <w:rStyle w:val="Kommentarzeichen"/>
                <w:rFonts w:cstheme="minorHAnsi"/>
                <w:sz w:val="22"/>
                <w:szCs w:val="22"/>
              </w:rPr>
              <w:commentReference w:id="1009"/>
            </w:r>
            <w:commentRangeStart w:id="1010"/>
            <w:commentRangeStart w:id="1011"/>
            <w:r w:rsidR="00E03A0B" w:rsidRPr="00E03A0B">
              <w:rPr>
                <w:rFonts w:cstheme="minorHAnsi"/>
              </w:rPr>
              <w:t xml:space="preserve">einführen </w:t>
            </w:r>
            <w:commentRangeEnd w:id="1010"/>
            <w:r w:rsidR="00C548EF" w:rsidRPr="00E03A0B">
              <w:rPr>
                <w:rStyle w:val="Kommentarzeichen"/>
                <w:rFonts w:cstheme="minorHAnsi"/>
                <w:sz w:val="22"/>
                <w:szCs w:val="22"/>
              </w:rPr>
              <w:commentReference w:id="1010"/>
            </w:r>
            <w:commentRangeEnd w:id="1011"/>
            <w:r w:rsidR="00A71B33" w:rsidRPr="00E03A0B">
              <w:rPr>
                <w:rStyle w:val="Kommentarzeichen"/>
                <w:rFonts w:cstheme="minorHAnsi"/>
                <w:sz w:val="22"/>
                <w:szCs w:val="22"/>
              </w:rPr>
              <w:commentReference w:id="1011"/>
            </w:r>
            <w:r w:rsidR="00E03A0B" w:rsidRPr="00E03A0B">
              <w:rPr>
                <w:rFonts w:cstheme="minorHAnsi"/>
              </w:rPr>
              <w:t>und anwenden:</w:t>
            </w:r>
          </w:p>
          <w:p w14:paraId="356CC38C" w14:textId="55573AC8" w:rsidR="00E03A0B" w:rsidRPr="00E03A0B" w:rsidRDefault="00E03A0B" w:rsidP="00DF1D6F">
            <w:pPr>
              <w:numPr>
                <w:ilvl w:val="0"/>
                <w:numId w:val="25"/>
              </w:numPr>
              <w:shd w:val="clear" w:color="auto" w:fill="FBE4D5" w:themeFill="accent2" w:themeFillTint="33"/>
              <w:tabs>
                <w:tab w:val="left" w:pos="273"/>
              </w:tabs>
              <w:spacing w:line="276" w:lineRule="auto"/>
              <w:rPr>
                <w:rFonts w:cstheme="minorHAnsi"/>
              </w:rPr>
            </w:pPr>
            <w:commentRangeStart w:id="1012"/>
            <w:r w:rsidRPr="00E03A0B">
              <w:rPr>
                <w:rFonts w:cstheme="minorHAnsi"/>
                <w:b/>
                <w:bCs/>
              </w:rPr>
              <w:t>Social Comparison Theory</w:t>
            </w:r>
            <w:r w:rsidRPr="00E03A0B">
              <w:rPr>
                <w:rFonts w:cstheme="minorHAnsi"/>
              </w:rPr>
              <w:t xml:space="preserve"> (Leon Festinger): Aufwärtsvergleich (mit </w:t>
            </w:r>
            <w:r w:rsidR="00F0300B">
              <w:rPr>
                <w:rFonts w:cstheme="minorHAnsi"/>
              </w:rPr>
              <w:t>„</w:t>
            </w:r>
            <w:r w:rsidRPr="00E03A0B">
              <w:rPr>
                <w:rFonts w:cstheme="minorHAnsi"/>
              </w:rPr>
              <w:t>Besseren</w:t>
            </w:r>
            <w:r w:rsidR="00F0300B">
              <w:rPr>
                <w:rFonts w:cstheme="minorHAnsi"/>
              </w:rPr>
              <w:t>“</w:t>
            </w:r>
            <w:r w:rsidRPr="00E03A0B">
              <w:rPr>
                <w:rFonts w:cstheme="minorHAnsi"/>
              </w:rPr>
              <w:t>) erzeugt Druck; Abwärtsvergleich kann kurzfristig stabilisieren</w:t>
            </w:r>
          </w:p>
          <w:p w14:paraId="34ADC193" w14:textId="77777777" w:rsidR="00E03A0B" w:rsidRPr="00E03A0B" w:rsidRDefault="00E03A0B" w:rsidP="00DF1D6F">
            <w:pPr>
              <w:numPr>
                <w:ilvl w:val="0"/>
                <w:numId w:val="25"/>
              </w:numPr>
              <w:shd w:val="clear" w:color="auto" w:fill="FBE4D5" w:themeFill="accent2" w:themeFillTint="33"/>
              <w:tabs>
                <w:tab w:val="left" w:pos="273"/>
              </w:tabs>
              <w:spacing w:line="276" w:lineRule="auto"/>
              <w:rPr>
                <w:rFonts w:cstheme="minorHAnsi"/>
              </w:rPr>
            </w:pPr>
            <w:r w:rsidRPr="00E03A0B">
              <w:rPr>
                <w:rFonts w:cstheme="minorHAnsi"/>
                <w:b/>
                <w:bCs/>
              </w:rPr>
              <w:t>Selbstwertgefühl und externe Validation</w:t>
            </w:r>
            <w:r w:rsidRPr="00E03A0B">
              <w:rPr>
                <w:rFonts w:cstheme="minorHAnsi"/>
              </w:rPr>
              <w:t>: Wenn Selbstwert von Metriken (Likes, Follower) abhängt, wird er fragil</w:t>
            </w:r>
            <w:commentRangeEnd w:id="1012"/>
            <w:r w:rsidR="00C17639" w:rsidRPr="00E03A0B">
              <w:rPr>
                <w:rStyle w:val="Kommentarzeichen"/>
                <w:rFonts w:cstheme="minorHAnsi"/>
                <w:sz w:val="22"/>
                <w:szCs w:val="22"/>
              </w:rPr>
              <w:commentReference w:id="1012"/>
            </w:r>
          </w:p>
          <w:p w14:paraId="08E7F6AD" w14:textId="77777777" w:rsidR="00E03A0B" w:rsidRPr="00E03A0B" w:rsidRDefault="00E03A0B" w:rsidP="00DF1D6F">
            <w:pPr>
              <w:numPr>
                <w:ilvl w:val="0"/>
                <w:numId w:val="25"/>
              </w:numPr>
              <w:shd w:val="clear" w:color="auto" w:fill="FBE4D5" w:themeFill="accent2" w:themeFillTint="33"/>
              <w:tabs>
                <w:tab w:val="left" w:pos="273"/>
              </w:tabs>
              <w:spacing w:line="276" w:lineRule="auto"/>
              <w:rPr>
                <w:rFonts w:cstheme="minorHAnsi"/>
              </w:rPr>
            </w:pPr>
            <w:r w:rsidRPr="00E03A0B">
              <w:rPr>
                <w:rFonts w:cstheme="minorHAnsi"/>
                <w:b/>
                <w:bCs/>
              </w:rPr>
              <w:t>Authentizitätskonflikt</w:t>
            </w:r>
            <w:r w:rsidRPr="00E03A0B">
              <w:rPr>
                <w:rFonts w:cstheme="minorHAnsi"/>
              </w:rPr>
              <w:t>: Diskrepanz zwischen Online-Persona und realem Selbst als Identitätsstress</w:t>
            </w:r>
          </w:p>
          <w:p w14:paraId="1E2C8083" w14:textId="49379A26" w:rsidR="00E03A0B" w:rsidDel="000C073B" w:rsidRDefault="00E03A0B" w:rsidP="00F07C29">
            <w:pPr>
              <w:shd w:val="clear" w:color="auto" w:fill="FBE4D5" w:themeFill="accent2" w:themeFillTint="33"/>
              <w:tabs>
                <w:tab w:val="left" w:pos="273"/>
              </w:tabs>
              <w:spacing w:line="276" w:lineRule="auto"/>
              <w:rPr>
                <w:del w:id="1013" w:author="Fabienne Schmaus" w:date="2026-04-30T16:48:00Z" w16du:dateUtc="2026-04-30T14:48:00Z"/>
                <w:rFonts w:cstheme="minorHAnsi"/>
                <w:color w:val="EE0000"/>
              </w:rPr>
            </w:pPr>
          </w:p>
          <w:p w14:paraId="37B0D88A" w14:textId="2A03615A" w:rsidR="00E03A0B" w:rsidRPr="00E03A0B" w:rsidRDefault="001C134F" w:rsidP="00E03A0B">
            <w:pPr>
              <w:shd w:val="clear" w:color="auto" w:fill="FBE4D5" w:themeFill="accent2" w:themeFillTint="33"/>
              <w:tabs>
                <w:tab w:val="left" w:pos="273"/>
              </w:tabs>
              <w:spacing w:line="276" w:lineRule="auto"/>
              <w:rPr>
                <w:rFonts w:cstheme="minorHAnsi"/>
              </w:rPr>
            </w:pPr>
            <w:r w:rsidRPr="00E03A0B">
              <w:rPr>
                <w:rFonts w:cstheme="minorHAnsi"/>
              </w:rPr>
              <w:lastRenderedPageBreak/>
              <w:t>–</w:t>
            </w:r>
            <w:r w:rsidR="002C39FF" w:rsidRPr="00E03A0B">
              <w:rPr>
                <w:rFonts w:cstheme="minorHAnsi"/>
              </w:rPr>
              <w:t xml:space="preserve"> </w:t>
            </w:r>
            <w:del w:id="1014" w:author="Fabienne Schmaus" w:date="2026-05-04T11:04:00Z" w16du:dateUtc="2026-05-04T09:04:00Z">
              <w:r w:rsidR="00E03A0B" w:rsidRPr="00E03A0B" w:rsidDel="00E06478">
                <w:rPr>
                  <w:rFonts w:cstheme="minorHAnsi"/>
                </w:rPr>
                <w:delText xml:space="preserve">Gesellschaftliche </w:delText>
              </w:r>
            </w:del>
            <w:ins w:id="1015" w:author="Fabienne Schmaus" w:date="2026-05-04T11:04:00Z" w16du:dateUtc="2026-05-04T09:04:00Z">
              <w:r w:rsidR="00E06478">
                <w:rPr>
                  <w:rFonts w:cstheme="minorHAnsi"/>
                </w:rPr>
                <w:t>g</w:t>
              </w:r>
              <w:r w:rsidR="00E06478" w:rsidRPr="00E03A0B">
                <w:rPr>
                  <w:rFonts w:cstheme="minorHAnsi"/>
                </w:rPr>
                <w:t xml:space="preserve">esellschaftliche </w:t>
              </w:r>
            </w:ins>
            <w:r w:rsidR="00E03A0B" w:rsidRPr="00E03A0B">
              <w:rPr>
                <w:rFonts w:cstheme="minorHAnsi"/>
              </w:rPr>
              <w:t xml:space="preserve">Dimension: </w:t>
            </w:r>
            <w:r w:rsidR="00F0300B">
              <w:rPr>
                <w:rFonts w:cstheme="minorHAnsi"/>
              </w:rPr>
              <w:t>„</w:t>
            </w:r>
            <w:r w:rsidR="00E03A0B" w:rsidRPr="00E03A0B">
              <w:rPr>
                <w:rFonts w:cstheme="minorHAnsi"/>
              </w:rPr>
              <w:t xml:space="preserve">Ist das ein individuelles </w:t>
            </w:r>
            <w:ins w:id="1016" w:author="Fabienne Schmaus" w:date="2026-04-30T16:48:00Z" w16du:dateUtc="2026-04-30T14:48:00Z">
              <w:r w:rsidR="000C073B" w:rsidRPr="00E03A0B">
                <w:rPr>
                  <w:rFonts w:cstheme="minorHAnsi"/>
                </w:rPr>
                <w:t xml:space="preserve">oder ein systemisches </w:t>
              </w:r>
            </w:ins>
            <w:r w:rsidR="00E03A0B" w:rsidRPr="00E03A0B">
              <w:rPr>
                <w:rFonts w:cstheme="minorHAnsi"/>
              </w:rPr>
              <w:t>Problem</w:t>
            </w:r>
            <w:del w:id="1017" w:author="Fabienne Schmaus" w:date="2026-04-30T16:48:00Z" w16du:dateUtc="2026-04-30T14:48:00Z">
              <w:r w:rsidR="00E03A0B" w:rsidRPr="00E03A0B" w:rsidDel="000C073B">
                <w:rPr>
                  <w:rFonts w:cstheme="minorHAnsi"/>
                </w:rPr>
                <w:delText xml:space="preserve"> – oder ein systemisches</w:delText>
              </w:r>
            </w:del>
            <w:r w:rsidR="00E03A0B" w:rsidRPr="00E03A0B">
              <w:rPr>
                <w:rFonts w:cstheme="minorHAnsi"/>
              </w:rPr>
              <w:t>?</w:t>
            </w:r>
            <w:r w:rsidR="00F0300B">
              <w:rPr>
                <w:rFonts w:cstheme="minorHAnsi"/>
              </w:rPr>
              <w:t>“</w:t>
            </w:r>
          </w:p>
          <w:p w14:paraId="07B0B463" w14:textId="3BC85BEB" w:rsidR="002C39FF" w:rsidRPr="007D7FE0" w:rsidDel="000C073B" w:rsidRDefault="002C39FF" w:rsidP="00F07C29">
            <w:pPr>
              <w:spacing w:line="276" w:lineRule="auto"/>
              <w:rPr>
                <w:del w:id="1018" w:author="Fabienne Schmaus" w:date="2026-04-30T16:48:00Z" w16du:dateUtc="2026-04-30T14:48:00Z"/>
                <w:rFonts w:cstheme="minorHAnsi"/>
                <w:color w:val="EE0000"/>
              </w:rPr>
            </w:pPr>
          </w:p>
          <w:p w14:paraId="2104E62D" w14:textId="33FBF352" w:rsidR="002C39FF" w:rsidRPr="000E1D45" w:rsidDel="000C073B" w:rsidRDefault="002C39FF" w:rsidP="00F07C29">
            <w:pPr>
              <w:shd w:val="clear" w:color="auto" w:fill="FFF2CC" w:themeFill="accent4" w:themeFillTint="33"/>
              <w:tabs>
                <w:tab w:val="left" w:pos="273"/>
              </w:tabs>
              <w:spacing w:line="276" w:lineRule="auto"/>
              <w:rPr>
                <w:del w:id="1019" w:author="Fabienne Schmaus" w:date="2026-04-30T16:48:00Z" w16du:dateUtc="2026-04-30T14:48:00Z"/>
                <w:rFonts w:cstheme="minorHAnsi"/>
                <w:b/>
                <w:bCs/>
                <w:strike/>
                <w:color w:val="EE0000"/>
              </w:rPr>
            </w:pPr>
            <w:del w:id="1020" w:author="Fabienne Schmaus" w:date="2026-04-30T16:48:00Z" w16du:dateUtc="2026-04-30T14:48:00Z">
              <w:r w:rsidRPr="000E1D45" w:rsidDel="000C073B">
                <w:rPr>
                  <w:rFonts w:ascii="Segoe UI Symbol" w:hAnsi="Segoe UI Symbol" w:cs="Segoe UI Symbol"/>
                  <w:b/>
                  <w:bCs/>
                  <w:strike/>
                  <w:color w:val="EE0000"/>
                </w:rPr>
                <w:delText>⚠</w:delText>
              </w:r>
              <w:r w:rsidRPr="000E1D45" w:rsidDel="000C073B">
                <w:rPr>
                  <w:rFonts w:cstheme="minorHAnsi"/>
                  <w:b/>
                  <w:bCs/>
                  <w:strike/>
                  <w:color w:val="EE0000"/>
                </w:rPr>
                <w:delText xml:space="preserve"> INFOBOX // </w:delText>
              </w:r>
              <w:r w:rsidR="00E03A0B" w:rsidRPr="000E1D45" w:rsidDel="000C073B">
                <w:rPr>
                  <w:rFonts w:cstheme="minorHAnsi"/>
                  <w:b/>
                  <w:bCs/>
                  <w:strike/>
                  <w:color w:val="EE0000"/>
                </w:rPr>
                <w:delText xml:space="preserve">xxxx </w:delText>
              </w:r>
              <w:r w:rsidRPr="000E1D45" w:rsidDel="000C073B">
                <w:rPr>
                  <w:rFonts w:cstheme="minorHAnsi"/>
                  <w:b/>
                  <w:bCs/>
                  <w:strike/>
                  <w:color w:val="EE0000"/>
                </w:rPr>
                <w:delText>– Hinweis für Lehrkräfte</w:delText>
              </w:r>
            </w:del>
          </w:p>
          <w:p w14:paraId="14FEC324" w14:textId="55CCAEEF" w:rsidR="002C39FF" w:rsidRPr="007D7FE0" w:rsidDel="007204FD" w:rsidRDefault="002C39FF" w:rsidP="00F07C29">
            <w:pPr>
              <w:spacing w:line="276" w:lineRule="auto"/>
              <w:rPr>
                <w:del w:id="1021" w:author="Fabienne Schmaus" w:date="2026-04-30T17:06:00Z" w16du:dateUtc="2026-04-30T15:06:00Z"/>
                <w:rFonts w:cstheme="minorHAnsi"/>
                <w:color w:val="EE0000"/>
              </w:rPr>
            </w:pPr>
          </w:p>
          <w:p w14:paraId="5572C1EF" w14:textId="0473A651" w:rsidR="003F1E39" w:rsidRPr="007D7FE0" w:rsidDel="007204FD" w:rsidRDefault="003F1E39" w:rsidP="003F1E39">
            <w:pPr>
              <w:rPr>
                <w:del w:id="1022" w:author="Fabienne Schmaus" w:date="2026-04-30T17:06:00Z" w16du:dateUtc="2026-04-30T15:06:00Z"/>
                <w:rFonts w:cstheme="minorHAnsi"/>
                <w:color w:val="EE0000"/>
              </w:rPr>
            </w:pPr>
            <w:del w:id="1023" w:author="Fabienne Schmaus" w:date="2026-04-30T17:06:00Z" w16du:dateUtc="2026-04-30T15:06:00Z">
              <w:r w:rsidRPr="007D7FE0" w:rsidDel="007204FD">
                <w:rPr>
                  <w:rFonts w:cstheme="minorHAnsi"/>
                  <w:color w:val="EE0000"/>
                  <w:highlight w:val="yellow"/>
                </w:rPr>
                <w:delText>((Seite 12))</w:delText>
              </w:r>
            </w:del>
          </w:p>
          <w:p w14:paraId="44B9EFF7" w14:textId="77777777" w:rsidR="007204FD" w:rsidRDefault="007204FD" w:rsidP="00F07C29">
            <w:pPr>
              <w:spacing w:line="276" w:lineRule="auto"/>
              <w:rPr>
                <w:ins w:id="1024" w:author="Fabienne Schmaus" w:date="2026-04-30T17:06:00Z" w16du:dateUtc="2026-04-30T15:06:00Z"/>
                <w:rFonts w:cstheme="minorHAnsi"/>
                <w:b/>
                <w:bCs/>
              </w:rPr>
            </w:pPr>
          </w:p>
          <w:p w14:paraId="0C91043D" w14:textId="0BE75524" w:rsidR="002C39FF" w:rsidRPr="00E03A0B" w:rsidRDefault="002C39FF" w:rsidP="00F07C29">
            <w:pPr>
              <w:spacing w:line="276" w:lineRule="auto"/>
              <w:rPr>
                <w:rFonts w:cstheme="minorHAnsi"/>
                <w:b/>
                <w:bCs/>
              </w:rPr>
            </w:pPr>
            <w:commentRangeStart w:id="1025"/>
            <w:commentRangeStart w:id="1026"/>
            <w:r w:rsidRPr="00E03A0B">
              <w:rPr>
                <w:rFonts w:cstheme="minorHAnsi"/>
                <w:b/>
                <w:bCs/>
              </w:rPr>
              <w:t>Lösung</w:t>
            </w:r>
            <w:r w:rsidR="00E03A0B" w:rsidRPr="00E03A0B">
              <w:rPr>
                <w:rFonts w:cstheme="minorHAnsi"/>
                <w:b/>
                <w:bCs/>
              </w:rPr>
              <w:t>svorschläge</w:t>
            </w:r>
            <w:r w:rsidRPr="00E03A0B">
              <w:rPr>
                <w:rFonts w:cstheme="minorHAnsi"/>
                <w:b/>
                <w:bCs/>
              </w:rPr>
              <w:t xml:space="preserve"> </w:t>
            </w:r>
            <w:commentRangeEnd w:id="1025"/>
            <w:r w:rsidR="00C548EF" w:rsidRPr="00E03A0B">
              <w:rPr>
                <w:rStyle w:val="Kommentarzeichen"/>
                <w:rFonts w:cstheme="minorHAnsi"/>
                <w:b/>
                <w:bCs/>
                <w:sz w:val="22"/>
                <w:szCs w:val="22"/>
              </w:rPr>
              <w:commentReference w:id="1025"/>
            </w:r>
            <w:commentRangeEnd w:id="1026"/>
            <w:r w:rsidR="00A71B33" w:rsidRPr="00E03A0B">
              <w:rPr>
                <w:rStyle w:val="Kommentarzeichen"/>
                <w:rFonts w:cstheme="minorHAnsi"/>
                <w:b/>
                <w:bCs/>
                <w:sz w:val="22"/>
                <w:szCs w:val="22"/>
              </w:rPr>
              <w:commentReference w:id="1026"/>
            </w:r>
            <w:r w:rsidR="00E03A0B" w:rsidRPr="00E03A0B">
              <w:rPr>
                <w:rFonts w:cstheme="minorHAnsi"/>
                <w:b/>
                <w:bCs/>
              </w:rPr>
              <w:t>Gruppenarbeit</w:t>
            </w:r>
          </w:p>
          <w:p w14:paraId="7295C473" w14:textId="4DC4439E" w:rsidR="00E03A0B" w:rsidRPr="007204FD" w:rsidDel="007204FD" w:rsidRDefault="00E03A0B" w:rsidP="002C39FF">
            <w:pPr>
              <w:tabs>
                <w:tab w:val="left" w:pos="273"/>
              </w:tabs>
              <w:spacing w:line="276" w:lineRule="auto"/>
              <w:rPr>
                <w:del w:id="1027" w:author="Fabienne Schmaus" w:date="2026-04-30T17:06:00Z" w16du:dateUtc="2026-04-30T15:06:00Z"/>
                <w:rFonts w:cstheme="minorHAnsi"/>
                <w:b/>
                <w:bCs/>
                <w:color w:val="EE0000"/>
                <w:rPrChange w:id="1028" w:author="Fabienne Schmaus" w:date="2026-04-30T17:06:00Z" w16du:dateUtc="2026-04-30T15:06:00Z">
                  <w:rPr>
                    <w:del w:id="1029" w:author="Fabienne Schmaus" w:date="2026-04-30T17:06:00Z" w16du:dateUtc="2026-04-30T15:06:00Z"/>
                    <w:rFonts w:cstheme="minorHAnsi"/>
                    <w:color w:val="EE0000"/>
                  </w:rPr>
                </w:rPrChange>
              </w:rPr>
            </w:pPr>
          </w:p>
          <w:p w14:paraId="6A932933" w14:textId="64499ABE" w:rsidR="00E03A0B" w:rsidRPr="007204FD" w:rsidRDefault="00E03A0B" w:rsidP="00E03A0B">
            <w:pPr>
              <w:tabs>
                <w:tab w:val="left" w:pos="273"/>
              </w:tabs>
              <w:spacing w:line="276" w:lineRule="auto"/>
              <w:rPr>
                <w:rFonts w:cstheme="minorHAnsi"/>
                <w:b/>
                <w:bCs/>
                <w:rPrChange w:id="1030" w:author="Fabienne Schmaus" w:date="2026-04-30T17:06:00Z" w16du:dateUtc="2026-04-30T15:06:00Z">
                  <w:rPr>
                    <w:rFonts w:cstheme="minorHAnsi"/>
                  </w:rPr>
                </w:rPrChange>
              </w:rPr>
            </w:pPr>
            <w:r w:rsidRPr="007204FD">
              <w:rPr>
                <w:rFonts w:cstheme="minorHAnsi"/>
                <w:b/>
                <w:bCs/>
              </w:rPr>
              <w:t>A</w:t>
            </w:r>
            <w:ins w:id="1031" w:author="Fabienne Schmaus" w:date="2026-04-30T16:49:00Z" w16du:dateUtc="2026-04-30T14:49:00Z">
              <w:r w:rsidR="000C073B" w:rsidRPr="007204FD">
                <w:rPr>
                  <w:rFonts w:cstheme="minorHAnsi"/>
                  <w:b/>
                  <w:bCs/>
                </w:rPr>
                <w:t>rbeitsblatt</w:t>
              </w:r>
            </w:ins>
            <w:del w:id="1032" w:author="Fabienne Schmaus" w:date="2026-04-30T16:49:00Z" w16du:dateUtc="2026-04-30T14:49:00Z">
              <w:r w:rsidRPr="007204FD" w:rsidDel="000C073B">
                <w:rPr>
                  <w:rFonts w:cstheme="minorHAnsi"/>
                  <w:b/>
                  <w:bCs/>
                </w:rPr>
                <w:delText>B</w:delText>
              </w:r>
            </w:del>
            <w:r w:rsidRPr="007204FD">
              <w:rPr>
                <w:rFonts w:cstheme="minorHAnsi"/>
                <w:b/>
                <w:bCs/>
              </w:rPr>
              <w:t xml:space="preserve"> 3</w:t>
            </w:r>
            <w:del w:id="1033" w:author="Fabienne Schmaus" w:date="2026-05-04T10:46:00Z" w16du:dateUtc="2026-05-04T08:46:00Z">
              <w:r w:rsidRPr="007204FD" w:rsidDel="00A71B33">
                <w:rPr>
                  <w:rFonts w:cstheme="minorHAnsi"/>
                  <w:b/>
                  <w:bCs/>
                </w:rPr>
                <w:delText>a</w:delText>
              </w:r>
            </w:del>
            <w:r w:rsidRPr="007204FD">
              <w:rPr>
                <w:rFonts w:cstheme="minorHAnsi"/>
                <w:b/>
                <w:bCs/>
              </w:rPr>
              <w:t xml:space="preserve"> – </w:t>
            </w:r>
            <w:del w:id="1034" w:author="Fabienne Schmaus" w:date="2026-05-04T10:46:00Z" w16du:dateUtc="2026-05-04T08:46:00Z">
              <w:r w:rsidR="00F0300B" w:rsidRPr="007204FD" w:rsidDel="00A71B33">
                <w:rPr>
                  <w:rFonts w:cstheme="minorHAnsi"/>
                  <w:b/>
                  <w:bCs/>
                </w:rPr>
                <w:delText>„</w:delText>
              </w:r>
            </w:del>
            <w:ins w:id="1035" w:author="Fabienne Schmaus" w:date="2026-05-04T10:46:00Z" w16du:dateUtc="2026-05-04T08:46:00Z">
              <w:r w:rsidR="00A71B33">
                <w:rPr>
                  <w:rFonts w:cstheme="minorHAnsi"/>
                  <w:b/>
                  <w:bCs/>
                </w:rPr>
                <w:t xml:space="preserve">I. </w:t>
              </w:r>
            </w:ins>
            <w:r w:rsidRPr="007204FD">
              <w:rPr>
                <w:rFonts w:cstheme="minorHAnsi"/>
                <w:b/>
                <w:bCs/>
              </w:rPr>
              <w:t>Immer die perfekten Fotos</w:t>
            </w:r>
            <w:del w:id="1036" w:author="Fabienne Schmaus" w:date="2026-05-04T10:46:00Z" w16du:dateUtc="2026-05-04T08:46:00Z">
              <w:r w:rsidR="00F0300B" w:rsidRPr="007204FD" w:rsidDel="00A71B33">
                <w:rPr>
                  <w:rFonts w:cstheme="minorHAnsi"/>
                  <w:b/>
                  <w:bCs/>
                </w:rPr>
                <w:delText>“</w:delText>
              </w:r>
            </w:del>
            <w:r w:rsidRPr="007204FD">
              <w:rPr>
                <w:rFonts w:cstheme="minorHAnsi"/>
                <w:b/>
                <w:bCs/>
              </w:rPr>
              <w:t xml:space="preserve"> (Sozialer Vergleich):</w:t>
            </w:r>
          </w:p>
          <w:p w14:paraId="2AA074FA" w14:textId="4AF4E365" w:rsidR="00E03A0B" w:rsidRPr="007204FD" w:rsidRDefault="00E03A0B" w:rsidP="00E03A0B">
            <w:pPr>
              <w:tabs>
                <w:tab w:val="left" w:pos="273"/>
              </w:tabs>
              <w:spacing w:line="276" w:lineRule="auto"/>
              <w:rPr>
                <w:rFonts w:cstheme="minorHAnsi"/>
                <w:b/>
                <w:bCs/>
                <w:rPrChange w:id="1037" w:author="Fabienne Schmaus" w:date="2026-04-30T17:06:00Z" w16du:dateUtc="2026-04-30T15:06:00Z">
                  <w:rPr>
                    <w:rFonts w:cstheme="minorHAnsi"/>
                  </w:rPr>
                </w:rPrChange>
              </w:rPr>
            </w:pPr>
            <w:r w:rsidRPr="007204FD">
              <w:rPr>
                <w:rFonts w:cstheme="minorHAnsi"/>
                <w:b/>
                <w:bCs/>
                <w:rPrChange w:id="1038" w:author="Fabienne Schmaus" w:date="2026-04-30T17:06:00Z" w16du:dateUtc="2026-04-30T15:06:00Z">
                  <w:rPr>
                    <w:rFonts w:cstheme="minorHAnsi"/>
                    <w:i/>
                    <w:iCs/>
                  </w:rPr>
                </w:rPrChange>
              </w:rPr>
              <w:t>Sek</w:t>
            </w:r>
            <w:ins w:id="1039" w:author="Fabienne Schmaus" w:date="2026-04-30T16:16:00Z" w16du:dateUtc="2026-04-30T14:16:00Z">
              <w:r w:rsidR="00C921C2" w:rsidRPr="007204FD">
                <w:rPr>
                  <w:rFonts w:cstheme="minorHAnsi"/>
                  <w:b/>
                  <w:bCs/>
                  <w:rPrChange w:id="1040" w:author="Fabienne Schmaus" w:date="2026-04-30T17:06:00Z" w16du:dateUtc="2026-04-30T15:06:00Z">
                    <w:rPr>
                      <w:rFonts w:cstheme="minorHAnsi"/>
                      <w:i/>
                      <w:iCs/>
                    </w:rPr>
                  </w:rPrChange>
                </w:rPr>
                <w:t>.</w:t>
              </w:r>
            </w:ins>
            <w:r w:rsidRPr="007204FD">
              <w:rPr>
                <w:rFonts w:cstheme="minorHAnsi"/>
                <w:b/>
                <w:bCs/>
                <w:rPrChange w:id="1041" w:author="Fabienne Schmaus" w:date="2026-04-30T17:06:00Z" w16du:dateUtc="2026-04-30T15:06:00Z">
                  <w:rPr>
                    <w:rFonts w:cstheme="minorHAnsi"/>
                    <w:i/>
                    <w:iCs/>
                  </w:rPr>
                </w:rPrChange>
              </w:rPr>
              <w:t xml:space="preserve"> I:</w:t>
            </w:r>
          </w:p>
          <w:p w14:paraId="68B4606D" w14:textId="0B24D457"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Sie vergleicht sich immer mit anderen</w:t>
            </w:r>
            <w:ins w:id="1042" w:author="Fabienne Schmaus" w:date="2026-04-30T16:49:00Z" w16du:dateUtc="2026-04-30T14:49:00Z">
              <w:r w:rsidR="00C24DA6">
                <w:rPr>
                  <w:rFonts w:cstheme="minorHAnsi"/>
                </w:rPr>
                <w:t>. Aber</w:t>
              </w:r>
            </w:ins>
            <w:del w:id="1043" w:author="Fabienne Schmaus" w:date="2026-04-30T16:49:00Z" w16du:dateUtc="2026-04-30T14:49:00Z">
              <w:r w:rsidR="00E03A0B" w:rsidRPr="00E03A0B" w:rsidDel="00C24DA6">
                <w:rPr>
                  <w:rFonts w:cstheme="minorHAnsi"/>
                </w:rPr>
                <w:delText xml:space="preserve"> –</w:delText>
              </w:r>
            </w:del>
            <w:r w:rsidR="00E03A0B" w:rsidRPr="00E03A0B">
              <w:rPr>
                <w:rFonts w:cstheme="minorHAnsi"/>
              </w:rPr>
              <w:t xml:space="preserve"> das macht unglücklich</w:t>
            </w:r>
            <w:ins w:id="1044" w:author="Fabienne Schmaus" w:date="2026-04-30T16:49:00Z" w16du:dateUtc="2026-04-30T14:49:00Z">
              <w:r w:rsidR="00C24DA6">
                <w:rPr>
                  <w:rFonts w:cstheme="minorHAnsi"/>
                </w:rPr>
                <w:t>.</w:t>
              </w:r>
            </w:ins>
            <w:r>
              <w:rPr>
                <w:rFonts w:cstheme="minorHAnsi"/>
              </w:rPr>
              <w:t>“</w:t>
            </w:r>
          </w:p>
          <w:p w14:paraId="6AE42BFB" w14:textId="5EE0573A"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Die Fotos sind bestimmt gefiltert und nicht echt</w:t>
            </w:r>
            <w:ins w:id="1045" w:author="Fabienne Schmaus" w:date="2026-04-30T16:49:00Z" w16du:dateUtc="2026-04-30T14:49:00Z">
              <w:r w:rsidR="00C24DA6">
                <w:rPr>
                  <w:rFonts w:cstheme="minorHAnsi"/>
                </w:rPr>
                <w:t>.</w:t>
              </w:r>
            </w:ins>
            <w:r>
              <w:rPr>
                <w:rFonts w:cstheme="minorHAnsi"/>
              </w:rPr>
              <w:t>“</w:t>
            </w:r>
          </w:p>
          <w:p w14:paraId="4E783C16" w14:textId="6B31CCE3"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 xml:space="preserve">Vielleicht </w:t>
            </w:r>
            <w:ins w:id="1046" w:author="Fabienne Schmaus" w:date="2026-04-30T16:49:00Z" w16du:dateUtc="2026-04-30T14:49:00Z">
              <w:r w:rsidR="00C24DA6">
                <w:rPr>
                  <w:rFonts w:cstheme="minorHAnsi"/>
                </w:rPr>
                <w:t xml:space="preserve">sollte sie </w:t>
              </w:r>
            </w:ins>
            <w:r w:rsidR="00E03A0B" w:rsidRPr="00E03A0B">
              <w:rPr>
                <w:rFonts w:cstheme="minorHAnsi"/>
              </w:rPr>
              <w:t>einfach weniger scrollen</w:t>
            </w:r>
            <w:ins w:id="1047" w:author="Fabienne Schmaus" w:date="2026-04-30T16:49:00Z" w16du:dateUtc="2026-04-30T14:49:00Z">
              <w:r w:rsidR="00C24DA6">
                <w:rPr>
                  <w:rFonts w:cstheme="minorHAnsi"/>
                </w:rPr>
                <w:t>.</w:t>
              </w:r>
            </w:ins>
            <w:r>
              <w:rPr>
                <w:rFonts w:cstheme="minorHAnsi"/>
              </w:rPr>
              <w:t>“</w:t>
            </w:r>
          </w:p>
          <w:p w14:paraId="75A5F43A" w14:textId="1A354657" w:rsidR="00E03A0B" w:rsidRPr="007204FD" w:rsidRDefault="00E03A0B" w:rsidP="00E03A0B">
            <w:pPr>
              <w:tabs>
                <w:tab w:val="left" w:pos="273"/>
              </w:tabs>
              <w:spacing w:line="276" w:lineRule="auto"/>
              <w:rPr>
                <w:rFonts w:cstheme="minorHAnsi"/>
                <w:b/>
                <w:bCs/>
                <w:rPrChange w:id="1048" w:author="Fabienne Schmaus" w:date="2026-04-30T17:06:00Z" w16du:dateUtc="2026-04-30T15:06:00Z">
                  <w:rPr>
                    <w:rFonts w:cstheme="minorHAnsi"/>
                  </w:rPr>
                </w:rPrChange>
              </w:rPr>
            </w:pPr>
            <w:r w:rsidRPr="007204FD">
              <w:rPr>
                <w:rFonts w:cstheme="minorHAnsi"/>
                <w:b/>
                <w:bCs/>
                <w:rPrChange w:id="1049" w:author="Fabienne Schmaus" w:date="2026-04-30T17:06:00Z" w16du:dateUtc="2026-04-30T15:06:00Z">
                  <w:rPr>
                    <w:rFonts w:cstheme="minorHAnsi"/>
                    <w:i/>
                    <w:iCs/>
                  </w:rPr>
                </w:rPrChange>
              </w:rPr>
              <w:t>Sek</w:t>
            </w:r>
            <w:ins w:id="1050" w:author="Fabienne Schmaus" w:date="2026-04-30T16:17:00Z" w16du:dateUtc="2026-04-30T14:17:00Z">
              <w:r w:rsidR="00C921C2" w:rsidRPr="007204FD">
                <w:rPr>
                  <w:rFonts w:cstheme="minorHAnsi"/>
                  <w:b/>
                  <w:bCs/>
                  <w:rPrChange w:id="1051" w:author="Fabienne Schmaus" w:date="2026-04-30T17:06:00Z" w16du:dateUtc="2026-04-30T15:06:00Z">
                    <w:rPr>
                      <w:rFonts w:cstheme="minorHAnsi"/>
                      <w:i/>
                      <w:iCs/>
                    </w:rPr>
                  </w:rPrChange>
                </w:rPr>
                <w:t>.</w:t>
              </w:r>
            </w:ins>
            <w:r w:rsidRPr="007204FD">
              <w:rPr>
                <w:rFonts w:cstheme="minorHAnsi"/>
                <w:b/>
                <w:bCs/>
                <w:rPrChange w:id="1052" w:author="Fabienne Schmaus" w:date="2026-04-30T17:06:00Z" w16du:dateUtc="2026-04-30T15:06:00Z">
                  <w:rPr>
                    <w:rFonts w:cstheme="minorHAnsi"/>
                    <w:i/>
                    <w:iCs/>
                  </w:rPr>
                </w:rPrChange>
              </w:rPr>
              <w:t xml:space="preserve"> II:</w:t>
            </w:r>
          </w:p>
          <w:p w14:paraId="7A9745E9" w14:textId="5FA4078D" w:rsidR="00E03A0B" w:rsidRPr="00E03A0B" w:rsidRDefault="00F0300B" w:rsidP="00DF1D6F">
            <w:pPr>
              <w:numPr>
                <w:ilvl w:val="0"/>
                <w:numId w:val="25"/>
              </w:numPr>
              <w:tabs>
                <w:tab w:val="left" w:pos="273"/>
              </w:tabs>
              <w:spacing w:line="276" w:lineRule="auto"/>
              <w:rPr>
                <w:rFonts w:cstheme="minorHAnsi"/>
              </w:rPr>
            </w:pPr>
            <w:r>
              <w:rPr>
                <w:rFonts w:cstheme="minorHAnsi"/>
              </w:rPr>
              <w:t>„</w:t>
            </w:r>
            <w:del w:id="1053" w:author="Fabienne Schmaus" w:date="2026-05-04T11:04:00Z" w16du:dateUtc="2026-05-04T09:04:00Z">
              <w:r w:rsidR="00E03A0B" w:rsidRPr="00E03A0B" w:rsidDel="00E06478">
                <w:rPr>
                  <w:rFonts w:cstheme="minorHAnsi"/>
                </w:rPr>
                <w:delText xml:space="preserve">Klassischer </w:delText>
              </w:r>
            </w:del>
            <w:ins w:id="1054" w:author="Fabienne Schmaus" w:date="2026-05-04T11:04:00Z" w16du:dateUtc="2026-05-04T09:04:00Z">
              <w:r w:rsidR="00E06478">
                <w:rPr>
                  <w:rFonts w:cstheme="minorHAnsi"/>
                </w:rPr>
                <w:t>k</w:t>
              </w:r>
              <w:r w:rsidR="00E06478" w:rsidRPr="00E03A0B">
                <w:rPr>
                  <w:rFonts w:cstheme="minorHAnsi"/>
                </w:rPr>
                <w:t xml:space="preserve">lassischer </w:t>
              </w:r>
            </w:ins>
            <w:r w:rsidR="00E03A0B" w:rsidRPr="00E03A0B">
              <w:rPr>
                <w:rFonts w:cstheme="minorHAnsi"/>
              </w:rPr>
              <w:t>Aufwärtsvergleich nach Festinger</w:t>
            </w:r>
            <w:ins w:id="1055" w:author="Fabienne Schmaus" w:date="2026-04-30T16:49:00Z" w16du:dateUtc="2026-04-30T14:49:00Z">
              <w:r w:rsidR="00C24DA6">
                <w:rPr>
                  <w:rFonts w:cstheme="minorHAnsi"/>
                </w:rPr>
                <w:t>: M</w:t>
              </w:r>
            </w:ins>
            <w:del w:id="1056" w:author="Fabienne Schmaus" w:date="2026-04-30T16:49:00Z" w16du:dateUtc="2026-04-30T14:49:00Z">
              <w:r w:rsidR="00E03A0B" w:rsidRPr="00E03A0B" w:rsidDel="00C24DA6">
                <w:rPr>
                  <w:rFonts w:cstheme="minorHAnsi"/>
                </w:rPr>
                <w:delText xml:space="preserve"> – m</w:delText>
              </w:r>
            </w:del>
            <w:r w:rsidR="00E03A0B" w:rsidRPr="00E03A0B">
              <w:rPr>
                <w:rFonts w:cstheme="minorHAnsi"/>
              </w:rPr>
              <w:t>an verliert immer</w:t>
            </w:r>
            <w:ins w:id="1057" w:author="Fabienne Schmaus" w:date="2026-04-30T16:49:00Z" w16du:dateUtc="2026-04-30T14:49:00Z">
              <w:r w:rsidR="00C24DA6">
                <w:rPr>
                  <w:rFonts w:cstheme="minorHAnsi"/>
                </w:rPr>
                <w:t>.</w:t>
              </w:r>
            </w:ins>
            <w:r>
              <w:rPr>
                <w:rFonts w:cstheme="minorHAnsi"/>
              </w:rPr>
              <w:t>“</w:t>
            </w:r>
          </w:p>
          <w:p w14:paraId="1861EAC4" w14:textId="38A19E5A" w:rsidR="00E03A0B" w:rsidRPr="00E03A0B" w:rsidRDefault="00F0300B" w:rsidP="00DF1D6F">
            <w:pPr>
              <w:numPr>
                <w:ilvl w:val="0"/>
                <w:numId w:val="25"/>
              </w:numPr>
              <w:tabs>
                <w:tab w:val="left" w:pos="273"/>
              </w:tabs>
              <w:spacing w:line="276" w:lineRule="auto"/>
              <w:rPr>
                <w:rFonts w:cstheme="minorHAnsi"/>
              </w:rPr>
            </w:pPr>
            <w:r>
              <w:rPr>
                <w:rFonts w:cstheme="minorHAnsi"/>
              </w:rPr>
              <w:t>„</w:t>
            </w:r>
            <w:del w:id="1058" w:author="Fabienne Schmaus" w:date="2026-05-04T11:04:00Z" w16du:dateUtc="2026-05-04T09:04:00Z">
              <w:r w:rsidR="00E03A0B" w:rsidRPr="00E03A0B" w:rsidDel="00E06478">
                <w:rPr>
                  <w:rFonts w:cstheme="minorHAnsi"/>
                </w:rPr>
                <w:delText xml:space="preserve">Das </w:delText>
              </w:r>
            </w:del>
            <w:ins w:id="1059" w:author="Fabienne Schmaus" w:date="2026-05-04T11:04:00Z" w16du:dateUtc="2026-05-04T09:04:00Z">
              <w:r w:rsidR="00E06478">
                <w:rPr>
                  <w:rFonts w:cstheme="minorHAnsi"/>
                </w:rPr>
                <w:t>d</w:t>
              </w:r>
              <w:r w:rsidR="00E06478" w:rsidRPr="00E03A0B">
                <w:rPr>
                  <w:rFonts w:cstheme="minorHAnsi"/>
                </w:rPr>
                <w:t xml:space="preserve">as </w:t>
              </w:r>
            </w:ins>
            <w:r w:rsidR="00E03A0B" w:rsidRPr="00E03A0B">
              <w:rPr>
                <w:rFonts w:cstheme="minorHAnsi"/>
              </w:rPr>
              <w:t>Paradox: Jeder macht kuratierte Profile</w:t>
            </w:r>
            <w:ins w:id="1060" w:author="Fabienne Schmaus" w:date="2026-04-30T16:49:00Z" w16du:dateUtc="2026-04-30T14:49:00Z">
              <w:r w:rsidR="00C24DA6">
                <w:rPr>
                  <w:rFonts w:cstheme="minorHAnsi"/>
                </w:rPr>
                <w:t>: M</w:t>
              </w:r>
            </w:ins>
            <w:del w:id="1061" w:author="Fabienne Schmaus" w:date="2026-04-30T16:49:00Z" w16du:dateUtc="2026-04-30T14:49:00Z">
              <w:r w:rsidR="00E03A0B" w:rsidRPr="00E03A0B" w:rsidDel="00C24DA6">
                <w:rPr>
                  <w:rFonts w:cstheme="minorHAnsi"/>
                </w:rPr>
                <w:delText xml:space="preserve"> –</w:delText>
              </w:r>
            </w:del>
            <w:del w:id="1062" w:author="Fabienne Schmaus" w:date="2026-04-30T16:50:00Z" w16du:dateUtc="2026-04-30T14:50:00Z">
              <w:r w:rsidR="00E03A0B" w:rsidRPr="00E03A0B" w:rsidDel="00C24DA6">
                <w:rPr>
                  <w:rFonts w:cstheme="minorHAnsi"/>
                </w:rPr>
                <w:delText xml:space="preserve"> m</w:delText>
              </w:r>
            </w:del>
            <w:r w:rsidR="00E03A0B" w:rsidRPr="00E03A0B">
              <w:rPr>
                <w:rFonts w:cstheme="minorHAnsi"/>
              </w:rPr>
              <w:t>an vergleicht sich mit Fantasieversionen</w:t>
            </w:r>
            <w:ins w:id="1063" w:author="Fabienne Schmaus" w:date="2026-04-30T16:50:00Z" w16du:dateUtc="2026-04-30T14:50:00Z">
              <w:r w:rsidR="00C24DA6">
                <w:rPr>
                  <w:rFonts w:cstheme="minorHAnsi"/>
                </w:rPr>
                <w:t>.</w:t>
              </w:r>
            </w:ins>
            <w:r>
              <w:rPr>
                <w:rFonts w:cstheme="minorHAnsi"/>
              </w:rPr>
              <w:t>“</w:t>
            </w:r>
          </w:p>
          <w:p w14:paraId="7F782310" w14:textId="61D0EC98" w:rsidR="00E03A0B" w:rsidRPr="00E03A0B" w:rsidRDefault="00F0300B" w:rsidP="00DF1D6F">
            <w:pPr>
              <w:numPr>
                <w:ilvl w:val="0"/>
                <w:numId w:val="25"/>
              </w:numPr>
              <w:tabs>
                <w:tab w:val="left" w:pos="273"/>
              </w:tabs>
              <w:spacing w:line="276" w:lineRule="auto"/>
              <w:rPr>
                <w:rFonts w:cstheme="minorHAnsi"/>
              </w:rPr>
            </w:pPr>
            <w:r>
              <w:rPr>
                <w:rFonts w:cstheme="minorHAnsi"/>
              </w:rPr>
              <w:t>„</w:t>
            </w:r>
            <w:del w:id="1064" w:author="Fabienne Schmaus" w:date="2026-05-04T11:04:00Z" w16du:dateUtc="2026-05-04T09:04:00Z">
              <w:r w:rsidR="00E03A0B" w:rsidRPr="00E03A0B" w:rsidDel="00E06478">
                <w:rPr>
                  <w:rFonts w:cstheme="minorHAnsi"/>
                </w:rPr>
                <w:delText xml:space="preserve">Selektive </w:delText>
              </w:r>
            </w:del>
            <w:ins w:id="1065" w:author="Fabienne Schmaus" w:date="2026-05-04T11:04:00Z" w16du:dateUtc="2026-05-04T09:04:00Z">
              <w:r w:rsidR="00E06478">
                <w:rPr>
                  <w:rFonts w:cstheme="minorHAnsi"/>
                </w:rPr>
                <w:t>s</w:t>
              </w:r>
              <w:r w:rsidR="00E06478" w:rsidRPr="00E03A0B">
                <w:rPr>
                  <w:rFonts w:cstheme="minorHAnsi"/>
                </w:rPr>
                <w:t xml:space="preserve">elektive </w:t>
              </w:r>
            </w:ins>
            <w:r w:rsidR="00E03A0B" w:rsidRPr="00E03A0B">
              <w:rPr>
                <w:rFonts w:cstheme="minorHAnsi"/>
              </w:rPr>
              <w:t>Exposition: Je mehr man scrollt, desto mehr sieht man genau das, was einen neidisch macht</w:t>
            </w:r>
            <w:ins w:id="1066" w:author="Fabienne Schmaus" w:date="2026-04-30T16:50:00Z" w16du:dateUtc="2026-04-30T14:50:00Z">
              <w:r w:rsidR="00C24DA6">
                <w:rPr>
                  <w:rFonts w:cstheme="minorHAnsi"/>
                </w:rPr>
                <w:t>.</w:t>
              </w:r>
            </w:ins>
            <w:r>
              <w:rPr>
                <w:rFonts w:cstheme="minorHAnsi"/>
              </w:rPr>
              <w:t>“</w:t>
            </w:r>
          </w:p>
          <w:p w14:paraId="78B2160C" w14:textId="03EA2878" w:rsidR="00E42B4C" w:rsidDel="007204FD" w:rsidRDefault="00E42B4C" w:rsidP="00E03A0B">
            <w:pPr>
              <w:tabs>
                <w:tab w:val="left" w:pos="273"/>
              </w:tabs>
              <w:spacing w:line="276" w:lineRule="auto"/>
              <w:rPr>
                <w:del w:id="1067" w:author="Fabienne Schmaus" w:date="2026-04-30T17:07:00Z" w16du:dateUtc="2026-04-30T15:07:00Z"/>
                <w:rFonts w:cstheme="minorHAnsi"/>
                <w:b/>
                <w:bCs/>
              </w:rPr>
            </w:pPr>
          </w:p>
          <w:p w14:paraId="7440BE3C" w14:textId="77777777" w:rsidR="00E42B4C" w:rsidRPr="00E42B4C" w:rsidRDefault="00E42B4C" w:rsidP="00E42B4C">
            <w:pPr>
              <w:tabs>
                <w:tab w:val="left" w:pos="273"/>
              </w:tabs>
              <w:spacing w:line="276" w:lineRule="auto"/>
              <w:rPr>
                <w:rFonts w:cstheme="minorHAnsi"/>
                <w:b/>
                <w:bCs/>
              </w:rPr>
            </w:pPr>
            <w:r w:rsidRPr="00E42B4C">
              <w:rPr>
                <w:rFonts w:cstheme="minorHAnsi"/>
                <w:b/>
                <w:bCs/>
              </w:rPr>
              <w:t xml:space="preserve">Was beschäftigt Mia: </w:t>
            </w:r>
          </w:p>
          <w:p w14:paraId="0BF33CB5" w14:textId="56E00496" w:rsidR="00E42B4C" w:rsidRPr="00E42B4C" w:rsidRDefault="00E42B4C" w:rsidP="00E42B4C">
            <w:pPr>
              <w:tabs>
                <w:tab w:val="left" w:pos="273"/>
              </w:tabs>
              <w:spacing w:line="276" w:lineRule="auto"/>
              <w:rPr>
                <w:rFonts w:cstheme="minorHAnsi"/>
              </w:rPr>
            </w:pPr>
            <w:r w:rsidRPr="00E42B4C">
              <w:rPr>
                <w:rFonts w:cstheme="minorHAnsi"/>
              </w:rPr>
              <w:t>Sozialer Aufwärtsvergleich mit kuratierten Versionen anderer → Gefühl der Unzulänglichkeit. Kognitives Wissen (</w:t>
            </w:r>
            <w:r w:rsidR="00F0300B">
              <w:rPr>
                <w:rFonts w:cstheme="minorHAnsi"/>
              </w:rPr>
              <w:t>„</w:t>
            </w:r>
            <w:r w:rsidRPr="00E42B4C">
              <w:rPr>
                <w:rFonts w:cstheme="minorHAnsi"/>
              </w:rPr>
              <w:t>Fotos sind gefiltert</w:t>
            </w:r>
            <w:r w:rsidR="00F0300B">
              <w:rPr>
                <w:rFonts w:cstheme="minorHAnsi"/>
              </w:rPr>
              <w:t>“</w:t>
            </w:r>
            <w:r w:rsidRPr="00E42B4C">
              <w:rPr>
                <w:rFonts w:cstheme="minorHAnsi"/>
              </w:rPr>
              <w:t>) schützt nicht automatisch vor emotionalem Effekt</w:t>
            </w:r>
            <w:ins w:id="1068" w:author="Fabienne Schmaus" w:date="2026-04-30T16:50:00Z" w16du:dateUtc="2026-04-30T14:50:00Z">
              <w:r w:rsidR="00C24DA6">
                <w:rPr>
                  <w:rFonts w:cstheme="minorHAnsi"/>
                </w:rPr>
                <w:t>. D</w:t>
              </w:r>
            </w:ins>
            <w:del w:id="1069" w:author="Fabienne Schmaus" w:date="2026-04-30T16:50:00Z" w16du:dateUtc="2026-04-30T14:50:00Z">
              <w:r w:rsidRPr="00E42B4C" w:rsidDel="00C24DA6">
                <w:rPr>
                  <w:rFonts w:cstheme="minorHAnsi"/>
                </w:rPr>
                <w:delText xml:space="preserve"> – d</w:delText>
              </w:r>
            </w:del>
            <w:r w:rsidRPr="00E42B4C">
              <w:rPr>
                <w:rFonts w:cstheme="minorHAnsi"/>
              </w:rPr>
              <w:t>as ist normal und kein Zeichen von Schwäche.</w:t>
            </w:r>
          </w:p>
          <w:p w14:paraId="0A550BB3" w14:textId="2F48A5E4" w:rsidR="00E42B4C" w:rsidRPr="00E42B4C" w:rsidRDefault="00E42B4C" w:rsidP="00E42B4C">
            <w:pPr>
              <w:tabs>
                <w:tab w:val="left" w:pos="273"/>
              </w:tabs>
              <w:spacing w:line="276" w:lineRule="auto"/>
              <w:rPr>
                <w:rFonts w:cstheme="minorHAnsi"/>
                <w:b/>
                <w:bCs/>
              </w:rPr>
            </w:pPr>
            <w:r w:rsidRPr="00E42B4C">
              <w:rPr>
                <w:rFonts w:cstheme="minorHAnsi"/>
                <w:b/>
                <w:bCs/>
              </w:rPr>
              <w:t xml:space="preserve">Warum </w:t>
            </w:r>
            <w:r w:rsidR="00F0300B">
              <w:rPr>
                <w:rFonts w:cstheme="minorHAnsi"/>
                <w:b/>
                <w:bCs/>
              </w:rPr>
              <w:t>„</w:t>
            </w:r>
            <w:r w:rsidRPr="00E42B4C">
              <w:rPr>
                <w:rFonts w:cstheme="minorHAnsi"/>
                <w:b/>
                <w:bCs/>
              </w:rPr>
              <w:t>Wissen</w:t>
            </w:r>
            <w:r w:rsidR="00F0300B">
              <w:rPr>
                <w:rFonts w:cstheme="minorHAnsi"/>
                <w:b/>
                <w:bCs/>
              </w:rPr>
              <w:t>“</w:t>
            </w:r>
            <w:r w:rsidRPr="00E42B4C">
              <w:rPr>
                <w:rFonts w:cstheme="minorHAnsi"/>
                <w:b/>
                <w:bCs/>
              </w:rPr>
              <w:t xml:space="preserve"> nicht schützt: </w:t>
            </w:r>
          </w:p>
          <w:p w14:paraId="0D6CA36E" w14:textId="7BF7B144" w:rsidR="00E42B4C" w:rsidRPr="00E42B4C" w:rsidRDefault="00E42B4C" w:rsidP="00E42B4C">
            <w:pPr>
              <w:tabs>
                <w:tab w:val="left" w:pos="273"/>
              </w:tabs>
              <w:spacing w:line="276" w:lineRule="auto"/>
              <w:rPr>
                <w:rFonts w:cstheme="minorHAnsi"/>
              </w:rPr>
            </w:pPr>
            <w:r w:rsidRPr="00E42B4C">
              <w:rPr>
                <w:rFonts w:cstheme="minorHAnsi"/>
              </w:rPr>
              <w:t xml:space="preserve">Emotionale Reaktionen auf Bilder sind schneller als rationale Einordnung. Das Wissen über Filter ändert nicht, was man </w:t>
            </w:r>
            <w:r w:rsidRPr="00E42B4C">
              <w:rPr>
                <w:rFonts w:cstheme="minorHAnsi"/>
                <w:i/>
                <w:iCs/>
              </w:rPr>
              <w:t>sieht</w:t>
            </w:r>
            <w:r w:rsidRPr="00E42B4C">
              <w:rPr>
                <w:rFonts w:cstheme="minorHAnsi"/>
              </w:rPr>
              <w:t xml:space="preserve"> und </w:t>
            </w:r>
            <w:r w:rsidRPr="00E42B4C">
              <w:rPr>
                <w:rFonts w:cstheme="minorHAnsi"/>
                <w:i/>
                <w:iCs/>
              </w:rPr>
              <w:t>fühlt</w:t>
            </w:r>
            <w:del w:id="1070" w:author="Fabienne Schmaus" w:date="2026-04-30T16:50:00Z" w16du:dateUtc="2026-04-30T14:50:00Z">
              <w:r w:rsidRPr="00E42B4C" w:rsidDel="00C24DA6">
                <w:rPr>
                  <w:rFonts w:cstheme="minorHAnsi"/>
                </w:rPr>
                <w:delText xml:space="preserve"> </w:delText>
              </w:r>
            </w:del>
            <w:ins w:id="1071" w:author="Fabienne Schmaus" w:date="2026-04-30T16:50:00Z" w16du:dateUtc="2026-04-30T14:50:00Z">
              <w:r w:rsidR="00C24DA6">
                <w:rPr>
                  <w:rFonts w:cstheme="minorHAnsi"/>
                </w:rPr>
                <w:t>. E</w:t>
              </w:r>
            </w:ins>
            <w:del w:id="1072" w:author="Fabienne Schmaus" w:date="2026-04-30T16:50:00Z" w16du:dateUtc="2026-04-30T14:50:00Z">
              <w:r w:rsidRPr="00E42B4C" w:rsidDel="00C24DA6">
                <w:rPr>
                  <w:rFonts w:cstheme="minorHAnsi"/>
                </w:rPr>
                <w:delText>– e</w:delText>
              </w:r>
            </w:del>
            <w:r w:rsidRPr="00E42B4C">
              <w:rPr>
                <w:rFonts w:cstheme="minorHAnsi"/>
              </w:rPr>
              <w:t>s hilft erst, wenn es aktiv eingesetzt wird (Medienkompetenz als Praxis, nicht nur als Wissen).</w:t>
            </w:r>
          </w:p>
          <w:p w14:paraId="1BC664DE" w14:textId="77777777" w:rsidR="00E42B4C" w:rsidRPr="00E42B4C" w:rsidRDefault="00E42B4C" w:rsidP="00E42B4C">
            <w:pPr>
              <w:tabs>
                <w:tab w:val="left" w:pos="273"/>
              </w:tabs>
              <w:spacing w:line="276" w:lineRule="auto"/>
              <w:rPr>
                <w:rFonts w:cstheme="minorHAnsi"/>
                <w:b/>
                <w:bCs/>
              </w:rPr>
            </w:pPr>
            <w:r w:rsidRPr="00E42B4C">
              <w:rPr>
                <w:rFonts w:cstheme="minorHAnsi"/>
                <w:b/>
                <w:bCs/>
              </w:rPr>
              <w:t>Mögliche Hilfestrategien:</w:t>
            </w:r>
          </w:p>
          <w:p w14:paraId="25184B14"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Feed kuratieren: bewusst wählen, welchen Accounts man folgt</w:t>
            </w:r>
          </w:p>
          <w:p w14:paraId="3004FB1C" w14:textId="050BDA4F"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Zeitlimit setzen</w:t>
            </w:r>
            <w:del w:id="1073" w:author="Fabienne Schmaus" w:date="2026-05-04T11:12:00Z" w16du:dateUtc="2026-05-04T09:12:00Z">
              <w:r w:rsidRPr="00E42B4C" w:rsidDel="002828B1">
                <w:rPr>
                  <w:rFonts w:cstheme="minorHAnsi"/>
                </w:rPr>
                <w:delText xml:space="preserve"> /</w:delText>
              </w:r>
            </w:del>
            <w:ins w:id="1074" w:author="Fabienne Schmaus" w:date="2026-05-04T11:12:00Z" w16du:dateUtc="2026-05-04T09:12:00Z">
              <w:r w:rsidR="002828B1">
                <w:rPr>
                  <w:rFonts w:cstheme="minorHAnsi"/>
                </w:rPr>
                <w:t>,</w:t>
              </w:r>
            </w:ins>
            <w:r w:rsidRPr="00E42B4C">
              <w:rPr>
                <w:rFonts w:cstheme="minorHAnsi"/>
              </w:rPr>
              <w:t xml:space="preserve"> Bildschirmzeit-Funktion nutzen</w:t>
            </w:r>
          </w:p>
          <w:p w14:paraId="4A222787" w14:textId="428DC242" w:rsidR="00E42B4C" w:rsidRPr="00E42B4C" w:rsidRDefault="00E42B4C" w:rsidP="00DF1D6F">
            <w:pPr>
              <w:numPr>
                <w:ilvl w:val="0"/>
                <w:numId w:val="25"/>
              </w:numPr>
              <w:tabs>
                <w:tab w:val="left" w:pos="273"/>
              </w:tabs>
              <w:spacing w:line="276" w:lineRule="auto"/>
              <w:rPr>
                <w:rFonts w:cstheme="minorHAnsi"/>
              </w:rPr>
            </w:pPr>
            <w:del w:id="1075" w:author="Fabienne Schmaus" w:date="2026-05-04T11:04:00Z" w16du:dateUtc="2026-05-04T09:04:00Z">
              <w:r w:rsidRPr="00E42B4C" w:rsidDel="00E06478">
                <w:rPr>
                  <w:rFonts w:cstheme="minorHAnsi"/>
                </w:rPr>
                <w:delText xml:space="preserve">Nach </w:delText>
              </w:r>
            </w:del>
            <w:ins w:id="1076" w:author="Fabienne Schmaus" w:date="2026-05-04T11:04:00Z" w16du:dateUtc="2026-05-04T09:04:00Z">
              <w:r w:rsidR="00E06478">
                <w:rPr>
                  <w:rFonts w:cstheme="minorHAnsi"/>
                </w:rPr>
                <w:t>n</w:t>
              </w:r>
              <w:r w:rsidR="00E06478" w:rsidRPr="00E42B4C">
                <w:rPr>
                  <w:rFonts w:cstheme="minorHAnsi"/>
                </w:rPr>
                <w:t xml:space="preserve">ach </w:t>
              </w:r>
            </w:ins>
            <w:r w:rsidRPr="00E42B4C">
              <w:rPr>
                <w:rFonts w:cstheme="minorHAnsi"/>
              </w:rPr>
              <w:t>dem Scrollen innnehalten</w:t>
            </w:r>
            <w:ins w:id="1077" w:author="Fabienne Schmaus" w:date="2026-04-30T16:50:00Z" w16du:dateUtc="2026-04-30T14:50:00Z">
              <w:r w:rsidR="00C24DA6">
                <w:rPr>
                  <w:rFonts w:cstheme="minorHAnsi"/>
                </w:rPr>
                <w:t xml:space="preserve">, um das </w:t>
              </w:r>
              <w:r w:rsidR="00C24DA6" w:rsidRPr="00E42B4C">
                <w:rPr>
                  <w:rFonts w:cstheme="minorHAnsi"/>
                </w:rPr>
                <w:t xml:space="preserve">Bewusstsein </w:t>
              </w:r>
              <w:r w:rsidR="00C24DA6">
                <w:rPr>
                  <w:rFonts w:cstheme="minorHAnsi"/>
                </w:rPr>
                <w:t xml:space="preserve">zu </w:t>
              </w:r>
              <w:r w:rsidR="00C24DA6" w:rsidRPr="00E42B4C">
                <w:rPr>
                  <w:rFonts w:cstheme="minorHAnsi"/>
                </w:rPr>
                <w:t>schärfen</w:t>
              </w:r>
            </w:ins>
            <w:r w:rsidRPr="00E42B4C">
              <w:rPr>
                <w:rFonts w:cstheme="minorHAnsi"/>
              </w:rPr>
              <w:t xml:space="preserve">: </w:t>
            </w:r>
            <w:r w:rsidR="00F0300B">
              <w:rPr>
                <w:rFonts w:cstheme="minorHAnsi"/>
              </w:rPr>
              <w:t>„</w:t>
            </w:r>
            <w:r w:rsidRPr="00E42B4C">
              <w:rPr>
                <w:rFonts w:cstheme="minorHAnsi"/>
              </w:rPr>
              <w:t>Wie fühle ich mich jetzt?</w:t>
            </w:r>
            <w:r w:rsidR="00F0300B">
              <w:rPr>
                <w:rFonts w:cstheme="minorHAnsi"/>
              </w:rPr>
              <w:t>“</w:t>
            </w:r>
            <w:del w:id="1078" w:author="Fabienne Schmaus" w:date="2026-04-30T16:50:00Z" w16du:dateUtc="2026-04-30T14:50:00Z">
              <w:r w:rsidRPr="00E42B4C" w:rsidDel="00C24DA6">
                <w:rPr>
                  <w:rFonts w:cstheme="minorHAnsi"/>
                </w:rPr>
                <w:delText xml:space="preserve"> – Bewusstsein schärfen</w:delText>
              </w:r>
            </w:del>
          </w:p>
          <w:p w14:paraId="1B535564" w14:textId="5C03B903" w:rsidR="00E42B4C" w:rsidRPr="00E42B4C" w:rsidRDefault="00E42B4C" w:rsidP="00DF1D6F">
            <w:pPr>
              <w:numPr>
                <w:ilvl w:val="0"/>
                <w:numId w:val="25"/>
              </w:numPr>
              <w:tabs>
                <w:tab w:val="left" w:pos="273"/>
              </w:tabs>
              <w:spacing w:line="276" w:lineRule="auto"/>
              <w:rPr>
                <w:rFonts w:cstheme="minorHAnsi"/>
              </w:rPr>
            </w:pPr>
            <w:del w:id="1079" w:author="Fabienne Schmaus" w:date="2026-05-04T11:04:00Z" w16du:dateUtc="2026-05-04T09:04:00Z">
              <w:r w:rsidRPr="00E42B4C" w:rsidDel="00E06478">
                <w:rPr>
                  <w:rFonts w:cstheme="minorHAnsi"/>
                </w:rPr>
                <w:delText xml:space="preserve">Mit </w:delText>
              </w:r>
            </w:del>
            <w:ins w:id="1080" w:author="Fabienne Schmaus" w:date="2026-05-04T11:04:00Z" w16du:dateUtc="2026-05-04T09:04:00Z">
              <w:r w:rsidR="00E06478">
                <w:rPr>
                  <w:rFonts w:cstheme="minorHAnsi"/>
                </w:rPr>
                <w:t>m</w:t>
              </w:r>
              <w:r w:rsidR="00E06478" w:rsidRPr="00E42B4C">
                <w:rPr>
                  <w:rFonts w:cstheme="minorHAnsi"/>
                </w:rPr>
                <w:t xml:space="preserve">it </w:t>
              </w:r>
            </w:ins>
            <w:r w:rsidRPr="00E42B4C">
              <w:rPr>
                <w:rFonts w:cstheme="minorHAnsi"/>
              </w:rPr>
              <w:t>jemandem reden (</w:t>
            </w:r>
            <w:del w:id="1081" w:author="Fabienne Schmaus" w:date="2026-05-04T11:04:00Z" w16du:dateUtc="2026-05-04T09:04:00Z">
              <w:r w:rsidRPr="00E42B4C" w:rsidDel="00E06478">
                <w:rPr>
                  <w:rFonts w:cstheme="minorHAnsi"/>
                </w:rPr>
                <w:delText>Freundin</w:delText>
              </w:r>
            </w:del>
            <w:ins w:id="1082" w:author="Fabienne Schmaus" w:date="2026-05-04T11:04:00Z" w16du:dateUtc="2026-05-04T09:04:00Z">
              <w:r w:rsidR="00E06478">
                <w:rPr>
                  <w:rFonts w:cstheme="minorHAnsi"/>
                </w:rPr>
                <w:t>Freundeskraft</w:t>
              </w:r>
            </w:ins>
            <w:r w:rsidRPr="00E42B4C">
              <w:rPr>
                <w:rFonts w:cstheme="minorHAnsi"/>
              </w:rPr>
              <w:t>, Eltern)</w:t>
            </w:r>
          </w:p>
          <w:p w14:paraId="66FF8DA8" w14:textId="39DB5D6E" w:rsidR="00E42B4C" w:rsidRPr="00E42B4C" w:rsidRDefault="00E42B4C" w:rsidP="00DF1D6F">
            <w:pPr>
              <w:numPr>
                <w:ilvl w:val="0"/>
                <w:numId w:val="25"/>
              </w:numPr>
              <w:tabs>
                <w:tab w:val="left" w:pos="273"/>
              </w:tabs>
              <w:spacing w:line="276" w:lineRule="auto"/>
              <w:rPr>
                <w:rFonts w:cstheme="minorHAnsi"/>
              </w:rPr>
            </w:pPr>
            <w:del w:id="1083" w:author="Fabienne Schmaus" w:date="2026-05-04T11:04:00Z" w16du:dateUtc="2026-05-04T09:04:00Z">
              <w:r w:rsidRPr="00E42B4C" w:rsidDel="00E06478">
                <w:rPr>
                  <w:rFonts w:cstheme="minorHAnsi"/>
                </w:rPr>
                <w:delText xml:space="preserve">Eigene </w:delText>
              </w:r>
            </w:del>
            <w:ins w:id="1084" w:author="Fabienne Schmaus" w:date="2026-05-04T11:04:00Z" w16du:dateUtc="2026-05-04T09:04:00Z">
              <w:r w:rsidR="00E06478">
                <w:rPr>
                  <w:rFonts w:cstheme="minorHAnsi"/>
                </w:rPr>
                <w:t>e</w:t>
              </w:r>
              <w:r w:rsidR="00E06478" w:rsidRPr="00E42B4C">
                <w:rPr>
                  <w:rFonts w:cstheme="minorHAnsi"/>
                </w:rPr>
                <w:t xml:space="preserve">igene </w:t>
              </w:r>
            </w:ins>
            <w:r w:rsidRPr="00E42B4C">
              <w:rPr>
                <w:rFonts w:cstheme="minorHAnsi"/>
              </w:rPr>
              <w:t>Stärken und schöne Alltagsmomente bewusst wahrnehmen</w:t>
            </w:r>
          </w:p>
          <w:p w14:paraId="5C17DC0B" w14:textId="57075D33" w:rsidR="00E42B4C" w:rsidRDefault="00E42B4C" w:rsidP="00E42B4C">
            <w:pPr>
              <w:tabs>
                <w:tab w:val="left" w:pos="273"/>
              </w:tabs>
              <w:spacing w:line="276" w:lineRule="auto"/>
              <w:rPr>
                <w:rFonts w:cstheme="minorHAnsi"/>
              </w:rPr>
            </w:pPr>
            <w:r w:rsidRPr="00E42B4C">
              <w:rPr>
                <w:rFonts w:cstheme="minorHAnsi"/>
                <w:b/>
                <w:bCs/>
              </w:rPr>
              <w:t>Aufwärtsvergleich (Sek</w:t>
            </w:r>
            <w:ins w:id="1085" w:author="Fabienne Schmaus" w:date="2026-04-30T16:17:00Z" w16du:dateUtc="2026-04-30T14:17:00Z">
              <w:r w:rsidR="00C921C2">
                <w:rPr>
                  <w:rFonts w:cstheme="minorHAnsi"/>
                  <w:b/>
                  <w:bCs/>
                </w:rPr>
                <w:t>.</w:t>
              </w:r>
            </w:ins>
            <w:r w:rsidRPr="00E42B4C">
              <w:rPr>
                <w:rFonts w:cstheme="minorHAnsi"/>
                <w:b/>
                <w:bCs/>
              </w:rPr>
              <w:t xml:space="preserve"> II):</w:t>
            </w:r>
            <w:r w:rsidRPr="00E42B4C">
              <w:rPr>
                <w:rFonts w:cstheme="minorHAnsi"/>
              </w:rPr>
              <w:t xml:space="preserve"> </w:t>
            </w:r>
          </w:p>
          <w:p w14:paraId="74EA45F0" w14:textId="119BD704" w:rsidR="00E42B4C" w:rsidRPr="00E42B4C" w:rsidRDefault="00E42B4C" w:rsidP="00E42B4C">
            <w:pPr>
              <w:tabs>
                <w:tab w:val="left" w:pos="273"/>
              </w:tabs>
              <w:spacing w:line="276" w:lineRule="auto"/>
              <w:rPr>
                <w:rFonts w:cstheme="minorHAnsi"/>
              </w:rPr>
            </w:pPr>
            <w:commentRangeStart w:id="1086"/>
            <w:r w:rsidRPr="00E42B4C">
              <w:rPr>
                <w:rFonts w:cstheme="minorHAnsi"/>
              </w:rPr>
              <w:t xml:space="preserve">Festinger (1954): Menschen vergleichen sich, um sich einzuschätzen. Aufwärtsvergleiche auf Social Media sind besonders stark, weil die </w:t>
            </w:r>
            <w:r w:rsidR="00F0300B">
              <w:rPr>
                <w:rFonts w:cstheme="minorHAnsi"/>
              </w:rPr>
              <w:t>„</w:t>
            </w:r>
            <w:r w:rsidRPr="00E42B4C">
              <w:rPr>
                <w:rFonts w:cstheme="minorHAnsi"/>
              </w:rPr>
              <w:t>Basis</w:t>
            </w:r>
            <w:r w:rsidR="00F0300B">
              <w:rPr>
                <w:rFonts w:cstheme="minorHAnsi"/>
              </w:rPr>
              <w:t>“</w:t>
            </w:r>
            <w:r w:rsidRPr="00E42B4C">
              <w:rPr>
                <w:rFonts w:cstheme="minorHAnsi"/>
              </w:rPr>
              <w:t xml:space="preserve"> der Vergleiche (kuratierte Profile) nicht real ist – man verliert gegen eine Fiktion.</w:t>
            </w:r>
          </w:p>
          <w:p w14:paraId="28AEC8AE" w14:textId="63DA1740" w:rsidR="00E42B4C" w:rsidRDefault="00E42B4C" w:rsidP="00E42B4C">
            <w:pPr>
              <w:tabs>
                <w:tab w:val="left" w:pos="273"/>
              </w:tabs>
              <w:spacing w:line="276" w:lineRule="auto"/>
              <w:rPr>
                <w:rFonts w:cstheme="minorHAnsi"/>
              </w:rPr>
            </w:pPr>
            <w:r w:rsidRPr="00E42B4C">
              <w:rPr>
                <w:rFonts w:cstheme="minorHAnsi"/>
                <w:b/>
                <w:bCs/>
              </w:rPr>
              <w:t>Vogel et al. (2024) (Sek</w:t>
            </w:r>
            <w:ins w:id="1087" w:author="Fabienne Schmaus" w:date="2026-04-30T16:17:00Z" w16du:dateUtc="2026-04-30T14:17:00Z">
              <w:r w:rsidR="00C921C2">
                <w:rPr>
                  <w:rFonts w:cstheme="minorHAnsi"/>
                  <w:b/>
                  <w:bCs/>
                </w:rPr>
                <w:t>.</w:t>
              </w:r>
            </w:ins>
            <w:r w:rsidRPr="00E42B4C">
              <w:rPr>
                <w:rFonts w:cstheme="minorHAnsi"/>
                <w:b/>
                <w:bCs/>
              </w:rPr>
              <w:t xml:space="preserve"> II):</w:t>
            </w:r>
            <w:r w:rsidRPr="00E42B4C">
              <w:rPr>
                <w:rFonts w:cstheme="minorHAnsi"/>
              </w:rPr>
              <w:t xml:space="preserve"> </w:t>
            </w:r>
            <w:commentRangeEnd w:id="1086"/>
            <w:r w:rsidR="00C17639">
              <w:rPr>
                <w:rStyle w:val="Kommentarzeichen"/>
                <w:rFonts w:cstheme="minorHAnsi"/>
                <w:sz w:val="22"/>
                <w:szCs w:val="22"/>
              </w:rPr>
              <w:commentReference w:id="1086"/>
            </w:r>
          </w:p>
          <w:p w14:paraId="5A89F535" w14:textId="0D0BD68E" w:rsidR="00E42B4C" w:rsidRPr="00E42B4C" w:rsidRDefault="00E42B4C" w:rsidP="00E42B4C">
            <w:pPr>
              <w:tabs>
                <w:tab w:val="left" w:pos="273"/>
              </w:tabs>
              <w:spacing w:line="276" w:lineRule="auto"/>
              <w:rPr>
                <w:rFonts w:cstheme="minorHAnsi"/>
              </w:rPr>
            </w:pPr>
            <w:r w:rsidRPr="00E42B4C">
              <w:rPr>
                <w:rFonts w:cstheme="minorHAnsi"/>
              </w:rPr>
              <w:t xml:space="preserve">Digitale Vergleiche sind aus mehreren Gründen intensiver als analoge: (1) Algorithmen zeigen bevorzugt attraktive, erfolgreiche Inhalte (kuratiertes Feed), (2) die Frequenz ist viel höher als zufällige Alltagsbegegnungen, (3) Profile sind auf positive Selbstdarstellung optimiert, (4) man ist jederzeit und überall erreichbar. Mia könnte das nicht einfach </w:t>
            </w:r>
            <w:r w:rsidR="00F0300B">
              <w:rPr>
                <w:rFonts w:cstheme="minorHAnsi"/>
              </w:rPr>
              <w:t>„</w:t>
            </w:r>
            <w:r w:rsidRPr="00E42B4C">
              <w:rPr>
                <w:rFonts w:cstheme="minorHAnsi"/>
              </w:rPr>
              <w:t>abstellen</w:t>
            </w:r>
            <w:r w:rsidR="00F0300B">
              <w:rPr>
                <w:rFonts w:cstheme="minorHAnsi"/>
              </w:rPr>
              <w:t>“</w:t>
            </w:r>
            <w:ins w:id="1088" w:author="Fabienne Schmaus" w:date="2026-04-30T16:51:00Z" w16du:dateUtc="2026-04-30T14:51:00Z">
              <w:r w:rsidR="00C24DA6">
                <w:rPr>
                  <w:rFonts w:cstheme="minorHAnsi"/>
                </w:rPr>
                <w:t>. D</w:t>
              </w:r>
            </w:ins>
            <w:del w:id="1089" w:author="Fabienne Schmaus" w:date="2026-04-30T16:51:00Z" w16du:dateUtc="2026-04-30T14:51:00Z">
              <w:r w:rsidRPr="00E42B4C" w:rsidDel="00C24DA6">
                <w:rPr>
                  <w:rFonts w:cstheme="minorHAnsi"/>
                </w:rPr>
                <w:delText xml:space="preserve"> –</w:delText>
              </w:r>
            </w:del>
            <w:r w:rsidRPr="00E42B4C">
              <w:rPr>
                <w:rFonts w:cstheme="minorHAnsi"/>
              </w:rPr>
              <w:t xml:space="preserve"> das wäre, als würde man jemandem sagen, er solle aufhören zu atmen. Der Mechanismus ist stärker als die bewusste Einsicht. Das ist kein persönliches Versagen, sondern ein systemisches Designproblem.</w:t>
            </w:r>
          </w:p>
          <w:p w14:paraId="4B687636" w14:textId="77777777" w:rsidR="00E42B4C" w:rsidRDefault="00E42B4C" w:rsidP="00E03A0B">
            <w:pPr>
              <w:tabs>
                <w:tab w:val="left" w:pos="273"/>
              </w:tabs>
              <w:spacing w:line="276" w:lineRule="auto"/>
              <w:rPr>
                <w:rFonts w:cstheme="minorHAnsi"/>
                <w:b/>
                <w:bCs/>
              </w:rPr>
            </w:pPr>
          </w:p>
          <w:p w14:paraId="3EE6100D" w14:textId="2B783757" w:rsidR="00E03A0B" w:rsidRPr="00E03A0B" w:rsidRDefault="00E03A0B" w:rsidP="00E03A0B">
            <w:pPr>
              <w:tabs>
                <w:tab w:val="left" w:pos="273"/>
              </w:tabs>
              <w:spacing w:line="276" w:lineRule="auto"/>
              <w:rPr>
                <w:rFonts w:cstheme="minorHAnsi"/>
              </w:rPr>
            </w:pPr>
            <w:r w:rsidRPr="00E03A0B">
              <w:rPr>
                <w:rFonts w:cstheme="minorHAnsi"/>
                <w:b/>
                <w:bCs/>
              </w:rPr>
              <w:t>A</w:t>
            </w:r>
            <w:ins w:id="1090" w:author="Fabienne Schmaus" w:date="2026-04-30T16:51:00Z" w16du:dateUtc="2026-04-30T14:51:00Z">
              <w:r w:rsidR="00C24DA6">
                <w:rPr>
                  <w:rFonts w:cstheme="minorHAnsi"/>
                  <w:b/>
                  <w:bCs/>
                </w:rPr>
                <w:t>rbeitsblatt</w:t>
              </w:r>
            </w:ins>
            <w:del w:id="1091" w:author="Fabienne Schmaus" w:date="2026-04-30T16:51:00Z" w16du:dateUtc="2026-04-30T14:51:00Z">
              <w:r w:rsidRPr="00E03A0B" w:rsidDel="00C24DA6">
                <w:rPr>
                  <w:rFonts w:cstheme="minorHAnsi"/>
                  <w:b/>
                  <w:bCs/>
                </w:rPr>
                <w:delText>B</w:delText>
              </w:r>
            </w:del>
            <w:r w:rsidRPr="00E03A0B">
              <w:rPr>
                <w:rFonts w:cstheme="minorHAnsi"/>
                <w:b/>
                <w:bCs/>
              </w:rPr>
              <w:t xml:space="preserve"> 3</w:t>
            </w:r>
            <w:del w:id="1092" w:author="Fabienne Schmaus" w:date="2026-05-04T10:46:00Z" w16du:dateUtc="2026-05-04T08:46:00Z">
              <w:r w:rsidRPr="00E03A0B" w:rsidDel="00A71B33">
                <w:rPr>
                  <w:rFonts w:cstheme="minorHAnsi"/>
                  <w:b/>
                  <w:bCs/>
                </w:rPr>
                <w:delText>b</w:delText>
              </w:r>
            </w:del>
            <w:r w:rsidRPr="00E03A0B">
              <w:rPr>
                <w:rFonts w:cstheme="minorHAnsi"/>
                <w:b/>
                <w:bCs/>
              </w:rPr>
              <w:t xml:space="preserve"> – </w:t>
            </w:r>
            <w:del w:id="1093" w:author="Fabienne Schmaus" w:date="2026-05-04T10:46:00Z" w16du:dateUtc="2026-05-04T08:46:00Z">
              <w:r w:rsidR="00F0300B" w:rsidDel="00A71B33">
                <w:rPr>
                  <w:rFonts w:cstheme="minorHAnsi"/>
                  <w:b/>
                  <w:bCs/>
                </w:rPr>
                <w:delText>„</w:delText>
              </w:r>
            </w:del>
            <w:ins w:id="1094" w:author="Fabienne Schmaus" w:date="2026-05-04T10:46:00Z" w16du:dateUtc="2026-05-04T08:46:00Z">
              <w:r w:rsidR="00A71B33">
                <w:rPr>
                  <w:rFonts w:cstheme="minorHAnsi"/>
                  <w:b/>
                  <w:bCs/>
                </w:rPr>
                <w:t xml:space="preserve">II. </w:t>
              </w:r>
            </w:ins>
            <w:r w:rsidRPr="00E03A0B">
              <w:rPr>
                <w:rFonts w:cstheme="minorHAnsi"/>
                <w:b/>
                <w:bCs/>
              </w:rPr>
              <w:t>Niemand liked meine Beiträge</w:t>
            </w:r>
            <w:del w:id="1095" w:author="Fabienne Schmaus" w:date="2026-05-04T10:46:00Z" w16du:dateUtc="2026-05-04T08:46:00Z">
              <w:r w:rsidR="00F0300B" w:rsidDel="00A71B33">
                <w:rPr>
                  <w:rFonts w:cstheme="minorHAnsi"/>
                  <w:b/>
                  <w:bCs/>
                </w:rPr>
                <w:delText>“</w:delText>
              </w:r>
            </w:del>
            <w:r w:rsidRPr="00E03A0B">
              <w:rPr>
                <w:rFonts w:cstheme="minorHAnsi"/>
                <w:b/>
                <w:bCs/>
              </w:rPr>
              <w:t>:</w:t>
            </w:r>
          </w:p>
          <w:p w14:paraId="1B02AAA7" w14:textId="6FF181B1" w:rsidR="00E03A0B" w:rsidRPr="00E03A0B" w:rsidRDefault="00F0300B" w:rsidP="00DF1D6F">
            <w:pPr>
              <w:numPr>
                <w:ilvl w:val="0"/>
                <w:numId w:val="25"/>
              </w:numPr>
              <w:tabs>
                <w:tab w:val="left" w:pos="273"/>
              </w:tabs>
              <w:spacing w:line="276" w:lineRule="auto"/>
              <w:rPr>
                <w:rFonts w:cstheme="minorHAnsi"/>
              </w:rPr>
            </w:pPr>
            <w:r>
              <w:rPr>
                <w:rFonts w:cstheme="minorHAnsi"/>
              </w:rPr>
              <w:lastRenderedPageBreak/>
              <w:t>„</w:t>
            </w:r>
            <w:r w:rsidR="00E03A0B" w:rsidRPr="00E03A0B">
              <w:rPr>
                <w:rFonts w:cstheme="minorHAnsi"/>
              </w:rPr>
              <w:t>Er macht seinen Selbstwert von anderen abhängig</w:t>
            </w:r>
            <w:r>
              <w:rPr>
                <w:rFonts w:cstheme="minorHAnsi"/>
              </w:rPr>
              <w:t>“</w:t>
            </w:r>
          </w:p>
          <w:p w14:paraId="505979AC" w14:textId="1570C506"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Likes sagen nichts über den echten Wert einer Person aus</w:t>
            </w:r>
            <w:r>
              <w:rPr>
                <w:rFonts w:cstheme="minorHAnsi"/>
              </w:rPr>
              <w:t>“</w:t>
            </w:r>
          </w:p>
          <w:p w14:paraId="139D8D62" w14:textId="69FB36AE" w:rsid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 xml:space="preserve">Vielleicht posten für sich selbst </w:t>
            </w:r>
            <w:del w:id="1096" w:author="Fabienne Schmaus" w:date="2026-04-30T16:51:00Z" w16du:dateUtc="2026-04-30T14:51:00Z">
              <w:r w:rsidR="00E03A0B" w:rsidRPr="00E03A0B" w:rsidDel="00C24DA6">
                <w:rPr>
                  <w:rFonts w:cstheme="minorHAnsi"/>
                </w:rPr>
                <w:delText xml:space="preserve">– </w:delText>
              </w:r>
            </w:del>
            <w:ins w:id="1097" w:author="Fabienne Schmaus" w:date="2026-04-30T16:51:00Z" w16du:dateUtc="2026-04-30T14:51:00Z">
              <w:r w:rsidR="00C24DA6">
                <w:rPr>
                  <w:rFonts w:cstheme="minorHAnsi"/>
                </w:rPr>
                <w:t>und</w:t>
              </w:r>
              <w:r w:rsidR="00C24DA6" w:rsidRPr="00E03A0B">
                <w:rPr>
                  <w:rFonts w:cstheme="minorHAnsi"/>
                </w:rPr>
                <w:t xml:space="preserve"> </w:t>
              </w:r>
            </w:ins>
            <w:r w:rsidR="00E03A0B" w:rsidRPr="00E03A0B">
              <w:rPr>
                <w:rFonts w:cstheme="minorHAnsi"/>
              </w:rPr>
              <w:t>nicht für Reaktionen</w:t>
            </w:r>
            <w:r>
              <w:rPr>
                <w:rFonts w:cstheme="minorHAnsi"/>
              </w:rPr>
              <w:t>“</w:t>
            </w:r>
          </w:p>
          <w:p w14:paraId="1C184E70" w14:textId="2D35B9B1" w:rsidR="007204FD" w:rsidDel="007204FD" w:rsidRDefault="007204FD" w:rsidP="00E42B4C">
            <w:pPr>
              <w:tabs>
                <w:tab w:val="left" w:pos="273"/>
              </w:tabs>
              <w:spacing w:line="276" w:lineRule="auto"/>
              <w:rPr>
                <w:del w:id="1098" w:author="Fabienne Schmaus" w:date="2026-04-30T17:07:00Z" w16du:dateUtc="2026-04-30T15:07:00Z"/>
                <w:rFonts w:cstheme="minorHAnsi"/>
              </w:rPr>
            </w:pPr>
          </w:p>
          <w:p w14:paraId="0E256CF3" w14:textId="77777777" w:rsidR="00E42B4C" w:rsidRDefault="00E42B4C" w:rsidP="00E42B4C">
            <w:pPr>
              <w:tabs>
                <w:tab w:val="left" w:pos="273"/>
              </w:tabs>
              <w:spacing w:line="276" w:lineRule="auto"/>
              <w:rPr>
                <w:rFonts w:cstheme="minorHAnsi"/>
              </w:rPr>
            </w:pPr>
            <w:r w:rsidRPr="00E42B4C">
              <w:rPr>
                <w:rFonts w:cstheme="minorHAnsi"/>
                <w:b/>
                <w:bCs/>
              </w:rPr>
              <w:t>Was beschäftigt Jonas:</w:t>
            </w:r>
            <w:r w:rsidRPr="00E42B4C">
              <w:rPr>
                <w:rFonts w:cstheme="minorHAnsi"/>
              </w:rPr>
              <w:t xml:space="preserve"> </w:t>
            </w:r>
          </w:p>
          <w:p w14:paraId="54CF67BA" w14:textId="155DB844" w:rsidR="00E42B4C" w:rsidRPr="00E42B4C" w:rsidRDefault="00E42B4C" w:rsidP="00E42B4C">
            <w:pPr>
              <w:tabs>
                <w:tab w:val="left" w:pos="273"/>
              </w:tabs>
              <w:spacing w:line="276" w:lineRule="auto"/>
              <w:rPr>
                <w:rFonts w:cstheme="minorHAnsi"/>
              </w:rPr>
            </w:pPr>
            <w:r w:rsidRPr="00E42B4C">
              <w:rPr>
                <w:rFonts w:cstheme="minorHAnsi"/>
              </w:rPr>
              <w:t xml:space="preserve">Externe Validation als Selbstwertquelle: Wenn Likes = Zustimmung = Wert, dann entsteht Abhängigkeit von Reaktionen anderer. Das Benachrichtigungs-Verhalten zeigt, dass </w:t>
            </w:r>
            <w:r w:rsidR="00F0300B">
              <w:rPr>
                <w:rFonts w:cstheme="minorHAnsi"/>
              </w:rPr>
              <w:t>„</w:t>
            </w:r>
            <w:r w:rsidRPr="00E42B4C">
              <w:rPr>
                <w:rFonts w:cstheme="minorHAnsi"/>
              </w:rPr>
              <w:t>egal</w:t>
            </w:r>
            <w:r w:rsidR="00F0300B">
              <w:rPr>
                <w:rFonts w:cstheme="minorHAnsi"/>
              </w:rPr>
              <w:t>“</w:t>
            </w:r>
            <w:r w:rsidRPr="00E42B4C">
              <w:rPr>
                <w:rFonts w:cstheme="minorHAnsi"/>
              </w:rPr>
              <w:t xml:space="preserve"> nicht stimmt – das Bedürfnis nach Rückmeldung ist real.</w:t>
            </w:r>
          </w:p>
          <w:p w14:paraId="15507F97" w14:textId="6642E1C1" w:rsidR="00E42B4C" w:rsidRDefault="00E42B4C" w:rsidP="00E42B4C">
            <w:pPr>
              <w:tabs>
                <w:tab w:val="left" w:pos="273"/>
              </w:tabs>
              <w:spacing w:line="276" w:lineRule="auto"/>
              <w:rPr>
                <w:rFonts w:cstheme="minorHAnsi"/>
              </w:rPr>
            </w:pPr>
            <w:r w:rsidRPr="00E42B4C">
              <w:rPr>
                <w:rFonts w:cstheme="minorHAnsi"/>
                <w:b/>
                <w:bCs/>
              </w:rPr>
              <w:t>Selbstwert und externe Metriken (Sek</w:t>
            </w:r>
            <w:ins w:id="1099" w:author="Fabienne Schmaus" w:date="2026-04-30T16:17:00Z" w16du:dateUtc="2026-04-30T14:17:00Z">
              <w:r w:rsidR="00C921C2">
                <w:rPr>
                  <w:rFonts w:cstheme="minorHAnsi"/>
                  <w:b/>
                  <w:bCs/>
                </w:rPr>
                <w:t>.</w:t>
              </w:r>
            </w:ins>
            <w:r w:rsidRPr="00E42B4C">
              <w:rPr>
                <w:rFonts w:cstheme="minorHAnsi"/>
                <w:b/>
                <w:bCs/>
              </w:rPr>
              <w:t xml:space="preserve"> II):</w:t>
            </w:r>
            <w:r w:rsidRPr="00E42B4C">
              <w:rPr>
                <w:rFonts w:cstheme="minorHAnsi"/>
              </w:rPr>
              <w:t xml:space="preserve"> </w:t>
            </w:r>
          </w:p>
          <w:p w14:paraId="33CB2E60" w14:textId="4CD15256" w:rsidR="00E42B4C" w:rsidRPr="00E42B4C" w:rsidRDefault="00E42B4C" w:rsidP="00E42B4C">
            <w:pPr>
              <w:tabs>
                <w:tab w:val="left" w:pos="273"/>
              </w:tabs>
              <w:spacing w:line="276" w:lineRule="auto"/>
              <w:rPr>
                <w:rFonts w:cstheme="minorHAnsi"/>
              </w:rPr>
            </w:pPr>
            <w:r w:rsidRPr="00E42B4C">
              <w:rPr>
                <w:rFonts w:cstheme="minorHAnsi"/>
              </w:rPr>
              <w:t>Selbstwert, der auf externen Quellen basiert, ist fragil: Er hängt von anderen ab, ist nicht kontrollierbar und kann jederzeit wegfallen. Intrinsische Quellen (Stolz auf eigene Arbeit, Werte, Beziehungen) sind stabiler.</w:t>
            </w:r>
          </w:p>
          <w:p w14:paraId="23F2C04C" w14:textId="02CFE48C" w:rsidR="00E42B4C" w:rsidRDefault="00E42B4C" w:rsidP="00E42B4C">
            <w:pPr>
              <w:tabs>
                <w:tab w:val="left" w:pos="273"/>
              </w:tabs>
              <w:spacing w:line="276" w:lineRule="auto"/>
              <w:rPr>
                <w:rFonts w:cstheme="minorHAnsi"/>
              </w:rPr>
            </w:pPr>
            <w:r w:rsidRPr="00E42B4C">
              <w:rPr>
                <w:rFonts w:cstheme="minorHAnsi"/>
                <w:b/>
                <w:bCs/>
              </w:rPr>
              <w:t>Würden 500 Likes helfen (Sek</w:t>
            </w:r>
            <w:ins w:id="1100" w:author="Fabienne Schmaus" w:date="2026-04-30T16:17:00Z" w16du:dateUtc="2026-04-30T14:17:00Z">
              <w:r w:rsidR="00C921C2">
                <w:rPr>
                  <w:rFonts w:cstheme="minorHAnsi"/>
                  <w:b/>
                  <w:bCs/>
                </w:rPr>
                <w:t>.</w:t>
              </w:r>
            </w:ins>
            <w:r w:rsidRPr="00E42B4C">
              <w:rPr>
                <w:rFonts w:cstheme="minorHAnsi"/>
                <w:b/>
                <w:bCs/>
              </w:rPr>
              <w:t xml:space="preserve"> II):</w:t>
            </w:r>
            <w:r w:rsidRPr="00E42B4C">
              <w:rPr>
                <w:rFonts w:cstheme="minorHAnsi"/>
              </w:rPr>
              <w:t xml:space="preserve"> </w:t>
            </w:r>
          </w:p>
          <w:p w14:paraId="14BEF09E" w14:textId="0FCFFE09" w:rsidR="00E42B4C" w:rsidRPr="00E42B4C" w:rsidRDefault="00E42B4C" w:rsidP="00E42B4C">
            <w:pPr>
              <w:tabs>
                <w:tab w:val="left" w:pos="273"/>
              </w:tabs>
              <w:spacing w:line="276" w:lineRule="auto"/>
              <w:rPr>
                <w:rFonts w:cstheme="minorHAnsi"/>
              </w:rPr>
            </w:pPr>
            <w:r w:rsidRPr="00E42B4C">
              <w:rPr>
                <w:rFonts w:cstheme="minorHAnsi"/>
              </w:rPr>
              <w:t>Kurzfristig ja</w:t>
            </w:r>
            <w:ins w:id="1101" w:author="Fabienne Schmaus" w:date="2026-04-30T16:51:00Z" w16du:dateUtc="2026-04-30T14:51:00Z">
              <w:r w:rsidR="00C24DA6">
                <w:rPr>
                  <w:rFonts w:cstheme="minorHAnsi"/>
                </w:rPr>
                <w:t>,</w:t>
              </w:r>
            </w:ins>
            <w:del w:id="1102" w:author="Fabienne Schmaus" w:date="2026-04-30T16:51:00Z" w16du:dateUtc="2026-04-30T14:51:00Z">
              <w:r w:rsidRPr="00E42B4C" w:rsidDel="00C24DA6">
                <w:rPr>
                  <w:rFonts w:cstheme="minorHAnsi"/>
                </w:rPr>
                <w:delText xml:space="preserve"> –</w:delText>
              </w:r>
            </w:del>
            <w:r w:rsidRPr="00E42B4C">
              <w:rPr>
                <w:rFonts w:cstheme="minorHAnsi"/>
              </w:rPr>
              <w:t xml:space="preserve"> aber der Mechanismus bleibt: Der nächste Post muss wieder gut genug sein. Externe Validation kann den Hunger nach Bestätigung verstärken, nicht sättigen. Das ist kein Charakterfehler, sondern ein Mechanismus, den Plattformen gezielt nutzen (Variablereinforcement, wie bei Spielautomaten).</w:t>
            </w:r>
          </w:p>
          <w:p w14:paraId="7C21ABC5" w14:textId="77777777" w:rsidR="00E42B4C" w:rsidRPr="00E42B4C" w:rsidRDefault="00E42B4C" w:rsidP="00E42B4C">
            <w:pPr>
              <w:tabs>
                <w:tab w:val="left" w:pos="273"/>
              </w:tabs>
              <w:spacing w:line="276" w:lineRule="auto"/>
              <w:rPr>
                <w:rFonts w:cstheme="minorHAnsi"/>
              </w:rPr>
            </w:pPr>
            <w:r w:rsidRPr="00E42B4C">
              <w:rPr>
                <w:rFonts w:cstheme="minorHAnsi"/>
                <w:b/>
                <w:bCs/>
              </w:rPr>
              <w:t>Hilfestrategien:</w:t>
            </w:r>
          </w:p>
          <w:p w14:paraId="32C7A49F"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Posten ohne Erwartungshaltung üben (z. B. private Archiv-Nutzung)</w:t>
            </w:r>
          </w:p>
          <w:p w14:paraId="30032B93" w14:textId="77777777" w:rsidR="00E42B4C" w:rsidRPr="00E42B4C" w:rsidRDefault="00E42B4C" w:rsidP="00DF1D6F">
            <w:pPr>
              <w:numPr>
                <w:ilvl w:val="0"/>
                <w:numId w:val="25"/>
              </w:numPr>
              <w:tabs>
                <w:tab w:val="left" w:pos="273"/>
              </w:tabs>
              <w:spacing w:line="276" w:lineRule="auto"/>
              <w:rPr>
                <w:rFonts w:cstheme="minorHAnsi"/>
              </w:rPr>
            </w:pPr>
            <w:r w:rsidRPr="00E42B4C">
              <w:rPr>
                <w:rFonts w:cstheme="minorHAnsi"/>
              </w:rPr>
              <w:t>Selbstwert durch andere Quellen stärken (Können, Hobbys, Beziehungen)</w:t>
            </w:r>
          </w:p>
          <w:p w14:paraId="04AB68A5" w14:textId="663055BA" w:rsidR="00E42B4C" w:rsidRPr="00E42B4C" w:rsidRDefault="00E06478" w:rsidP="00DF1D6F">
            <w:pPr>
              <w:numPr>
                <w:ilvl w:val="0"/>
                <w:numId w:val="25"/>
              </w:numPr>
              <w:tabs>
                <w:tab w:val="left" w:pos="273"/>
              </w:tabs>
              <w:spacing w:line="276" w:lineRule="auto"/>
              <w:rPr>
                <w:rFonts w:cstheme="minorHAnsi"/>
              </w:rPr>
            </w:pPr>
            <w:ins w:id="1103" w:author="Fabienne Schmaus" w:date="2026-05-04T11:05:00Z" w16du:dateUtc="2026-05-04T09:05:00Z">
              <w:r>
                <w:rPr>
                  <w:rFonts w:cstheme="minorHAnsi"/>
                </w:rPr>
                <w:t>d</w:t>
              </w:r>
            </w:ins>
            <w:del w:id="1104" w:author="Fabienne Schmaus" w:date="2026-05-04T11:05:00Z" w16du:dateUtc="2026-05-04T09:05:00Z">
              <w:r w:rsidR="00E42B4C" w:rsidRPr="00E42B4C" w:rsidDel="00E06478">
                <w:rPr>
                  <w:rFonts w:cstheme="minorHAnsi"/>
                </w:rPr>
                <w:delText>D</w:delText>
              </w:r>
            </w:del>
            <w:r w:rsidR="00E42B4C" w:rsidRPr="00E42B4C">
              <w:rPr>
                <w:rFonts w:cstheme="minorHAnsi"/>
              </w:rPr>
              <w:t xml:space="preserve">en </w:t>
            </w:r>
            <w:r w:rsidR="00F0300B">
              <w:rPr>
                <w:rFonts w:cstheme="minorHAnsi"/>
              </w:rPr>
              <w:t>„</w:t>
            </w:r>
            <w:r w:rsidR="00E42B4C" w:rsidRPr="00E42B4C">
              <w:rPr>
                <w:rFonts w:cstheme="minorHAnsi"/>
              </w:rPr>
              <w:t>Benachrichtigungsreflex</w:t>
            </w:r>
            <w:r w:rsidR="00F0300B">
              <w:rPr>
                <w:rFonts w:cstheme="minorHAnsi"/>
              </w:rPr>
              <w:t>“</w:t>
            </w:r>
            <w:r w:rsidR="00E42B4C" w:rsidRPr="00E42B4C">
              <w:rPr>
                <w:rFonts w:cstheme="minorHAnsi"/>
              </w:rPr>
              <w:t xml:space="preserve"> bewusst verlangsamen: Handy weglegen, bevor man nachschaut</w:t>
            </w:r>
          </w:p>
          <w:p w14:paraId="18C84C7E" w14:textId="77777777" w:rsidR="00E42B4C" w:rsidRDefault="00E42B4C" w:rsidP="00E42B4C">
            <w:pPr>
              <w:tabs>
                <w:tab w:val="left" w:pos="273"/>
              </w:tabs>
              <w:spacing w:line="276" w:lineRule="auto"/>
              <w:rPr>
                <w:ins w:id="1105" w:author="Fabienne Schmaus" w:date="2026-04-30T17:07:00Z" w16du:dateUtc="2026-04-30T15:07:00Z"/>
                <w:rFonts w:cstheme="minorHAnsi"/>
              </w:rPr>
            </w:pPr>
          </w:p>
          <w:p w14:paraId="3BDAEA1C" w14:textId="77777777" w:rsidR="007204FD" w:rsidRPr="00F0300B" w:rsidRDefault="007204FD" w:rsidP="007204FD">
            <w:pPr>
              <w:rPr>
                <w:ins w:id="1106" w:author="Fabienne Schmaus" w:date="2026-04-30T17:07:00Z" w16du:dateUtc="2026-04-30T15:07:00Z"/>
                <w:rFonts w:cstheme="minorHAnsi"/>
              </w:rPr>
            </w:pPr>
            <w:ins w:id="1107" w:author="Fabienne Schmaus" w:date="2026-04-30T17:07:00Z" w16du:dateUtc="2026-04-30T15:07:00Z">
              <w:r w:rsidRPr="00F0300B">
                <w:rPr>
                  <w:rFonts w:cstheme="minorHAnsi"/>
                  <w:highlight w:val="yellow"/>
                </w:rPr>
                <w:t xml:space="preserve">((Seite </w:t>
              </w:r>
              <w:r>
                <w:rPr>
                  <w:rFonts w:cstheme="minorHAnsi"/>
                  <w:highlight w:val="yellow"/>
                </w:rPr>
                <w:t>11</w:t>
              </w:r>
              <w:r w:rsidRPr="00F0300B">
                <w:rPr>
                  <w:rFonts w:cstheme="minorHAnsi"/>
                  <w:highlight w:val="yellow"/>
                </w:rPr>
                <w:t>))</w:t>
              </w:r>
            </w:ins>
          </w:p>
          <w:p w14:paraId="6F26DA7D" w14:textId="62C1F967" w:rsidR="007204FD" w:rsidRPr="00E03A0B" w:rsidDel="007204FD" w:rsidRDefault="007204FD" w:rsidP="00E42B4C">
            <w:pPr>
              <w:tabs>
                <w:tab w:val="left" w:pos="273"/>
              </w:tabs>
              <w:spacing w:line="276" w:lineRule="auto"/>
              <w:rPr>
                <w:del w:id="1108" w:author="Fabienne Schmaus" w:date="2026-04-30T17:07:00Z" w16du:dateUtc="2026-04-30T15:07:00Z"/>
                <w:rFonts w:cstheme="minorHAnsi"/>
              </w:rPr>
            </w:pPr>
          </w:p>
          <w:p w14:paraId="1E45B089" w14:textId="0223DD33" w:rsidR="00E03A0B" w:rsidRPr="00E03A0B" w:rsidRDefault="00E03A0B" w:rsidP="00E03A0B">
            <w:pPr>
              <w:tabs>
                <w:tab w:val="left" w:pos="273"/>
              </w:tabs>
              <w:spacing w:line="276" w:lineRule="auto"/>
              <w:rPr>
                <w:rFonts w:cstheme="minorHAnsi"/>
              </w:rPr>
            </w:pPr>
            <w:r w:rsidRPr="00E03A0B">
              <w:rPr>
                <w:rFonts w:cstheme="minorHAnsi"/>
                <w:b/>
                <w:bCs/>
              </w:rPr>
              <w:t>A</w:t>
            </w:r>
            <w:ins w:id="1109" w:author="Fabienne Schmaus" w:date="2026-04-30T16:51:00Z" w16du:dateUtc="2026-04-30T14:51:00Z">
              <w:r w:rsidR="00C24DA6">
                <w:rPr>
                  <w:rFonts w:cstheme="minorHAnsi"/>
                  <w:b/>
                  <w:bCs/>
                </w:rPr>
                <w:t>rbeitsblatt</w:t>
              </w:r>
            </w:ins>
            <w:del w:id="1110" w:author="Fabienne Schmaus" w:date="2026-04-30T16:51:00Z" w16du:dateUtc="2026-04-30T14:51:00Z">
              <w:r w:rsidRPr="00E03A0B" w:rsidDel="00C24DA6">
                <w:rPr>
                  <w:rFonts w:cstheme="minorHAnsi"/>
                  <w:b/>
                  <w:bCs/>
                </w:rPr>
                <w:delText>B</w:delText>
              </w:r>
            </w:del>
            <w:r w:rsidRPr="00E03A0B">
              <w:rPr>
                <w:rFonts w:cstheme="minorHAnsi"/>
                <w:b/>
                <w:bCs/>
              </w:rPr>
              <w:t xml:space="preserve"> 3</w:t>
            </w:r>
            <w:del w:id="1111" w:author="Fabienne Schmaus" w:date="2026-05-04T10:46:00Z" w16du:dateUtc="2026-05-04T08:46:00Z">
              <w:r w:rsidRPr="00E03A0B" w:rsidDel="00A71B33">
                <w:rPr>
                  <w:rFonts w:cstheme="minorHAnsi"/>
                  <w:b/>
                  <w:bCs/>
                </w:rPr>
                <w:delText>c</w:delText>
              </w:r>
            </w:del>
            <w:r w:rsidRPr="00E03A0B">
              <w:rPr>
                <w:rFonts w:cstheme="minorHAnsi"/>
                <w:b/>
                <w:bCs/>
              </w:rPr>
              <w:t xml:space="preserve"> – </w:t>
            </w:r>
            <w:del w:id="1112" w:author="Fabienne Schmaus" w:date="2026-05-04T10:46:00Z" w16du:dateUtc="2026-05-04T08:46:00Z">
              <w:r w:rsidR="00F0300B" w:rsidDel="00A71B33">
                <w:rPr>
                  <w:rFonts w:cstheme="minorHAnsi"/>
                  <w:b/>
                  <w:bCs/>
                </w:rPr>
                <w:delText>„</w:delText>
              </w:r>
            </w:del>
            <w:ins w:id="1113" w:author="Fabienne Schmaus" w:date="2026-05-04T10:46:00Z" w16du:dateUtc="2026-05-04T08:46:00Z">
              <w:r w:rsidR="00A71B33">
                <w:rPr>
                  <w:rFonts w:cstheme="minorHAnsi"/>
                  <w:b/>
                  <w:bCs/>
                </w:rPr>
                <w:t xml:space="preserve">III. </w:t>
              </w:r>
            </w:ins>
            <w:r w:rsidRPr="00E03A0B">
              <w:rPr>
                <w:rFonts w:cstheme="minorHAnsi"/>
                <w:b/>
                <w:bCs/>
              </w:rPr>
              <w:t>Mein Profil zeigt nicht, wer ich bin</w:t>
            </w:r>
            <w:del w:id="1114" w:author="Fabienne Schmaus" w:date="2026-05-04T10:47:00Z" w16du:dateUtc="2026-05-04T08:47:00Z">
              <w:r w:rsidR="00F0300B" w:rsidDel="00A71B33">
                <w:rPr>
                  <w:rFonts w:cstheme="minorHAnsi"/>
                  <w:b/>
                  <w:bCs/>
                </w:rPr>
                <w:delText>“</w:delText>
              </w:r>
            </w:del>
            <w:r w:rsidRPr="00E03A0B">
              <w:rPr>
                <w:rFonts w:cstheme="minorHAnsi"/>
                <w:b/>
                <w:bCs/>
              </w:rPr>
              <w:t>:</w:t>
            </w:r>
          </w:p>
          <w:p w14:paraId="729239A1" w14:textId="469DF308"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Das kenne ich</w:t>
            </w:r>
            <w:ins w:id="1115" w:author="Fabienne Schmaus" w:date="2026-04-30T16:51:00Z" w16du:dateUtc="2026-04-30T14:51:00Z">
              <w:r w:rsidR="00C24DA6">
                <w:rPr>
                  <w:rFonts w:cstheme="minorHAnsi"/>
                </w:rPr>
                <w:t xml:space="preserve">, </w:t>
              </w:r>
            </w:ins>
            <w:del w:id="1116" w:author="Fabienne Schmaus" w:date="2026-04-30T16:51:00Z" w16du:dateUtc="2026-04-30T14:51:00Z">
              <w:r w:rsidR="00E03A0B" w:rsidRPr="00E03A0B" w:rsidDel="00C24DA6">
                <w:rPr>
                  <w:rFonts w:cstheme="minorHAnsi"/>
                </w:rPr>
                <w:delText xml:space="preserve"> – </w:delText>
              </w:r>
            </w:del>
            <w:r w:rsidR="00E03A0B" w:rsidRPr="00E03A0B">
              <w:rPr>
                <w:rFonts w:cstheme="minorHAnsi"/>
              </w:rPr>
              <w:t>man fühlt sich irgendwie falsch</w:t>
            </w:r>
            <w:ins w:id="1117" w:author="Fabienne Schmaus" w:date="2026-04-30T16:51:00Z" w16du:dateUtc="2026-04-30T14:51:00Z">
              <w:r w:rsidR="00C24DA6">
                <w:rPr>
                  <w:rFonts w:cstheme="minorHAnsi"/>
                </w:rPr>
                <w:t>.</w:t>
              </w:r>
            </w:ins>
            <w:r>
              <w:rPr>
                <w:rFonts w:cstheme="minorHAnsi"/>
              </w:rPr>
              <w:t>“</w:t>
            </w:r>
          </w:p>
          <w:p w14:paraId="6EB9C8BA" w14:textId="144632CB"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E</w:t>
            </w:r>
            <w:ins w:id="1118" w:author="Fabienne Schmaus" w:date="2026-04-30T16:51:00Z" w16du:dateUtc="2026-04-30T14:51:00Z">
              <w:r w:rsidR="00C24DA6">
                <w:rPr>
                  <w:rFonts w:cstheme="minorHAnsi"/>
                </w:rPr>
                <w:t>s ist e</w:t>
              </w:r>
            </w:ins>
            <w:r w:rsidR="00E03A0B" w:rsidRPr="00E03A0B">
              <w:rPr>
                <w:rFonts w:cstheme="minorHAnsi"/>
              </w:rPr>
              <w:t>rschöpfend, immer eine Rolle zu spielen</w:t>
            </w:r>
            <w:ins w:id="1119" w:author="Fabienne Schmaus" w:date="2026-04-30T16:51:00Z" w16du:dateUtc="2026-04-30T14:51:00Z">
              <w:r w:rsidR="00C24DA6">
                <w:rPr>
                  <w:rFonts w:cstheme="minorHAnsi"/>
                </w:rPr>
                <w:t>.</w:t>
              </w:r>
            </w:ins>
            <w:r>
              <w:rPr>
                <w:rFonts w:cstheme="minorHAnsi"/>
              </w:rPr>
              <w:t>“</w:t>
            </w:r>
          </w:p>
          <w:p w14:paraId="68566F7E" w14:textId="443BCA04" w:rsidR="00E03A0B" w:rsidRPr="00E03A0B" w:rsidRDefault="00F0300B" w:rsidP="00DF1D6F">
            <w:pPr>
              <w:numPr>
                <w:ilvl w:val="0"/>
                <w:numId w:val="25"/>
              </w:numPr>
              <w:tabs>
                <w:tab w:val="left" w:pos="273"/>
              </w:tabs>
              <w:spacing w:line="276" w:lineRule="auto"/>
              <w:rPr>
                <w:rFonts w:cstheme="minorHAnsi"/>
              </w:rPr>
            </w:pPr>
            <w:r>
              <w:rPr>
                <w:rFonts w:cstheme="minorHAnsi"/>
              </w:rPr>
              <w:t>„</w:t>
            </w:r>
            <w:r w:rsidR="00E03A0B" w:rsidRPr="00E03A0B">
              <w:rPr>
                <w:rFonts w:cstheme="minorHAnsi"/>
              </w:rPr>
              <w:t>Weniger zeigen ist auch eine Option</w:t>
            </w:r>
            <w:ins w:id="1120" w:author="Fabienne Schmaus" w:date="2026-04-30T16:52:00Z" w16du:dateUtc="2026-04-30T14:52:00Z">
              <w:r w:rsidR="00C24DA6">
                <w:rPr>
                  <w:rFonts w:cstheme="minorHAnsi"/>
                </w:rPr>
                <w:t>,</w:t>
              </w:r>
            </w:ins>
            <w:del w:id="1121" w:author="Fabienne Schmaus" w:date="2026-04-30T16:52:00Z" w16du:dateUtc="2026-04-30T14:52:00Z">
              <w:r w:rsidR="00E03A0B" w:rsidRPr="00E03A0B" w:rsidDel="00C24DA6">
                <w:rPr>
                  <w:rFonts w:cstheme="minorHAnsi"/>
                </w:rPr>
                <w:delText xml:space="preserve"> –</w:delText>
              </w:r>
            </w:del>
            <w:r w:rsidR="00E03A0B" w:rsidRPr="00E03A0B">
              <w:rPr>
                <w:rFonts w:cstheme="minorHAnsi"/>
              </w:rPr>
              <w:t xml:space="preserve"> nicht alles muss online</w:t>
            </w:r>
            <w:ins w:id="1122" w:author="Fabienne Schmaus" w:date="2026-04-30T16:52:00Z" w16du:dateUtc="2026-04-30T14:52:00Z">
              <w:r w:rsidR="00C24DA6">
                <w:rPr>
                  <w:rFonts w:cstheme="minorHAnsi"/>
                </w:rPr>
                <w:t>.</w:t>
              </w:r>
            </w:ins>
            <w:r>
              <w:rPr>
                <w:rFonts w:cstheme="minorHAnsi"/>
              </w:rPr>
              <w:t>“</w:t>
            </w:r>
          </w:p>
          <w:p w14:paraId="4EC49CD7" w14:textId="5EC44B94" w:rsidR="00E03A0B" w:rsidDel="007204FD" w:rsidRDefault="00E03A0B" w:rsidP="002C39FF">
            <w:pPr>
              <w:tabs>
                <w:tab w:val="left" w:pos="273"/>
              </w:tabs>
              <w:spacing w:line="276" w:lineRule="auto"/>
              <w:rPr>
                <w:del w:id="1123" w:author="Fabienne Schmaus" w:date="2026-04-30T17:08:00Z" w16du:dateUtc="2026-04-30T15:08:00Z"/>
                <w:rFonts w:cstheme="minorHAnsi"/>
                <w:color w:val="EE0000"/>
              </w:rPr>
            </w:pPr>
          </w:p>
          <w:p w14:paraId="49F0921C" w14:textId="77777777"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Was beschäftigt Leonie:</w:t>
            </w:r>
            <w:r w:rsidRPr="00A2540B">
              <w:rPr>
                <w:rFonts w:cstheme="minorHAnsi"/>
                <w:color w:val="000000" w:themeColor="text1"/>
              </w:rPr>
              <w:t xml:space="preserve"> Identitätsdiskrepanz: Das öffentlich gezeigte Selbst und das innere Selbst passen nicht mehr zusammen. Das ist erschöpfend, weil eine Rolle gespielt werden muss, die nicht stimmt – und jeder Post verstärkt die Diskrepanz.</w:t>
            </w:r>
          </w:p>
          <w:p w14:paraId="2D2212B7" w14:textId="0B12D84B"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 xml:space="preserve">Warum </w:t>
            </w:r>
            <w:r w:rsidR="00F0300B">
              <w:rPr>
                <w:rFonts w:cstheme="minorHAnsi"/>
                <w:b/>
                <w:bCs/>
                <w:color w:val="000000" w:themeColor="text1"/>
              </w:rPr>
              <w:t>„</w:t>
            </w:r>
            <w:r w:rsidRPr="00A2540B">
              <w:rPr>
                <w:rFonts w:cstheme="minorHAnsi"/>
                <w:b/>
                <w:bCs/>
                <w:color w:val="000000" w:themeColor="text1"/>
              </w:rPr>
              <w:t>kleiner als vorher</w:t>
            </w:r>
            <w:r w:rsidR="00F0300B">
              <w:rPr>
                <w:rFonts w:cstheme="minorHAnsi"/>
                <w:b/>
                <w:bCs/>
                <w:color w:val="000000" w:themeColor="text1"/>
              </w:rPr>
              <w:t>“</w:t>
            </w:r>
            <w:r w:rsidRPr="00A2540B">
              <w:rPr>
                <w:rFonts w:cstheme="minorHAnsi"/>
                <w:b/>
                <w:bCs/>
                <w:color w:val="000000" w:themeColor="text1"/>
              </w:rPr>
              <w:t>:</w:t>
            </w:r>
            <w:r w:rsidRPr="00A2540B">
              <w:rPr>
                <w:rFonts w:cstheme="minorHAnsi"/>
                <w:color w:val="000000" w:themeColor="text1"/>
              </w:rPr>
              <w:t xml:space="preserve"> Jeder Post, der die Diskrepanz zementiert, ist ein kleiner Verrat an sich selbst. Es entsteht Erschöpfung durch permanente Selbst-Zensur.</w:t>
            </w:r>
          </w:p>
          <w:p w14:paraId="0F34C875" w14:textId="770937F8"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Identitätsdiskrepanz (Sek</w:t>
            </w:r>
            <w:ins w:id="1124" w:author="Fabienne Schmaus" w:date="2026-04-30T16:17:00Z" w16du:dateUtc="2026-04-30T14:17:00Z">
              <w:r w:rsidR="00C921C2">
                <w:rPr>
                  <w:rFonts w:cstheme="minorHAnsi"/>
                  <w:b/>
                  <w:bCs/>
                  <w:color w:val="000000" w:themeColor="text1"/>
                </w:rPr>
                <w:t>.</w:t>
              </w:r>
            </w:ins>
            <w:r w:rsidRPr="00A2540B">
              <w:rPr>
                <w:rFonts w:cstheme="minorHAnsi"/>
                <w:b/>
                <w:bCs/>
                <w:color w:val="000000" w:themeColor="text1"/>
              </w:rPr>
              <w:t xml:space="preserve"> II):</w:t>
            </w:r>
            <w:r w:rsidRPr="00A2540B">
              <w:rPr>
                <w:rFonts w:cstheme="minorHAnsi"/>
                <w:color w:val="000000" w:themeColor="text1"/>
              </w:rPr>
              <w:t xml:space="preserve"> Psychologische Konsequenzen: Erschöpfung, Gefühl der Unecht</w:t>
            </w:r>
            <w:del w:id="1125" w:author="Fabienne Schmaus" w:date="2026-05-04T10:41:00Z" w16du:dateUtc="2026-05-04T08:41:00Z">
              <w:r w:rsidRPr="00A2540B" w:rsidDel="00C17639">
                <w:rPr>
                  <w:rFonts w:cstheme="minorHAnsi"/>
                  <w:color w:val="000000" w:themeColor="text1"/>
                </w:rPr>
                <w:delText>-</w:delText>
              </w:r>
            </w:del>
            <w:r w:rsidRPr="00A2540B">
              <w:rPr>
                <w:rFonts w:cstheme="minorHAnsi"/>
                <w:color w:val="000000" w:themeColor="text1"/>
              </w:rPr>
              <w:t>heit, im schlimmsten Fall Entfremdung vom eigenen Selbst. Das ist keine Krankheit, aber ein Warnsignal, das Handlungsbedarf signalisiert.</w:t>
            </w:r>
          </w:p>
          <w:p w14:paraId="76FAD909" w14:textId="229B1B79"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Ist es lösbar:</w:t>
            </w:r>
            <w:r w:rsidRPr="00A2540B">
              <w:rPr>
                <w:rFonts w:cstheme="minorHAnsi"/>
                <w:color w:val="000000" w:themeColor="text1"/>
              </w:rPr>
              <w:t xml:space="preserve"> Teilweis</w:t>
            </w:r>
            <w:ins w:id="1126" w:author="Fabienne Schmaus" w:date="2026-04-30T16:52:00Z" w16du:dateUtc="2026-04-30T14:52:00Z">
              <w:r w:rsidR="00C24DA6">
                <w:rPr>
                  <w:rFonts w:cstheme="minorHAnsi"/>
                  <w:color w:val="000000" w:themeColor="text1"/>
                </w:rPr>
                <w:t>e.</w:t>
              </w:r>
            </w:ins>
            <w:del w:id="1127" w:author="Fabienne Schmaus" w:date="2026-04-30T16:52:00Z" w16du:dateUtc="2026-04-30T14:52:00Z">
              <w:r w:rsidRPr="00A2540B" w:rsidDel="00C24DA6">
                <w:rPr>
                  <w:rFonts w:cstheme="minorHAnsi"/>
                  <w:color w:val="000000" w:themeColor="text1"/>
                </w:rPr>
                <w:delText>e –</w:delText>
              </w:r>
            </w:del>
            <w:r w:rsidRPr="00A2540B">
              <w:rPr>
                <w:rFonts w:cstheme="minorHAnsi"/>
                <w:color w:val="000000" w:themeColor="text1"/>
              </w:rPr>
              <w:t xml:space="preserve"> ein Online-Profil muss nicht das ganze Ich zeigen. Aber wenn die Diskrepanz als belastend erlebt wird, ist das ein Zeichen: Das Profil dient nicht mehr der Person, sondern die Person dient dem Profil. Hilfreiche Frage: </w:t>
            </w:r>
            <w:r w:rsidR="00F0300B">
              <w:rPr>
                <w:rFonts w:cstheme="minorHAnsi"/>
                <w:color w:val="000000" w:themeColor="text1"/>
              </w:rPr>
              <w:t>„</w:t>
            </w:r>
            <w:r w:rsidRPr="00A2540B">
              <w:rPr>
                <w:rFonts w:cstheme="minorHAnsi"/>
                <w:color w:val="000000" w:themeColor="text1"/>
              </w:rPr>
              <w:t>Für wen pflege ich dieses Profil</w:t>
            </w:r>
            <w:ins w:id="1128" w:author="Fabienne Schmaus" w:date="2026-04-30T16:52:00Z" w16du:dateUtc="2026-04-30T14:52:00Z">
              <w:r w:rsidR="00C24DA6">
                <w:rPr>
                  <w:rFonts w:cstheme="minorHAnsi"/>
                  <w:color w:val="000000" w:themeColor="text1"/>
                </w:rPr>
                <w:t xml:space="preserve">: </w:t>
              </w:r>
            </w:ins>
            <w:del w:id="1129" w:author="Fabienne Schmaus" w:date="2026-04-30T16:52:00Z" w16du:dateUtc="2026-04-30T14:52:00Z">
              <w:r w:rsidRPr="00A2540B" w:rsidDel="00C24DA6">
                <w:rPr>
                  <w:rFonts w:cstheme="minorHAnsi"/>
                  <w:color w:val="000000" w:themeColor="text1"/>
                </w:rPr>
                <w:delText xml:space="preserve"> – </w:delText>
              </w:r>
            </w:del>
            <w:r w:rsidRPr="00A2540B">
              <w:rPr>
                <w:rFonts w:cstheme="minorHAnsi"/>
                <w:color w:val="000000" w:themeColor="text1"/>
              </w:rPr>
              <w:t>für mich oder für andere?</w:t>
            </w:r>
            <w:r w:rsidR="00F0300B">
              <w:rPr>
                <w:rFonts w:cstheme="minorHAnsi"/>
                <w:color w:val="000000" w:themeColor="text1"/>
              </w:rPr>
              <w:t>“</w:t>
            </w:r>
          </w:p>
          <w:p w14:paraId="106538BE" w14:textId="77777777" w:rsidR="00A2540B" w:rsidRPr="00A2540B" w:rsidRDefault="00A2540B" w:rsidP="00A2540B">
            <w:pPr>
              <w:tabs>
                <w:tab w:val="left" w:pos="273"/>
              </w:tabs>
              <w:spacing w:line="276" w:lineRule="auto"/>
              <w:rPr>
                <w:rFonts w:cstheme="minorHAnsi"/>
                <w:color w:val="000000" w:themeColor="text1"/>
              </w:rPr>
            </w:pPr>
            <w:r w:rsidRPr="00A2540B">
              <w:rPr>
                <w:rFonts w:cstheme="minorHAnsi"/>
                <w:b/>
                <w:bCs/>
                <w:color w:val="000000" w:themeColor="text1"/>
              </w:rPr>
              <w:t>Hilfestrategien:</w:t>
            </w:r>
          </w:p>
          <w:p w14:paraId="163E77EA" w14:textId="349E2108" w:rsidR="00A2540B" w:rsidRPr="00A2540B" w:rsidRDefault="00E06478" w:rsidP="00DF1D6F">
            <w:pPr>
              <w:numPr>
                <w:ilvl w:val="0"/>
                <w:numId w:val="25"/>
              </w:numPr>
              <w:tabs>
                <w:tab w:val="left" w:pos="273"/>
              </w:tabs>
              <w:spacing w:line="276" w:lineRule="auto"/>
              <w:rPr>
                <w:rFonts w:cstheme="minorHAnsi"/>
                <w:color w:val="000000" w:themeColor="text1"/>
              </w:rPr>
            </w:pPr>
            <w:ins w:id="1130" w:author="Fabienne Schmaus" w:date="2026-05-04T11:06:00Z" w16du:dateUtc="2026-05-04T09:06:00Z">
              <w:r>
                <w:rPr>
                  <w:rFonts w:cstheme="minorHAnsi"/>
                  <w:color w:val="000000" w:themeColor="text1"/>
                </w:rPr>
                <w:t>e</w:t>
              </w:r>
            </w:ins>
            <w:del w:id="1131" w:author="Fabienne Schmaus" w:date="2026-05-04T11:06:00Z" w16du:dateUtc="2026-05-04T09:06:00Z">
              <w:r w:rsidR="00A2540B" w:rsidRPr="00A2540B" w:rsidDel="00E06478">
                <w:rPr>
                  <w:rFonts w:cstheme="minorHAnsi"/>
                  <w:color w:val="000000" w:themeColor="text1"/>
                </w:rPr>
                <w:delText>E</w:delText>
              </w:r>
            </w:del>
            <w:r w:rsidR="00A2540B" w:rsidRPr="00A2540B">
              <w:rPr>
                <w:rFonts w:cstheme="minorHAnsi"/>
                <w:color w:val="000000" w:themeColor="text1"/>
              </w:rPr>
              <w:t xml:space="preserve">inen bewussten ersten </w:t>
            </w:r>
            <w:r w:rsidR="00F0300B">
              <w:rPr>
                <w:rFonts w:cstheme="minorHAnsi"/>
                <w:color w:val="000000" w:themeColor="text1"/>
              </w:rPr>
              <w:t>„</w:t>
            </w:r>
            <w:r w:rsidR="00A2540B" w:rsidRPr="00A2540B">
              <w:rPr>
                <w:rFonts w:cstheme="minorHAnsi"/>
                <w:color w:val="000000" w:themeColor="text1"/>
              </w:rPr>
              <w:t>ehrlicheren</w:t>
            </w:r>
            <w:r w:rsidR="00F0300B">
              <w:rPr>
                <w:rFonts w:cstheme="minorHAnsi"/>
                <w:color w:val="000000" w:themeColor="text1"/>
              </w:rPr>
              <w:t>“</w:t>
            </w:r>
            <w:r w:rsidR="00A2540B" w:rsidRPr="00A2540B">
              <w:rPr>
                <w:rFonts w:cstheme="minorHAnsi"/>
                <w:color w:val="000000" w:themeColor="text1"/>
              </w:rPr>
              <w:t xml:space="preserve"> Post wagen</w:t>
            </w:r>
            <w:ins w:id="1132" w:author="Fabienne Schmaus" w:date="2026-04-30T16:52:00Z" w16du:dateUtc="2026-04-30T14:52:00Z">
              <w:r w:rsidR="00C24DA6">
                <w:rPr>
                  <w:rFonts w:cstheme="minorHAnsi"/>
                  <w:color w:val="000000" w:themeColor="text1"/>
                </w:rPr>
                <w:t>. Man soll</w:t>
              </w:r>
            </w:ins>
            <w:del w:id="1133" w:author="Fabienne Schmaus" w:date="2026-04-30T16:52:00Z" w16du:dateUtc="2026-04-30T14:52:00Z">
              <w:r w:rsidR="00A2540B" w:rsidRPr="00A2540B" w:rsidDel="00C24DA6">
                <w:rPr>
                  <w:rFonts w:cstheme="minorHAnsi"/>
                  <w:color w:val="000000" w:themeColor="text1"/>
                </w:rPr>
                <w:delText xml:space="preserve"> –</w:delText>
              </w:r>
            </w:del>
            <w:r w:rsidR="00A2540B" w:rsidRPr="00A2540B">
              <w:rPr>
                <w:rFonts w:cstheme="minorHAnsi"/>
                <w:color w:val="000000" w:themeColor="text1"/>
              </w:rPr>
              <w:t xml:space="preserve"> klein anfangen</w:t>
            </w:r>
            <w:ins w:id="1134" w:author="Fabienne Schmaus" w:date="2026-04-30T16:52:00Z" w16du:dateUtc="2026-04-30T14:52:00Z">
              <w:r w:rsidR="00C24DA6">
                <w:rPr>
                  <w:rFonts w:cstheme="minorHAnsi"/>
                  <w:color w:val="000000" w:themeColor="text1"/>
                </w:rPr>
                <w:t>.</w:t>
              </w:r>
            </w:ins>
          </w:p>
          <w:p w14:paraId="758B09E5" w14:textId="32E41147" w:rsidR="00A2540B" w:rsidRPr="00A2540B" w:rsidRDefault="00A2540B" w:rsidP="00DF1D6F">
            <w:pPr>
              <w:numPr>
                <w:ilvl w:val="0"/>
                <w:numId w:val="25"/>
              </w:numPr>
              <w:tabs>
                <w:tab w:val="left" w:pos="273"/>
              </w:tabs>
              <w:spacing w:line="276" w:lineRule="auto"/>
              <w:rPr>
                <w:rFonts w:cstheme="minorHAnsi"/>
                <w:color w:val="000000" w:themeColor="text1"/>
              </w:rPr>
            </w:pPr>
            <w:del w:id="1135" w:author="Fabienne Schmaus" w:date="2026-05-04T11:06:00Z" w16du:dateUtc="2026-05-04T09:06:00Z">
              <w:r w:rsidRPr="00A2540B" w:rsidDel="00E06478">
                <w:rPr>
                  <w:rFonts w:cstheme="minorHAnsi"/>
                  <w:color w:val="000000" w:themeColor="text1"/>
                </w:rPr>
                <w:delText xml:space="preserve">Das </w:delText>
              </w:r>
            </w:del>
            <w:ins w:id="1136" w:author="Fabienne Schmaus" w:date="2026-05-04T11:06:00Z" w16du:dateUtc="2026-05-04T09:06:00Z">
              <w:r w:rsidR="00E06478">
                <w:rPr>
                  <w:rFonts w:cstheme="minorHAnsi"/>
                  <w:color w:val="000000" w:themeColor="text1"/>
                </w:rPr>
                <w:t>d</w:t>
              </w:r>
              <w:r w:rsidR="00E06478" w:rsidRPr="00A2540B">
                <w:rPr>
                  <w:rFonts w:cstheme="minorHAnsi"/>
                  <w:color w:val="000000" w:themeColor="text1"/>
                </w:rPr>
                <w:t xml:space="preserve">as </w:t>
              </w:r>
            </w:ins>
            <w:r w:rsidRPr="00A2540B">
              <w:rPr>
                <w:rFonts w:cstheme="minorHAnsi"/>
                <w:color w:val="000000" w:themeColor="text1"/>
              </w:rPr>
              <w:t>Profil in Pausen ruhen lassen</w:t>
            </w:r>
            <w:ins w:id="1137" w:author="Fabienne Schmaus" w:date="2026-04-30T16:53:00Z" w16du:dateUtc="2026-04-30T14:53:00Z">
              <w:r w:rsidR="00C24DA6">
                <w:rPr>
                  <w:rFonts w:cstheme="minorHAnsi"/>
                  <w:color w:val="000000" w:themeColor="text1"/>
                </w:rPr>
                <w:t>.</w:t>
              </w:r>
            </w:ins>
            <w:r w:rsidRPr="00A2540B">
              <w:rPr>
                <w:rFonts w:cstheme="minorHAnsi"/>
                <w:color w:val="000000" w:themeColor="text1"/>
              </w:rPr>
              <w:t xml:space="preserve"> (kein Posting = kein Zwang)</w:t>
            </w:r>
          </w:p>
          <w:p w14:paraId="720797BD" w14:textId="0AA313B2" w:rsidR="00A2540B" w:rsidRPr="00A2540B" w:rsidRDefault="00A2540B" w:rsidP="00DF1D6F">
            <w:pPr>
              <w:numPr>
                <w:ilvl w:val="0"/>
                <w:numId w:val="25"/>
              </w:numPr>
              <w:tabs>
                <w:tab w:val="left" w:pos="273"/>
              </w:tabs>
              <w:spacing w:line="276" w:lineRule="auto"/>
              <w:rPr>
                <w:rFonts w:cstheme="minorHAnsi"/>
                <w:color w:val="000000" w:themeColor="text1"/>
              </w:rPr>
            </w:pPr>
            <w:del w:id="1138" w:author="Fabienne Schmaus" w:date="2026-05-04T11:06:00Z" w16du:dateUtc="2026-05-04T09:06:00Z">
              <w:r w:rsidRPr="00A2540B" w:rsidDel="00E06478">
                <w:rPr>
                  <w:rFonts w:cstheme="minorHAnsi"/>
                  <w:color w:val="000000" w:themeColor="text1"/>
                </w:rPr>
                <w:delText xml:space="preserve">Bewusst </w:delText>
              </w:r>
            </w:del>
            <w:ins w:id="1139" w:author="Fabienne Schmaus" w:date="2026-05-04T11:06:00Z" w16du:dateUtc="2026-05-04T09:06:00Z">
              <w:r w:rsidR="00E06478">
                <w:rPr>
                  <w:rFonts w:cstheme="minorHAnsi"/>
                  <w:color w:val="000000" w:themeColor="text1"/>
                </w:rPr>
                <w:t>b</w:t>
              </w:r>
              <w:r w:rsidR="00E06478" w:rsidRPr="00A2540B">
                <w:rPr>
                  <w:rFonts w:cstheme="minorHAnsi"/>
                  <w:color w:val="000000" w:themeColor="text1"/>
                </w:rPr>
                <w:t xml:space="preserve">ewusst </w:t>
              </w:r>
            </w:ins>
            <w:r w:rsidRPr="00A2540B">
              <w:rPr>
                <w:rFonts w:cstheme="minorHAnsi"/>
                <w:color w:val="000000" w:themeColor="text1"/>
              </w:rPr>
              <w:t>unterscheiden: Was zeige ich, was behalte ich für mich? (Privatsphäre als Stärke, nicht als Täuschung</w:t>
            </w:r>
            <w:ins w:id="1140" w:author="Fabienne Schmaus" w:date="2026-04-30T16:53:00Z" w16du:dateUtc="2026-04-30T14:53:00Z">
              <w:r w:rsidR="00C24DA6">
                <w:rPr>
                  <w:rFonts w:cstheme="minorHAnsi"/>
                  <w:color w:val="000000" w:themeColor="text1"/>
                </w:rPr>
                <w:t>.</w:t>
              </w:r>
            </w:ins>
            <w:r w:rsidRPr="00A2540B">
              <w:rPr>
                <w:rFonts w:cstheme="minorHAnsi"/>
                <w:color w:val="000000" w:themeColor="text1"/>
              </w:rPr>
              <w:t>)</w:t>
            </w:r>
          </w:p>
          <w:p w14:paraId="2855301D" w14:textId="0298A53C" w:rsidR="00A2540B" w:rsidRPr="00A2540B" w:rsidRDefault="00A2540B" w:rsidP="00DF1D6F">
            <w:pPr>
              <w:numPr>
                <w:ilvl w:val="0"/>
                <w:numId w:val="25"/>
              </w:numPr>
              <w:tabs>
                <w:tab w:val="left" w:pos="273"/>
              </w:tabs>
              <w:spacing w:line="276" w:lineRule="auto"/>
              <w:rPr>
                <w:rFonts w:cstheme="minorHAnsi"/>
                <w:color w:val="000000" w:themeColor="text1"/>
              </w:rPr>
            </w:pPr>
            <w:del w:id="1141" w:author="Fabienne Schmaus" w:date="2026-05-04T11:06:00Z" w16du:dateUtc="2026-05-04T09:06:00Z">
              <w:r w:rsidRPr="00A2540B" w:rsidDel="00E06478">
                <w:rPr>
                  <w:rFonts w:cstheme="minorHAnsi"/>
                  <w:color w:val="000000" w:themeColor="text1"/>
                </w:rPr>
                <w:delText xml:space="preserve">Mit </w:delText>
              </w:r>
            </w:del>
            <w:ins w:id="1142" w:author="Fabienne Schmaus" w:date="2026-05-04T11:06:00Z" w16du:dateUtc="2026-05-04T09:06:00Z">
              <w:r w:rsidR="00E06478">
                <w:rPr>
                  <w:rFonts w:cstheme="minorHAnsi"/>
                  <w:color w:val="000000" w:themeColor="text1"/>
                </w:rPr>
                <w:t>m</w:t>
              </w:r>
              <w:r w:rsidR="00E06478" w:rsidRPr="00A2540B">
                <w:rPr>
                  <w:rFonts w:cstheme="minorHAnsi"/>
                  <w:color w:val="000000" w:themeColor="text1"/>
                </w:rPr>
                <w:t xml:space="preserve">it </w:t>
              </w:r>
            </w:ins>
            <w:r w:rsidRPr="00A2540B">
              <w:rPr>
                <w:rFonts w:cstheme="minorHAnsi"/>
                <w:color w:val="000000" w:themeColor="text1"/>
              </w:rPr>
              <w:t xml:space="preserve">vertrauten Menschen über das Gefühl </w:t>
            </w:r>
            <w:commentRangeStart w:id="1143"/>
            <w:r w:rsidRPr="00A2540B">
              <w:rPr>
                <w:rFonts w:cstheme="minorHAnsi"/>
                <w:color w:val="000000" w:themeColor="text1"/>
              </w:rPr>
              <w:t>sprechen</w:t>
            </w:r>
            <w:commentRangeEnd w:id="1143"/>
            <w:r w:rsidR="00C17639">
              <w:rPr>
                <w:rStyle w:val="Kommentarzeichen"/>
                <w:rFonts w:cstheme="minorHAnsi"/>
                <w:color w:val="000000" w:themeColor="text1"/>
                <w:sz w:val="22"/>
                <w:szCs w:val="22"/>
              </w:rPr>
              <w:commentReference w:id="1143"/>
            </w:r>
            <w:ins w:id="1144" w:author="Fabienne Schmaus" w:date="2026-04-30T16:53:00Z" w16du:dateUtc="2026-04-30T14:53:00Z">
              <w:r w:rsidR="00C24DA6">
                <w:rPr>
                  <w:rFonts w:cstheme="minorHAnsi"/>
                  <w:color w:val="000000" w:themeColor="text1"/>
                </w:rPr>
                <w:t>.</w:t>
              </w:r>
            </w:ins>
          </w:p>
          <w:p w14:paraId="3BB7E8F2" w14:textId="1C519A5B" w:rsidR="00E42B4C" w:rsidDel="00C24DA6" w:rsidRDefault="00E42B4C" w:rsidP="002C39FF">
            <w:pPr>
              <w:tabs>
                <w:tab w:val="left" w:pos="273"/>
              </w:tabs>
              <w:spacing w:line="276" w:lineRule="auto"/>
              <w:rPr>
                <w:del w:id="1145" w:author="Fabienne Schmaus" w:date="2026-04-30T16:53:00Z" w16du:dateUtc="2026-04-30T14:53:00Z"/>
                <w:rFonts w:cstheme="minorHAnsi"/>
                <w:color w:val="EE0000"/>
              </w:rPr>
            </w:pPr>
          </w:p>
          <w:p w14:paraId="026AE542" w14:textId="33AB540F" w:rsidR="002C39FF" w:rsidRPr="00E03A0B" w:rsidRDefault="002C39FF" w:rsidP="002C39FF">
            <w:pPr>
              <w:tabs>
                <w:tab w:val="left" w:pos="273"/>
              </w:tabs>
              <w:spacing w:line="276" w:lineRule="auto"/>
              <w:rPr>
                <w:rFonts w:cstheme="minorHAnsi"/>
              </w:rPr>
            </w:pPr>
            <w:r w:rsidRPr="00E03A0B">
              <w:rPr>
                <w:rFonts w:cstheme="minorHAnsi"/>
              </w:rPr>
              <w:t>___________________________________________________________________________</w:t>
            </w:r>
          </w:p>
          <w:p w14:paraId="086812D9" w14:textId="5DB5BBD6" w:rsidR="002C39FF" w:rsidRPr="00664F00" w:rsidRDefault="002C39FF" w:rsidP="00F07C29">
            <w:pPr>
              <w:tabs>
                <w:tab w:val="left" w:pos="273"/>
              </w:tabs>
              <w:spacing w:line="276" w:lineRule="auto"/>
              <w:rPr>
                <w:rFonts w:cstheme="minorHAnsi"/>
                <w:b/>
                <w:bCs/>
                <w:sz w:val="26"/>
                <w:szCs w:val="26"/>
              </w:rPr>
            </w:pPr>
            <w:r w:rsidRPr="00664F00">
              <w:rPr>
                <w:rFonts w:cstheme="minorHAnsi"/>
                <w:b/>
                <w:bCs/>
                <w:sz w:val="26"/>
                <w:szCs w:val="26"/>
              </w:rPr>
              <w:t xml:space="preserve">Transfer </w:t>
            </w:r>
          </w:p>
          <w:p w14:paraId="30100162" w14:textId="46499389" w:rsidR="002C39FF" w:rsidRPr="00664F00" w:rsidRDefault="002C39FF" w:rsidP="00F07C29">
            <w:pPr>
              <w:tabs>
                <w:tab w:val="left" w:pos="273"/>
                <w:tab w:val="left" w:pos="2441"/>
                <w:tab w:val="left" w:pos="2880"/>
              </w:tabs>
              <w:spacing w:line="276" w:lineRule="auto"/>
              <w:rPr>
                <w:rFonts w:cstheme="minorHAnsi"/>
              </w:rPr>
            </w:pPr>
            <w:r w:rsidRPr="00664F00">
              <w:rPr>
                <w:rFonts w:cstheme="minorHAnsi"/>
              </w:rPr>
              <w:lastRenderedPageBreak/>
              <w:t xml:space="preserve">Diese Phase schließt die 90-minütige Unterrichtseinheit ab. </w:t>
            </w:r>
          </w:p>
          <w:p w14:paraId="6C0E8DBD" w14:textId="2D6241BC" w:rsidR="00BF0571" w:rsidDel="00C24DA6" w:rsidRDefault="00BF0571" w:rsidP="00F07C29">
            <w:pPr>
              <w:tabs>
                <w:tab w:val="left" w:pos="273"/>
                <w:tab w:val="left" w:pos="2441"/>
                <w:tab w:val="left" w:pos="2880"/>
              </w:tabs>
              <w:spacing w:line="276" w:lineRule="auto"/>
              <w:rPr>
                <w:del w:id="1146" w:author="Fabienne Schmaus" w:date="2026-04-30T16:53:00Z" w16du:dateUtc="2026-04-30T14:53:00Z"/>
                <w:rFonts w:cstheme="minorHAnsi"/>
                <w:color w:val="EE0000"/>
                <w:sz w:val="26"/>
                <w:szCs w:val="26"/>
              </w:rPr>
            </w:pPr>
          </w:p>
          <w:p w14:paraId="6586138C" w14:textId="751028CA"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rPr>
              <w:t xml:space="preserve">In </w:t>
            </w:r>
            <w:r w:rsidRPr="00C24DA6">
              <w:rPr>
                <w:rFonts w:cstheme="minorHAnsi"/>
                <w:b/>
                <w:bCs/>
                <w:rPrChange w:id="1147" w:author="Fabienne Schmaus" w:date="2026-04-30T16:53:00Z" w16du:dateUtc="2026-04-30T14:53:00Z">
                  <w:rPr>
                    <w:rFonts w:cstheme="minorHAnsi"/>
                  </w:rPr>
                </w:rPrChange>
              </w:rPr>
              <w:t>2er-Gruppen</w:t>
            </w:r>
            <w:r w:rsidRPr="00664F00">
              <w:rPr>
                <w:rFonts w:cstheme="minorHAnsi"/>
              </w:rPr>
              <w:t xml:space="preserve"> entwickeln oder diskutieren (je nach Differenzierung) die Lernenden Fragen, die man sich vor einem Post stellen kann. Sek</w:t>
            </w:r>
            <w:ins w:id="1148" w:author="Fabienne Schmaus" w:date="2026-04-30T16:17:00Z" w16du:dateUtc="2026-04-30T14:17:00Z">
              <w:r w:rsidR="00C921C2">
                <w:rPr>
                  <w:rFonts w:cstheme="minorHAnsi"/>
                </w:rPr>
                <w:t>.</w:t>
              </w:r>
            </w:ins>
            <w:r w:rsidRPr="00664F00">
              <w:rPr>
                <w:rFonts w:cstheme="minorHAnsi"/>
              </w:rPr>
              <w:t xml:space="preserve"> I arbeitet mit vorformulierten Fragen als Ausgangspunkt; Sek</w:t>
            </w:r>
            <w:ins w:id="1149" w:author="Fabienne Schmaus" w:date="2026-04-30T16:17:00Z" w16du:dateUtc="2026-04-30T14:17:00Z">
              <w:r w:rsidR="00C921C2">
                <w:rPr>
                  <w:rFonts w:cstheme="minorHAnsi"/>
                </w:rPr>
                <w:t>.</w:t>
              </w:r>
            </w:ins>
            <w:r w:rsidRPr="00664F00">
              <w:rPr>
                <w:rFonts w:cstheme="minorHAnsi"/>
              </w:rPr>
              <w:t xml:space="preserve"> II entwickelt eigene Fragen und begründet die Auswahl.</w:t>
            </w:r>
            <w:r>
              <w:rPr>
                <w:rFonts w:cstheme="minorHAnsi"/>
              </w:rPr>
              <w:t xml:space="preserve"> (Arbeitsblatt </w:t>
            </w:r>
            <w:r w:rsidR="000E7956">
              <w:rPr>
                <w:rFonts w:cstheme="minorHAnsi"/>
              </w:rPr>
              <w:t>4</w:t>
            </w:r>
            <w:r>
              <w:rPr>
                <w:rFonts w:cstheme="minorHAnsi"/>
              </w:rPr>
              <w:t>)</w:t>
            </w:r>
          </w:p>
          <w:p w14:paraId="67D92387" w14:textId="4225BFEF" w:rsidR="00664F00" w:rsidRPr="007D7FE0" w:rsidDel="00C24DA6" w:rsidRDefault="00664F00" w:rsidP="00F07C29">
            <w:pPr>
              <w:tabs>
                <w:tab w:val="left" w:pos="273"/>
                <w:tab w:val="left" w:pos="2441"/>
                <w:tab w:val="left" w:pos="2880"/>
              </w:tabs>
              <w:spacing w:line="276" w:lineRule="auto"/>
              <w:rPr>
                <w:del w:id="1150" w:author="Fabienne Schmaus" w:date="2026-04-30T16:53:00Z" w16du:dateUtc="2026-04-30T14:53:00Z"/>
                <w:rFonts w:cstheme="minorHAnsi"/>
                <w:color w:val="EE0000"/>
                <w:sz w:val="26"/>
                <w:szCs w:val="26"/>
              </w:rPr>
            </w:pPr>
          </w:p>
          <w:p w14:paraId="2CDB864E" w14:textId="2998B4DD" w:rsidR="00664F00" w:rsidRPr="00664F00" w:rsidRDefault="002C39FF" w:rsidP="00664F00">
            <w:pPr>
              <w:tabs>
                <w:tab w:val="left" w:pos="273"/>
                <w:tab w:val="left" w:pos="2441"/>
                <w:tab w:val="left" w:pos="2880"/>
              </w:tabs>
              <w:spacing w:line="276" w:lineRule="auto"/>
              <w:rPr>
                <w:rFonts w:cstheme="minorHAnsi"/>
              </w:rPr>
            </w:pPr>
            <w:r w:rsidRPr="00664F00">
              <w:rPr>
                <w:rFonts w:cstheme="minorHAnsi"/>
              </w:rPr>
              <w:t xml:space="preserve">Im </w:t>
            </w:r>
            <w:r w:rsidRPr="00664F00">
              <w:rPr>
                <w:rFonts w:cstheme="minorHAnsi"/>
                <w:b/>
                <w:bCs/>
              </w:rPr>
              <w:t>Plenum</w:t>
            </w:r>
            <w:r w:rsidRPr="00664F00">
              <w:rPr>
                <w:rFonts w:cstheme="minorHAnsi"/>
              </w:rPr>
              <w:t xml:space="preserve"> positionieren sich die Lernenden entlang einer Meinungslinie (Anhang 1</w:t>
            </w:r>
            <w:r w:rsidR="001C134F" w:rsidRPr="00664F00">
              <w:rPr>
                <w:rFonts w:cstheme="minorHAnsi"/>
              </w:rPr>
              <w:t>D</w:t>
            </w:r>
            <w:r w:rsidRPr="00664F00">
              <w:rPr>
                <w:rFonts w:cstheme="minorHAnsi"/>
              </w:rPr>
              <w:t>)</w:t>
            </w:r>
            <w:r w:rsidR="00964135" w:rsidRPr="00664F00">
              <w:rPr>
                <w:rFonts w:cstheme="minorHAnsi"/>
              </w:rPr>
              <w:t xml:space="preserve"> zu der </w:t>
            </w:r>
            <w:r w:rsidR="00664F00" w:rsidRPr="00664F00">
              <w:rPr>
                <w:rFonts w:cstheme="minorHAnsi"/>
              </w:rPr>
              <w:t xml:space="preserve">These: </w:t>
            </w:r>
            <w:r w:rsidR="00F0300B">
              <w:rPr>
                <w:rFonts w:cstheme="minorHAnsi"/>
                <w:i/>
                <w:iCs/>
              </w:rPr>
              <w:t>„</w:t>
            </w:r>
            <w:r w:rsidR="00664F00" w:rsidRPr="00664F00">
              <w:rPr>
                <w:rFonts w:cstheme="minorHAnsi"/>
                <w:i/>
                <w:iCs/>
              </w:rPr>
              <w:t>Ein authentisches Profil ist wichtiger als ein perfektes.</w:t>
            </w:r>
            <w:r w:rsidR="00F0300B">
              <w:rPr>
                <w:rFonts w:cstheme="minorHAnsi"/>
                <w:i/>
                <w:iCs/>
              </w:rPr>
              <w:t>“</w:t>
            </w:r>
            <w:r w:rsidR="00664F00" w:rsidRPr="00664F00">
              <w:rPr>
                <w:rFonts w:cstheme="minorHAnsi"/>
              </w:rPr>
              <w:t xml:space="preserve"> Die Lernenden positionieren sich auf einer imaginären Linie von </w:t>
            </w:r>
            <w:r w:rsidR="00F0300B">
              <w:rPr>
                <w:rFonts w:cstheme="minorHAnsi"/>
              </w:rPr>
              <w:t>„</w:t>
            </w:r>
            <w:r w:rsidR="00664F00" w:rsidRPr="00664F00">
              <w:rPr>
                <w:rFonts w:cstheme="minorHAnsi"/>
              </w:rPr>
              <w:t>stimme voll zu</w:t>
            </w:r>
            <w:r w:rsidR="00F0300B">
              <w:rPr>
                <w:rFonts w:cstheme="minorHAnsi"/>
              </w:rPr>
              <w:t>“</w:t>
            </w:r>
            <w:r w:rsidR="00664F00" w:rsidRPr="00664F00">
              <w:rPr>
                <w:rFonts w:cstheme="minorHAnsi"/>
              </w:rPr>
              <w:t xml:space="preserve"> bis </w:t>
            </w:r>
            <w:r w:rsidR="00F0300B">
              <w:rPr>
                <w:rFonts w:cstheme="minorHAnsi"/>
              </w:rPr>
              <w:t>„</w:t>
            </w:r>
            <w:r w:rsidR="00664F00" w:rsidRPr="00664F00">
              <w:rPr>
                <w:rFonts w:cstheme="minorHAnsi"/>
              </w:rPr>
              <w:t>stimme gar nicht zu</w:t>
            </w:r>
            <w:r w:rsidR="00F0300B">
              <w:rPr>
                <w:rFonts w:cstheme="minorHAnsi"/>
              </w:rPr>
              <w:t>“</w:t>
            </w:r>
            <w:r w:rsidR="00664F00" w:rsidRPr="00664F00">
              <w:rPr>
                <w:rFonts w:cstheme="minorHAnsi"/>
              </w:rPr>
              <w:t>. 3</w:t>
            </w:r>
            <w:ins w:id="1151" w:author="Fabienne Schmaus" w:date="2026-04-30T16:53:00Z" w16du:dateUtc="2026-04-30T14:53:00Z">
              <w:r w:rsidR="00C24DA6">
                <w:rPr>
                  <w:rFonts w:cstheme="minorHAnsi"/>
                </w:rPr>
                <w:t> </w:t>
              </w:r>
            </w:ins>
            <w:r w:rsidR="00664F00" w:rsidRPr="00664F00">
              <w:rPr>
                <w:rFonts w:cstheme="minorHAnsi"/>
              </w:rPr>
              <w:t>–</w:t>
            </w:r>
            <w:ins w:id="1152" w:author="Fabienne Schmaus" w:date="2026-04-30T16:53:00Z" w16du:dateUtc="2026-04-30T14:53:00Z">
              <w:r w:rsidR="00C24DA6">
                <w:rPr>
                  <w:rFonts w:cstheme="minorHAnsi"/>
                </w:rPr>
                <w:t xml:space="preserve"> </w:t>
              </w:r>
            </w:ins>
            <w:r w:rsidR="00664F00" w:rsidRPr="00664F00">
              <w:rPr>
                <w:rFonts w:cstheme="minorHAnsi"/>
              </w:rPr>
              <w:t xml:space="preserve">4 </w:t>
            </w:r>
            <w:del w:id="1153" w:author="Fabienne Schmaus" w:date="2026-04-30T16:28:00Z" w16du:dateUtc="2026-04-30T14:28:00Z">
              <w:r w:rsidR="00664F00" w:rsidRPr="00664F00" w:rsidDel="009B2458">
                <w:rPr>
                  <w:rFonts w:cstheme="minorHAnsi"/>
                </w:rPr>
                <w:delText>Schüler:innen</w:delText>
              </w:r>
            </w:del>
            <w:ins w:id="1154" w:author="Fabienne Schmaus" w:date="2026-04-30T16:28:00Z" w16du:dateUtc="2026-04-30T14:28:00Z">
              <w:r w:rsidR="009B2458">
                <w:rPr>
                  <w:rFonts w:cstheme="minorHAnsi"/>
                </w:rPr>
                <w:t>Lernende</w:t>
              </w:r>
            </w:ins>
            <w:r w:rsidR="00664F00" w:rsidRPr="00664F00">
              <w:rPr>
                <w:rFonts w:cstheme="minorHAnsi"/>
              </w:rPr>
              <w:t xml:space="preserve"> begründen ihre Position kurz. Keine Auflösung, keine richtige Antwort</w:t>
            </w:r>
            <w:ins w:id="1155" w:author="Fabienne Schmaus" w:date="2026-04-30T16:53:00Z" w16du:dateUtc="2026-04-30T14:53:00Z">
              <w:r w:rsidR="00C24DA6">
                <w:rPr>
                  <w:rFonts w:cstheme="minorHAnsi"/>
                </w:rPr>
                <w:t>: D</w:t>
              </w:r>
            </w:ins>
            <w:del w:id="1156" w:author="Fabienne Schmaus" w:date="2026-04-30T16:53:00Z" w16du:dateUtc="2026-04-30T14:53:00Z">
              <w:r w:rsidR="00664F00" w:rsidRPr="00664F00" w:rsidDel="00C24DA6">
                <w:rPr>
                  <w:rFonts w:cstheme="minorHAnsi"/>
                </w:rPr>
                <w:delText xml:space="preserve"> – d</w:delText>
              </w:r>
            </w:del>
            <w:r w:rsidR="00664F00" w:rsidRPr="00664F00">
              <w:rPr>
                <w:rFonts w:cstheme="minorHAnsi"/>
              </w:rPr>
              <w:t>ie Vielfalt der Positionen ist das Ergebnis.</w:t>
            </w:r>
          </w:p>
          <w:p w14:paraId="2B82139A" w14:textId="77777777" w:rsidR="00664F00" w:rsidRPr="00664F00" w:rsidRDefault="00664F00" w:rsidP="00F07C29">
            <w:pPr>
              <w:tabs>
                <w:tab w:val="left" w:pos="273"/>
                <w:tab w:val="left" w:pos="2441"/>
                <w:tab w:val="left" w:pos="2880"/>
              </w:tabs>
              <w:spacing w:line="276" w:lineRule="auto"/>
              <w:rPr>
                <w:rFonts w:cstheme="minorHAnsi"/>
              </w:rPr>
            </w:pPr>
          </w:p>
          <w:p w14:paraId="1117428B" w14:textId="2AC7D455" w:rsidR="00664F00" w:rsidDel="00C24DA6" w:rsidRDefault="00664F00" w:rsidP="00F07C29">
            <w:pPr>
              <w:tabs>
                <w:tab w:val="left" w:pos="273"/>
                <w:tab w:val="left" w:pos="2441"/>
                <w:tab w:val="left" w:pos="2880"/>
              </w:tabs>
              <w:spacing w:line="276" w:lineRule="auto"/>
              <w:rPr>
                <w:del w:id="1157" w:author="Fabienne Schmaus" w:date="2026-04-30T16:53:00Z" w16du:dateUtc="2026-04-30T14:53:00Z"/>
                <w:rFonts w:cstheme="minorHAnsi"/>
                <w:color w:val="EE0000"/>
              </w:rPr>
            </w:pPr>
          </w:p>
          <w:p w14:paraId="13E7F181" w14:textId="27F06D26" w:rsidR="00664F00" w:rsidRPr="00E03A0B" w:rsidRDefault="00664F00" w:rsidP="00664F00">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sidR="00F0300B">
              <w:rPr>
                <w:rFonts w:cstheme="minorHAnsi"/>
                <w:highlight w:val="yellow"/>
              </w:rPr>
              <w:t>„</w:t>
            </w:r>
            <w:r w:rsidRPr="00E03A0B">
              <w:rPr>
                <w:rFonts w:cstheme="minorHAnsi"/>
                <w:highlight w:val="yellow"/>
              </w:rPr>
              <w:t>Differenzierung</w:t>
            </w:r>
            <w:r w:rsidR="00F0300B">
              <w:rPr>
                <w:rFonts w:cstheme="minorHAnsi"/>
                <w:highlight w:val="yellow"/>
              </w:rPr>
              <w:t>“</w:t>
            </w:r>
            <w:r w:rsidRPr="00E03A0B">
              <w:rPr>
                <w:rFonts w:cstheme="minorHAnsi"/>
                <w:highlight w:val="yellow"/>
              </w:rPr>
              <w:t>!!))</w:t>
            </w:r>
          </w:p>
          <w:p w14:paraId="4428A17A" w14:textId="77777777" w:rsidR="00664F00" w:rsidRPr="00E03A0B" w:rsidRDefault="00664F00" w:rsidP="00664F00">
            <w:pPr>
              <w:shd w:val="clear" w:color="auto" w:fill="FBE4D5" w:themeFill="accent2" w:themeFillTint="33"/>
              <w:tabs>
                <w:tab w:val="left" w:pos="273"/>
              </w:tabs>
              <w:spacing w:line="276" w:lineRule="auto"/>
              <w:rPr>
                <w:rFonts w:cstheme="minorHAnsi"/>
                <w:b/>
                <w:bCs/>
              </w:rPr>
            </w:pPr>
            <w:r w:rsidRPr="00E03A0B">
              <w:rPr>
                <w:rFonts w:cstheme="minorHAnsi"/>
                <w:b/>
                <w:bCs/>
              </w:rPr>
              <w:t>Sek. I:</w:t>
            </w:r>
          </w:p>
          <w:p w14:paraId="4B3AD8B8" w14:textId="040B1464"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del w:id="1158" w:author="Fabienne Schmaus" w:date="2026-04-30T17:03:00Z" w16du:dateUtc="2026-04-30T15:03:00Z">
              <w:r w:rsidRPr="00664F00" w:rsidDel="00F05765">
                <w:rPr>
                  <w:rFonts w:cstheme="minorHAnsi"/>
                </w:rPr>
                <w:delText xml:space="preserve">AB </w:delText>
              </w:r>
            </w:del>
            <w:ins w:id="1159" w:author="Fabienne Schmaus" w:date="2026-04-30T17:03:00Z" w16du:dateUtc="2026-04-30T15:03:00Z">
              <w:r w:rsidR="00F05765" w:rsidRPr="00664F00">
                <w:rPr>
                  <w:rFonts w:cstheme="minorHAnsi"/>
                </w:rPr>
                <w:t>A</w:t>
              </w:r>
              <w:r w:rsidR="00F05765">
                <w:rPr>
                  <w:rFonts w:cstheme="minorHAnsi"/>
                </w:rPr>
                <w:t>rbeitsblatt</w:t>
              </w:r>
              <w:r w:rsidR="00F05765" w:rsidRPr="00664F00">
                <w:rPr>
                  <w:rFonts w:cstheme="minorHAnsi"/>
                </w:rPr>
                <w:t xml:space="preserve"> </w:t>
              </w:r>
            </w:ins>
            <w:r w:rsidR="000E7956">
              <w:rPr>
                <w:rFonts w:cstheme="minorHAnsi"/>
              </w:rPr>
              <w:t>4</w:t>
            </w:r>
            <w:r w:rsidRPr="00664F00">
              <w:rPr>
                <w:rFonts w:cstheme="minorHAnsi"/>
              </w:rPr>
              <w:t xml:space="preserve"> enthält vorformulierte Fragen als Grundlage (z. B. </w:t>
            </w:r>
            <w:r w:rsidR="00F0300B">
              <w:rPr>
                <w:rFonts w:cstheme="minorHAnsi"/>
              </w:rPr>
              <w:t>„</w:t>
            </w:r>
            <w:r w:rsidRPr="00664F00">
              <w:rPr>
                <w:rFonts w:cstheme="minorHAnsi"/>
              </w:rPr>
              <w:t>Warum poste ich das?</w:t>
            </w:r>
            <w:r w:rsidR="00F0300B">
              <w:rPr>
                <w:rFonts w:cstheme="minorHAnsi"/>
              </w:rPr>
              <w:t>“</w:t>
            </w:r>
            <w:r w:rsidRPr="00664F00">
              <w:rPr>
                <w:rFonts w:cstheme="minorHAnsi"/>
              </w:rPr>
              <w:t xml:space="preserve">, </w:t>
            </w:r>
            <w:r w:rsidR="00F0300B">
              <w:rPr>
                <w:rFonts w:cstheme="minorHAnsi"/>
              </w:rPr>
              <w:t>„</w:t>
            </w:r>
            <w:r w:rsidRPr="00664F00">
              <w:rPr>
                <w:rFonts w:cstheme="minorHAnsi"/>
              </w:rPr>
              <w:t>Wie fühle ich mich dabei?</w:t>
            </w:r>
            <w:r w:rsidR="00F0300B">
              <w:rPr>
                <w:rFonts w:cstheme="minorHAnsi"/>
              </w:rPr>
              <w:t>“</w:t>
            </w:r>
            <w:r w:rsidRPr="00664F00">
              <w:rPr>
                <w:rFonts w:cstheme="minorHAnsi"/>
              </w:rPr>
              <w:t xml:space="preserve">, </w:t>
            </w:r>
            <w:r w:rsidR="00F0300B">
              <w:rPr>
                <w:rFonts w:cstheme="minorHAnsi"/>
              </w:rPr>
              <w:t>„</w:t>
            </w:r>
            <w:r w:rsidRPr="00664F00">
              <w:rPr>
                <w:rFonts w:cstheme="minorHAnsi"/>
              </w:rPr>
              <w:t>Würde ich das auch offline sagen?</w:t>
            </w:r>
            <w:r w:rsidR="00F0300B">
              <w:rPr>
                <w:rFonts w:cstheme="minorHAnsi"/>
              </w:rPr>
              <w:t>“</w:t>
            </w:r>
            <w:r w:rsidRPr="00664F00">
              <w:rPr>
                <w:rFonts w:cstheme="minorHAnsi"/>
              </w:rPr>
              <w:t>)</w:t>
            </w:r>
          </w:p>
          <w:p w14:paraId="7286CB02" w14:textId="77777777" w:rsidR="00664F00" w:rsidRP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Pr="00664F00">
              <w:rPr>
                <w:rFonts w:cstheme="minorHAnsi"/>
              </w:rPr>
              <w:t>Meinungslinie: einfache Sprache, keine Fachbegriffe notwendig; Begründungen können kurz und intuitiv sein</w:t>
            </w:r>
          </w:p>
          <w:p w14:paraId="43F2CE09" w14:textId="4730287B"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del w:id="1160" w:author="Fabienne Schmaus" w:date="2026-05-04T11:06:00Z" w16du:dateUtc="2026-05-04T09:06:00Z">
              <w:r w:rsidRPr="00664F00" w:rsidDel="00E06478">
                <w:rPr>
                  <w:rFonts w:cstheme="minorHAnsi"/>
                </w:rPr>
                <w:delText xml:space="preserve">Persönlicher </w:delText>
              </w:r>
            </w:del>
            <w:ins w:id="1161" w:author="Fabienne Schmaus" w:date="2026-05-04T11:06:00Z" w16du:dateUtc="2026-05-04T09:06:00Z">
              <w:r w:rsidR="00E06478">
                <w:rPr>
                  <w:rFonts w:cstheme="minorHAnsi"/>
                </w:rPr>
                <w:t>p</w:t>
              </w:r>
              <w:r w:rsidR="00E06478" w:rsidRPr="00664F00">
                <w:rPr>
                  <w:rFonts w:cstheme="minorHAnsi"/>
                </w:rPr>
                <w:t xml:space="preserve">ersönlicher </w:t>
              </w:r>
            </w:ins>
            <w:r w:rsidRPr="00664F00">
              <w:rPr>
                <w:rFonts w:cstheme="minorHAnsi"/>
              </w:rPr>
              <w:t>Vorsatz: Satzanfänge als Hilfe angeboten</w:t>
            </w:r>
          </w:p>
          <w:p w14:paraId="49B48581" w14:textId="5356CC92" w:rsidR="00664F00" w:rsidRPr="00E03A0B" w:rsidRDefault="00664F00" w:rsidP="00664F00">
            <w:pPr>
              <w:shd w:val="clear" w:color="auto" w:fill="FBE4D5" w:themeFill="accent2" w:themeFillTint="33"/>
              <w:tabs>
                <w:tab w:val="left" w:pos="273"/>
              </w:tabs>
              <w:spacing w:line="276" w:lineRule="auto"/>
              <w:rPr>
                <w:rFonts w:cstheme="minorHAnsi"/>
                <w:b/>
                <w:bCs/>
              </w:rPr>
            </w:pPr>
            <w:r w:rsidRPr="00E03A0B">
              <w:rPr>
                <w:rFonts w:cstheme="minorHAnsi"/>
                <w:b/>
                <w:bCs/>
              </w:rPr>
              <w:t>Sek. II:</w:t>
            </w:r>
          </w:p>
          <w:p w14:paraId="2D727164" w14:textId="122DE375" w:rsidR="00664F00" w:rsidRPr="00E03A0B"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ins w:id="1162" w:author="Fabienne Schmaus" w:date="2026-04-30T17:03:00Z" w16du:dateUtc="2026-04-30T15:03:00Z">
              <w:r w:rsidR="00F05765" w:rsidRPr="00664F00">
                <w:rPr>
                  <w:rFonts w:cstheme="minorHAnsi"/>
                </w:rPr>
                <w:t>A</w:t>
              </w:r>
              <w:r w:rsidR="00F05765">
                <w:rPr>
                  <w:rFonts w:cstheme="minorHAnsi"/>
                </w:rPr>
                <w:t>rbeitsblatt</w:t>
              </w:r>
              <w:r w:rsidR="00F05765" w:rsidRPr="00664F00">
                <w:rPr>
                  <w:rFonts w:cstheme="minorHAnsi"/>
                </w:rPr>
                <w:t xml:space="preserve"> </w:t>
              </w:r>
            </w:ins>
            <w:del w:id="1163" w:author="Fabienne Schmaus" w:date="2026-04-30T17:03:00Z" w16du:dateUtc="2026-04-30T15:03:00Z">
              <w:r w:rsidRPr="00664F00" w:rsidDel="00F05765">
                <w:rPr>
                  <w:rFonts w:cstheme="minorHAnsi"/>
                </w:rPr>
                <w:delText xml:space="preserve">AB </w:delText>
              </w:r>
            </w:del>
            <w:r w:rsidR="000E7956">
              <w:rPr>
                <w:rFonts w:cstheme="minorHAnsi"/>
              </w:rPr>
              <w:t>4</w:t>
            </w:r>
            <w:r w:rsidRPr="00664F00">
              <w:rPr>
                <w:rFonts w:cstheme="minorHAnsi"/>
              </w:rPr>
              <w:t xml:space="preserve">: Fragen werden selbst entwickelt und begründet; zusätzlich Reflexion: </w:t>
            </w:r>
            <w:r w:rsidR="00F0300B">
              <w:rPr>
                <w:rFonts w:cstheme="minorHAnsi"/>
              </w:rPr>
              <w:t>„</w:t>
            </w:r>
            <w:r w:rsidRPr="00664F00">
              <w:rPr>
                <w:rFonts w:cstheme="minorHAnsi"/>
              </w:rPr>
              <w:t>Für wen sind diese Fragen gedacht</w:t>
            </w:r>
            <w:r>
              <w:rPr>
                <w:rFonts w:cstheme="minorHAnsi"/>
              </w:rPr>
              <w:t>?</w:t>
            </w:r>
            <w:r w:rsidRPr="00664F00">
              <w:rPr>
                <w:rFonts w:cstheme="minorHAnsi"/>
              </w:rPr>
              <w:t xml:space="preserve"> </w:t>
            </w:r>
            <w:r>
              <w:rPr>
                <w:rFonts w:cstheme="minorHAnsi"/>
              </w:rPr>
              <w:t>A</w:t>
            </w:r>
            <w:r w:rsidRPr="00664F00">
              <w:rPr>
                <w:rFonts w:cstheme="minorHAnsi"/>
              </w:rPr>
              <w:t>ls Werkzeug oder als Einschränkung?</w:t>
            </w:r>
            <w:r w:rsidR="00F0300B">
              <w:rPr>
                <w:rFonts w:cstheme="minorHAnsi"/>
              </w:rPr>
              <w:t>“</w:t>
            </w:r>
          </w:p>
          <w:p w14:paraId="02307385" w14:textId="47EAB66C"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Pr="00664F00">
              <w:rPr>
                <w:rFonts w:cstheme="minorHAnsi"/>
              </w:rPr>
              <w:t xml:space="preserve">Meinungslinie erweitern: </w:t>
            </w:r>
            <w:r w:rsidR="00F0300B">
              <w:rPr>
                <w:rFonts w:cstheme="minorHAnsi"/>
              </w:rPr>
              <w:t>„</w:t>
            </w:r>
            <w:r w:rsidRPr="00664F00">
              <w:rPr>
                <w:rFonts w:cstheme="minorHAnsi"/>
              </w:rPr>
              <w:t>Hat jeder das Recht auf ein unechtes Profil?</w:t>
            </w:r>
            <w:r w:rsidR="00F0300B">
              <w:rPr>
                <w:rFonts w:cstheme="minorHAnsi"/>
              </w:rPr>
              <w:t>“</w:t>
            </w:r>
            <w:ins w:id="1164" w:author="Fabienne Schmaus" w:date="2026-04-30T16:54:00Z" w16du:dateUtc="2026-04-30T14:54:00Z">
              <w:r w:rsidR="00C24DA6">
                <w:rPr>
                  <w:rFonts w:cstheme="minorHAnsi"/>
                </w:rPr>
                <w:br/>
              </w:r>
            </w:ins>
            <w:del w:id="1165" w:author="Fabienne Schmaus" w:date="2026-04-30T16:54:00Z" w16du:dateUtc="2026-04-30T14:54:00Z">
              <w:r w:rsidRPr="00664F00" w:rsidDel="00C24DA6">
                <w:rPr>
                  <w:rFonts w:cstheme="minorHAnsi"/>
                </w:rPr>
                <w:delText xml:space="preserve"> – e</w:delText>
              </w:r>
            </w:del>
            <w:ins w:id="1166" w:author="Fabienne Schmaus" w:date="2026-04-30T16:54:00Z" w16du:dateUtc="2026-04-30T14:54:00Z">
              <w:r w:rsidR="00C24DA6">
                <w:rPr>
                  <w:rFonts w:cstheme="minorHAnsi"/>
                </w:rPr>
                <w:t>E</w:t>
              </w:r>
            </w:ins>
            <w:r w:rsidRPr="00664F00">
              <w:rPr>
                <w:rFonts w:cstheme="minorHAnsi"/>
              </w:rPr>
              <w:t>thische Diskussion: gesellschaftliche Verantwortung, Recht auf Privatsphäre, Recht auf Unperfektheit</w:t>
            </w:r>
          </w:p>
          <w:p w14:paraId="091BE38B" w14:textId="4B5820FF" w:rsidR="00664F00" w:rsidRPr="00664F00" w:rsidDel="00C24DA6" w:rsidRDefault="00664F00" w:rsidP="00664F00">
            <w:pPr>
              <w:shd w:val="clear" w:color="auto" w:fill="FBE4D5" w:themeFill="accent2" w:themeFillTint="33"/>
              <w:tabs>
                <w:tab w:val="left" w:pos="273"/>
              </w:tabs>
              <w:spacing w:line="276" w:lineRule="auto"/>
              <w:rPr>
                <w:del w:id="1167" w:author="Fabienne Schmaus" w:date="2026-04-30T16:53:00Z" w16du:dateUtc="2026-04-30T14:53:00Z"/>
                <w:rFonts w:cstheme="minorHAnsi"/>
              </w:rPr>
            </w:pPr>
            <w:r w:rsidRPr="00E03A0B">
              <w:rPr>
                <w:rFonts w:cstheme="minorHAnsi"/>
              </w:rPr>
              <w:t>–</w:t>
            </w:r>
            <w:r>
              <w:rPr>
                <w:rFonts w:cstheme="minorHAnsi"/>
              </w:rPr>
              <w:t xml:space="preserve"> </w:t>
            </w:r>
            <w:del w:id="1168" w:author="Fabienne Schmaus" w:date="2026-05-04T11:06:00Z" w16du:dateUtc="2026-05-04T09:06:00Z">
              <w:r w:rsidRPr="00664F00" w:rsidDel="00E06478">
                <w:rPr>
                  <w:rFonts w:cstheme="minorHAnsi"/>
                </w:rPr>
                <w:delText xml:space="preserve">Persönlicher </w:delText>
              </w:r>
            </w:del>
            <w:ins w:id="1169" w:author="Fabienne Schmaus" w:date="2026-05-04T11:06:00Z" w16du:dateUtc="2026-05-04T09:06:00Z">
              <w:r w:rsidR="00E06478">
                <w:rPr>
                  <w:rFonts w:cstheme="minorHAnsi"/>
                </w:rPr>
                <w:t>p</w:t>
              </w:r>
              <w:r w:rsidR="00E06478" w:rsidRPr="00664F00">
                <w:rPr>
                  <w:rFonts w:cstheme="minorHAnsi"/>
                </w:rPr>
                <w:t xml:space="preserve">ersönlicher </w:t>
              </w:r>
            </w:ins>
            <w:r w:rsidRPr="00664F00">
              <w:rPr>
                <w:rFonts w:cstheme="minorHAnsi"/>
              </w:rPr>
              <w:t>Vorsatz: kann auch eine kritische Frage sein, keine Verhaltensänderung notwendig</w:t>
            </w:r>
          </w:p>
          <w:p w14:paraId="0961AE9D" w14:textId="77777777" w:rsidR="00664F00" w:rsidRPr="00E03A0B" w:rsidRDefault="00664F00" w:rsidP="00664F00">
            <w:pPr>
              <w:shd w:val="clear" w:color="auto" w:fill="FBE4D5" w:themeFill="accent2" w:themeFillTint="33"/>
              <w:tabs>
                <w:tab w:val="left" w:pos="273"/>
              </w:tabs>
              <w:spacing w:line="276" w:lineRule="auto"/>
              <w:rPr>
                <w:rFonts w:cstheme="minorHAnsi"/>
              </w:rPr>
            </w:pPr>
          </w:p>
          <w:p w14:paraId="1D0996B9" w14:textId="77777777" w:rsidR="00664F00" w:rsidRDefault="00664F00" w:rsidP="00F07C29">
            <w:pPr>
              <w:tabs>
                <w:tab w:val="left" w:pos="273"/>
                <w:tab w:val="left" w:pos="2441"/>
                <w:tab w:val="left" w:pos="2880"/>
              </w:tabs>
              <w:spacing w:line="276" w:lineRule="auto"/>
              <w:rPr>
                <w:ins w:id="1170" w:author="Fabienne Schmaus" w:date="2026-04-30T17:08:00Z" w16du:dateUtc="2026-04-30T15:08:00Z"/>
                <w:rFonts w:cstheme="minorHAnsi"/>
                <w:color w:val="EE0000"/>
              </w:rPr>
            </w:pPr>
          </w:p>
          <w:p w14:paraId="299F1A34" w14:textId="4E90C212" w:rsidR="007204FD" w:rsidRPr="00F0300B" w:rsidRDefault="007204FD" w:rsidP="007204FD">
            <w:pPr>
              <w:rPr>
                <w:ins w:id="1171" w:author="Fabienne Schmaus" w:date="2026-04-30T17:08:00Z" w16du:dateUtc="2026-04-30T15:08:00Z"/>
                <w:rFonts w:cstheme="minorHAnsi"/>
              </w:rPr>
            </w:pPr>
            <w:ins w:id="1172" w:author="Fabienne Schmaus" w:date="2026-04-30T17:08:00Z" w16du:dateUtc="2026-04-30T15:08:00Z">
              <w:r w:rsidRPr="00F0300B">
                <w:rPr>
                  <w:rFonts w:cstheme="minorHAnsi"/>
                  <w:highlight w:val="yellow"/>
                </w:rPr>
                <w:t xml:space="preserve">((Seite </w:t>
              </w:r>
              <w:r>
                <w:rPr>
                  <w:rFonts w:cstheme="minorHAnsi"/>
                  <w:highlight w:val="yellow"/>
                </w:rPr>
                <w:t>12</w:t>
              </w:r>
              <w:r w:rsidRPr="00F0300B">
                <w:rPr>
                  <w:rFonts w:cstheme="minorHAnsi"/>
                  <w:highlight w:val="yellow"/>
                </w:rPr>
                <w:t>))</w:t>
              </w:r>
            </w:ins>
          </w:p>
          <w:p w14:paraId="3D121FC9" w14:textId="6837D3AE" w:rsidR="007204FD" w:rsidDel="007204FD" w:rsidRDefault="007204FD" w:rsidP="00F07C29">
            <w:pPr>
              <w:tabs>
                <w:tab w:val="left" w:pos="273"/>
                <w:tab w:val="left" w:pos="2441"/>
                <w:tab w:val="left" w:pos="2880"/>
              </w:tabs>
              <w:spacing w:line="276" w:lineRule="auto"/>
              <w:rPr>
                <w:del w:id="1173" w:author="Fabienne Schmaus" w:date="2026-04-30T17:08:00Z" w16du:dateUtc="2026-04-30T15:08:00Z"/>
                <w:rFonts w:cstheme="minorHAnsi"/>
                <w:color w:val="EE0000"/>
              </w:rPr>
            </w:pPr>
          </w:p>
          <w:p w14:paraId="19F422B4" w14:textId="50E8A33E" w:rsidR="00664F00" w:rsidRDefault="00664F00" w:rsidP="00664F00">
            <w:pPr>
              <w:tabs>
                <w:tab w:val="left" w:pos="273"/>
                <w:tab w:val="left" w:pos="2441"/>
                <w:tab w:val="left" w:pos="2880"/>
              </w:tabs>
              <w:spacing w:line="276" w:lineRule="auto"/>
              <w:rPr>
                <w:rFonts w:cstheme="minorHAnsi"/>
                <w:b/>
                <w:bCs/>
              </w:rPr>
            </w:pPr>
            <w:r w:rsidRPr="004F0BA8">
              <w:rPr>
                <w:rFonts w:cstheme="minorHAnsi"/>
                <w:b/>
                <w:bCs/>
              </w:rPr>
              <w:t xml:space="preserve">Erwartbare Antworten der </w:t>
            </w:r>
            <w:r>
              <w:rPr>
                <w:rFonts w:cstheme="minorHAnsi"/>
                <w:b/>
                <w:bCs/>
              </w:rPr>
              <w:t>Lernenden</w:t>
            </w:r>
          </w:p>
          <w:p w14:paraId="222331F0" w14:textId="7D6F12FF" w:rsidR="00664F00" w:rsidDel="00C24DA6" w:rsidRDefault="00664F00" w:rsidP="00664F00">
            <w:pPr>
              <w:tabs>
                <w:tab w:val="left" w:pos="273"/>
                <w:tab w:val="left" w:pos="2441"/>
                <w:tab w:val="left" w:pos="2880"/>
              </w:tabs>
              <w:spacing w:line="276" w:lineRule="auto"/>
              <w:rPr>
                <w:del w:id="1174" w:author="Fabienne Schmaus" w:date="2026-04-30T16:54:00Z" w16du:dateUtc="2026-04-30T14:54:00Z"/>
                <w:rFonts w:cstheme="minorHAnsi"/>
                <w:b/>
                <w:bCs/>
              </w:rPr>
            </w:pPr>
          </w:p>
          <w:p w14:paraId="5B5796B1" w14:textId="749E6CB1"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b/>
                <w:bCs/>
              </w:rPr>
              <w:t xml:space="preserve">Meinungslinie – These: </w:t>
            </w:r>
            <w:r w:rsidR="00F0300B">
              <w:rPr>
                <w:rFonts w:cstheme="minorHAnsi"/>
                <w:b/>
                <w:bCs/>
              </w:rPr>
              <w:t>„</w:t>
            </w:r>
            <w:r w:rsidRPr="00664F00">
              <w:rPr>
                <w:rFonts w:cstheme="minorHAnsi"/>
                <w:b/>
                <w:bCs/>
              </w:rPr>
              <w:t>Ein authentisches Profil ist wichtiger als ein perfektes.</w:t>
            </w:r>
            <w:r w:rsidR="00F0300B">
              <w:rPr>
                <w:rFonts w:cstheme="minorHAnsi"/>
                <w:b/>
                <w:bCs/>
              </w:rPr>
              <w:t>“</w:t>
            </w:r>
          </w:p>
          <w:p w14:paraId="4A3CEEC6" w14:textId="77777777"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Pro Authentizität:</w:t>
            </w:r>
          </w:p>
          <w:p w14:paraId="1EA1000B" w14:textId="3FB888A3" w:rsidR="00664F00" w:rsidRPr="00664F00" w:rsidRDefault="00F0300B" w:rsidP="00DF1D6F">
            <w:pPr>
              <w:numPr>
                <w:ilvl w:val="0"/>
                <w:numId w:val="25"/>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Echte Verbindungen entstehen durch Authentizität, nicht durch Perfektion</w:t>
            </w:r>
            <w:ins w:id="1175" w:author="Fabienne Schmaus" w:date="2026-04-30T16:54:00Z" w16du:dateUtc="2026-04-30T14:54:00Z">
              <w:r w:rsidR="00C24DA6">
                <w:rPr>
                  <w:rFonts w:cstheme="minorHAnsi"/>
                </w:rPr>
                <w:t>.</w:t>
              </w:r>
            </w:ins>
            <w:r>
              <w:rPr>
                <w:rFonts w:cstheme="minorHAnsi"/>
              </w:rPr>
              <w:t>“</w:t>
            </w:r>
          </w:p>
          <w:p w14:paraId="218B5EDE" w14:textId="6049866F" w:rsidR="00664F00" w:rsidRPr="00664F00" w:rsidRDefault="00F0300B" w:rsidP="00DF1D6F">
            <w:pPr>
              <w:numPr>
                <w:ilvl w:val="0"/>
                <w:numId w:val="25"/>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Perfektion erzeugt Druck</w:t>
            </w:r>
            <w:ins w:id="1176" w:author="Fabienne Schmaus" w:date="2026-04-30T16:55:00Z" w16du:dateUtc="2026-04-30T14:55:00Z">
              <w:r w:rsidR="00C24DA6">
                <w:rPr>
                  <w:rFonts w:cstheme="minorHAnsi"/>
                </w:rPr>
                <w:t>:</w:t>
              </w:r>
            </w:ins>
            <w:ins w:id="1177" w:author="Fabienne Schmaus" w:date="2026-04-30T16:54:00Z" w16du:dateUtc="2026-04-30T14:54:00Z">
              <w:r w:rsidR="00C24DA6">
                <w:rPr>
                  <w:rFonts w:cstheme="minorHAnsi"/>
                </w:rPr>
                <w:t xml:space="preserve"> </w:t>
              </w:r>
            </w:ins>
            <w:del w:id="1178" w:author="Fabienne Schmaus" w:date="2026-04-30T16:54:00Z" w16du:dateUtc="2026-04-30T14:54:00Z">
              <w:r w:rsidR="00664F00" w:rsidRPr="00664F00" w:rsidDel="00C24DA6">
                <w:rPr>
                  <w:rFonts w:cstheme="minorHAnsi"/>
                </w:rPr>
                <w:delText xml:space="preserve"> – </w:delText>
              </w:r>
            </w:del>
            <w:r w:rsidR="00664F00" w:rsidRPr="00664F00">
              <w:rPr>
                <w:rFonts w:cstheme="minorHAnsi"/>
              </w:rPr>
              <w:t>für mich und für andere</w:t>
            </w:r>
            <w:ins w:id="1179" w:author="Fabienne Schmaus" w:date="2026-04-30T16:54:00Z" w16du:dateUtc="2026-04-30T14:54:00Z">
              <w:r w:rsidR="00C24DA6">
                <w:rPr>
                  <w:rFonts w:cstheme="minorHAnsi"/>
                </w:rPr>
                <w:t>.</w:t>
              </w:r>
            </w:ins>
            <w:r>
              <w:rPr>
                <w:rFonts w:cstheme="minorHAnsi"/>
              </w:rPr>
              <w:t>“</w:t>
            </w:r>
          </w:p>
          <w:p w14:paraId="7AC33F50" w14:textId="1F90D81E" w:rsidR="00664F00" w:rsidRPr="00664F00" w:rsidRDefault="00F0300B" w:rsidP="00DF1D6F">
            <w:pPr>
              <w:numPr>
                <w:ilvl w:val="0"/>
                <w:numId w:val="25"/>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Ich möchte gesehen werden, wie ich wirklich bin</w:t>
            </w:r>
            <w:ins w:id="1180" w:author="Fabienne Schmaus" w:date="2026-04-30T16:54:00Z" w16du:dateUtc="2026-04-30T14:54:00Z">
              <w:r w:rsidR="00C24DA6">
                <w:rPr>
                  <w:rFonts w:cstheme="minorHAnsi"/>
                </w:rPr>
                <w:t>.</w:t>
              </w:r>
            </w:ins>
            <w:r>
              <w:rPr>
                <w:rFonts w:cstheme="minorHAnsi"/>
              </w:rPr>
              <w:t>“</w:t>
            </w:r>
          </w:p>
          <w:p w14:paraId="2F60EA02" w14:textId="0346B99C"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 xml:space="preserve">Pro Abwägung </w:t>
            </w:r>
            <w:del w:id="1181" w:author="Fabienne Schmaus" w:date="2026-05-04T11:12:00Z" w16du:dateUtc="2026-05-04T09:12:00Z">
              <w:r w:rsidRPr="00664F00" w:rsidDel="00AC6CBE">
                <w:rPr>
                  <w:rFonts w:cstheme="minorHAnsi"/>
                  <w:i/>
                  <w:iCs/>
                </w:rPr>
                <w:delText xml:space="preserve">/ </w:delText>
              </w:r>
            </w:del>
            <w:ins w:id="1182" w:author="Fabienne Schmaus" w:date="2026-05-04T11:12:00Z" w16du:dateUtc="2026-05-04T09:12:00Z">
              <w:r w:rsidR="00AC6CBE">
                <w:rPr>
                  <w:rFonts w:cstheme="minorHAnsi"/>
                  <w:i/>
                  <w:iCs/>
                </w:rPr>
                <w:t>und</w:t>
              </w:r>
              <w:r w:rsidR="00AC6CBE" w:rsidRPr="00664F00">
                <w:rPr>
                  <w:rFonts w:cstheme="minorHAnsi"/>
                  <w:i/>
                  <w:iCs/>
                </w:rPr>
                <w:t xml:space="preserve"> </w:t>
              </w:r>
            </w:ins>
            <w:r w:rsidRPr="00664F00">
              <w:rPr>
                <w:rFonts w:cstheme="minorHAnsi"/>
                <w:i/>
                <w:iCs/>
              </w:rPr>
              <w:t>Differenzierung:</w:t>
            </w:r>
          </w:p>
          <w:p w14:paraId="33FE11A3" w14:textId="70FD58B2" w:rsidR="00664F00" w:rsidRPr="00664F00" w:rsidRDefault="00F0300B" w:rsidP="00DF1D6F">
            <w:pPr>
              <w:numPr>
                <w:ilvl w:val="0"/>
                <w:numId w:val="25"/>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Es kommt auf den Kontext an</w:t>
            </w:r>
            <w:ins w:id="1183" w:author="Fabienne Schmaus" w:date="2026-04-30T16:54:00Z" w16du:dateUtc="2026-04-30T14:54:00Z">
              <w:r w:rsidR="00C24DA6">
                <w:rPr>
                  <w:rFonts w:cstheme="minorHAnsi"/>
                </w:rPr>
                <w:t xml:space="preserve">: </w:t>
              </w:r>
            </w:ins>
            <w:del w:id="1184" w:author="Fabienne Schmaus" w:date="2026-04-30T16:54:00Z" w16du:dateUtc="2026-04-30T14:54:00Z">
              <w:r w:rsidR="00664F00" w:rsidRPr="00664F00" w:rsidDel="00C24DA6">
                <w:rPr>
                  <w:rFonts w:cstheme="minorHAnsi"/>
                </w:rPr>
                <w:delText xml:space="preserve"> – </w:delText>
              </w:r>
            </w:del>
            <w:r w:rsidR="00664F00" w:rsidRPr="00664F00">
              <w:rPr>
                <w:rFonts w:cstheme="minorHAnsi"/>
              </w:rPr>
              <w:t>LinkedIn muss nicht authentisch sein, Instagram schon</w:t>
            </w:r>
            <w:ins w:id="1185" w:author="Fabienne Schmaus" w:date="2026-04-30T16:54:00Z" w16du:dateUtc="2026-04-30T14:54:00Z">
              <w:r w:rsidR="00C24DA6">
                <w:rPr>
                  <w:rFonts w:cstheme="minorHAnsi"/>
                </w:rPr>
                <w:t>.</w:t>
              </w:r>
            </w:ins>
            <w:r>
              <w:rPr>
                <w:rFonts w:cstheme="minorHAnsi"/>
              </w:rPr>
              <w:t>“</w:t>
            </w:r>
          </w:p>
          <w:p w14:paraId="34F77BEC" w14:textId="31A873E4" w:rsidR="00664F00" w:rsidRPr="00664F00" w:rsidRDefault="00F0300B" w:rsidP="00DF1D6F">
            <w:pPr>
              <w:numPr>
                <w:ilvl w:val="0"/>
                <w:numId w:val="25"/>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Authentizität ist auch eine Konstruktion</w:t>
            </w:r>
            <w:ins w:id="1186" w:author="Fabienne Schmaus" w:date="2026-04-30T16:54:00Z" w16du:dateUtc="2026-04-30T14:54:00Z">
              <w:r w:rsidR="00C24DA6">
                <w:rPr>
                  <w:rFonts w:cstheme="minorHAnsi"/>
                </w:rPr>
                <w:t>: W</w:t>
              </w:r>
            </w:ins>
            <w:del w:id="1187" w:author="Fabienne Schmaus" w:date="2026-04-30T16:54:00Z" w16du:dateUtc="2026-04-30T14:54:00Z">
              <w:r w:rsidR="00664F00" w:rsidRPr="00664F00" w:rsidDel="00C24DA6">
                <w:rPr>
                  <w:rFonts w:cstheme="minorHAnsi"/>
                </w:rPr>
                <w:delText xml:space="preserve"> – w</w:delText>
              </w:r>
            </w:del>
            <w:r w:rsidR="00664F00" w:rsidRPr="00664F00">
              <w:rPr>
                <w:rFonts w:cstheme="minorHAnsi"/>
              </w:rPr>
              <w:t>as ist ‚echt'?</w:t>
            </w:r>
            <w:r>
              <w:rPr>
                <w:rFonts w:cstheme="minorHAnsi"/>
              </w:rPr>
              <w:t>“</w:t>
            </w:r>
          </w:p>
          <w:p w14:paraId="1559E12E" w14:textId="36C91CCE" w:rsidR="00664F00" w:rsidRPr="00664F00" w:rsidRDefault="00F0300B" w:rsidP="00DF1D6F">
            <w:pPr>
              <w:numPr>
                <w:ilvl w:val="0"/>
                <w:numId w:val="25"/>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Ich habe das Recht, nicht alles zu zeigen</w:t>
            </w:r>
            <w:ins w:id="1188" w:author="Fabienne Schmaus" w:date="2026-04-30T16:54:00Z" w16du:dateUtc="2026-04-30T14:54:00Z">
              <w:r w:rsidR="00C24DA6">
                <w:rPr>
                  <w:rFonts w:cstheme="minorHAnsi"/>
                </w:rPr>
                <w:t>: D</w:t>
              </w:r>
            </w:ins>
            <w:del w:id="1189" w:author="Fabienne Schmaus" w:date="2026-04-30T16:54:00Z" w16du:dateUtc="2026-04-30T14:54:00Z">
              <w:r w:rsidR="00664F00" w:rsidRPr="00664F00" w:rsidDel="00C24DA6">
                <w:rPr>
                  <w:rFonts w:cstheme="minorHAnsi"/>
                </w:rPr>
                <w:delText xml:space="preserve"> – d</w:delText>
              </w:r>
            </w:del>
            <w:r w:rsidR="00664F00" w:rsidRPr="00664F00">
              <w:rPr>
                <w:rFonts w:cstheme="minorHAnsi"/>
              </w:rPr>
              <w:t>as ist kein Fake</w:t>
            </w:r>
            <w:ins w:id="1190" w:author="Fabienne Schmaus" w:date="2026-04-30T16:54:00Z" w16du:dateUtc="2026-04-30T14:54:00Z">
              <w:r w:rsidR="00C24DA6">
                <w:rPr>
                  <w:rFonts w:cstheme="minorHAnsi"/>
                </w:rPr>
                <w:t>.</w:t>
              </w:r>
            </w:ins>
            <w:r>
              <w:rPr>
                <w:rFonts w:cstheme="minorHAnsi"/>
              </w:rPr>
              <w:t>“</w:t>
            </w:r>
          </w:p>
          <w:p w14:paraId="34207063" w14:textId="7FBB7883" w:rsidR="00664F00" w:rsidRDefault="00664F00" w:rsidP="00664F00">
            <w:pPr>
              <w:tabs>
                <w:tab w:val="left" w:pos="273"/>
                <w:tab w:val="left" w:pos="2441"/>
                <w:tab w:val="left" w:pos="2880"/>
              </w:tabs>
              <w:spacing w:line="276" w:lineRule="auto"/>
              <w:rPr>
                <w:rFonts w:cstheme="minorHAnsi"/>
              </w:rPr>
            </w:pPr>
            <w:r w:rsidRPr="00664F00">
              <w:rPr>
                <w:rFonts w:cstheme="minorHAnsi"/>
                <w:i/>
                <w:iCs/>
              </w:rPr>
              <w:t>Aufgreifen:</w:t>
            </w:r>
            <w:r w:rsidRPr="00664F00">
              <w:rPr>
                <w:rFonts w:cstheme="minorHAnsi"/>
              </w:rPr>
              <w:t xml:space="preserve"> Die letzte Antwort-Kategorie ist besonders wertvoll</w:t>
            </w:r>
            <w:ins w:id="1191" w:author="Fabienne Schmaus" w:date="2026-04-30T16:54:00Z" w16du:dateUtc="2026-04-30T14:54:00Z">
              <w:r w:rsidR="00C24DA6">
                <w:rPr>
                  <w:rFonts w:cstheme="minorHAnsi"/>
                </w:rPr>
                <w:t>.</w:t>
              </w:r>
            </w:ins>
            <w:ins w:id="1192" w:author="Fabienne Schmaus" w:date="2026-04-30T16:55:00Z" w16du:dateUtc="2026-04-30T14:55:00Z">
              <w:r w:rsidR="00C24DA6">
                <w:rPr>
                  <w:rFonts w:cstheme="minorHAnsi"/>
                </w:rPr>
                <w:t xml:space="preserve"> S</w:t>
              </w:r>
            </w:ins>
            <w:del w:id="1193" w:author="Fabienne Schmaus" w:date="2026-04-30T16:55:00Z" w16du:dateUtc="2026-04-30T14:55:00Z">
              <w:r w:rsidRPr="00664F00" w:rsidDel="00C24DA6">
                <w:rPr>
                  <w:rFonts w:cstheme="minorHAnsi"/>
                </w:rPr>
                <w:delText xml:space="preserve"> – s</w:delText>
              </w:r>
            </w:del>
            <w:r w:rsidRPr="00664F00">
              <w:rPr>
                <w:rFonts w:cstheme="minorHAnsi"/>
              </w:rPr>
              <w:t>ie zeigt Medienkompetenz und schützt vor falschen Schlüssen (Nicht-Zeigen ≠ Unehrlichkeit).</w:t>
            </w:r>
          </w:p>
          <w:p w14:paraId="3D82DBB5" w14:textId="77777777" w:rsidR="00664F00" w:rsidRDefault="00664F00" w:rsidP="00664F00">
            <w:pPr>
              <w:tabs>
                <w:tab w:val="left" w:pos="273"/>
                <w:tab w:val="left" w:pos="2441"/>
                <w:tab w:val="left" w:pos="2880"/>
              </w:tabs>
              <w:spacing w:line="276" w:lineRule="auto"/>
              <w:rPr>
                <w:rFonts w:cstheme="minorHAnsi"/>
              </w:rPr>
            </w:pPr>
          </w:p>
          <w:p w14:paraId="7E671F19" w14:textId="71AE3A29" w:rsidR="00664F00" w:rsidRPr="00664F00" w:rsidRDefault="00664F00" w:rsidP="00664F00">
            <w:pPr>
              <w:tabs>
                <w:tab w:val="left" w:pos="273"/>
                <w:tab w:val="left" w:pos="2441"/>
                <w:tab w:val="left" w:pos="2880"/>
              </w:tabs>
              <w:spacing w:line="276" w:lineRule="auto"/>
              <w:rPr>
                <w:rFonts w:cstheme="minorHAnsi"/>
                <w:b/>
                <w:bCs/>
              </w:rPr>
            </w:pPr>
            <w:r w:rsidRPr="00664F00">
              <w:rPr>
                <w:rFonts w:cstheme="minorHAnsi"/>
                <w:b/>
                <w:bCs/>
              </w:rPr>
              <w:t xml:space="preserve">Arbeitsblatt </w:t>
            </w:r>
            <w:r w:rsidR="000E7956">
              <w:rPr>
                <w:rFonts w:cstheme="minorHAnsi"/>
                <w:b/>
                <w:bCs/>
              </w:rPr>
              <w:t>4</w:t>
            </w:r>
            <w:r w:rsidRPr="00664F00">
              <w:rPr>
                <w:rFonts w:cstheme="minorHAnsi"/>
                <w:b/>
                <w:bCs/>
              </w:rPr>
              <w:t xml:space="preserve">: </w:t>
            </w:r>
            <w:r w:rsidR="00F0300B">
              <w:rPr>
                <w:rFonts w:cstheme="minorHAnsi"/>
                <w:b/>
                <w:bCs/>
              </w:rPr>
              <w:t>„</w:t>
            </w:r>
            <w:r w:rsidRPr="00664F00">
              <w:rPr>
                <w:rFonts w:cstheme="minorHAnsi"/>
                <w:b/>
                <w:bCs/>
              </w:rPr>
              <w:t>5 Fragen vor dem Posten</w:t>
            </w:r>
            <w:r w:rsidR="00F0300B">
              <w:rPr>
                <w:rFonts w:cstheme="minorHAnsi"/>
                <w:b/>
                <w:bCs/>
              </w:rPr>
              <w:t>“</w:t>
            </w:r>
            <w:r w:rsidRPr="00664F00">
              <w:rPr>
                <w:rFonts w:cstheme="minorHAnsi"/>
                <w:b/>
                <w:bCs/>
              </w:rPr>
              <w:t xml:space="preserve"> </w:t>
            </w:r>
          </w:p>
          <w:p w14:paraId="1B9699B3" w14:textId="412EA9FC" w:rsidR="00664F00" w:rsidRPr="007204FD" w:rsidDel="007204FD" w:rsidRDefault="00664F00" w:rsidP="00664F00">
            <w:pPr>
              <w:tabs>
                <w:tab w:val="left" w:pos="273"/>
                <w:tab w:val="left" w:pos="2441"/>
                <w:tab w:val="left" w:pos="2880"/>
              </w:tabs>
              <w:spacing w:line="276" w:lineRule="auto"/>
              <w:rPr>
                <w:del w:id="1194" w:author="Fabienne Schmaus" w:date="2026-04-30T17:08:00Z" w16du:dateUtc="2026-04-30T15:08:00Z"/>
                <w:rFonts w:cstheme="minorHAnsi"/>
                <w:b/>
                <w:bCs/>
                <w:rPrChange w:id="1195" w:author="Fabienne Schmaus" w:date="2026-04-30T17:08:00Z" w16du:dateUtc="2026-04-30T15:08:00Z">
                  <w:rPr>
                    <w:del w:id="1196" w:author="Fabienne Schmaus" w:date="2026-04-30T17:08:00Z" w16du:dateUtc="2026-04-30T15:08:00Z"/>
                    <w:rFonts w:cstheme="minorHAnsi"/>
                    <w:i/>
                    <w:iCs/>
                  </w:rPr>
                </w:rPrChange>
              </w:rPr>
            </w:pPr>
          </w:p>
          <w:p w14:paraId="5520FF70" w14:textId="49111221" w:rsidR="00664F00" w:rsidRPr="007204FD" w:rsidRDefault="00664F00" w:rsidP="00664F00">
            <w:pPr>
              <w:tabs>
                <w:tab w:val="left" w:pos="273"/>
                <w:tab w:val="left" w:pos="2441"/>
                <w:tab w:val="left" w:pos="2880"/>
              </w:tabs>
              <w:spacing w:line="276" w:lineRule="auto"/>
              <w:rPr>
                <w:rFonts w:cstheme="minorHAnsi"/>
                <w:b/>
                <w:bCs/>
                <w:rPrChange w:id="1197" w:author="Fabienne Schmaus" w:date="2026-04-30T17:08:00Z" w16du:dateUtc="2026-04-30T15:08:00Z">
                  <w:rPr>
                    <w:rFonts w:cstheme="minorHAnsi"/>
                  </w:rPr>
                </w:rPrChange>
              </w:rPr>
            </w:pPr>
            <w:r w:rsidRPr="007204FD">
              <w:rPr>
                <w:rFonts w:cstheme="minorHAnsi"/>
                <w:b/>
                <w:bCs/>
                <w:rPrChange w:id="1198" w:author="Fabienne Schmaus" w:date="2026-04-30T17:08:00Z" w16du:dateUtc="2026-04-30T15:08:00Z">
                  <w:rPr>
                    <w:rFonts w:cstheme="minorHAnsi"/>
                    <w:i/>
                    <w:iCs/>
                  </w:rPr>
                </w:rPrChange>
              </w:rPr>
              <w:t>Sek</w:t>
            </w:r>
            <w:ins w:id="1199" w:author="Fabienne Schmaus" w:date="2026-04-30T16:17:00Z" w16du:dateUtc="2026-04-30T14:17:00Z">
              <w:r w:rsidR="00C921C2" w:rsidRPr="007204FD">
                <w:rPr>
                  <w:rFonts w:cstheme="minorHAnsi"/>
                  <w:b/>
                  <w:bCs/>
                  <w:rPrChange w:id="1200" w:author="Fabienne Schmaus" w:date="2026-04-30T17:08:00Z" w16du:dateUtc="2026-04-30T15:08:00Z">
                    <w:rPr>
                      <w:rFonts w:cstheme="minorHAnsi"/>
                      <w:i/>
                      <w:iCs/>
                    </w:rPr>
                  </w:rPrChange>
                </w:rPr>
                <w:t>.</w:t>
              </w:r>
            </w:ins>
            <w:r w:rsidRPr="007204FD">
              <w:rPr>
                <w:rFonts w:cstheme="minorHAnsi"/>
                <w:b/>
                <w:bCs/>
                <w:rPrChange w:id="1201" w:author="Fabienne Schmaus" w:date="2026-04-30T17:08:00Z" w16du:dateUtc="2026-04-30T15:08:00Z">
                  <w:rPr>
                    <w:rFonts w:cstheme="minorHAnsi"/>
                    <w:i/>
                    <w:iCs/>
                  </w:rPr>
                </w:rPrChange>
              </w:rPr>
              <w:t xml:space="preserve"> I (mit Vorlage):</w:t>
            </w:r>
          </w:p>
          <w:p w14:paraId="6DF4412E"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Warum poste ich das?</w:t>
            </w:r>
          </w:p>
          <w:p w14:paraId="4E756537"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Wie fühle ich mich dabei?</w:t>
            </w:r>
          </w:p>
          <w:p w14:paraId="08B8D137"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lastRenderedPageBreak/>
              <w:t>Würde ich das auch meiner Lehrerin zeigen?</w:t>
            </w:r>
          </w:p>
          <w:p w14:paraId="353EE37A"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Bereue ich das vielleicht später?</w:t>
            </w:r>
          </w:p>
          <w:p w14:paraId="48A99783"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Zeigt das, wie ich wirklich bin?</w:t>
            </w:r>
          </w:p>
          <w:p w14:paraId="2D264E6A" w14:textId="1B1DF761" w:rsidR="00664F00" w:rsidRPr="007204FD" w:rsidRDefault="00664F00" w:rsidP="00664F00">
            <w:pPr>
              <w:tabs>
                <w:tab w:val="left" w:pos="273"/>
                <w:tab w:val="left" w:pos="2441"/>
                <w:tab w:val="left" w:pos="2880"/>
              </w:tabs>
              <w:spacing w:line="276" w:lineRule="auto"/>
              <w:rPr>
                <w:rFonts w:cstheme="minorHAnsi"/>
                <w:b/>
                <w:bCs/>
                <w:rPrChange w:id="1202" w:author="Fabienne Schmaus" w:date="2026-04-30T17:08:00Z" w16du:dateUtc="2026-04-30T15:08:00Z">
                  <w:rPr>
                    <w:rFonts w:cstheme="minorHAnsi"/>
                  </w:rPr>
                </w:rPrChange>
              </w:rPr>
            </w:pPr>
            <w:r w:rsidRPr="007204FD">
              <w:rPr>
                <w:rFonts w:cstheme="minorHAnsi"/>
                <w:b/>
                <w:bCs/>
                <w:rPrChange w:id="1203" w:author="Fabienne Schmaus" w:date="2026-04-30T17:08:00Z" w16du:dateUtc="2026-04-30T15:08:00Z">
                  <w:rPr>
                    <w:rFonts w:cstheme="minorHAnsi"/>
                    <w:i/>
                    <w:iCs/>
                  </w:rPr>
                </w:rPrChange>
              </w:rPr>
              <w:t>Sek</w:t>
            </w:r>
            <w:ins w:id="1204" w:author="Fabienne Schmaus" w:date="2026-04-30T16:17:00Z" w16du:dateUtc="2026-04-30T14:17:00Z">
              <w:r w:rsidR="00C921C2" w:rsidRPr="007204FD">
                <w:rPr>
                  <w:rFonts w:cstheme="minorHAnsi"/>
                  <w:b/>
                  <w:bCs/>
                  <w:rPrChange w:id="1205" w:author="Fabienne Schmaus" w:date="2026-04-30T17:08:00Z" w16du:dateUtc="2026-04-30T15:08:00Z">
                    <w:rPr>
                      <w:rFonts w:cstheme="minorHAnsi"/>
                      <w:i/>
                      <w:iCs/>
                    </w:rPr>
                  </w:rPrChange>
                </w:rPr>
                <w:t>.</w:t>
              </w:r>
            </w:ins>
            <w:r w:rsidRPr="007204FD">
              <w:rPr>
                <w:rFonts w:cstheme="minorHAnsi"/>
                <w:b/>
                <w:bCs/>
                <w:rPrChange w:id="1206" w:author="Fabienne Schmaus" w:date="2026-04-30T17:08:00Z" w16du:dateUtc="2026-04-30T15:08:00Z">
                  <w:rPr>
                    <w:rFonts w:cstheme="minorHAnsi"/>
                    <w:i/>
                    <w:iCs/>
                  </w:rPr>
                </w:rPrChange>
              </w:rPr>
              <w:t xml:space="preserve"> II (eigene Entwicklung):</w:t>
            </w:r>
          </w:p>
          <w:p w14:paraId="319AF979"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Welches Bedürfnis befriedige ich damit?</w:t>
            </w:r>
          </w:p>
          <w:p w14:paraId="21615CF1" w14:textId="7777777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Welche Version von mir präsentiere ich – und warum diese?</w:t>
            </w:r>
          </w:p>
          <w:p w14:paraId="2F37560E" w14:textId="430B4776"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Für wen ist dieser Post</w:t>
            </w:r>
            <w:ins w:id="1207" w:author="Fabienne Schmaus" w:date="2026-04-30T16:55:00Z" w16du:dateUtc="2026-04-30T14:55:00Z">
              <w:r w:rsidR="00C24DA6">
                <w:rPr>
                  <w:rFonts w:cstheme="minorHAnsi"/>
                </w:rPr>
                <w:t>:</w:t>
              </w:r>
            </w:ins>
            <w:del w:id="1208" w:author="Fabienne Schmaus" w:date="2026-04-30T16:55:00Z" w16du:dateUtc="2026-04-30T14:55:00Z">
              <w:r w:rsidRPr="00664F00" w:rsidDel="00C24DA6">
                <w:rPr>
                  <w:rFonts w:cstheme="minorHAnsi"/>
                </w:rPr>
                <w:delText xml:space="preserve"> –</w:delText>
              </w:r>
            </w:del>
            <w:r w:rsidRPr="00664F00">
              <w:rPr>
                <w:rFonts w:cstheme="minorHAnsi"/>
              </w:rPr>
              <w:t xml:space="preserve"> für mich oder für andere?</w:t>
            </w:r>
          </w:p>
          <w:p w14:paraId="78ED1C04" w14:textId="746BCADB"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w:t>
            </w:r>
            <w:r w:rsidR="004442EB">
              <w:rPr>
                <w:rFonts w:cstheme="minorHAnsi"/>
              </w:rPr>
              <w:t xml:space="preserve">äre mir das </w:t>
            </w:r>
            <w:r w:rsidRPr="00664F00">
              <w:rPr>
                <w:rFonts w:cstheme="minorHAnsi"/>
              </w:rPr>
              <w:t>in 5 Jahren</w:t>
            </w:r>
            <w:r w:rsidR="004442EB">
              <w:rPr>
                <w:rFonts w:cstheme="minorHAnsi"/>
              </w:rPr>
              <w:t xml:space="preserve"> peinlich</w:t>
            </w:r>
            <w:r w:rsidRPr="00664F00">
              <w:rPr>
                <w:rFonts w:cstheme="minorHAnsi"/>
              </w:rPr>
              <w:t>?</w:t>
            </w:r>
          </w:p>
          <w:p w14:paraId="3B58C9DA" w14:textId="3AEE6BB7" w:rsidR="00664F00" w:rsidRPr="00664F00" w:rsidRDefault="00664F00" w:rsidP="00DF1D6F">
            <w:pPr>
              <w:numPr>
                <w:ilvl w:val="0"/>
                <w:numId w:val="25"/>
              </w:numPr>
              <w:tabs>
                <w:tab w:val="left" w:pos="273"/>
                <w:tab w:val="left" w:pos="2441"/>
                <w:tab w:val="left" w:pos="2880"/>
              </w:tabs>
              <w:spacing w:line="276" w:lineRule="auto"/>
              <w:rPr>
                <w:rFonts w:cstheme="minorHAnsi"/>
              </w:rPr>
            </w:pPr>
            <w:r w:rsidRPr="00664F00">
              <w:rPr>
                <w:rFonts w:cstheme="minorHAnsi"/>
              </w:rPr>
              <w:t>Was lasse ich bewusst weg</w:t>
            </w:r>
            <w:del w:id="1209" w:author="Fabienne Schmaus" w:date="2026-04-30T16:55:00Z" w16du:dateUtc="2026-04-30T14:55:00Z">
              <w:r w:rsidRPr="00664F00" w:rsidDel="00C24DA6">
                <w:rPr>
                  <w:rFonts w:cstheme="minorHAnsi"/>
                </w:rPr>
                <w:delText xml:space="preserve"> –</w:delText>
              </w:r>
            </w:del>
            <w:r w:rsidRPr="00664F00">
              <w:rPr>
                <w:rFonts w:cstheme="minorHAnsi"/>
              </w:rPr>
              <w:t xml:space="preserve"> und ist das okay?</w:t>
            </w:r>
          </w:p>
          <w:p w14:paraId="335CA8C8" w14:textId="77777777" w:rsidR="00664F00" w:rsidRPr="00664F00" w:rsidRDefault="00664F00" w:rsidP="00664F00">
            <w:pPr>
              <w:tabs>
                <w:tab w:val="left" w:pos="273"/>
                <w:tab w:val="left" w:pos="2441"/>
                <w:tab w:val="left" w:pos="2880"/>
              </w:tabs>
              <w:spacing w:line="276" w:lineRule="auto"/>
              <w:rPr>
                <w:rFonts w:cstheme="minorHAnsi"/>
              </w:rPr>
            </w:pPr>
          </w:p>
          <w:p w14:paraId="084CB295" w14:textId="6A44949C" w:rsidR="002C39FF" w:rsidRPr="007D7FE0" w:rsidDel="00C921C2" w:rsidRDefault="002C39FF" w:rsidP="006349E6">
            <w:pPr>
              <w:tabs>
                <w:tab w:val="left" w:pos="273"/>
                <w:tab w:val="left" w:pos="2441"/>
                <w:tab w:val="left" w:pos="2880"/>
              </w:tabs>
              <w:spacing w:line="276" w:lineRule="auto"/>
              <w:rPr>
                <w:del w:id="1210" w:author="Fabienne Schmaus" w:date="2026-04-30T16:17:00Z" w16du:dateUtc="2026-04-30T14:17:00Z"/>
                <w:rFonts w:cstheme="minorHAnsi"/>
                <w:color w:val="EE0000"/>
              </w:rPr>
            </w:pPr>
            <w:commentRangeStart w:id="1211"/>
          </w:p>
          <w:p w14:paraId="1DE74D2E" w14:textId="7C2EBD81" w:rsidR="00664F00" w:rsidRPr="00664F00" w:rsidRDefault="00664F00" w:rsidP="00664F00">
            <w:pPr>
              <w:tabs>
                <w:tab w:val="left" w:pos="273"/>
                <w:tab w:val="left" w:pos="2441"/>
                <w:tab w:val="left" w:pos="2880"/>
              </w:tabs>
              <w:spacing w:line="276" w:lineRule="auto"/>
              <w:rPr>
                <w:rFonts w:cstheme="minorHAnsi"/>
              </w:rPr>
            </w:pPr>
            <w:r>
              <w:rPr>
                <w:rFonts w:cstheme="minorHAnsi"/>
              </w:rPr>
              <w:t xml:space="preserve">Abschließend </w:t>
            </w:r>
            <w:commentRangeEnd w:id="1211"/>
            <w:r w:rsidR="00E06478" w:rsidRPr="00664F00">
              <w:rPr>
                <w:rStyle w:val="Kommentarzeichen"/>
                <w:rFonts w:cstheme="minorHAnsi"/>
                <w:sz w:val="22"/>
                <w:szCs w:val="22"/>
              </w:rPr>
              <w:commentReference w:id="1211"/>
            </w:r>
            <w:r w:rsidRPr="00664F00">
              <w:rPr>
                <w:rFonts w:cstheme="minorHAnsi"/>
              </w:rPr>
              <w:t xml:space="preserve">schreiben </w:t>
            </w:r>
            <w:r>
              <w:rPr>
                <w:rFonts w:cstheme="minorHAnsi"/>
              </w:rPr>
              <w:t xml:space="preserve">die Lernenden </w:t>
            </w:r>
            <w:r w:rsidRPr="00664F00">
              <w:rPr>
                <w:rFonts w:cstheme="minorHAnsi"/>
              </w:rPr>
              <w:t xml:space="preserve">einen persönlichen Vorsatz auf (anonym, für sich behalten, wird nicht eingesammelt): </w:t>
            </w:r>
            <w:r w:rsidR="00F0300B">
              <w:rPr>
                <w:rFonts w:cstheme="minorHAnsi"/>
                <w:i/>
                <w:iCs/>
              </w:rPr>
              <w:t>„</w:t>
            </w:r>
            <w:r w:rsidRPr="00664F00">
              <w:rPr>
                <w:rFonts w:cstheme="minorHAnsi"/>
                <w:i/>
                <w:iCs/>
              </w:rPr>
              <w:t>Wenn ich das nächste Mal poste, werde ich ...</w:t>
            </w:r>
            <w:r w:rsidR="00F0300B">
              <w:rPr>
                <w:rFonts w:cstheme="minorHAnsi"/>
                <w:i/>
                <w:iCs/>
              </w:rPr>
              <w:t>“</w:t>
            </w:r>
            <w:r w:rsidRPr="00664F00">
              <w:rPr>
                <w:rFonts w:cstheme="minorHAnsi"/>
              </w:rPr>
              <w:t xml:space="preserve"> oder </w:t>
            </w:r>
            <w:r w:rsidR="00F0300B">
              <w:rPr>
                <w:rFonts w:cstheme="minorHAnsi"/>
              </w:rPr>
              <w:t>„</w:t>
            </w:r>
            <w:r w:rsidRPr="00664F00">
              <w:rPr>
                <w:rFonts w:cstheme="minorHAnsi"/>
              </w:rPr>
              <w:t>Ich möchte mir online mehr erlauben, ...</w:t>
            </w:r>
            <w:r w:rsidR="00F0300B">
              <w:rPr>
                <w:rFonts w:cstheme="minorHAnsi"/>
              </w:rPr>
              <w:t>“</w:t>
            </w:r>
          </w:p>
          <w:p w14:paraId="18F9F678" w14:textId="7BFFC0EA" w:rsidR="002C39FF" w:rsidDel="00C24DA6" w:rsidRDefault="00664F00" w:rsidP="00F07C29">
            <w:pPr>
              <w:tabs>
                <w:tab w:val="left" w:pos="273"/>
                <w:tab w:val="left" w:pos="2441"/>
                <w:tab w:val="left" w:pos="2880"/>
              </w:tabs>
              <w:spacing w:line="276" w:lineRule="auto"/>
              <w:rPr>
                <w:del w:id="1212" w:author="Fabienne Schmaus" w:date="2026-04-30T16:55:00Z" w16du:dateUtc="2026-04-30T14:55:00Z"/>
                <w:rFonts w:cstheme="minorHAnsi"/>
                <w:color w:val="000000" w:themeColor="text1"/>
              </w:rPr>
            </w:pPr>
            <w:r>
              <w:rPr>
                <w:rFonts w:cstheme="minorHAnsi"/>
                <w:color w:val="000000" w:themeColor="text1"/>
              </w:rPr>
              <w:t xml:space="preserve">Als Hilfestellung dazu kann die Lehrkraft einige Satzanfänge oder </w:t>
            </w:r>
            <w:commentRangeStart w:id="1213"/>
            <w:commentRangeStart w:id="1214"/>
            <w:r w:rsidRPr="00664F00">
              <w:rPr>
                <w:rFonts w:cstheme="minorHAnsi"/>
                <w:color w:val="EE0000"/>
              </w:rPr>
              <w:t xml:space="preserve">Beispiele </w:t>
            </w:r>
            <w:commentRangeEnd w:id="1213"/>
            <w:r w:rsidR="00A71B33">
              <w:rPr>
                <w:rStyle w:val="Kommentarzeichen"/>
                <w:rFonts w:cstheme="minorHAnsi"/>
                <w:color w:val="000000" w:themeColor="text1"/>
                <w:sz w:val="22"/>
                <w:szCs w:val="22"/>
              </w:rPr>
              <w:commentReference w:id="1213"/>
            </w:r>
            <w:commentRangeEnd w:id="1214"/>
            <w:r w:rsidR="00A71B33">
              <w:rPr>
                <w:rStyle w:val="Kommentarzeichen"/>
                <w:rFonts w:cstheme="minorHAnsi"/>
                <w:color w:val="000000" w:themeColor="text1"/>
                <w:sz w:val="22"/>
                <w:szCs w:val="22"/>
              </w:rPr>
              <w:commentReference w:id="1214"/>
            </w:r>
            <w:r>
              <w:rPr>
                <w:rFonts w:cstheme="minorHAnsi"/>
                <w:color w:val="000000" w:themeColor="text1"/>
              </w:rPr>
              <w:t>über den Beamer zeigen.</w:t>
            </w:r>
          </w:p>
          <w:p w14:paraId="06F2E095" w14:textId="77777777" w:rsidR="00664F00" w:rsidRPr="00664F00" w:rsidRDefault="00664F00" w:rsidP="00F07C29">
            <w:pPr>
              <w:tabs>
                <w:tab w:val="left" w:pos="273"/>
                <w:tab w:val="left" w:pos="2441"/>
                <w:tab w:val="left" w:pos="2880"/>
              </w:tabs>
              <w:spacing w:line="276" w:lineRule="auto"/>
              <w:rPr>
                <w:rFonts w:cstheme="minorHAnsi"/>
                <w:color w:val="000000" w:themeColor="text1"/>
              </w:rPr>
            </w:pPr>
          </w:p>
          <w:p w14:paraId="7EFE5762" w14:textId="589DF27D" w:rsidR="002C39FF" w:rsidRPr="004442EB" w:rsidRDefault="002C39FF" w:rsidP="002C39FF">
            <w:pPr>
              <w:tabs>
                <w:tab w:val="left" w:pos="273"/>
              </w:tabs>
              <w:spacing w:line="276" w:lineRule="auto"/>
              <w:rPr>
                <w:rFonts w:cstheme="minorHAnsi"/>
                <w:color w:val="000000" w:themeColor="text1"/>
              </w:rPr>
            </w:pPr>
            <w:r w:rsidRPr="004442EB">
              <w:rPr>
                <w:rFonts w:cstheme="minorHAnsi"/>
                <w:color w:val="000000" w:themeColor="text1"/>
              </w:rPr>
              <w:t>___________________________________________________________________________</w:t>
            </w:r>
          </w:p>
          <w:p w14:paraId="2518F661" w14:textId="77777777" w:rsidR="002C39FF" w:rsidRPr="00664F00" w:rsidRDefault="002C39FF" w:rsidP="00F07C29">
            <w:pPr>
              <w:tabs>
                <w:tab w:val="left" w:pos="273"/>
              </w:tabs>
              <w:spacing w:line="276" w:lineRule="auto"/>
              <w:rPr>
                <w:rFonts w:cstheme="minorHAnsi"/>
                <w:b/>
                <w:bCs/>
                <w:color w:val="000000" w:themeColor="text1"/>
                <w:sz w:val="26"/>
                <w:szCs w:val="26"/>
              </w:rPr>
            </w:pPr>
            <w:r w:rsidRPr="00664F00">
              <w:rPr>
                <w:rFonts w:cstheme="minorHAnsi"/>
                <w:b/>
                <w:bCs/>
                <w:color w:val="000000" w:themeColor="text1"/>
                <w:sz w:val="26"/>
                <w:szCs w:val="26"/>
              </w:rPr>
              <w:t>Reflexion</w:t>
            </w:r>
          </w:p>
          <w:p w14:paraId="4416F0BE" w14:textId="15EA67D4" w:rsidR="002C39FF" w:rsidRPr="00664F00" w:rsidRDefault="001E0BE9" w:rsidP="007D4363">
            <w:pPr>
              <w:tabs>
                <w:tab w:val="left" w:pos="273"/>
                <w:tab w:val="left" w:pos="2441"/>
                <w:tab w:val="left" w:pos="2880"/>
              </w:tabs>
              <w:spacing w:line="276" w:lineRule="auto"/>
              <w:rPr>
                <w:rFonts w:cstheme="minorHAnsi"/>
                <w:color w:val="000000" w:themeColor="text1"/>
              </w:rPr>
            </w:pPr>
            <w:r w:rsidRPr="00664F00">
              <w:rPr>
                <w:rFonts w:cstheme="minorHAnsi"/>
                <w:color w:val="000000" w:themeColor="text1"/>
              </w:rPr>
              <w:t>Individuelle Antworten der Lernenden</w:t>
            </w:r>
          </w:p>
          <w:p w14:paraId="3F1E7EF7" w14:textId="1783FA06" w:rsidR="002C39FF" w:rsidRPr="00E06478" w:rsidDel="00C24DA6" w:rsidRDefault="00E06478" w:rsidP="00F07C29">
            <w:pPr>
              <w:tabs>
                <w:tab w:val="left" w:pos="273"/>
                <w:tab w:val="left" w:pos="2441"/>
                <w:tab w:val="left" w:pos="2880"/>
              </w:tabs>
              <w:spacing w:line="276" w:lineRule="auto"/>
              <w:rPr>
                <w:del w:id="1215" w:author="Fabienne Schmaus" w:date="2026-04-30T16:56:00Z" w16du:dateUtc="2026-04-30T14:56:00Z"/>
                <w:rFonts w:cstheme="minorHAnsi"/>
                <w:color w:val="EE0000"/>
                <w:rPrChange w:id="1216" w:author="Fabienne Schmaus" w:date="2026-05-04T11:07:00Z" w16du:dateUtc="2026-05-04T09:07:00Z">
                  <w:rPr>
                    <w:del w:id="1217" w:author="Fabienne Schmaus" w:date="2026-04-30T16:56:00Z" w16du:dateUtc="2026-04-30T14:56:00Z"/>
                    <w:rFonts w:cstheme="minorHAnsi"/>
                    <w:b/>
                    <w:bCs/>
                    <w:color w:val="EE0000"/>
                  </w:rPr>
                </w:rPrChange>
              </w:rPr>
            </w:pPr>
            <w:commentRangeStart w:id="1218"/>
            <w:ins w:id="1219" w:author="Fabienne Schmaus" w:date="2026-05-04T11:07:00Z" w16du:dateUtc="2026-05-04T09:07:00Z">
              <w:r w:rsidRPr="00E06478">
                <w:rPr>
                  <w:rFonts w:cstheme="minorHAnsi"/>
                  <w:color w:val="EE0000"/>
                  <w:rPrChange w:id="1220" w:author="Fabienne Schmaus" w:date="2026-05-04T11:07:00Z" w16du:dateUtc="2026-05-04T09:07:00Z">
                    <w:rPr>
                      <w:rFonts w:cstheme="minorHAnsi"/>
                      <w:b/>
                      <w:bCs/>
                      <w:color w:val="EE0000"/>
                    </w:rPr>
                  </w:rPrChange>
                </w:rPr>
                <w:t xml:space="preserve">Die </w:t>
              </w:r>
            </w:ins>
          </w:p>
          <w:p w14:paraId="01AE0078" w14:textId="10CF9A39" w:rsidR="000E7956" w:rsidRPr="00E06478" w:rsidRDefault="000E7956" w:rsidP="000E7956">
            <w:pPr>
              <w:tabs>
                <w:tab w:val="left" w:pos="273"/>
                <w:tab w:val="left" w:pos="2441"/>
                <w:tab w:val="left" w:pos="2880"/>
              </w:tabs>
              <w:spacing w:line="276" w:lineRule="auto"/>
              <w:rPr>
                <w:rFonts w:cstheme="minorHAnsi"/>
                <w:color w:val="000000" w:themeColor="text1"/>
              </w:rPr>
            </w:pPr>
            <w:r w:rsidRPr="00E06478">
              <w:rPr>
                <w:rFonts w:cstheme="minorHAnsi"/>
                <w:color w:val="000000" w:themeColor="text1"/>
              </w:rPr>
              <w:t xml:space="preserve">Lehrkraft leitet die Runde an: </w:t>
            </w:r>
            <w:r w:rsidR="00F0300B" w:rsidRPr="00E06478">
              <w:rPr>
                <w:rFonts w:cstheme="minorHAnsi"/>
                <w:color w:val="000000" w:themeColor="text1"/>
                <w:rPrChange w:id="1221" w:author="Fabienne Schmaus" w:date="2026-05-04T11:07:00Z" w16du:dateUtc="2026-05-04T09:07:00Z">
                  <w:rPr>
                    <w:rFonts w:cstheme="minorHAnsi"/>
                    <w:i/>
                    <w:iCs/>
                    <w:color w:val="000000" w:themeColor="text1"/>
                  </w:rPr>
                </w:rPrChange>
              </w:rPr>
              <w:t>„</w:t>
            </w:r>
            <w:r w:rsidRPr="00E06478">
              <w:rPr>
                <w:rFonts w:cstheme="minorHAnsi"/>
                <w:color w:val="000000" w:themeColor="text1"/>
                <w:rPrChange w:id="1222" w:author="Fabienne Schmaus" w:date="2026-05-04T11:07:00Z" w16du:dateUtc="2026-05-04T09:07:00Z">
                  <w:rPr>
                    <w:rFonts w:cstheme="minorHAnsi"/>
                    <w:i/>
                    <w:iCs/>
                    <w:color w:val="000000" w:themeColor="text1"/>
                  </w:rPr>
                </w:rPrChange>
              </w:rPr>
              <w:t>Jede</w:t>
            </w:r>
            <w:ins w:id="1223" w:author="Fabienne Schmaus" w:date="2026-04-30T16:56:00Z" w16du:dateUtc="2026-04-30T14:56:00Z">
              <w:r w:rsidR="00C24DA6" w:rsidRPr="00E06478">
                <w:rPr>
                  <w:rFonts w:cstheme="minorHAnsi"/>
                  <w:color w:val="000000" w:themeColor="text1"/>
                  <w:rPrChange w:id="1224" w:author="Fabienne Schmaus" w:date="2026-05-04T11:07:00Z" w16du:dateUtc="2026-05-04T09:07:00Z">
                    <w:rPr>
                      <w:rFonts w:cstheme="minorHAnsi"/>
                      <w:i/>
                      <w:iCs/>
                      <w:color w:val="000000" w:themeColor="text1"/>
                    </w:rPr>
                  </w:rPrChange>
                </w:rPr>
                <w:t xml:space="preserve"> und jede</w:t>
              </w:r>
            </w:ins>
            <w:del w:id="1225" w:author="Fabienne Schmaus" w:date="2026-04-30T16:56:00Z" w16du:dateUtc="2026-04-30T14:56:00Z">
              <w:r w:rsidRPr="00E06478" w:rsidDel="00C24DA6">
                <w:rPr>
                  <w:rFonts w:cstheme="minorHAnsi"/>
                  <w:color w:val="000000" w:themeColor="text1"/>
                  <w:rPrChange w:id="1226" w:author="Fabienne Schmaus" w:date="2026-05-04T11:07:00Z" w16du:dateUtc="2026-05-04T09:07:00Z">
                    <w:rPr>
                      <w:rFonts w:cstheme="minorHAnsi"/>
                      <w:i/>
                      <w:iCs/>
                      <w:color w:val="000000" w:themeColor="text1"/>
                    </w:rPr>
                  </w:rPrChange>
                </w:rPr>
                <w:delText>:</w:delText>
              </w:r>
            </w:del>
            <w:r w:rsidRPr="00E06478">
              <w:rPr>
                <w:rFonts w:cstheme="minorHAnsi"/>
                <w:color w:val="000000" w:themeColor="text1"/>
                <w:rPrChange w:id="1227" w:author="Fabienne Schmaus" w:date="2026-05-04T11:07:00Z" w16du:dateUtc="2026-05-04T09:07:00Z">
                  <w:rPr>
                    <w:rFonts w:cstheme="minorHAnsi"/>
                    <w:i/>
                    <w:iCs/>
                    <w:color w:val="000000" w:themeColor="text1"/>
                  </w:rPr>
                </w:rPrChange>
              </w:rPr>
              <w:t>r sagt in einem Satz: Was nehme ich heute mit? Was hat mich überrascht? Was beschäftigt mich noch?</w:t>
            </w:r>
            <w:r w:rsidR="00F0300B" w:rsidRPr="00E06478">
              <w:rPr>
                <w:rFonts w:cstheme="minorHAnsi"/>
                <w:color w:val="000000" w:themeColor="text1"/>
                <w:rPrChange w:id="1228" w:author="Fabienne Schmaus" w:date="2026-05-04T11:07:00Z" w16du:dateUtc="2026-05-04T09:07:00Z">
                  <w:rPr>
                    <w:rFonts w:cstheme="minorHAnsi"/>
                    <w:i/>
                    <w:iCs/>
                    <w:color w:val="000000" w:themeColor="text1"/>
                  </w:rPr>
                </w:rPrChange>
              </w:rPr>
              <w:t>“</w:t>
            </w:r>
            <w:r w:rsidRPr="00E06478">
              <w:rPr>
                <w:rFonts w:cstheme="minorHAnsi"/>
                <w:color w:val="000000" w:themeColor="text1"/>
              </w:rPr>
              <w:t xml:space="preserve"> Keine Auflösung, keine Kommentierung durch die Lehrkraft – nur zuhören. Wortmeldungen sind freiwillig, aber jede</w:t>
            </w:r>
            <w:del w:id="1229" w:author="Fabienne Schmaus" w:date="2026-04-30T16:56:00Z" w16du:dateUtc="2026-04-30T14:56:00Z">
              <w:r w:rsidRPr="00E06478" w:rsidDel="00C24DA6">
                <w:rPr>
                  <w:rFonts w:cstheme="minorHAnsi"/>
                  <w:color w:val="000000" w:themeColor="text1"/>
                </w:rPr>
                <w:delText>:r</w:delText>
              </w:r>
            </w:del>
            <w:ins w:id="1230" w:author="Fabienne Schmaus" w:date="2026-04-30T16:56:00Z" w16du:dateUtc="2026-04-30T14:56:00Z">
              <w:r w:rsidR="00C24DA6" w:rsidRPr="00E06478">
                <w:rPr>
                  <w:rFonts w:cstheme="minorHAnsi"/>
                  <w:color w:val="000000" w:themeColor="text1"/>
                </w:rPr>
                <w:t xml:space="preserve"> und jeder</w:t>
              </w:r>
            </w:ins>
            <w:r w:rsidRPr="00E06478">
              <w:rPr>
                <w:rFonts w:cstheme="minorHAnsi"/>
                <w:color w:val="000000" w:themeColor="text1"/>
              </w:rPr>
              <w:t xml:space="preserve"> sollte die Möglichkeit bekommen.</w:t>
            </w:r>
          </w:p>
          <w:p w14:paraId="3AB0DFF9" w14:textId="5CE27CD7" w:rsidR="000E7956" w:rsidRPr="00E06478" w:rsidDel="00C24DA6" w:rsidRDefault="00E06478" w:rsidP="00F07C29">
            <w:pPr>
              <w:tabs>
                <w:tab w:val="left" w:pos="273"/>
                <w:tab w:val="left" w:pos="2441"/>
                <w:tab w:val="left" w:pos="2880"/>
              </w:tabs>
              <w:spacing w:line="276" w:lineRule="auto"/>
              <w:rPr>
                <w:del w:id="1231" w:author="Fabienne Schmaus" w:date="2026-04-30T16:56:00Z" w16du:dateUtc="2026-04-30T14:56:00Z"/>
                <w:rFonts w:cstheme="minorHAnsi"/>
                <w:color w:val="EE0000"/>
                <w:rPrChange w:id="1232" w:author="Fabienne Schmaus" w:date="2026-05-04T11:07:00Z" w16du:dateUtc="2026-05-04T09:07:00Z">
                  <w:rPr>
                    <w:del w:id="1233" w:author="Fabienne Schmaus" w:date="2026-04-30T16:56:00Z" w16du:dateUtc="2026-04-30T14:56:00Z"/>
                    <w:rFonts w:cstheme="minorHAnsi"/>
                    <w:b/>
                    <w:bCs/>
                    <w:color w:val="EE0000"/>
                  </w:rPr>
                </w:rPrChange>
              </w:rPr>
            </w:pPr>
            <w:ins w:id="1234" w:author="Fabienne Schmaus" w:date="2026-05-04T11:07:00Z" w16du:dateUtc="2026-05-04T09:07:00Z">
              <w:r w:rsidRPr="00E06478">
                <w:rPr>
                  <w:rFonts w:cstheme="minorHAnsi"/>
                  <w:color w:val="EE0000"/>
                  <w:rPrChange w:id="1235" w:author="Fabienne Schmaus" w:date="2026-05-04T11:07:00Z" w16du:dateUtc="2026-05-04T09:07:00Z">
                    <w:rPr>
                      <w:rFonts w:cstheme="minorHAnsi"/>
                      <w:b/>
                      <w:bCs/>
                      <w:color w:val="EE0000"/>
                    </w:rPr>
                  </w:rPrChange>
                </w:rPr>
                <w:t xml:space="preserve">Die </w:t>
              </w:r>
            </w:ins>
          </w:p>
          <w:p w14:paraId="2A1AC4D8" w14:textId="589EE29C" w:rsidR="000E7956" w:rsidRPr="00E06478" w:rsidRDefault="000E7956" w:rsidP="000E7956">
            <w:pPr>
              <w:tabs>
                <w:tab w:val="left" w:pos="273"/>
                <w:tab w:val="left" w:pos="2441"/>
                <w:tab w:val="left" w:pos="2880"/>
              </w:tabs>
              <w:spacing w:line="276" w:lineRule="auto"/>
              <w:rPr>
                <w:rFonts w:cstheme="minorHAnsi"/>
                <w:color w:val="000000" w:themeColor="text1"/>
              </w:rPr>
            </w:pPr>
            <w:r w:rsidRPr="00E06478">
              <w:rPr>
                <w:rFonts w:cstheme="minorHAnsi"/>
                <w:color w:val="000000" w:themeColor="text1"/>
              </w:rPr>
              <w:t xml:space="preserve">Lehrkraft erwähnt optional: </w:t>
            </w:r>
            <w:r w:rsidR="00F0300B" w:rsidRPr="00E06478">
              <w:rPr>
                <w:rFonts w:cstheme="minorHAnsi"/>
                <w:color w:val="000000" w:themeColor="text1"/>
                <w:rPrChange w:id="1236" w:author="Fabienne Schmaus" w:date="2026-05-04T11:07:00Z" w16du:dateUtc="2026-05-04T09:07:00Z">
                  <w:rPr>
                    <w:rFonts w:cstheme="minorHAnsi"/>
                    <w:i/>
                    <w:iCs/>
                    <w:color w:val="000000" w:themeColor="text1"/>
                  </w:rPr>
                </w:rPrChange>
              </w:rPr>
              <w:t>„</w:t>
            </w:r>
            <w:r w:rsidRPr="00E06478">
              <w:rPr>
                <w:rFonts w:cstheme="minorHAnsi"/>
                <w:color w:val="000000" w:themeColor="text1"/>
                <w:rPrChange w:id="1237" w:author="Fabienne Schmaus" w:date="2026-05-04T11:07:00Z" w16du:dateUtc="2026-05-04T09:07:00Z">
                  <w:rPr>
                    <w:rFonts w:cstheme="minorHAnsi"/>
                    <w:i/>
                    <w:iCs/>
                    <w:color w:val="000000" w:themeColor="text1"/>
                  </w:rPr>
                </w:rPrChange>
              </w:rPr>
              <w:t>Wer möchte, kann diesen Bogen für sich ausfüllen – anonym, wird nicht eingesammelt, muss nicht geteilt werden. Einfach für dich.</w:t>
            </w:r>
            <w:r w:rsidR="00F0300B" w:rsidRPr="00E06478">
              <w:rPr>
                <w:rFonts w:cstheme="minorHAnsi"/>
                <w:color w:val="000000" w:themeColor="text1"/>
                <w:rPrChange w:id="1238" w:author="Fabienne Schmaus" w:date="2026-05-04T11:07:00Z" w16du:dateUtc="2026-05-04T09:07:00Z">
                  <w:rPr>
                    <w:rFonts w:cstheme="minorHAnsi"/>
                    <w:i/>
                    <w:iCs/>
                    <w:color w:val="000000" w:themeColor="text1"/>
                  </w:rPr>
                </w:rPrChange>
              </w:rPr>
              <w:t>“</w:t>
            </w:r>
            <w:r w:rsidRPr="00E06478">
              <w:rPr>
                <w:rFonts w:cstheme="minorHAnsi"/>
                <w:color w:val="000000" w:themeColor="text1"/>
              </w:rPr>
              <w:t xml:space="preserve"> </w:t>
            </w:r>
            <w:commentRangeEnd w:id="1218"/>
            <w:r w:rsidR="00E06478" w:rsidRPr="00E06478">
              <w:rPr>
                <w:rStyle w:val="Kommentarzeichen"/>
                <w:rFonts w:cstheme="minorHAnsi"/>
                <w:color w:val="000000" w:themeColor="text1"/>
                <w:sz w:val="22"/>
                <w:szCs w:val="22"/>
              </w:rPr>
              <w:commentReference w:id="1218"/>
            </w:r>
            <w:r w:rsidRPr="00E06478">
              <w:rPr>
                <w:rFonts w:cstheme="minorHAnsi"/>
                <w:color w:val="000000" w:themeColor="text1"/>
              </w:rPr>
              <w:t>A</w:t>
            </w:r>
            <w:ins w:id="1239" w:author="Fabienne Schmaus" w:date="2026-04-30T16:56:00Z" w16du:dateUtc="2026-04-30T14:56:00Z">
              <w:r w:rsidR="00C24DA6" w:rsidRPr="00E06478">
                <w:rPr>
                  <w:rFonts w:cstheme="minorHAnsi"/>
                  <w:color w:val="000000" w:themeColor="text1"/>
                </w:rPr>
                <w:t>rbeitsblatt</w:t>
              </w:r>
            </w:ins>
            <w:del w:id="1240" w:author="Fabienne Schmaus" w:date="2026-04-30T16:56:00Z" w16du:dateUtc="2026-04-30T14:56:00Z">
              <w:r w:rsidRPr="00E06478" w:rsidDel="00C24DA6">
                <w:rPr>
                  <w:rFonts w:cstheme="minorHAnsi"/>
                  <w:color w:val="000000" w:themeColor="text1"/>
                </w:rPr>
                <w:delText>B</w:delText>
              </w:r>
            </w:del>
            <w:r w:rsidRPr="00E06478">
              <w:rPr>
                <w:rFonts w:cstheme="minorHAnsi"/>
                <w:color w:val="000000" w:themeColor="text1"/>
              </w:rPr>
              <w:t xml:space="preserve"> </w:t>
            </w:r>
            <w:r w:rsidR="004442EB" w:rsidRPr="00E06478">
              <w:rPr>
                <w:rFonts w:cstheme="minorHAnsi"/>
                <w:color w:val="000000" w:themeColor="text1"/>
              </w:rPr>
              <w:t>5</w:t>
            </w:r>
            <w:r w:rsidRPr="00E06478">
              <w:rPr>
                <w:rFonts w:cstheme="minorHAnsi"/>
                <w:color w:val="000000" w:themeColor="text1"/>
              </w:rPr>
              <w:t xml:space="preserve"> wird ausgeteilt oder liegt aus.</w:t>
            </w:r>
          </w:p>
          <w:p w14:paraId="0B1C8938" w14:textId="6BF932E5" w:rsidR="004442EB" w:rsidRPr="00E06478" w:rsidDel="00C24DA6" w:rsidRDefault="004442EB" w:rsidP="000E7956">
            <w:pPr>
              <w:tabs>
                <w:tab w:val="left" w:pos="273"/>
                <w:tab w:val="left" w:pos="2441"/>
                <w:tab w:val="left" w:pos="2880"/>
              </w:tabs>
              <w:spacing w:line="276" w:lineRule="auto"/>
              <w:rPr>
                <w:del w:id="1241" w:author="Fabienne Schmaus" w:date="2026-04-30T16:56:00Z" w16du:dateUtc="2026-04-30T14:56:00Z"/>
                <w:rFonts w:cstheme="minorHAnsi"/>
                <w:color w:val="000000" w:themeColor="text1"/>
              </w:rPr>
            </w:pPr>
          </w:p>
          <w:p w14:paraId="15F448A5" w14:textId="2BF690AD" w:rsidR="004442EB" w:rsidRPr="000E7956" w:rsidDel="009B2458" w:rsidRDefault="004442EB" w:rsidP="000E7956">
            <w:pPr>
              <w:tabs>
                <w:tab w:val="left" w:pos="273"/>
                <w:tab w:val="left" w:pos="2441"/>
                <w:tab w:val="left" w:pos="2880"/>
              </w:tabs>
              <w:spacing w:line="276" w:lineRule="auto"/>
              <w:rPr>
                <w:del w:id="1242" w:author="Fabienne Schmaus" w:date="2026-04-30T16:28:00Z" w16du:dateUtc="2026-04-30T14:28:00Z"/>
                <w:rFonts w:cstheme="minorHAnsi"/>
                <w:color w:val="000000" w:themeColor="text1"/>
              </w:rPr>
            </w:pPr>
            <w:r w:rsidRPr="00E06478">
              <w:rPr>
                <w:rFonts w:cstheme="minorHAnsi"/>
                <w:color w:val="000000" w:themeColor="text1"/>
              </w:rPr>
              <w:t>Hinweis für die Lehrkraft: Für Lernende, die von belastenden Erfahrungen berichten wollten: Ansprechpartner</w:t>
            </w:r>
            <w:del w:id="1243" w:author="Fabienne Schmaus" w:date="2026-04-30T16:28:00Z" w16du:dateUtc="2026-04-30T14:28:00Z">
              <w:r w:rsidRPr="00E06478" w:rsidDel="009B2458">
                <w:rPr>
                  <w:rFonts w:cstheme="minorHAnsi"/>
                  <w:color w:val="000000" w:themeColor="text1"/>
                </w:rPr>
                <w:delText>:inn</w:delText>
              </w:r>
            </w:del>
            <w:ins w:id="1244" w:author="Fabienne Schmaus" w:date="2026-04-30T16:28:00Z" w16du:dateUtc="2026-04-30T14:28:00Z">
              <w:r w:rsidR="009B2458" w:rsidRPr="00E06478">
                <w:rPr>
                  <w:rFonts w:cstheme="minorHAnsi"/>
                  <w:color w:val="000000" w:themeColor="text1"/>
                </w:rPr>
                <w:t>person</w:t>
              </w:r>
            </w:ins>
            <w:r w:rsidRPr="00E06478">
              <w:rPr>
                <w:rFonts w:cstheme="minorHAnsi"/>
                <w:color w:val="000000" w:themeColor="text1"/>
              </w:rPr>
              <w:t>en</w:t>
            </w:r>
            <w:r>
              <w:rPr>
                <w:rFonts w:cstheme="minorHAnsi"/>
                <w:color w:val="000000" w:themeColor="text1"/>
              </w:rPr>
              <w:t xml:space="preserve"> benennen (</w:t>
            </w:r>
            <w:ins w:id="1245" w:author="Fabienne Schmaus" w:date="2026-05-04T11:08:00Z" w16du:dateUtc="2026-05-04T09:08:00Z">
              <w:r w:rsidR="00E06478">
                <w:rPr>
                  <w:rFonts w:cstheme="minorHAnsi"/>
                  <w:color w:val="000000" w:themeColor="text1"/>
                </w:rPr>
                <w:t>Schulpsycholog</w:t>
              </w:r>
            </w:ins>
            <w:ins w:id="1246" w:author="Fabienne Schmaus" w:date="2026-05-04T11:09:00Z" w16du:dateUtc="2026-05-04T09:09:00Z">
              <w:r w:rsidR="00E06478">
                <w:rPr>
                  <w:rFonts w:cstheme="minorHAnsi"/>
                  <w:color w:val="000000" w:themeColor="text1"/>
                </w:rPr>
                <w:t>in und</w:t>
              </w:r>
            </w:ins>
            <w:del w:id="1247" w:author="Fabienne Schmaus" w:date="2026-05-04T11:08:00Z" w16du:dateUtc="2026-05-04T09:08:00Z">
              <w:r w:rsidDel="00E06478">
                <w:rPr>
                  <w:rFonts w:cstheme="minorHAnsi"/>
                  <w:color w:val="000000" w:themeColor="text1"/>
                </w:rPr>
                <w:delText>Schulpsychologe</w:delText>
              </w:r>
            </w:del>
            <w:ins w:id="1248" w:author="Fabienne Schmaus" w:date="2026-05-04T11:08:00Z" w16du:dateUtc="2026-05-04T09:08:00Z">
              <w:r w:rsidR="00E06478">
                <w:rPr>
                  <w:rFonts w:cstheme="minorHAnsi"/>
                  <w:color w:val="000000" w:themeColor="text1"/>
                </w:rPr>
                <w:t xml:space="preserve"> Schulpsychologe</w:t>
              </w:r>
            </w:ins>
            <w:r>
              <w:rPr>
                <w:rFonts w:cstheme="minorHAnsi"/>
                <w:color w:val="000000" w:themeColor="text1"/>
              </w:rPr>
              <w:t>, Vertrauenslehrkraft, Nummer gegen Kummer)</w:t>
            </w:r>
            <w:ins w:id="1249" w:author="Fabienne Schmaus" w:date="2026-04-30T16:28:00Z" w16du:dateUtc="2026-04-30T14:28:00Z">
              <w:r w:rsidR="009B2458">
                <w:rPr>
                  <w:rFonts w:cstheme="minorHAnsi"/>
                  <w:color w:val="000000" w:themeColor="text1"/>
                </w:rPr>
                <w:t>.</w:t>
              </w:r>
            </w:ins>
          </w:p>
          <w:p w14:paraId="212EBEFF" w14:textId="77777777" w:rsidR="004442EB" w:rsidRDefault="004442EB">
            <w:pPr>
              <w:tabs>
                <w:tab w:val="left" w:pos="273"/>
                <w:tab w:val="left" w:pos="2441"/>
                <w:tab w:val="left" w:pos="2880"/>
              </w:tabs>
              <w:spacing w:line="276" w:lineRule="auto"/>
              <w:rPr>
                <w:rFonts w:cstheme="minorHAnsi"/>
                <w:color w:val="000000" w:themeColor="text1"/>
              </w:rPr>
              <w:pPrChange w:id="1250" w:author="Fabienne Schmaus" w:date="2026-04-30T16:28:00Z" w16du:dateUtc="2026-04-30T14:28:00Z">
                <w:pPr>
                  <w:tabs>
                    <w:tab w:val="left" w:pos="273"/>
                  </w:tabs>
                  <w:spacing w:line="276" w:lineRule="auto"/>
                </w:pPr>
              </w:pPrChange>
            </w:pPr>
          </w:p>
          <w:p w14:paraId="1EBFB493" w14:textId="2FCB314A" w:rsidR="002C39FF" w:rsidRPr="000E7956" w:rsidRDefault="002C39FF" w:rsidP="002C39FF">
            <w:pPr>
              <w:tabs>
                <w:tab w:val="left" w:pos="273"/>
              </w:tabs>
              <w:spacing w:line="276" w:lineRule="auto"/>
              <w:rPr>
                <w:rFonts w:cstheme="minorHAnsi"/>
                <w:color w:val="000000" w:themeColor="text1"/>
              </w:rPr>
            </w:pPr>
            <w:r w:rsidRPr="000E7956">
              <w:rPr>
                <w:rFonts w:cstheme="minorHAnsi"/>
                <w:color w:val="000000" w:themeColor="text1"/>
              </w:rPr>
              <w:t>__________________________________________________________________________</w:t>
            </w:r>
          </w:p>
          <w:p w14:paraId="1F5F8DAF" w14:textId="7D119913" w:rsidR="004442EB" w:rsidDel="009B2458" w:rsidRDefault="004442EB" w:rsidP="00F07C29">
            <w:pPr>
              <w:tabs>
                <w:tab w:val="left" w:pos="273"/>
              </w:tabs>
              <w:spacing w:line="276" w:lineRule="auto"/>
              <w:rPr>
                <w:del w:id="1251" w:author="Fabienne Schmaus" w:date="2026-04-30T16:28:00Z" w16du:dateUtc="2026-04-30T14:28:00Z"/>
                <w:rFonts w:cstheme="minorHAnsi"/>
                <w:b/>
                <w:bCs/>
                <w:color w:val="000000" w:themeColor="text1"/>
                <w:sz w:val="26"/>
                <w:szCs w:val="26"/>
              </w:rPr>
            </w:pPr>
          </w:p>
          <w:p w14:paraId="4079528B" w14:textId="60CC798A" w:rsidR="002C39FF" w:rsidRPr="000E7956" w:rsidRDefault="002C39FF" w:rsidP="00F07C29">
            <w:pPr>
              <w:tabs>
                <w:tab w:val="left" w:pos="273"/>
              </w:tabs>
              <w:spacing w:line="276" w:lineRule="auto"/>
              <w:rPr>
                <w:rFonts w:cstheme="minorHAnsi"/>
                <w:b/>
                <w:bCs/>
                <w:color w:val="000000" w:themeColor="text1"/>
                <w:sz w:val="26"/>
                <w:szCs w:val="26"/>
              </w:rPr>
            </w:pPr>
            <w:r w:rsidRPr="000E7956">
              <w:rPr>
                <w:rFonts w:cstheme="minorHAnsi"/>
                <w:b/>
                <w:bCs/>
                <w:color w:val="000000" w:themeColor="text1"/>
                <w:sz w:val="26"/>
                <w:szCs w:val="26"/>
              </w:rPr>
              <w:t>Follow-up</w:t>
            </w:r>
            <w:r w:rsidRPr="000E7956">
              <w:rPr>
                <w:color w:val="000000" w:themeColor="text1"/>
                <w:sz w:val="26"/>
                <w:szCs w:val="26"/>
              </w:rPr>
              <w:t xml:space="preserve"> </w:t>
            </w:r>
          </w:p>
          <w:p w14:paraId="3E023D12" w14:textId="428B75A7" w:rsidR="002C39FF" w:rsidRPr="000E7956" w:rsidRDefault="002C39FF" w:rsidP="00F07C29">
            <w:pPr>
              <w:tabs>
                <w:tab w:val="left" w:pos="273"/>
                <w:tab w:val="left" w:pos="2441"/>
                <w:tab w:val="left" w:pos="2880"/>
              </w:tabs>
              <w:spacing w:line="276" w:lineRule="auto"/>
              <w:rPr>
                <w:rFonts w:cstheme="minorHAnsi"/>
                <w:color w:val="000000" w:themeColor="text1"/>
              </w:rPr>
            </w:pPr>
            <w:r w:rsidRPr="000E7956">
              <w:rPr>
                <w:rFonts w:cstheme="minorHAnsi"/>
                <w:b/>
                <w:bCs/>
                <w:color w:val="000000" w:themeColor="text1"/>
              </w:rPr>
              <w:t>Hinweis:</w:t>
            </w:r>
            <w:r w:rsidRPr="000E7956">
              <w:rPr>
                <w:rFonts w:cstheme="minorHAnsi"/>
                <w:color w:val="000000" w:themeColor="text1"/>
              </w:rPr>
              <w:t xml:space="preserve"> Diese Phase findet zeitversetzt </w:t>
            </w:r>
            <w:r w:rsidRPr="000E7956">
              <w:rPr>
                <w:rFonts w:cstheme="minorHAnsi"/>
                <w:b/>
                <w:bCs/>
                <w:color w:val="000000" w:themeColor="text1"/>
              </w:rPr>
              <w:t xml:space="preserve">nach ca. </w:t>
            </w:r>
            <w:r w:rsidR="00964135" w:rsidRPr="000E7956">
              <w:rPr>
                <w:rFonts w:cstheme="minorHAnsi"/>
                <w:b/>
                <w:bCs/>
                <w:color w:val="000000" w:themeColor="text1"/>
              </w:rPr>
              <w:t>zwei</w:t>
            </w:r>
            <w:r w:rsidRPr="000E7956">
              <w:rPr>
                <w:rFonts w:cstheme="minorHAnsi"/>
                <w:b/>
                <w:bCs/>
                <w:color w:val="000000" w:themeColor="text1"/>
              </w:rPr>
              <w:t xml:space="preserve"> Wochen</w:t>
            </w:r>
            <w:r w:rsidRPr="000E7956">
              <w:rPr>
                <w:rFonts w:cstheme="minorHAnsi"/>
                <w:color w:val="000000" w:themeColor="text1"/>
              </w:rPr>
              <w:t xml:space="preserve"> statt und ist </w:t>
            </w:r>
            <w:r w:rsidR="001E0BE9" w:rsidRPr="000E7956">
              <w:rPr>
                <w:rFonts w:cstheme="minorHAnsi"/>
                <w:color w:val="000000" w:themeColor="text1"/>
              </w:rPr>
              <w:t>fakultativ</w:t>
            </w:r>
            <w:r w:rsidRPr="000E7956">
              <w:rPr>
                <w:rFonts w:cstheme="minorHAnsi"/>
                <w:color w:val="000000" w:themeColor="text1"/>
              </w:rPr>
              <w:t>. Sie ist kein Bestandteil der 90-minütigen Unterrichtseinheit, sondern eine eigenständige Nachbereitung. Ihr didaktischer Mehrwert liegt im Prinzip der verteilten Wiederholung (Spaced Repetition): Vorsätze werden reflektiert, Kernbotschaften reaktiviert und Ressourcen dauerhaft gesichert.</w:t>
            </w:r>
          </w:p>
          <w:p w14:paraId="1B4EF234" w14:textId="3AAD2EE1" w:rsidR="000E7956" w:rsidRPr="000E7956" w:rsidDel="009B2458" w:rsidRDefault="000E7956" w:rsidP="00F07C29">
            <w:pPr>
              <w:tabs>
                <w:tab w:val="left" w:pos="273"/>
                <w:tab w:val="left" w:pos="2441"/>
                <w:tab w:val="left" w:pos="2880"/>
              </w:tabs>
              <w:spacing w:line="276" w:lineRule="auto"/>
              <w:rPr>
                <w:del w:id="1252" w:author="Fabienne Schmaus" w:date="2026-04-30T16:29:00Z" w16du:dateUtc="2026-04-30T14:29:00Z"/>
                <w:rFonts w:cstheme="minorHAnsi"/>
                <w:color w:val="000000" w:themeColor="text1"/>
              </w:rPr>
            </w:pPr>
          </w:p>
          <w:p w14:paraId="185D0679" w14:textId="38745347" w:rsidR="000E7956" w:rsidRDefault="000E7956" w:rsidP="000E7956">
            <w:pPr>
              <w:tabs>
                <w:tab w:val="left" w:pos="273"/>
                <w:tab w:val="left" w:pos="2441"/>
                <w:tab w:val="left" w:pos="2880"/>
              </w:tabs>
              <w:spacing w:line="276" w:lineRule="auto"/>
              <w:rPr>
                <w:rFonts w:cstheme="minorHAnsi"/>
                <w:color w:val="000000" w:themeColor="text1"/>
              </w:rPr>
            </w:pPr>
            <w:del w:id="1253" w:author="Fabienne Schmaus" w:date="2026-04-30T16:28:00Z" w16du:dateUtc="2026-04-30T14:28:00Z">
              <w:r w:rsidRPr="000E7956" w:rsidDel="009B2458">
                <w:rPr>
                  <w:rFonts w:cstheme="minorHAnsi"/>
                  <w:color w:val="000000" w:themeColor="text1"/>
                </w:rPr>
                <w:delText>Schüler</w:delText>
              </w:r>
            </w:del>
            <w:ins w:id="1254" w:author="Fabienne Schmaus" w:date="2026-04-30T16:28:00Z" w16du:dateUtc="2026-04-30T14:28:00Z">
              <w:r w:rsidR="009B2458">
                <w:rPr>
                  <w:rFonts w:cstheme="minorHAnsi"/>
                  <w:color w:val="000000" w:themeColor="text1"/>
                </w:rPr>
                <w:t>Die Lernenden</w:t>
              </w:r>
            </w:ins>
            <w:del w:id="1255" w:author="Fabienne Schmaus" w:date="2026-04-30T16:29:00Z" w16du:dateUtc="2026-04-30T14:29:00Z">
              <w:r w:rsidRPr="000E7956" w:rsidDel="009B2458">
                <w:rPr>
                  <w:rFonts w:cstheme="minorHAnsi"/>
                  <w:color w:val="000000" w:themeColor="text1"/>
                </w:rPr>
                <w:delText>:innen</w:delText>
              </w:r>
            </w:del>
            <w:r w:rsidRPr="000E7956">
              <w:rPr>
                <w:rFonts w:cstheme="minorHAnsi"/>
                <w:color w:val="000000" w:themeColor="text1"/>
              </w:rPr>
              <w:t xml:space="preserve"> rufen sich ihren Vorsatz aus Phase 5 in Erinnerung: </w:t>
            </w:r>
            <w:r w:rsidR="00F0300B">
              <w:rPr>
                <w:rFonts w:cstheme="minorHAnsi"/>
                <w:i/>
                <w:iCs/>
                <w:color w:val="000000" w:themeColor="text1"/>
              </w:rPr>
              <w:t>„</w:t>
            </w:r>
            <w:r w:rsidRPr="000E7956">
              <w:rPr>
                <w:rFonts w:cstheme="minorHAnsi"/>
                <w:i/>
                <w:iCs/>
                <w:color w:val="000000" w:themeColor="text1"/>
              </w:rPr>
              <w:t>Was hatte ich mir vorgenommen? Hat sich etwas verändert?</w:t>
            </w:r>
            <w:r w:rsidR="00F0300B">
              <w:rPr>
                <w:rFonts w:cstheme="minorHAnsi"/>
                <w:i/>
                <w:iCs/>
                <w:color w:val="000000" w:themeColor="text1"/>
              </w:rPr>
              <w:t>“</w:t>
            </w:r>
            <w:r w:rsidRPr="000E7956">
              <w:rPr>
                <w:rFonts w:cstheme="minorHAnsi"/>
                <w:color w:val="000000" w:themeColor="text1"/>
              </w:rPr>
              <w:t xml:space="preserve"> </w:t>
            </w:r>
            <w:r>
              <w:rPr>
                <w:rFonts w:cstheme="minorHAnsi"/>
                <w:color w:val="000000" w:themeColor="text1"/>
              </w:rPr>
              <w:t>Meldungen und Erfahrungen auf freiwilliger Basis</w:t>
            </w:r>
            <w:r w:rsidRPr="000E7956">
              <w:rPr>
                <w:rFonts w:cstheme="minorHAnsi"/>
                <w:color w:val="000000" w:themeColor="text1"/>
              </w:rPr>
              <w:t>.</w:t>
            </w:r>
          </w:p>
          <w:p w14:paraId="0BC69C47" w14:textId="6E8FE052" w:rsidR="000E7956" w:rsidDel="009B2458" w:rsidRDefault="000E7956" w:rsidP="000E7956">
            <w:pPr>
              <w:tabs>
                <w:tab w:val="left" w:pos="273"/>
                <w:tab w:val="left" w:pos="2441"/>
                <w:tab w:val="left" w:pos="2880"/>
              </w:tabs>
              <w:spacing w:line="276" w:lineRule="auto"/>
              <w:rPr>
                <w:del w:id="1256" w:author="Fabienne Schmaus" w:date="2026-04-30T16:29:00Z" w16du:dateUtc="2026-04-30T14:29:00Z"/>
                <w:rFonts w:cstheme="minorHAnsi"/>
                <w:color w:val="000000" w:themeColor="text1"/>
              </w:rPr>
            </w:pPr>
          </w:p>
          <w:p w14:paraId="6CA58572" w14:textId="28186281" w:rsidR="000E7956" w:rsidRPr="000E7956" w:rsidRDefault="000E7956" w:rsidP="000E7956">
            <w:pPr>
              <w:tabs>
                <w:tab w:val="left" w:pos="273"/>
                <w:tab w:val="left" w:pos="2441"/>
                <w:tab w:val="left" w:pos="2880"/>
              </w:tabs>
              <w:spacing w:line="276" w:lineRule="auto"/>
              <w:rPr>
                <w:rFonts w:cstheme="minorHAnsi"/>
                <w:color w:val="000000" w:themeColor="text1"/>
              </w:rPr>
            </w:pPr>
            <w:r>
              <w:rPr>
                <w:rFonts w:cstheme="minorHAnsi"/>
                <w:color w:val="000000" w:themeColor="text1"/>
              </w:rPr>
              <w:t>I</w:t>
            </w:r>
            <w:r w:rsidRPr="000E7956">
              <w:rPr>
                <w:rFonts w:cstheme="minorHAnsi"/>
                <w:color w:val="000000" w:themeColor="text1"/>
              </w:rPr>
              <w:t xml:space="preserve">mpulsfragen: </w:t>
            </w:r>
            <w:r w:rsidR="00F0300B">
              <w:rPr>
                <w:rFonts w:cstheme="minorHAnsi"/>
                <w:color w:val="000000" w:themeColor="text1"/>
              </w:rPr>
              <w:t>„</w:t>
            </w:r>
            <w:r w:rsidRPr="000E7956">
              <w:rPr>
                <w:rFonts w:cstheme="minorHAnsi"/>
                <w:color w:val="000000" w:themeColor="text1"/>
              </w:rPr>
              <w:t xml:space="preserve">Habt ihr etwas an eurem Online-Verhalten bemerkt oder verändert? Habt ihr euch selbst beim Scrollen oder Posten ertappt </w:t>
            </w:r>
            <w:ins w:id="1257" w:author="Fabienne Schmaus" w:date="2026-04-30T16:56:00Z" w16du:dateUtc="2026-04-30T14:56:00Z">
              <w:r w:rsidR="00C24DA6">
                <w:rPr>
                  <w:rFonts w:cstheme="minorHAnsi"/>
                  <w:color w:val="000000" w:themeColor="text1"/>
                </w:rPr>
                <w:t>(</w:t>
              </w:r>
            </w:ins>
            <w:del w:id="1258" w:author="Fabienne Schmaus" w:date="2026-04-30T16:56:00Z" w16du:dateUtc="2026-04-30T14:56:00Z">
              <w:r w:rsidRPr="000E7956" w:rsidDel="00C24DA6">
                <w:rPr>
                  <w:rFonts w:cstheme="minorHAnsi"/>
                  <w:color w:val="000000" w:themeColor="text1"/>
                </w:rPr>
                <w:delText xml:space="preserve">– </w:delText>
              </w:r>
            </w:del>
            <w:r w:rsidRPr="000E7956">
              <w:rPr>
                <w:rFonts w:cstheme="minorHAnsi"/>
                <w:color w:val="000000" w:themeColor="text1"/>
              </w:rPr>
              <w:t>‚Das haben wir in der Stunde besprochen'</w:t>
            </w:r>
            <w:ins w:id="1259" w:author="Fabienne Schmaus" w:date="2026-04-30T16:56:00Z" w16du:dateUtc="2026-04-30T14:56:00Z">
              <w:r w:rsidR="00C24DA6">
                <w:rPr>
                  <w:rFonts w:cstheme="minorHAnsi"/>
                  <w:color w:val="000000" w:themeColor="text1"/>
                </w:rPr>
                <w:t>)</w:t>
              </w:r>
            </w:ins>
            <w:r w:rsidRPr="000E7956">
              <w:rPr>
                <w:rFonts w:cstheme="minorHAnsi"/>
                <w:color w:val="000000" w:themeColor="text1"/>
              </w:rPr>
              <w:t>?</w:t>
            </w:r>
            <w:r w:rsidR="00F0300B">
              <w:rPr>
                <w:rFonts w:cstheme="minorHAnsi"/>
                <w:color w:val="000000" w:themeColor="text1"/>
              </w:rPr>
              <w:t>“</w:t>
            </w:r>
          </w:p>
          <w:p w14:paraId="2F6FAA88" w14:textId="0BC88018" w:rsidR="000E7956" w:rsidDel="009B2458" w:rsidRDefault="000E7956" w:rsidP="000E7956">
            <w:pPr>
              <w:tabs>
                <w:tab w:val="left" w:pos="273"/>
                <w:tab w:val="left" w:pos="2441"/>
                <w:tab w:val="left" w:pos="2880"/>
              </w:tabs>
              <w:spacing w:line="276" w:lineRule="auto"/>
              <w:rPr>
                <w:del w:id="1260" w:author="Fabienne Schmaus" w:date="2026-04-30T16:29:00Z" w16du:dateUtc="2026-04-30T14:29:00Z"/>
                <w:rFonts w:cstheme="minorHAnsi"/>
                <w:color w:val="000000" w:themeColor="text1"/>
              </w:rPr>
            </w:pPr>
          </w:p>
          <w:p w14:paraId="6030A5A4" w14:textId="1A315990" w:rsidR="002C39FF" w:rsidRPr="000E7956" w:rsidRDefault="000E7956" w:rsidP="00F07C29">
            <w:pPr>
              <w:tabs>
                <w:tab w:val="left" w:pos="273"/>
                <w:tab w:val="left" w:pos="2441"/>
                <w:tab w:val="left" w:pos="2880"/>
              </w:tabs>
              <w:spacing w:line="276" w:lineRule="auto"/>
              <w:rPr>
                <w:rFonts w:cstheme="minorHAnsi"/>
                <w:color w:val="000000" w:themeColor="text1"/>
              </w:rPr>
            </w:pPr>
            <w:r>
              <w:rPr>
                <w:rFonts w:cstheme="minorHAnsi"/>
                <w:color w:val="000000" w:themeColor="text1"/>
              </w:rPr>
              <w:t xml:space="preserve">Gespräch im Plenum oder bei sehr </w:t>
            </w:r>
            <w:r w:rsidR="00F0300B">
              <w:rPr>
                <w:rFonts w:cstheme="minorHAnsi"/>
                <w:color w:val="000000" w:themeColor="text1"/>
              </w:rPr>
              <w:t>„</w:t>
            </w:r>
            <w:r>
              <w:rPr>
                <w:rFonts w:cstheme="minorHAnsi"/>
                <w:color w:val="000000" w:themeColor="text1"/>
              </w:rPr>
              <w:t>gesprächigen</w:t>
            </w:r>
            <w:r w:rsidR="00F0300B">
              <w:rPr>
                <w:rFonts w:cstheme="minorHAnsi"/>
                <w:color w:val="000000" w:themeColor="text1"/>
              </w:rPr>
              <w:t>“</w:t>
            </w:r>
            <w:r>
              <w:rPr>
                <w:rFonts w:cstheme="minorHAnsi"/>
                <w:color w:val="000000" w:themeColor="text1"/>
              </w:rPr>
              <w:t xml:space="preserve"> Gruppen, die Impulsfragen auch in 3er- oder 4er-Gruppen besprechen lassen.</w:t>
            </w:r>
          </w:p>
        </w:tc>
      </w:tr>
      <w:bookmarkEnd w:id="398"/>
    </w:tbl>
    <w:p w14:paraId="3598D195" w14:textId="6FDD39FA" w:rsidR="001C2959" w:rsidRDefault="001C2959">
      <w:pPr>
        <w:rPr>
          <w:rFonts w:cstheme="minorHAnsi"/>
          <w:sz w:val="28"/>
          <w:szCs w:val="28"/>
        </w:rPr>
      </w:pPr>
      <w:r w:rsidRPr="009B2458">
        <w:rPr>
          <w:rFonts w:cstheme="minorHAnsi"/>
          <w:sz w:val="28"/>
          <w:szCs w:val="28"/>
          <w:rPrChange w:id="1261" w:author="Fabienne Schmaus" w:date="2026-04-30T16:29:00Z" w16du:dateUtc="2026-04-30T14:29:00Z">
            <w:rPr>
              <w:rFonts w:cstheme="minorHAnsi"/>
              <w:color w:val="EE0000"/>
              <w:sz w:val="28"/>
              <w:szCs w:val="28"/>
            </w:rPr>
          </w:rPrChange>
        </w:rPr>
        <w:lastRenderedPageBreak/>
        <w:br w:type="page"/>
      </w:r>
    </w:p>
    <w:p w14:paraId="047578B6" w14:textId="77777777" w:rsidR="0013787D" w:rsidRPr="007204FD" w:rsidRDefault="0013787D" w:rsidP="0013787D">
      <w:pPr>
        <w:rPr>
          <w:rFonts w:cstheme="minorHAnsi"/>
          <w:rPrChange w:id="1262" w:author="Fabienne Schmaus" w:date="2026-04-30T17:08:00Z" w16du:dateUtc="2026-04-30T15:08:00Z">
            <w:rPr>
              <w:rFonts w:cstheme="minorHAnsi"/>
              <w:color w:val="EE0000"/>
            </w:rPr>
          </w:rPrChange>
        </w:rPr>
      </w:pPr>
      <w:bookmarkStart w:id="1263" w:name="_Hlk140047780"/>
      <w:r w:rsidRPr="007204FD">
        <w:rPr>
          <w:rFonts w:cstheme="minorHAnsi"/>
          <w:highlight w:val="yellow"/>
          <w:rPrChange w:id="1264" w:author="Fabienne Schmaus" w:date="2026-04-30T17:08:00Z" w16du:dateUtc="2026-04-30T15:08:00Z">
            <w:rPr>
              <w:rFonts w:cstheme="minorHAnsi"/>
              <w:color w:val="EE0000"/>
              <w:highlight w:val="yellow"/>
            </w:rPr>
          </w:rPrChange>
        </w:rPr>
        <w:lastRenderedPageBreak/>
        <w:t xml:space="preserve">((Seite </w:t>
      </w:r>
      <w:r>
        <w:rPr>
          <w:rFonts w:cstheme="minorHAnsi"/>
          <w:highlight w:val="yellow"/>
        </w:rPr>
        <w:t>xx</w:t>
      </w:r>
      <w:del w:id="1265" w:author="Fabienne Schmaus" w:date="2026-04-30T17:08:00Z" w16du:dateUtc="2026-04-30T15:08:00Z">
        <w:r w:rsidRPr="007204FD" w:rsidDel="007204FD">
          <w:rPr>
            <w:rFonts w:cstheme="minorHAnsi"/>
            <w:highlight w:val="yellow"/>
            <w:rPrChange w:id="1266" w:author="Fabienne Schmaus" w:date="2026-04-30T17:08:00Z" w16du:dateUtc="2026-04-30T15:08:00Z">
              <w:rPr>
                <w:rFonts w:cstheme="minorHAnsi"/>
                <w:color w:val="EE0000"/>
                <w:highlight w:val="yellow"/>
              </w:rPr>
            </w:rPrChange>
          </w:rPr>
          <w:delText>4</w:delText>
        </w:r>
      </w:del>
      <w:r w:rsidRPr="007204FD">
        <w:rPr>
          <w:rFonts w:cstheme="minorHAnsi"/>
          <w:highlight w:val="yellow"/>
          <w:rPrChange w:id="1267" w:author="Fabienne Schmaus" w:date="2026-04-30T17:08:00Z" w16du:dateUtc="2026-04-30T15:08:00Z">
            <w:rPr>
              <w:rFonts w:cstheme="minorHAnsi"/>
              <w:color w:val="EE0000"/>
              <w:highlight w:val="yellow"/>
            </w:rPr>
          </w:rPrChange>
        </w:rPr>
        <w:t>))</w:t>
      </w:r>
    </w:p>
    <w:p w14:paraId="68F79ACB" w14:textId="5BB77551" w:rsidR="0013787D" w:rsidRPr="0013787D" w:rsidRDefault="0013787D" w:rsidP="0013787D">
      <w:pPr>
        <w:rPr>
          <w:rFonts w:cstheme="minorHAnsi"/>
          <w:sz w:val="24"/>
          <w:szCs w:val="24"/>
        </w:rPr>
      </w:pPr>
      <w:r w:rsidRPr="0013787D">
        <w:rPr>
          <w:rFonts w:cstheme="minorHAnsi"/>
          <w:b/>
          <w:bCs/>
          <w:sz w:val="24"/>
          <w:szCs w:val="24"/>
        </w:rPr>
        <w:t>Arbeitsblatt 1</w:t>
      </w:r>
      <w:bookmarkStart w:id="1268" w:name="_Hlk166757731"/>
      <w:ins w:id="1269" w:author="Fabienne Schmaus" w:date="2026-05-03T14:49:00Z" w16du:dateUtc="2026-05-03T12:49:00Z">
        <w:r w:rsidR="00BA1F9A">
          <w:rPr>
            <w:rFonts w:cstheme="minorHAnsi"/>
            <w:b/>
            <w:bCs/>
            <w:sz w:val="24"/>
            <w:szCs w:val="24"/>
          </w:rPr>
          <w:t>A</w:t>
        </w:r>
      </w:ins>
      <w:r w:rsidRPr="0013787D">
        <w:rPr>
          <w:rFonts w:cstheme="minorHAnsi"/>
          <w:b/>
          <w:bCs/>
          <w:sz w:val="24"/>
          <w:szCs w:val="24"/>
        </w:rPr>
        <w:br/>
      </w:r>
      <w:r w:rsidRPr="0013787D">
        <w:rPr>
          <w:rFonts w:cstheme="minorHAnsi"/>
          <w:sz w:val="24"/>
          <w:szCs w:val="24"/>
        </w:rPr>
        <w:t>Die 5 Bausteine meiner digitalen Identität</w:t>
      </w:r>
    </w:p>
    <w:p w14:paraId="7DFA3E8D" w14:textId="77777777" w:rsidR="0013787D" w:rsidRDefault="0013787D" w:rsidP="0013787D">
      <w:pPr>
        <w:rPr>
          <w:rFonts w:cstheme="minorHAnsi"/>
          <w:b/>
          <w:bCs/>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C060EC" w14:paraId="4E2770B6" w14:textId="77777777" w:rsidTr="00C060EC">
        <w:tc>
          <w:tcPr>
            <w:tcW w:w="10456" w:type="dxa"/>
          </w:tcPr>
          <w:p w14:paraId="59F390F6" w14:textId="77777777" w:rsidR="00C060EC" w:rsidRPr="0013787D" w:rsidRDefault="00C060EC" w:rsidP="00C060EC">
            <w:pPr>
              <w:spacing w:after="160" w:line="259" w:lineRule="auto"/>
              <w:rPr>
                <w:rFonts w:cstheme="minorHAnsi"/>
                <w:b/>
                <w:bCs/>
              </w:rPr>
            </w:pPr>
            <w:r w:rsidRPr="0013787D">
              <w:rPr>
                <w:rFonts w:cstheme="minorHAnsi"/>
                <w:b/>
                <w:bCs/>
              </w:rPr>
              <w:t>Hintergrund: Was macht ein Profil aus?</w:t>
            </w:r>
          </w:p>
          <w:p w14:paraId="5A035D84" w14:textId="0FBA8DD8" w:rsidR="00C060EC" w:rsidRPr="00C060EC" w:rsidRDefault="00C060EC" w:rsidP="00C060EC">
            <w:pPr>
              <w:spacing w:after="160" w:line="259" w:lineRule="auto"/>
              <w:rPr>
                <w:rFonts w:cstheme="minorHAnsi"/>
              </w:rPr>
            </w:pPr>
            <w:r w:rsidRPr="0013787D">
              <w:rPr>
                <w:rFonts w:cstheme="minorHAnsi"/>
              </w:rPr>
              <w:t>Jedes Online-Profil besteht aus mehreren Teilen – den 5 Bausteinen der digitalen Identität. Jeder Baustein ist eine bewusste oder unbewusste Entscheidung: Was zeige ich? Was lasse ich weg? Was will ich damit sagen?</w:t>
            </w:r>
          </w:p>
        </w:tc>
      </w:tr>
    </w:tbl>
    <w:p w14:paraId="333F5E81" w14:textId="00C3C4AE" w:rsidR="00C060EC" w:rsidRPr="0013787D" w:rsidRDefault="00C060EC" w:rsidP="0013787D">
      <w:pPr>
        <w:rPr>
          <w:rFonts w:cstheme="minorHAnsi"/>
          <w:b/>
          <w:bCs/>
        </w:rPr>
      </w:pPr>
    </w:p>
    <w:p w14:paraId="52DB8442" w14:textId="4E612245" w:rsidR="0013787D" w:rsidRPr="00C060EC" w:rsidDel="00420141" w:rsidRDefault="0013787D" w:rsidP="0013787D">
      <w:pPr>
        <w:rPr>
          <w:del w:id="1270" w:author="Fabienne Schmaus" w:date="2026-05-03T15:15:00Z" w16du:dateUtc="2026-05-03T13:15:00Z"/>
          <w:rFonts w:cstheme="minorHAnsi"/>
          <w:i/>
          <w:iCs/>
        </w:rPr>
      </w:pPr>
      <w:r w:rsidRPr="00C060EC">
        <w:rPr>
          <w:rFonts w:cstheme="minorHAnsi"/>
          <w:i/>
          <w:iCs/>
        </w:rPr>
        <w:t xml:space="preserve">Untersucht das folgende </w:t>
      </w:r>
      <w:r w:rsidRPr="00420141">
        <w:rPr>
          <w:rFonts w:cstheme="minorHAnsi"/>
          <w:b/>
          <w:bCs/>
          <w:i/>
          <w:iCs/>
          <w:rPrChange w:id="1271" w:author="Fabienne Schmaus" w:date="2026-05-03T15:13:00Z" w16du:dateUtc="2026-05-03T13:13:00Z">
            <w:rPr>
              <w:rFonts w:cstheme="minorHAnsi"/>
              <w:i/>
              <w:iCs/>
            </w:rPr>
          </w:rPrChange>
        </w:rPr>
        <w:t>fiktive Musterprofil</w:t>
      </w:r>
      <w:r w:rsidRPr="00C060EC">
        <w:rPr>
          <w:rFonts w:cstheme="minorHAnsi"/>
          <w:i/>
          <w:iCs/>
        </w:rPr>
        <w:t xml:space="preserve"> und beantwortet die Fragen in der Tabelle</w:t>
      </w:r>
      <w:ins w:id="1272" w:author="Fabienne Schmaus" w:date="2026-05-03T15:13:00Z" w16du:dateUtc="2026-05-03T13:13:00Z">
        <w:r w:rsidR="00420141">
          <w:rPr>
            <w:rFonts w:cstheme="minorHAnsi"/>
            <w:i/>
            <w:iCs/>
          </w:rPr>
          <w:t xml:space="preserve"> und die Reflexionsfragen</w:t>
        </w:r>
      </w:ins>
      <w:r w:rsidRPr="00C060EC">
        <w:rPr>
          <w:rFonts w:cstheme="minorHAnsi"/>
          <w:i/>
          <w:iCs/>
        </w:rPr>
        <w:t>.</w:t>
      </w:r>
    </w:p>
    <w:p w14:paraId="4A6DB184" w14:textId="77777777" w:rsidR="0013787D" w:rsidRPr="0013787D" w:rsidRDefault="0013787D" w:rsidP="0013787D">
      <w:pPr>
        <w:rPr>
          <w:rFonts w:cstheme="minorHAnsi"/>
        </w:rPr>
      </w:pPr>
    </w:p>
    <w:p w14:paraId="165376D6" w14:textId="77777777" w:rsidR="007113C1" w:rsidRDefault="007113C1" w:rsidP="007113C1">
      <w:pPr>
        <w:rPr>
          <w:rFonts w:cstheme="minorHAnsi"/>
        </w:rPr>
      </w:pPr>
      <w:ins w:id="1273" w:author="Fabienne Schmaus" w:date="2026-05-03T14:47:00Z" w16du:dateUtc="2026-05-03T12:47:00Z">
        <w:r w:rsidRPr="00BA1F9A">
          <w:rPr>
            <w:rFonts w:cstheme="minorHAnsi"/>
            <w:highlight w:val="yellow"/>
            <w:rPrChange w:id="1274" w:author="Fabienne Schmaus" w:date="2026-05-03T14:47:00Z" w16du:dateUtc="2026-05-03T12:47:00Z">
              <w:rPr>
                <w:rFonts w:cstheme="minorHAnsi"/>
                <w:b/>
                <w:bCs/>
              </w:rPr>
            </w:rPrChange>
          </w:rPr>
          <w:t>((Abschnitt als Profil gestalten))</w:t>
        </w:r>
      </w:ins>
    </w:p>
    <w:tbl>
      <w:tblPr>
        <w:tblStyle w:val="Tabellenraster"/>
        <w:tblW w:w="0" w:type="auto"/>
        <w:tblLook w:val="04A0" w:firstRow="1" w:lastRow="0" w:firstColumn="1" w:lastColumn="0" w:noHBand="0" w:noVBand="1"/>
      </w:tblPr>
      <w:tblGrid>
        <w:gridCol w:w="10456"/>
      </w:tblGrid>
      <w:tr w:rsidR="007113C1" w14:paraId="24348989" w14:textId="77777777" w:rsidTr="001955DF">
        <w:tc>
          <w:tcPr>
            <w:tcW w:w="10456" w:type="dxa"/>
          </w:tcPr>
          <w:p w14:paraId="1B02AD30" w14:textId="77777777" w:rsidR="007113C1" w:rsidRPr="0013787D" w:rsidRDefault="007113C1" w:rsidP="001955DF">
            <w:pPr>
              <w:spacing w:line="276" w:lineRule="auto"/>
              <w:rPr>
                <w:rFonts w:cstheme="minorHAnsi"/>
              </w:rPr>
            </w:pPr>
            <w:r w:rsidRPr="0013787D">
              <w:rPr>
                <w:rFonts w:cstheme="minorHAnsi"/>
                <w:b/>
                <w:bCs/>
              </w:rPr>
              <w:t xml:space="preserve">Fiktives </w:t>
            </w:r>
            <w:r w:rsidRPr="00BA1F9A">
              <w:rPr>
                <w:rFonts w:cstheme="minorHAnsi"/>
                <w:b/>
                <w:bCs/>
              </w:rPr>
              <w:t>Musterprofil:</w:t>
            </w:r>
            <w:r w:rsidRPr="00BA1F9A">
              <w:rPr>
                <w:rFonts w:cstheme="minorHAnsi"/>
                <w:b/>
                <w:bCs/>
                <w:rPrChange w:id="1275" w:author="Fabienne Schmaus" w:date="2026-05-03T14:52:00Z" w16du:dateUtc="2026-05-03T12:52:00Z">
                  <w:rPr>
                    <w:rFonts w:cstheme="minorHAnsi"/>
                  </w:rPr>
                </w:rPrChange>
              </w:rPr>
              <w:t xml:space="preserve"> @lena.moments</w:t>
            </w:r>
          </w:p>
          <w:p w14:paraId="50BAD2D1" w14:textId="77777777" w:rsidR="007113C1" w:rsidRPr="0013787D" w:rsidRDefault="007113C1" w:rsidP="001955DF">
            <w:pPr>
              <w:spacing w:line="276" w:lineRule="auto"/>
              <w:rPr>
                <w:rFonts w:cstheme="minorHAnsi"/>
              </w:rPr>
            </w:pPr>
            <w:r w:rsidRPr="0054666E">
              <w:rPr>
                <w:rFonts w:cstheme="minorHAnsi"/>
                <w:b/>
                <w:bCs/>
                <w:rPrChange w:id="1276" w:author="Fabienne Schmaus" w:date="2026-05-03T15:03:00Z" w16du:dateUtc="2026-05-03T13:03:00Z">
                  <w:rPr>
                    <w:rFonts w:cstheme="minorHAnsi"/>
                  </w:rPr>
                </w:rPrChange>
              </w:rPr>
              <w:t>Profilbild:</w:t>
            </w:r>
            <w:r w:rsidRPr="0013787D">
              <w:rPr>
                <w:rFonts w:cstheme="minorHAnsi"/>
              </w:rPr>
              <w:t xml:space="preserve"> Lächelndes Selfie auf einem Berggipfel, Sonnenbrille, goldenes Licht.</w:t>
            </w:r>
          </w:p>
          <w:p w14:paraId="2A368799" w14:textId="77777777" w:rsidR="007113C1" w:rsidRPr="00BA1F9A" w:rsidRDefault="007113C1" w:rsidP="001955DF">
            <w:pPr>
              <w:spacing w:line="276" w:lineRule="auto"/>
              <w:rPr>
                <w:rFonts w:cstheme="minorHAnsi"/>
                <w:lang w:val="en-US"/>
              </w:rPr>
            </w:pPr>
            <w:r w:rsidRPr="0054666E">
              <w:rPr>
                <w:rFonts w:cstheme="minorHAnsi"/>
                <w:b/>
                <w:bCs/>
                <w:lang w:val="en-US"/>
                <w:rPrChange w:id="1277" w:author="Fabienne Schmaus" w:date="2026-05-03T15:03:00Z" w16du:dateUtc="2026-05-03T13:03:00Z">
                  <w:rPr>
                    <w:rFonts w:cstheme="minorHAnsi"/>
                    <w:lang w:val="en-US"/>
                  </w:rPr>
                </w:rPrChange>
              </w:rPr>
              <w:t>Bio:</w:t>
            </w:r>
            <w:r w:rsidRPr="00BA1F9A">
              <w:rPr>
                <w:rFonts w:cstheme="minorHAnsi"/>
                <w:lang w:val="en-US"/>
              </w:rPr>
              <w:t xml:space="preserve"> </w:t>
            </w:r>
            <w:r w:rsidRPr="00BA1F9A">
              <w:rPr>
                <w:rFonts w:cstheme="minorHAnsi"/>
                <w:lang w:val="en-US"/>
                <w:rPrChange w:id="1278" w:author="Fabienne Schmaus" w:date="2026-05-03T14:53:00Z" w16du:dateUtc="2026-05-03T12:53:00Z">
                  <w:rPr>
                    <w:rFonts w:cstheme="minorHAnsi"/>
                    <w:i/>
                    <w:iCs/>
                    <w:lang w:val="en-US"/>
                  </w:rPr>
                </w:rPrChange>
              </w:rPr>
              <w:t xml:space="preserve">„living for sunsets &amp; adventures </w:t>
            </w:r>
            <w:r w:rsidRPr="00BA1F9A">
              <w:rPr>
                <w:rFonts w:ascii="Segoe UI Emoji" w:hAnsi="Segoe UI Emoji" w:cs="Segoe UI Emoji"/>
                <w:rPrChange w:id="1279" w:author="Fabienne Schmaus" w:date="2026-05-03T14:53:00Z" w16du:dateUtc="2026-05-03T12:53:00Z">
                  <w:rPr>
                    <w:rFonts w:ascii="Segoe UI Emoji" w:hAnsi="Segoe UI Emoji" w:cs="Segoe UI Emoji"/>
                    <w:i/>
                    <w:iCs/>
                  </w:rPr>
                </w:rPrChange>
              </w:rPr>
              <w:t>🌄</w:t>
            </w:r>
            <w:r w:rsidRPr="00BA1F9A">
              <w:rPr>
                <w:rFonts w:cstheme="minorHAnsi"/>
                <w:lang w:val="en-US"/>
                <w:rPrChange w:id="1280" w:author="Fabienne Schmaus" w:date="2026-05-03T14:53:00Z" w16du:dateUtc="2026-05-03T12:53:00Z">
                  <w:rPr>
                    <w:rFonts w:cstheme="minorHAnsi"/>
                    <w:i/>
                    <w:iCs/>
                    <w:lang w:val="en-US"/>
                  </w:rPr>
                </w:rPrChange>
              </w:rPr>
              <w:t xml:space="preserve"> | 17 | Berlin | she/her</w:t>
            </w:r>
            <w:del w:id="1281" w:author="Fabienne Schmaus" w:date="2026-05-03T15:04:00Z" w16du:dateUtc="2026-05-03T13:04:00Z">
              <w:r w:rsidRPr="00BA1F9A" w:rsidDel="0054666E">
                <w:rPr>
                  <w:rFonts w:cstheme="minorHAnsi"/>
                  <w:lang w:val="en-US"/>
                  <w:rPrChange w:id="1282" w:author="Fabienne Schmaus" w:date="2026-05-03T14:53:00Z" w16du:dateUtc="2026-05-03T12:53:00Z">
                    <w:rPr>
                      <w:rFonts w:cstheme="minorHAnsi"/>
                      <w:i/>
                      <w:iCs/>
                      <w:lang w:val="en-US"/>
                    </w:rPr>
                  </w:rPrChange>
                </w:rPr>
                <w:delText>"</w:delText>
              </w:r>
            </w:del>
            <w:ins w:id="1283" w:author="Fabienne Schmaus" w:date="2026-05-03T15:04:00Z" w16du:dateUtc="2026-05-03T13:04:00Z">
              <w:r>
                <w:rPr>
                  <w:rFonts w:cstheme="minorHAnsi"/>
                  <w:lang w:val="en-US"/>
                </w:rPr>
                <w:t>”</w:t>
              </w:r>
            </w:ins>
          </w:p>
          <w:p w14:paraId="08FCD319" w14:textId="77777777" w:rsidR="007113C1" w:rsidRPr="0013787D" w:rsidRDefault="007113C1" w:rsidP="001955DF">
            <w:pPr>
              <w:spacing w:line="276" w:lineRule="auto"/>
              <w:rPr>
                <w:rFonts w:cstheme="minorHAnsi"/>
              </w:rPr>
            </w:pPr>
            <w:r w:rsidRPr="0054666E">
              <w:rPr>
                <w:rFonts w:cstheme="minorHAnsi"/>
                <w:b/>
                <w:bCs/>
                <w:rPrChange w:id="1284" w:author="Fabienne Schmaus" w:date="2026-05-03T15:04:00Z" w16du:dateUtc="2026-05-03T13:04:00Z">
                  <w:rPr>
                    <w:rFonts w:cstheme="minorHAnsi"/>
                  </w:rPr>
                </w:rPrChange>
              </w:rPr>
              <w:t>Posts (letzte 6):</w:t>
            </w:r>
            <w:r w:rsidRPr="0013787D">
              <w:rPr>
                <w:rFonts w:cstheme="minorHAnsi"/>
              </w:rPr>
              <w:t xml:space="preserve"> Wanderfoto in den Alpen | Smoothie-Bowl zum Frühstück | Konzertabend mit Freundinnen | Sonnenuntergang vom Balkon | Selfie mit Kaffeebecher | Herbstblätter im Park</w:t>
            </w:r>
          </w:p>
          <w:p w14:paraId="663B29BE" w14:textId="77777777" w:rsidR="007113C1" w:rsidRPr="0013787D" w:rsidRDefault="007113C1" w:rsidP="001955DF">
            <w:pPr>
              <w:spacing w:line="276" w:lineRule="auto"/>
              <w:rPr>
                <w:rFonts w:cstheme="minorHAnsi"/>
              </w:rPr>
            </w:pPr>
            <w:r w:rsidRPr="0054666E">
              <w:rPr>
                <w:rFonts w:cstheme="minorHAnsi"/>
                <w:b/>
                <w:bCs/>
                <w:rPrChange w:id="1285" w:author="Fabienne Schmaus" w:date="2026-05-03T15:04:00Z" w16du:dateUtc="2026-05-03T13:04:00Z">
                  <w:rPr>
                    <w:rFonts w:cstheme="minorHAnsi"/>
                  </w:rPr>
                </w:rPrChange>
              </w:rPr>
              <w:t>Interaktionen:</w:t>
            </w:r>
            <w:r w:rsidRPr="0013787D">
              <w:rPr>
                <w:rFonts w:cstheme="minorHAnsi"/>
              </w:rPr>
              <w:t xml:space="preserve"> 312 Follower | folgt 189 | Posts bekommen durchschnittlich 45–80 Likes | Kommentare meist von denselben 4–5 Personen</w:t>
            </w:r>
          </w:p>
          <w:p w14:paraId="06BD38B1" w14:textId="77777777" w:rsidR="007113C1" w:rsidRDefault="007113C1" w:rsidP="001955DF">
            <w:pPr>
              <w:spacing w:line="276" w:lineRule="auto"/>
              <w:rPr>
                <w:rFonts w:cstheme="minorHAnsi"/>
              </w:rPr>
            </w:pPr>
            <w:r w:rsidRPr="0054666E">
              <w:rPr>
                <w:rFonts w:cstheme="minorHAnsi"/>
                <w:b/>
                <w:bCs/>
                <w:rPrChange w:id="1286" w:author="Fabienne Schmaus" w:date="2026-05-03T15:04:00Z" w16du:dateUtc="2026-05-03T13:04:00Z">
                  <w:rPr>
                    <w:rFonts w:cstheme="minorHAnsi"/>
                  </w:rPr>
                </w:rPrChange>
              </w:rPr>
              <w:t>Netzwerk:</w:t>
            </w:r>
            <w:r w:rsidRPr="0013787D">
              <w:rPr>
                <w:rFonts w:cstheme="minorHAnsi"/>
              </w:rPr>
              <w:t xml:space="preserve"> Folgt vor allem Reise-, Outdoor- und Lifestyle-Accounts; kaum Marken</w:t>
            </w:r>
          </w:p>
        </w:tc>
      </w:tr>
    </w:tbl>
    <w:p w14:paraId="0E8D1F32" w14:textId="77777777" w:rsidR="007113C1" w:rsidRPr="0013787D" w:rsidRDefault="007113C1" w:rsidP="007113C1">
      <w:pPr>
        <w:rPr>
          <w:rFonts w:cstheme="minorHAnsi"/>
        </w:rPr>
      </w:pPr>
    </w:p>
    <w:p w14:paraId="52AB9C94" w14:textId="6E7B77E3" w:rsidR="0013787D" w:rsidRPr="00420141" w:rsidDel="0054666E" w:rsidRDefault="0013787D" w:rsidP="0013787D">
      <w:pPr>
        <w:rPr>
          <w:del w:id="1287" w:author="Fabienne Schmaus" w:date="2026-05-03T15:01:00Z" w16du:dateUtc="2026-05-03T13:01:00Z"/>
          <w:rFonts w:cstheme="minorHAnsi"/>
          <w:b/>
          <w:bCs/>
        </w:rPr>
      </w:pPr>
      <w:r w:rsidRPr="00420141">
        <w:rPr>
          <w:rFonts w:cstheme="minorHAnsi"/>
          <w:b/>
          <w:bCs/>
        </w:rPr>
        <w:t>Aufgabe</w:t>
      </w:r>
      <w:ins w:id="1288" w:author="Fabienne Schmaus" w:date="2026-05-03T15:01:00Z" w16du:dateUtc="2026-05-03T13:01:00Z">
        <w:r w:rsidR="0054666E" w:rsidRPr="00420141">
          <w:rPr>
            <w:rFonts w:cstheme="minorHAnsi"/>
            <w:b/>
            <w:bCs/>
          </w:rPr>
          <w:t xml:space="preserve">: </w:t>
        </w:r>
      </w:ins>
    </w:p>
    <w:p w14:paraId="2CC4E576" w14:textId="2635FB5A" w:rsidR="0013787D" w:rsidRPr="00420141" w:rsidRDefault="0013787D" w:rsidP="0013787D">
      <w:pPr>
        <w:rPr>
          <w:rFonts w:cstheme="minorHAnsi"/>
          <w:b/>
          <w:bCs/>
          <w:rPrChange w:id="1289" w:author="Fabienne Schmaus" w:date="2026-05-03T15:10:00Z" w16du:dateUtc="2026-05-03T13:10:00Z">
            <w:rPr>
              <w:rFonts w:cstheme="minorHAnsi"/>
            </w:rPr>
          </w:rPrChange>
        </w:rPr>
      </w:pPr>
      <w:r w:rsidRPr="00420141">
        <w:rPr>
          <w:rFonts w:cstheme="minorHAnsi"/>
          <w:b/>
          <w:bCs/>
          <w:rPrChange w:id="1290" w:author="Fabienne Schmaus" w:date="2026-05-03T15:10:00Z" w16du:dateUtc="2026-05-03T13:10:00Z">
            <w:rPr>
              <w:rFonts w:cstheme="minorHAnsi"/>
            </w:rPr>
          </w:rPrChange>
        </w:rPr>
        <w:t>Analysiert das Profil @lena.moments mithilfe der folgenden Tabelle.</w:t>
      </w:r>
      <w:del w:id="1291" w:author="Fabienne Schmaus" w:date="2026-05-03T14:48:00Z" w16du:dateUtc="2026-05-03T12:48:00Z">
        <w:r w:rsidRPr="00420141" w:rsidDel="00BA1F9A">
          <w:rPr>
            <w:rFonts w:cstheme="minorHAnsi"/>
            <w:b/>
            <w:bCs/>
            <w:rPrChange w:id="1292" w:author="Fabienne Schmaus" w:date="2026-05-03T15:10:00Z" w16du:dateUtc="2026-05-03T13:10:00Z">
              <w:rPr>
                <w:rFonts w:cstheme="minorHAnsi"/>
              </w:rPr>
            </w:rPrChange>
          </w:rPr>
          <w:br/>
        </w:r>
      </w:del>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1417"/>
        <w:gridCol w:w="2492"/>
        <w:gridCol w:w="2075"/>
        <w:gridCol w:w="3085"/>
      </w:tblGrid>
      <w:tr w:rsidR="0013787D" w:rsidRPr="00420141" w14:paraId="3EC3830E" w14:textId="77777777" w:rsidTr="001955DF">
        <w:trPr>
          <w:tblHeader/>
          <w:tblCellSpacing w:w="15" w:type="dxa"/>
        </w:trPr>
        <w:tc>
          <w:tcPr>
            <w:tcW w:w="0" w:type="auto"/>
            <w:vAlign w:val="center"/>
            <w:hideMark/>
          </w:tcPr>
          <w:p w14:paraId="18A39A17" w14:textId="77777777" w:rsidR="0013787D" w:rsidRPr="00420141" w:rsidRDefault="0013787D" w:rsidP="0013787D">
            <w:pPr>
              <w:rPr>
                <w:rFonts w:cstheme="minorHAnsi"/>
              </w:rPr>
            </w:pPr>
            <w:r w:rsidRPr="00420141">
              <w:rPr>
                <w:rFonts w:cstheme="minorHAnsi"/>
              </w:rPr>
              <w:t>Baustein</w:t>
            </w:r>
          </w:p>
        </w:tc>
        <w:tc>
          <w:tcPr>
            <w:tcW w:w="0" w:type="auto"/>
            <w:vAlign w:val="center"/>
            <w:hideMark/>
          </w:tcPr>
          <w:p w14:paraId="575B1D00" w14:textId="77777777" w:rsidR="0013787D" w:rsidRPr="00420141" w:rsidRDefault="0013787D" w:rsidP="0013787D">
            <w:pPr>
              <w:rPr>
                <w:rFonts w:cstheme="minorHAnsi"/>
              </w:rPr>
            </w:pPr>
            <w:r w:rsidRPr="00420141">
              <w:rPr>
                <w:rFonts w:cstheme="minorHAnsi"/>
              </w:rPr>
              <w:t>Was zeigt das Profil?</w:t>
            </w:r>
          </w:p>
        </w:tc>
        <w:tc>
          <w:tcPr>
            <w:tcW w:w="0" w:type="auto"/>
            <w:vAlign w:val="center"/>
            <w:hideMark/>
          </w:tcPr>
          <w:p w14:paraId="5D746F20" w14:textId="41B016EE" w:rsidR="0013787D" w:rsidRPr="00420141" w:rsidRDefault="0013787D" w:rsidP="0013787D">
            <w:pPr>
              <w:rPr>
                <w:rFonts w:cstheme="minorHAnsi"/>
              </w:rPr>
            </w:pPr>
            <w:r w:rsidRPr="00420141">
              <w:rPr>
                <w:rFonts w:cstheme="minorHAnsi"/>
              </w:rPr>
              <w:t xml:space="preserve">Was fehlt </w:t>
            </w:r>
            <w:del w:id="1293" w:author="Fabienne Schmaus" w:date="2026-05-04T11:13:00Z" w16du:dateUtc="2026-05-04T09:13:00Z">
              <w:r w:rsidRPr="00420141" w:rsidDel="00AC6CBE">
                <w:rPr>
                  <w:rFonts w:cstheme="minorHAnsi"/>
                </w:rPr>
                <w:delText xml:space="preserve">/ </w:delText>
              </w:r>
            </w:del>
            <w:ins w:id="1294" w:author="Fabienne Schmaus" w:date="2026-05-04T11:13:00Z" w16du:dateUtc="2026-05-04T09:13:00Z">
              <w:r w:rsidR="00AC6CBE">
                <w:rPr>
                  <w:rFonts w:cstheme="minorHAnsi"/>
                </w:rPr>
                <w:t>oder</w:t>
              </w:r>
              <w:r w:rsidR="00AC6CBE" w:rsidRPr="00420141">
                <w:rPr>
                  <w:rFonts w:cstheme="minorHAnsi"/>
                </w:rPr>
                <w:t xml:space="preserve"> </w:t>
              </w:r>
            </w:ins>
            <w:r w:rsidRPr="00420141">
              <w:rPr>
                <w:rFonts w:cstheme="minorHAnsi"/>
              </w:rPr>
              <w:t>wird weggelassen?</w:t>
            </w:r>
          </w:p>
        </w:tc>
        <w:tc>
          <w:tcPr>
            <w:tcW w:w="0" w:type="auto"/>
            <w:vAlign w:val="center"/>
            <w:hideMark/>
          </w:tcPr>
          <w:p w14:paraId="56D80E91" w14:textId="77777777" w:rsidR="0013787D" w:rsidRPr="00420141" w:rsidRDefault="0013787D" w:rsidP="0013787D">
            <w:pPr>
              <w:rPr>
                <w:rFonts w:cstheme="minorHAnsi"/>
              </w:rPr>
            </w:pPr>
            <w:r w:rsidRPr="00420141">
              <w:rPr>
                <w:rFonts w:cstheme="minorHAnsi"/>
              </w:rPr>
              <w:t>Welchen Eindruck erzeugt das?</w:t>
            </w:r>
          </w:p>
        </w:tc>
        <w:tc>
          <w:tcPr>
            <w:tcW w:w="0" w:type="auto"/>
            <w:vAlign w:val="center"/>
            <w:hideMark/>
          </w:tcPr>
          <w:p w14:paraId="39B3B8C0" w14:textId="77777777" w:rsidR="0013787D" w:rsidRPr="00420141" w:rsidRDefault="0013787D" w:rsidP="0013787D">
            <w:pPr>
              <w:rPr>
                <w:rFonts w:cstheme="minorHAnsi"/>
              </w:rPr>
            </w:pPr>
            <w:r w:rsidRPr="00420141">
              <w:rPr>
                <w:rFonts w:cstheme="minorHAnsi"/>
              </w:rPr>
              <w:t>Welches Bedürfnis könnte dahinterstecken?</w:t>
            </w:r>
          </w:p>
        </w:tc>
      </w:tr>
      <w:tr w:rsidR="0013787D" w:rsidRPr="0013787D" w14:paraId="2B3EAA3E" w14:textId="77777777" w:rsidTr="001955DF">
        <w:trPr>
          <w:tblCellSpacing w:w="15" w:type="dxa"/>
        </w:trPr>
        <w:tc>
          <w:tcPr>
            <w:tcW w:w="0" w:type="auto"/>
            <w:vAlign w:val="center"/>
            <w:hideMark/>
          </w:tcPr>
          <w:p w14:paraId="6D8779BD" w14:textId="77777777" w:rsidR="0013787D" w:rsidRPr="0013787D" w:rsidRDefault="0013787D" w:rsidP="0013787D">
            <w:pPr>
              <w:rPr>
                <w:rFonts w:cstheme="minorHAnsi"/>
              </w:rPr>
            </w:pPr>
            <w:r w:rsidRPr="0013787D">
              <w:rPr>
                <w:rFonts w:cstheme="minorHAnsi"/>
              </w:rPr>
              <w:t>Profilbild</w:t>
            </w:r>
          </w:p>
        </w:tc>
        <w:tc>
          <w:tcPr>
            <w:tcW w:w="0" w:type="auto"/>
            <w:vAlign w:val="center"/>
            <w:hideMark/>
          </w:tcPr>
          <w:p w14:paraId="015636B5" w14:textId="3CB97E61" w:rsidR="00BA1F9A" w:rsidRPr="0013787D" w:rsidRDefault="00BA1F9A" w:rsidP="0013787D">
            <w:pPr>
              <w:rPr>
                <w:rFonts w:cstheme="minorHAnsi"/>
              </w:rPr>
            </w:pPr>
            <w:ins w:id="1295" w:author="Fabienne Schmaus" w:date="2026-05-03T14:48:00Z" w16du:dateUtc="2026-05-03T12:48:00Z">
              <w:r>
                <w:rPr>
                  <w:rFonts w:cstheme="minorHAnsi"/>
                </w:rPr>
                <w:br/>
              </w:r>
            </w:ins>
          </w:p>
        </w:tc>
        <w:tc>
          <w:tcPr>
            <w:tcW w:w="0" w:type="auto"/>
            <w:vAlign w:val="center"/>
            <w:hideMark/>
          </w:tcPr>
          <w:p w14:paraId="637D78B8" w14:textId="77777777" w:rsidR="0013787D" w:rsidRPr="0013787D" w:rsidRDefault="0013787D" w:rsidP="0013787D">
            <w:pPr>
              <w:rPr>
                <w:rFonts w:cstheme="minorHAnsi"/>
              </w:rPr>
            </w:pPr>
          </w:p>
        </w:tc>
        <w:tc>
          <w:tcPr>
            <w:tcW w:w="0" w:type="auto"/>
            <w:vAlign w:val="center"/>
            <w:hideMark/>
          </w:tcPr>
          <w:p w14:paraId="5F8D292C" w14:textId="77777777" w:rsidR="0013787D" w:rsidRPr="0013787D" w:rsidRDefault="0013787D" w:rsidP="0013787D">
            <w:pPr>
              <w:rPr>
                <w:rFonts w:cstheme="minorHAnsi"/>
              </w:rPr>
            </w:pPr>
          </w:p>
        </w:tc>
        <w:tc>
          <w:tcPr>
            <w:tcW w:w="0" w:type="auto"/>
            <w:vAlign w:val="center"/>
            <w:hideMark/>
          </w:tcPr>
          <w:p w14:paraId="45716BBA" w14:textId="77777777" w:rsidR="0013787D" w:rsidRPr="0013787D" w:rsidRDefault="0013787D" w:rsidP="0013787D">
            <w:pPr>
              <w:rPr>
                <w:rFonts w:cstheme="minorHAnsi"/>
              </w:rPr>
            </w:pPr>
          </w:p>
        </w:tc>
      </w:tr>
      <w:tr w:rsidR="0013787D" w:rsidRPr="0013787D" w14:paraId="089CDF44" w14:textId="77777777" w:rsidTr="001955DF">
        <w:trPr>
          <w:tblCellSpacing w:w="15" w:type="dxa"/>
        </w:trPr>
        <w:tc>
          <w:tcPr>
            <w:tcW w:w="0" w:type="auto"/>
            <w:vAlign w:val="center"/>
            <w:hideMark/>
          </w:tcPr>
          <w:p w14:paraId="1E15E70A" w14:textId="77777777" w:rsidR="0013787D" w:rsidRPr="0013787D" w:rsidRDefault="0013787D" w:rsidP="0013787D">
            <w:pPr>
              <w:rPr>
                <w:rFonts w:cstheme="minorHAnsi"/>
              </w:rPr>
            </w:pPr>
            <w:r w:rsidRPr="0013787D">
              <w:rPr>
                <w:rFonts w:cstheme="minorHAnsi"/>
              </w:rPr>
              <w:t>Bio</w:t>
            </w:r>
          </w:p>
        </w:tc>
        <w:tc>
          <w:tcPr>
            <w:tcW w:w="0" w:type="auto"/>
            <w:vAlign w:val="center"/>
            <w:hideMark/>
          </w:tcPr>
          <w:p w14:paraId="494D2E4B" w14:textId="05D112D9" w:rsidR="0013787D" w:rsidRPr="0013787D" w:rsidRDefault="00BA1F9A" w:rsidP="0013787D">
            <w:pPr>
              <w:rPr>
                <w:rFonts w:cstheme="minorHAnsi"/>
              </w:rPr>
            </w:pPr>
            <w:ins w:id="1296" w:author="Fabienne Schmaus" w:date="2026-05-03T14:48:00Z" w16du:dateUtc="2026-05-03T12:48:00Z">
              <w:r>
                <w:rPr>
                  <w:rFonts w:cstheme="minorHAnsi"/>
                </w:rPr>
                <w:br/>
              </w:r>
            </w:ins>
          </w:p>
        </w:tc>
        <w:tc>
          <w:tcPr>
            <w:tcW w:w="0" w:type="auto"/>
            <w:vAlign w:val="center"/>
            <w:hideMark/>
          </w:tcPr>
          <w:p w14:paraId="30F5CDE9" w14:textId="77777777" w:rsidR="0013787D" w:rsidRPr="0013787D" w:rsidRDefault="0013787D" w:rsidP="0013787D">
            <w:pPr>
              <w:rPr>
                <w:rFonts w:cstheme="minorHAnsi"/>
              </w:rPr>
            </w:pPr>
          </w:p>
        </w:tc>
        <w:tc>
          <w:tcPr>
            <w:tcW w:w="0" w:type="auto"/>
            <w:vAlign w:val="center"/>
            <w:hideMark/>
          </w:tcPr>
          <w:p w14:paraId="60E9353D" w14:textId="77777777" w:rsidR="0013787D" w:rsidRPr="0013787D" w:rsidRDefault="0013787D" w:rsidP="0013787D">
            <w:pPr>
              <w:rPr>
                <w:rFonts w:cstheme="minorHAnsi"/>
              </w:rPr>
            </w:pPr>
          </w:p>
        </w:tc>
        <w:tc>
          <w:tcPr>
            <w:tcW w:w="0" w:type="auto"/>
            <w:vAlign w:val="center"/>
            <w:hideMark/>
          </w:tcPr>
          <w:p w14:paraId="6DAC5DF1" w14:textId="77777777" w:rsidR="0013787D" w:rsidRPr="0013787D" w:rsidRDefault="0013787D" w:rsidP="0013787D">
            <w:pPr>
              <w:rPr>
                <w:rFonts w:cstheme="minorHAnsi"/>
              </w:rPr>
            </w:pPr>
          </w:p>
        </w:tc>
      </w:tr>
      <w:tr w:rsidR="0013787D" w:rsidRPr="0013787D" w14:paraId="6132948D" w14:textId="77777777" w:rsidTr="001955DF">
        <w:trPr>
          <w:tblCellSpacing w:w="15" w:type="dxa"/>
        </w:trPr>
        <w:tc>
          <w:tcPr>
            <w:tcW w:w="0" w:type="auto"/>
            <w:vAlign w:val="center"/>
            <w:hideMark/>
          </w:tcPr>
          <w:p w14:paraId="052DD8CC" w14:textId="37DB2B3C" w:rsidR="0013787D" w:rsidRPr="0013787D" w:rsidRDefault="0013787D" w:rsidP="0013787D">
            <w:pPr>
              <w:rPr>
                <w:rFonts w:cstheme="minorHAnsi"/>
              </w:rPr>
            </w:pPr>
            <w:r w:rsidRPr="0013787D">
              <w:rPr>
                <w:rFonts w:cstheme="minorHAnsi"/>
              </w:rPr>
              <w:t>Posts</w:t>
            </w:r>
            <w:ins w:id="1297" w:author="Fabienne Schmaus" w:date="2026-05-04T11:13:00Z" w16du:dateUtc="2026-05-04T09:13:00Z">
              <w:r w:rsidR="00AC6CBE">
                <w:rPr>
                  <w:rFonts w:cstheme="minorHAnsi"/>
                </w:rPr>
                <w:t>,</w:t>
              </w:r>
            </w:ins>
            <w:del w:id="1298" w:author="Fabienne Schmaus" w:date="2026-05-03T14:48:00Z" w16du:dateUtc="2026-05-03T12:48:00Z">
              <w:r w:rsidRPr="0013787D" w:rsidDel="00BA1F9A">
                <w:rPr>
                  <w:rFonts w:cstheme="minorHAnsi"/>
                </w:rPr>
                <w:delText xml:space="preserve"> </w:delText>
              </w:r>
            </w:del>
            <w:del w:id="1299" w:author="Fabienne Schmaus" w:date="2026-05-04T11:13:00Z" w16du:dateUtc="2026-05-04T09:13:00Z">
              <w:r w:rsidRPr="0013787D" w:rsidDel="00AC6CBE">
                <w:rPr>
                  <w:rFonts w:cstheme="minorHAnsi"/>
                </w:rPr>
                <w:delText>/</w:delText>
              </w:r>
            </w:del>
            <w:r w:rsidRPr="0013787D">
              <w:rPr>
                <w:rFonts w:cstheme="minorHAnsi"/>
              </w:rPr>
              <w:t xml:space="preserve"> Inhalte</w:t>
            </w:r>
          </w:p>
        </w:tc>
        <w:tc>
          <w:tcPr>
            <w:tcW w:w="0" w:type="auto"/>
            <w:vAlign w:val="center"/>
            <w:hideMark/>
          </w:tcPr>
          <w:p w14:paraId="4AE2BA37" w14:textId="4B6EF890" w:rsidR="0013787D" w:rsidRPr="0013787D" w:rsidRDefault="00BA1F9A" w:rsidP="0013787D">
            <w:pPr>
              <w:rPr>
                <w:rFonts w:cstheme="minorHAnsi"/>
              </w:rPr>
            </w:pPr>
            <w:ins w:id="1300" w:author="Fabienne Schmaus" w:date="2026-05-03T14:48:00Z" w16du:dateUtc="2026-05-03T12:48:00Z">
              <w:r>
                <w:rPr>
                  <w:rFonts w:cstheme="minorHAnsi"/>
                </w:rPr>
                <w:br/>
              </w:r>
            </w:ins>
          </w:p>
        </w:tc>
        <w:tc>
          <w:tcPr>
            <w:tcW w:w="0" w:type="auto"/>
            <w:vAlign w:val="center"/>
            <w:hideMark/>
          </w:tcPr>
          <w:p w14:paraId="770E9AFB" w14:textId="77777777" w:rsidR="0013787D" w:rsidRPr="0013787D" w:rsidRDefault="0013787D" w:rsidP="0013787D">
            <w:pPr>
              <w:rPr>
                <w:rFonts w:cstheme="minorHAnsi"/>
              </w:rPr>
            </w:pPr>
          </w:p>
        </w:tc>
        <w:tc>
          <w:tcPr>
            <w:tcW w:w="0" w:type="auto"/>
            <w:vAlign w:val="center"/>
            <w:hideMark/>
          </w:tcPr>
          <w:p w14:paraId="065C8892" w14:textId="77777777" w:rsidR="0013787D" w:rsidRPr="0013787D" w:rsidRDefault="0013787D" w:rsidP="0013787D">
            <w:pPr>
              <w:rPr>
                <w:rFonts w:cstheme="minorHAnsi"/>
              </w:rPr>
            </w:pPr>
          </w:p>
        </w:tc>
        <w:tc>
          <w:tcPr>
            <w:tcW w:w="0" w:type="auto"/>
            <w:vAlign w:val="center"/>
            <w:hideMark/>
          </w:tcPr>
          <w:p w14:paraId="26F00668" w14:textId="77777777" w:rsidR="0013787D" w:rsidRPr="0013787D" w:rsidRDefault="0013787D" w:rsidP="0013787D">
            <w:pPr>
              <w:rPr>
                <w:rFonts w:cstheme="minorHAnsi"/>
              </w:rPr>
            </w:pPr>
          </w:p>
        </w:tc>
      </w:tr>
      <w:tr w:rsidR="0013787D" w:rsidRPr="0013787D" w14:paraId="34A1CA16" w14:textId="77777777" w:rsidTr="001955DF">
        <w:trPr>
          <w:tblCellSpacing w:w="15" w:type="dxa"/>
        </w:trPr>
        <w:tc>
          <w:tcPr>
            <w:tcW w:w="0" w:type="auto"/>
            <w:vAlign w:val="center"/>
            <w:hideMark/>
          </w:tcPr>
          <w:p w14:paraId="6C79DE14" w14:textId="77777777" w:rsidR="0013787D" w:rsidRPr="0013787D" w:rsidRDefault="0013787D" w:rsidP="0013787D">
            <w:pPr>
              <w:rPr>
                <w:rFonts w:cstheme="minorHAnsi"/>
              </w:rPr>
            </w:pPr>
            <w:r w:rsidRPr="0013787D">
              <w:rPr>
                <w:rFonts w:cstheme="minorHAnsi"/>
              </w:rPr>
              <w:t>Interaktionen</w:t>
            </w:r>
          </w:p>
        </w:tc>
        <w:tc>
          <w:tcPr>
            <w:tcW w:w="0" w:type="auto"/>
            <w:vAlign w:val="center"/>
            <w:hideMark/>
          </w:tcPr>
          <w:p w14:paraId="1A49A4F2" w14:textId="3809CC1A" w:rsidR="0013787D" w:rsidRPr="0013787D" w:rsidRDefault="00BA1F9A" w:rsidP="0013787D">
            <w:pPr>
              <w:rPr>
                <w:rFonts w:cstheme="minorHAnsi"/>
              </w:rPr>
            </w:pPr>
            <w:ins w:id="1301" w:author="Fabienne Schmaus" w:date="2026-05-03T14:48:00Z" w16du:dateUtc="2026-05-03T12:48:00Z">
              <w:r>
                <w:rPr>
                  <w:rFonts w:cstheme="minorHAnsi"/>
                </w:rPr>
                <w:br/>
              </w:r>
            </w:ins>
          </w:p>
        </w:tc>
        <w:tc>
          <w:tcPr>
            <w:tcW w:w="0" w:type="auto"/>
            <w:vAlign w:val="center"/>
            <w:hideMark/>
          </w:tcPr>
          <w:p w14:paraId="16499F2C" w14:textId="77777777" w:rsidR="0013787D" w:rsidRPr="0013787D" w:rsidRDefault="0013787D" w:rsidP="0013787D">
            <w:pPr>
              <w:rPr>
                <w:rFonts w:cstheme="minorHAnsi"/>
              </w:rPr>
            </w:pPr>
          </w:p>
        </w:tc>
        <w:tc>
          <w:tcPr>
            <w:tcW w:w="0" w:type="auto"/>
            <w:vAlign w:val="center"/>
            <w:hideMark/>
          </w:tcPr>
          <w:p w14:paraId="216C2ADC" w14:textId="77777777" w:rsidR="0013787D" w:rsidRPr="0013787D" w:rsidRDefault="0013787D" w:rsidP="0013787D">
            <w:pPr>
              <w:rPr>
                <w:rFonts w:cstheme="minorHAnsi"/>
              </w:rPr>
            </w:pPr>
          </w:p>
        </w:tc>
        <w:tc>
          <w:tcPr>
            <w:tcW w:w="0" w:type="auto"/>
            <w:vAlign w:val="center"/>
            <w:hideMark/>
          </w:tcPr>
          <w:p w14:paraId="4DB50586" w14:textId="77777777" w:rsidR="0013787D" w:rsidRPr="0013787D" w:rsidRDefault="0013787D" w:rsidP="0013787D">
            <w:pPr>
              <w:rPr>
                <w:rFonts w:cstheme="minorHAnsi"/>
              </w:rPr>
            </w:pPr>
          </w:p>
        </w:tc>
      </w:tr>
      <w:tr w:rsidR="0013787D" w:rsidRPr="0013787D" w14:paraId="01C1A217" w14:textId="77777777" w:rsidTr="001955DF">
        <w:trPr>
          <w:tblCellSpacing w:w="15" w:type="dxa"/>
        </w:trPr>
        <w:tc>
          <w:tcPr>
            <w:tcW w:w="0" w:type="auto"/>
            <w:vAlign w:val="center"/>
            <w:hideMark/>
          </w:tcPr>
          <w:p w14:paraId="3DD270C1" w14:textId="77777777" w:rsidR="0013787D" w:rsidRPr="0013787D" w:rsidRDefault="0013787D" w:rsidP="0013787D">
            <w:pPr>
              <w:rPr>
                <w:rFonts w:cstheme="minorHAnsi"/>
              </w:rPr>
            </w:pPr>
            <w:r w:rsidRPr="0013787D">
              <w:rPr>
                <w:rFonts w:cstheme="minorHAnsi"/>
              </w:rPr>
              <w:t>Netzwerk</w:t>
            </w:r>
          </w:p>
        </w:tc>
        <w:tc>
          <w:tcPr>
            <w:tcW w:w="0" w:type="auto"/>
            <w:vAlign w:val="center"/>
            <w:hideMark/>
          </w:tcPr>
          <w:p w14:paraId="4D3C6FE2" w14:textId="4B862768" w:rsidR="0013787D" w:rsidRPr="0013787D" w:rsidRDefault="00BA1F9A" w:rsidP="0013787D">
            <w:pPr>
              <w:rPr>
                <w:rFonts w:cstheme="minorHAnsi"/>
              </w:rPr>
            </w:pPr>
            <w:ins w:id="1302" w:author="Fabienne Schmaus" w:date="2026-05-03T14:49:00Z" w16du:dateUtc="2026-05-03T12:49:00Z">
              <w:r>
                <w:rPr>
                  <w:rFonts w:cstheme="minorHAnsi"/>
                </w:rPr>
                <w:br/>
              </w:r>
            </w:ins>
          </w:p>
        </w:tc>
        <w:tc>
          <w:tcPr>
            <w:tcW w:w="0" w:type="auto"/>
            <w:vAlign w:val="center"/>
            <w:hideMark/>
          </w:tcPr>
          <w:p w14:paraId="229D0DCA" w14:textId="77777777" w:rsidR="0013787D" w:rsidRPr="0013787D" w:rsidRDefault="0013787D" w:rsidP="0013787D">
            <w:pPr>
              <w:rPr>
                <w:rFonts w:cstheme="minorHAnsi"/>
              </w:rPr>
            </w:pPr>
          </w:p>
        </w:tc>
        <w:tc>
          <w:tcPr>
            <w:tcW w:w="0" w:type="auto"/>
            <w:vAlign w:val="center"/>
            <w:hideMark/>
          </w:tcPr>
          <w:p w14:paraId="7E26CC4E" w14:textId="77777777" w:rsidR="0013787D" w:rsidRPr="0013787D" w:rsidRDefault="0013787D" w:rsidP="0013787D">
            <w:pPr>
              <w:rPr>
                <w:rFonts w:cstheme="minorHAnsi"/>
              </w:rPr>
            </w:pPr>
          </w:p>
        </w:tc>
        <w:tc>
          <w:tcPr>
            <w:tcW w:w="0" w:type="auto"/>
            <w:vAlign w:val="center"/>
            <w:hideMark/>
          </w:tcPr>
          <w:p w14:paraId="3178C8F1" w14:textId="77777777" w:rsidR="0013787D" w:rsidRPr="0013787D" w:rsidRDefault="0013787D" w:rsidP="0013787D">
            <w:pPr>
              <w:rPr>
                <w:rFonts w:cstheme="minorHAnsi"/>
              </w:rPr>
            </w:pPr>
          </w:p>
        </w:tc>
      </w:tr>
    </w:tbl>
    <w:p w14:paraId="7C740C57" w14:textId="77777777" w:rsidR="0013787D" w:rsidRPr="0013787D" w:rsidRDefault="00000000" w:rsidP="0013787D">
      <w:pPr>
        <w:rPr>
          <w:rFonts w:cstheme="minorHAnsi"/>
        </w:rPr>
      </w:pPr>
      <w:r>
        <w:rPr>
          <w:rFonts w:cstheme="minorHAnsi"/>
        </w:rPr>
        <w:pict w14:anchorId="665F4949">
          <v:rect id="_x0000_i1025" style="width:0;height:1.5pt" o:hralign="center" o:hrstd="t" o:hr="t" fillcolor="#a0a0a0" stroked="f"/>
        </w:pict>
      </w:r>
    </w:p>
    <w:p w14:paraId="0B0A6A76" w14:textId="04DDADC6" w:rsidR="0013787D" w:rsidRPr="0054666E" w:rsidRDefault="0013787D" w:rsidP="0013787D">
      <w:pPr>
        <w:rPr>
          <w:rFonts w:cstheme="minorHAnsi"/>
          <w:b/>
          <w:bCs/>
          <w:rPrChange w:id="1303" w:author="Fabienne Schmaus" w:date="2026-05-03T15:01:00Z" w16du:dateUtc="2026-05-03T13:01:00Z">
            <w:rPr>
              <w:rFonts w:cstheme="minorHAnsi"/>
            </w:rPr>
          </w:rPrChange>
        </w:rPr>
      </w:pPr>
      <w:r w:rsidRPr="00BA1F9A">
        <w:rPr>
          <w:rFonts w:cstheme="minorHAnsi"/>
          <w:b/>
          <w:bCs/>
          <w:rPrChange w:id="1304" w:author="Fabienne Schmaus" w:date="2026-05-03T14:49:00Z" w16du:dateUtc="2026-05-03T12:49:00Z">
            <w:rPr>
              <w:rFonts w:cstheme="minorHAnsi"/>
            </w:rPr>
          </w:rPrChange>
        </w:rPr>
        <w:t>Reflexionsfragen</w:t>
      </w:r>
      <w:ins w:id="1305" w:author="Fabienne Schmaus" w:date="2026-05-03T15:01:00Z" w16du:dateUtc="2026-05-03T13:01:00Z">
        <w:r w:rsidR="0054666E">
          <w:rPr>
            <w:rFonts w:cstheme="minorHAnsi"/>
            <w:b/>
            <w:bCs/>
          </w:rPr>
          <w:t>:</w:t>
        </w:r>
      </w:ins>
    </w:p>
    <w:p w14:paraId="29A2D6DC" w14:textId="47C9DA52" w:rsidR="0013787D" w:rsidRPr="0054666E" w:rsidDel="0054666E" w:rsidRDefault="0013787D" w:rsidP="0013787D">
      <w:pPr>
        <w:rPr>
          <w:del w:id="1306" w:author="Fabienne Schmaus" w:date="2026-05-03T14:57:00Z" w16du:dateUtc="2026-05-03T12:57:00Z"/>
          <w:rFonts w:cstheme="minorHAnsi"/>
        </w:rPr>
      </w:pPr>
      <w:del w:id="1307" w:author="Fabienne Schmaus" w:date="2026-05-03T14:57:00Z" w16du:dateUtc="2026-05-03T12:57:00Z">
        <w:r w:rsidRPr="0054666E" w:rsidDel="0054666E">
          <w:rPr>
            <w:rFonts w:cstheme="minorHAnsi"/>
          </w:rPr>
          <w:delText>Für alle:</w:delText>
        </w:r>
      </w:del>
    </w:p>
    <w:p w14:paraId="67196CEB" w14:textId="77777777" w:rsidR="0013787D" w:rsidRPr="0054666E" w:rsidRDefault="0013787D" w:rsidP="0013787D">
      <w:pPr>
        <w:numPr>
          <w:ilvl w:val="0"/>
          <w:numId w:val="56"/>
        </w:numPr>
        <w:rPr>
          <w:rFonts w:cstheme="minorHAnsi"/>
        </w:rPr>
      </w:pPr>
      <w:r w:rsidRPr="0054666E">
        <w:rPr>
          <w:rFonts w:cstheme="minorHAnsi"/>
        </w:rPr>
        <w:t>Welcher Baustein hat euch am meisten überrascht? Warum?</w:t>
      </w:r>
    </w:p>
    <w:p w14:paraId="158D6684" w14:textId="099F8425" w:rsidR="0054666E" w:rsidRPr="0054666E" w:rsidRDefault="0013787D" w:rsidP="0054666E">
      <w:pPr>
        <w:numPr>
          <w:ilvl w:val="0"/>
          <w:numId w:val="56"/>
        </w:numPr>
        <w:rPr>
          <w:rFonts w:cstheme="minorHAnsi"/>
          <w:i/>
          <w:iCs/>
        </w:rPr>
      </w:pPr>
      <w:r w:rsidRPr="0054666E">
        <w:rPr>
          <w:rFonts w:cstheme="minorHAnsi"/>
        </w:rPr>
        <w:lastRenderedPageBreak/>
        <w:t>Welches Bild hat euch Lena von sich vermittelt – bevor ihr die Analyse gemacht habt? Und danach?</w:t>
      </w:r>
      <w:r w:rsidR="0054666E" w:rsidRPr="0054666E">
        <w:rPr>
          <w:rFonts w:cstheme="minorHAnsi"/>
          <w:i/>
          <w:iCs/>
        </w:rPr>
        <w:br w:type="page"/>
      </w:r>
    </w:p>
    <w:p w14:paraId="1096FBFA" w14:textId="77777777" w:rsidR="0054666E" w:rsidRPr="007204FD" w:rsidRDefault="0054666E" w:rsidP="0054666E">
      <w:pPr>
        <w:rPr>
          <w:rFonts w:cstheme="minorHAnsi"/>
          <w:rPrChange w:id="1308" w:author="Fabienne Schmaus" w:date="2026-04-30T17:08:00Z" w16du:dateUtc="2026-04-30T15:08:00Z">
            <w:rPr>
              <w:rFonts w:cstheme="minorHAnsi"/>
              <w:color w:val="EE0000"/>
            </w:rPr>
          </w:rPrChange>
        </w:rPr>
      </w:pPr>
      <w:r w:rsidRPr="007204FD">
        <w:rPr>
          <w:rFonts w:cstheme="minorHAnsi"/>
          <w:highlight w:val="yellow"/>
          <w:rPrChange w:id="1309" w:author="Fabienne Schmaus" w:date="2026-04-30T17:08:00Z" w16du:dateUtc="2026-04-30T15:08:00Z">
            <w:rPr>
              <w:rFonts w:cstheme="minorHAnsi"/>
              <w:color w:val="EE0000"/>
              <w:highlight w:val="yellow"/>
            </w:rPr>
          </w:rPrChange>
        </w:rPr>
        <w:lastRenderedPageBreak/>
        <w:t xml:space="preserve">((Seite </w:t>
      </w:r>
      <w:r>
        <w:rPr>
          <w:rFonts w:cstheme="minorHAnsi"/>
          <w:highlight w:val="yellow"/>
        </w:rPr>
        <w:t>xx</w:t>
      </w:r>
      <w:del w:id="1310" w:author="Fabienne Schmaus" w:date="2026-04-30T17:08:00Z" w16du:dateUtc="2026-04-30T15:08:00Z">
        <w:r w:rsidRPr="007204FD" w:rsidDel="007204FD">
          <w:rPr>
            <w:rFonts w:cstheme="minorHAnsi"/>
            <w:highlight w:val="yellow"/>
            <w:rPrChange w:id="1311" w:author="Fabienne Schmaus" w:date="2026-04-30T17:08:00Z" w16du:dateUtc="2026-04-30T15:08:00Z">
              <w:rPr>
                <w:rFonts w:cstheme="minorHAnsi"/>
                <w:color w:val="EE0000"/>
                <w:highlight w:val="yellow"/>
              </w:rPr>
            </w:rPrChange>
          </w:rPr>
          <w:delText>4</w:delText>
        </w:r>
      </w:del>
      <w:r w:rsidRPr="007204FD">
        <w:rPr>
          <w:rFonts w:cstheme="minorHAnsi"/>
          <w:highlight w:val="yellow"/>
          <w:rPrChange w:id="1312" w:author="Fabienne Schmaus" w:date="2026-04-30T17:08:00Z" w16du:dateUtc="2026-04-30T15:08:00Z">
            <w:rPr>
              <w:rFonts w:cstheme="minorHAnsi"/>
              <w:color w:val="EE0000"/>
              <w:highlight w:val="yellow"/>
            </w:rPr>
          </w:rPrChange>
        </w:rPr>
        <w:t>))</w:t>
      </w:r>
    </w:p>
    <w:p w14:paraId="0B4D4F2F" w14:textId="2B285904" w:rsidR="0054666E" w:rsidRPr="0013787D" w:rsidRDefault="0054666E" w:rsidP="0054666E">
      <w:pPr>
        <w:rPr>
          <w:rFonts w:cstheme="minorHAnsi"/>
          <w:sz w:val="24"/>
          <w:szCs w:val="24"/>
        </w:rPr>
      </w:pPr>
      <w:r w:rsidRPr="0013787D">
        <w:rPr>
          <w:rFonts w:cstheme="minorHAnsi"/>
          <w:b/>
          <w:bCs/>
          <w:sz w:val="24"/>
          <w:szCs w:val="24"/>
        </w:rPr>
        <w:t>Arbeitsblatt 1</w:t>
      </w:r>
      <w:ins w:id="1313" w:author="Fabienne Schmaus" w:date="2026-05-03T14:58:00Z" w16du:dateUtc="2026-05-03T12:58:00Z">
        <w:r>
          <w:rPr>
            <w:rFonts w:cstheme="minorHAnsi"/>
            <w:b/>
            <w:bCs/>
            <w:sz w:val="24"/>
            <w:szCs w:val="24"/>
          </w:rPr>
          <w:t>B</w:t>
        </w:r>
      </w:ins>
      <w:r w:rsidRPr="0013787D">
        <w:rPr>
          <w:rFonts w:cstheme="minorHAnsi"/>
          <w:b/>
          <w:bCs/>
          <w:sz w:val="24"/>
          <w:szCs w:val="24"/>
        </w:rPr>
        <w:br/>
      </w:r>
      <w:r w:rsidRPr="0013787D">
        <w:rPr>
          <w:rFonts w:cstheme="minorHAnsi"/>
          <w:sz w:val="24"/>
          <w:szCs w:val="24"/>
        </w:rPr>
        <w:t>Die 5 Bausteine meiner digitalen Identität</w:t>
      </w:r>
    </w:p>
    <w:p w14:paraId="2FE37BBE" w14:textId="77777777" w:rsidR="0054666E" w:rsidRDefault="0054666E" w:rsidP="0054666E">
      <w:pPr>
        <w:rPr>
          <w:rFonts w:cstheme="minorHAnsi"/>
          <w:b/>
          <w:bCs/>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54666E" w14:paraId="6A1636EE" w14:textId="77777777" w:rsidTr="001955DF">
        <w:tc>
          <w:tcPr>
            <w:tcW w:w="10456" w:type="dxa"/>
          </w:tcPr>
          <w:p w14:paraId="450EEE4E" w14:textId="77777777" w:rsidR="0054666E" w:rsidRPr="0013787D" w:rsidRDefault="0054666E" w:rsidP="001955DF">
            <w:pPr>
              <w:spacing w:after="160" w:line="259" w:lineRule="auto"/>
              <w:rPr>
                <w:rFonts w:cstheme="minorHAnsi"/>
                <w:b/>
                <w:bCs/>
              </w:rPr>
            </w:pPr>
            <w:r w:rsidRPr="0013787D">
              <w:rPr>
                <w:rFonts w:cstheme="minorHAnsi"/>
                <w:b/>
                <w:bCs/>
              </w:rPr>
              <w:t>Hintergrund: Was macht ein Profil aus?</w:t>
            </w:r>
          </w:p>
          <w:p w14:paraId="68D90EB5" w14:textId="77777777" w:rsidR="0054666E" w:rsidRPr="00C060EC" w:rsidRDefault="0054666E" w:rsidP="001955DF">
            <w:pPr>
              <w:spacing w:after="160" w:line="259" w:lineRule="auto"/>
              <w:rPr>
                <w:rFonts w:cstheme="minorHAnsi"/>
              </w:rPr>
            </w:pPr>
            <w:r w:rsidRPr="0013787D">
              <w:rPr>
                <w:rFonts w:cstheme="minorHAnsi"/>
              </w:rPr>
              <w:t>Jedes Online-Profil besteht aus mehreren Teilen – den 5 Bausteinen der digitalen Identität. Jeder Baustein ist eine bewusste oder unbewusste Entscheidung: Was zeige ich? Was lasse ich weg? Was will ich damit sagen?</w:t>
            </w:r>
          </w:p>
        </w:tc>
      </w:tr>
    </w:tbl>
    <w:p w14:paraId="714627FE" w14:textId="77777777" w:rsidR="0054666E" w:rsidDel="00420141" w:rsidRDefault="0054666E" w:rsidP="0054666E">
      <w:pPr>
        <w:rPr>
          <w:del w:id="1314" w:author="Fabienne Schmaus" w:date="2026-05-03T14:46:00Z" w16du:dateUtc="2026-05-03T12:46:00Z"/>
          <w:rFonts w:cstheme="minorHAnsi"/>
          <w:b/>
          <w:bCs/>
        </w:rPr>
      </w:pPr>
    </w:p>
    <w:p w14:paraId="7A4A062D" w14:textId="77777777" w:rsidR="00420141" w:rsidRPr="0013787D" w:rsidRDefault="00420141" w:rsidP="00420141">
      <w:pPr>
        <w:rPr>
          <w:ins w:id="1315" w:author="Fabienne Schmaus" w:date="2026-05-03T15:14:00Z" w16du:dateUtc="2026-05-03T13:14:00Z"/>
          <w:rFonts w:cstheme="minorHAnsi"/>
          <w:b/>
          <w:bCs/>
        </w:rPr>
      </w:pPr>
    </w:p>
    <w:p w14:paraId="2B792BD1" w14:textId="57E6D48D" w:rsidR="0054666E" w:rsidRPr="00C060EC" w:rsidDel="00BA1F9A" w:rsidRDefault="00420141" w:rsidP="0054666E">
      <w:pPr>
        <w:rPr>
          <w:del w:id="1316" w:author="Fabienne Schmaus" w:date="2026-05-03T14:46:00Z" w16du:dateUtc="2026-05-03T12:46:00Z"/>
          <w:rFonts w:cstheme="minorHAnsi"/>
          <w:i/>
          <w:iCs/>
        </w:rPr>
      </w:pPr>
      <w:ins w:id="1317" w:author="Fabienne Schmaus" w:date="2026-05-03T15:14:00Z" w16du:dateUtc="2026-05-03T13:14:00Z">
        <w:r w:rsidRPr="00C060EC">
          <w:rPr>
            <w:rFonts w:cstheme="minorHAnsi"/>
            <w:i/>
            <w:iCs/>
          </w:rPr>
          <w:t xml:space="preserve">Untersucht das folgende </w:t>
        </w:r>
        <w:r w:rsidRPr="001955DF">
          <w:rPr>
            <w:rFonts w:cstheme="minorHAnsi"/>
            <w:b/>
            <w:bCs/>
            <w:i/>
            <w:iCs/>
          </w:rPr>
          <w:t>fiktive Musterprofil</w:t>
        </w:r>
        <w:r w:rsidRPr="00C060EC">
          <w:rPr>
            <w:rFonts w:cstheme="minorHAnsi"/>
            <w:i/>
            <w:iCs/>
          </w:rPr>
          <w:t xml:space="preserve"> und beantwortet die Fragen in der Tabelle</w:t>
        </w:r>
        <w:r>
          <w:rPr>
            <w:rFonts w:cstheme="minorHAnsi"/>
            <w:i/>
            <w:iCs/>
          </w:rPr>
          <w:t xml:space="preserve"> und die Reflexionsfragen. </w:t>
        </w:r>
      </w:ins>
      <w:del w:id="1318" w:author="Fabienne Schmaus" w:date="2026-05-03T14:46:00Z" w16du:dateUtc="2026-05-03T12:46:00Z">
        <w:r w:rsidR="0054666E" w:rsidRPr="00C060EC" w:rsidDel="00BA1F9A">
          <w:rPr>
            <w:rFonts w:cstheme="minorHAnsi"/>
            <w:i/>
            <w:iCs/>
          </w:rPr>
          <w:delText>Untersucht das folgende fiktive Musterprofil und beantwortet die Fragen in der Tabelle.</w:delText>
        </w:r>
      </w:del>
    </w:p>
    <w:p w14:paraId="6292C42B" w14:textId="77777777" w:rsidR="0054666E" w:rsidRPr="0013787D" w:rsidRDefault="0054666E" w:rsidP="0054666E">
      <w:pPr>
        <w:rPr>
          <w:rFonts w:cstheme="minorHAnsi"/>
        </w:rPr>
      </w:pPr>
    </w:p>
    <w:p w14:paraId="4BA04025" w14:textId="77777777" w:rsidR="007113C1" w:rsidRDefault="0054666E" w:rsidP="0054666E">
      <w:pPr>
        <w:rPr>
          <w:rFonts w:cstheme="minorHAnsi"/>
        </w:rPr>
      </w:pPr>
      <w:ins w:id="1319" w:author="Fabienne Schmaus" w:date="2026-05-03T14:47:00Z" w16du:dateUtc="2026-05-03T12:47:00Z">
        <w:r w:rsidRPr="00BA1F9A">
          <w:rPr>
            <w:rFonts w:cstheme="minorHAnsi"/>
            <w:highlight w:val="yellow"/>
            <w:rPrChange w:id="1320" w:author="Fabienne Schmaus" w:date="2026-05-03T14:47:00Z" w16du:dateUtc="2026-05-03T12:47:00Z">
              <w:rPr>
                <w:rFonts w:cstheme="minorHAnsi"/>
                <w:b/>
                <w:bCs/>
              </w:rPr>
            </w:rPrChange>
          </w:rPr>
          <w:t>((Abschnitt als Profil gestalten))</w:t>
        </w:r>
      </w:ins>
    </w:p>
    <w:tbl>
      <w:tblPr>
        <w:tblStyle w:val="Tabellenraster"/>
        <w:tblW w:w="0" w:type="auto"/>
        <w:tblLook w:val="04A0" w:firstRow="1" w:lastRow="0" w:firstColumn="1" w:lastColumn="0" w:noHBand="0" w:noVBand="1"/>
      </w:tblPr>
      <w:tblGrid>
        <w:gridCol w:w="10456"/>
      </w:tblGrid>
      <w:tr w:rsidR="007113C1" w14:paraId="670D740D" w14:textId="77777777" w:rsidTr="007113C1">
        <w:tc>
          <w:tcPr>
            <w:tcW w:w="10456" w:type="dxa"/>
          </w:tcPr>
          <w:p w14:paraId="5B5BCD23" w14:textId="77777777" w:rsidR="007113C1" w:rsidRPr="0013787D" w:rsidRDefault="007113C1" w:rsidP="007113C1">
            <w:pPr>
              <w:spacing w:line="276" w:lineRule="auto"/>
              <w:rPr>
                <w:rFonts w:cstheme="minorHAnsi"/>
              </w:rPr>
            </w:pPr>
            <w:r w:rsidRPr="0013787D">
              <w:rPr>
                <w:rFonts w:cstheme="minorHAnsi"/>
                <w:b/>
                <w:bCs/>
              </w:rPr>
              <w:t xml:space="preserve">Fiktives </w:t>
            </w:r>
            <w:r w:rsidRPr="00BA1F9A">
              <w:rPr>
                <w:rFonts w:cstheme="minorHAnsi"/>
                <w:b/>
                <w:bCs/>
              </w:rPr>
              <w:t>Musterprofil:</w:t>
            </w:r>
            <w:r w:rsidRPr="00BA1F9A">
              <w:rPr>
                <w:rFonts w:cstheme="minorHAnsi"/>
                <w:b/>
                <w:bCs/>
                <w:rPrChange w:id="1321" w:author="Fabienne Schmaus" w:date="2026-05-03T14:52:00Z" w16du:dateUtc="2026-05-03T12:52:00Z">
                  <w:rPr>
                    <w:rFonts w:cstheme="minorHAnsi"/>
                  </w:rPr>
                </w:rPrChange>
              </w:rPr>
              <w:t xml:space="preserve"> @lena.moments</w:t>
            </w:r>
          </w:p>
          <w:p w14:paraId="6BD99CB7" w14:textId="77777777" w:rsidR="007113C1" w:rsidRPr="0013787D" w:rsidRDefault="007113C1" w:rsidP="007113C1">
            <w:pPr>
              <w:spacing w:line="276" w:lineRule="auto"/>
              <w:rPr>
                <w:rFonts w:cstheme="minorHAnsi"/>
              </w:rPr>
            </w:pPr>
            <w:r w:rsidRPr="0054666E">
              <w:rPr>
                <w:rFonts w:cstheme="minorHAnsi"/>
                <w:b/>
                <w:bCs/>
                <w:rPrChange w:id="1322" w:author="Fabienne Schmaus" w:date="2026-05-03T15:03:00Z" w16du:dateUtc="2026-05-03T13:03:00Z">
                  <w:rPr>
                    <w:rFonts w:cstheme="minorHAnsi"/>
                  </w:rPr>
                </w:rPrChange>
              </w:rPr>
              <w:t>Profilbild:</w:t>
            </w:r>
            <w:r w:rsidRPr="0013787D">
              <w:rPr>
                <w:rFonts w:cstheme="minorHAnsi"/>
              </w:rPr>
              <w:t xml:space="preserve"> Lächelndes Selfie auf einem Berggipfel, Sonnenbrille, goldenes Licht.</w:t>
            </w:r>
          </w:p>
          <w:p w14:paraId="165E12FE" w14:textId="77777777" w:rsidR="007113C1" w:rsidRPr="00BA1F9A" w:rsidRDefault="007113C1" w:rsidP="007113C1">
            <w:pPr>
              <w:spacing w:line="276" w:lineRule="auto"/>
              <w:rPr>
                <w:rFonts w:cstheme="minorHAnsi"/>
                <w:lang w:val="en-US"/>
              </w:rPr>
            </w:pPr>
            <w:r w:rsidRPr="0054666E">
              <w:rPr>
                <w:rFonts w:cstheme="minorHAnsi"/>
                <w:b/>
                <w:bCs/>
                <w:lang w:val="en-US"/>
                <w:rPrChange w:id="1323" w:author="Fabienne Schmaus" w:date="2026-05-03T15:03:00Z" w16du:dateUtc="2026-05-03T13:03:00Z">
                  <w:rPr>
                    <w:rFonts w:cstheme="minorHAnsi"/>
                    <w:lang w:val="en-US"/>
                  </w:rPr>
                </w:rPrChange>
              </w:rPr>
              <w:t>Bio:</w:t>
            </w:r>
            <w:r w:rsidRPr="00BA1F9A">
              <w:rPr>
                <w:rFonts w:cstheme="minorHAnsi"/>
                <w:lang w:val="en-US"/>
              </w:rPr>
              <w:t xml:space="preserve"> </w:t>
            </w:r>
            <w:r w:rsidRPr="00BA1F9A">
              <w:rPr>
                <w:rFonts w:cstheme="minorHAnsi"/>
                <w:lang w:val="en-US"/>
                <w:rPrChange w:id="1324" w:author="Fabienne Schmaus" w:date="2026-05-03T14:53:00Z" w16du:dateUtc="2026-05-03T12:53:00Z">
                  <w:rPr>
                    <w:rFonts w:cstheme="minorHAnsi"/>
                    <w:i/>
                    <w:iCs/>
                    <w:lang w:val="en-US"/>
                  </w:rPr>
                </w:rPrChange>
              </w:rPr>
              <w:t xml:space="preserve">„living for sunsets &amp; adventures </w:t>
            </w:r>
            <w:r w:rsidRPr="00BA1F9A">
              <w:rPr>
                <w:rFonts w:ascii="Segoe UI Emoji" w:hAnsi="Segoe UI Emoji" w:cs="Segoe UI Emoji"/>
                <w:rPrChange w:id="1325" w:author="Fabienne Schmaus" w:date="2026-05-03T14:53:00Z" w16du:dateUtc="2026-05-03T12:53:00Z">
                  <w:rPr>
                    <w:rFonts w:ascii="Segoe UI Emoji" w:hAnsi="Segoe UI Emoji" w:cs="Segoe UI Emoji"/>
                    <w:i/>
                    <w:iCs/>
                  </w:rPr>
                </w:rPrChange>
              </w:rPr>
              <w:t>🌄</w:t>
            </w:r>
            <w:r w:rsidRPr="00BA1F9A">
              <w:rPr>
                <w:rFonts w:cstheme="minorHAnsi"/>
                <w:lang w:val="en-US"/>
                <w:rPrChange w:id="1326" w:author="Fabienne Schmaus" w:date="2026-05-03T14:53:00Z" w16du:dateUtc="2026-05-03T12:53:00Z">
                  <w:rPr>
                    <w:rFonts w:cstheme="minorHAnsi"/>
                    <w:i/>
                    <w:iCs/>
                    <w:lang w:val="en-US"/>
                  </w:rPr>
                </w:rPrChange>
              </w:rPr>
              <w:t xml:space="preserve"> | 17 | Berlin | she/her</w:t>
            </w:r>
            <w:del w:id="1327" w:author="Fabienne Schmaus" w:date="2026-05-03T15:04:00Z" w16du:dateUtc="2026-05-03T13:04:00Z">
              <w:r w:rsidRPr="00BA1F9A" w:rsidDel="0054666E">
                <w:rPr>
                  <w:rFonts w:cstheme="minorHAnsi"/>
                  <w:lang w:val="en-US"/>
                  <w:rPrChange w:id="1328" w:author="Fabienne Schmaus" w:date="2026-05-03T14:53:00Z" w16du:dateUtc="2026-05-03T12:53:00Z">
                    <w:rPr>
                      <w:rFonts w:cstheme="minorHAnsi"/>
                      <w:i/>
                      <w:iCs/>
                      <w:lang w:val="en-US"/>
                    </w:rPr>
                  </w:rPrChange>
                </w:rPr>
                <w:delText>"</w:delText>
              </w:r>
            </w:del>
            <w:ins w:id="1329" w:author="Fabienne Schmaus" w:date="2026-05-03T15:04:00Z" w16du:dateUtc="2026-05-03T13:04:00Z">
              <w:r>
                <w:rPr>
                  <w:rFonts w:cstheme="minorHAnsi"/>
                  <w:lang w:val="en-US"/>
                </w:rPr>
                <w:t>”</w:t>
              </w:r>
            </w:ins>
          </w:p>
          <w:p w14:paraId="320B4D27" w14:textId="77777777" w:rsidR="007113C1" w:rsidRPr="0013787D" w:rsidRDefault="007113C1" w:rsidP="007113C1">
            <w:pPr>
              <w:spacing w:line="276" w:lineRule="auto"/>
              <w:rPr>
                <w:rFonts w:cstheme="minorHAnsi"/>
              </w:rPr>
            </w:pPr>
            <w:r w:rsidRPr="0054666E">
              <w:rPr>
                <w:rFonts w:cstheme="minorHAnsi"/>
                <w:b/>
                <w:bCs/>
                <w:rPrChange w:id="1330" w:author="Fabienne Schmaus" w:date="2026-05-03T15:04:00Z" w16du:dateUtc="2026-05-03T13:04:00Z">
                  <w:rPr>
                    <w:rFonts w:cstheme="minorHAnsi"/>
                  </w:rPr>
                </w:rPrChange>
              </w:rPr>
              <w:t>Posts (letzte 6):</w:t>
            </w:r>
            <w:r w:rsidRPr="0013787D">
              <w:rPr>
                <w:rFonts w:cstheme="minorHAnsi"/>
              </w:rPr>
              <w:t xml:space="preserve"> Wanderfoto in den Alpen | Smoothie-Bowl zum Frühstück | Konzertabend mit Freundinnen | Sonnenuntergang vom Balkon | Selfie mit Kaffeebecher | Herbstblätter im Park</w:t>
            </w:r>
          </w:p>
          <w:p w14:paraId="769B9174" w14:textId="77777777" w:rsidR="007113C1" w:rsidRPr="0013787D" w:rsidRDefault="007113C1" w:rsidP="007113C1">
            <w:pPr>
              <w:spacing w:line="276" w:lineRule="auto"/>
              <w:rPr>
                <w:rFonts w:cstheme="minorHAnsi"/>
              </w:rPr>
            </w:pPr>
            <w:r w:rsidRPr="0054666E">
              <w:rPr>
                <w:rFonts w:cstheme="minorHAnsi"/>
                <w:b/>
                <w:bCs/>
                <w:rPrChange w:id="1331" w:author="Fabienne Schmaus" w:date="2026-05-03T15:04:00Z" w16du:dateUtc="2026-05-03T13:04:00Z">
                  <w:rPr>
                    <w:rFonts w:cstheme="minorHAnsi"/>
                  </w:rPr>
                </w:rPrChange>
              </w:rPr>
              <w:t>Interaktionen:</w:t>
            </w:r>
            <w:r w:rsidRPr="0013787D">
              <w:rPr>
                <w:rFonts w:cstheme="minorHAnsi"/>
              </w:rPr>
              <w:t xml:space="preserve"> 312 Follower | folgt 189 | Posts bekommen durchschnittlich 45–80 Likes | Kommentare meist von denselben 4–5 Personen</w:t>
            </w:r>
          </w:p>
          <w:p w14:paraId="78476C2A" w14:textId="6C63D240" w:rsidR="007113C1" w:rsidRDefault="007113C1" w:rsidP="007113C1">
            <w:pPr>
              <w:spacing w:line="276" w:lineRule="auto"/>
              <w:rPr>
                <w:rFonts w:cstheme="minorHAnsi"/>
              </w:rPr>
            </w:pPr>
            <w:r w:rsidRPr="0054666E">
              <w:rPr>
                <w:rFonts w:cstheme="minorHAnsi"/>
                <w:b/>
                <w:bCs/>
                <w:rPrChange w:id="1332" w:author="Fabienne Schmaus" w:date="2026-05-03T15:04:00Z" w16du:dateUtc="2026-05-03T13:04:00Z">
                  <w:rPr>
                    <w:rFonts w:cstheme="minorHAnsi"/>
                  </w:rPr>
                </w:rPrChange>
              </w:rPr>
              <w:t>Netzwerk:</w:t>
            </w:r>
            <w:r w:rsidRPr="0013787D">
              <w:rPr>
                <w:rFonts w:cstheme="minorHAnsi"/>
              </w:rPr>
              <w:t xml:space="preserve"> Folgt vor allem Reise-, Outdoor- und Lifestyle-Accounts; kaum Marken</w:t>
            </w:r>
          </w:p>
        </w:tc>
      </w:tr>
    </w:tbl>
    <w:p w14:paraId="352F99FE" w14:textId="77777777" w:rsidR="0054666E" w:rsidRPr="0013787D" w:rsidRDefault="0054666E" w:rsidP="0054666E">
      <w:pPr>
        <w:rPr>
          <w:rFonts w:cstheme="minorHAnsi"/>
        </w:rPr>
      </w:pPr>
    </w:p>
    <w:p w14:paraId="7E337F42" w14:textId="36676B0B" w:rsidR="0054666E" w:rsidRPr="00420141" w:rsidDel="0054666E" w:rsidRDefault="0054666E" w:rsidP="0054666E">
      <w:pPr>
        <w:rPr>
          <w:del w:id="1333" w:author="Fabienne Schmaus" w:date="2026-05-03T15:02:00Z" w16du:dateUtc="2026-05-03T13:02:00Z"/>
          <w:rFonts w:cstheme="minorHAnsi"/>
          <w:b/>
          <w:bCs/>
        </w:rPr>
      </w:pPr>
      <w:r w:rsidRPr="00420141">
        <w:rPr>
          <w:rFonts w:cstheme="minorHAnsi"/>
          <w:b/>
          <w:bCs/>
        </w:rPr>
        <w:t>Aufgabe</w:t>
      </w:r>
      <w:ins w:id="1334" w:author="Fabienne Schmaus" w:date="2026-05-03T15:02:00Z" w16du:dateUtc="2026-05-03T13:02:00Z">
        <w:r w:rsidRPr="00420141">
          <w:rPr>
            <w:rFonts w:cstheme="minorHAnsi"/>
            <w:b/>
            <w:bCs/>
          </w:rPr>
          <w:t xml:space="preserve">: </w:t>
        </w:r>
      </w:ins>
    </w:p>
    <w:p w14:paraId="18A60CF3" w14:textId="77777777" w:rsidR="0054666E" w:rsidRPr="00420141" w:rsidRDefault="0054666E" w:rsidP="0054666E">
      <w:pPr>
        <w:rPr>
          <w:rFonts w:cstheme="minorHAnsi"/>
          <w:b/>
          <w:bCs/>
          <w:rPrChange w:id="1335" w:author="Fabienne Schmaus" w:date="2026-05-03T15:09:00Z" w16du:dateUtc="2026-05-03T13:09:00Z">
            <w:rPr>
              <w:rFonts w:cstheme="minorHAnsi"/>
            </w:rPr>
          </w:rPrChange>
        </w:rPr>
      </w:pPr>
      <w:r w:rsidRPr="00420141">
        <w:rPr>
          <w:rFonts w:cstheme="minorHAnsi"/>
          <w:b/>
          <w:bCs/>
          <w:rPrChange w:id="1336" w:author="Fabienne Schmaus" w:date="2026-05-03T15:09:00Z" w16du:dateUtc="2026-05-03T13:09:00Z">
            <w:rPr>
              <w:rFonts w:cstheme="minorHAnsi"/>
            </w:rPr>
          </w:rPrChange>
        </w:rPr>
        <w:t>Analysiert das Profil @lena.moments mithilfe der folgenden Tabelle.</w:t>
      </w:r>
      <w:del w:id="1337" w:author="Fabienne Schmaus" w:date="2026-05-03T14:48:00Z" w16du:dateUtc="2026-05-03T12:48:00Z">
        <w:r w:rsidRPr="00420141" w:rsidDel="00BA1F9A">
          <w:rPr>
            <w:rFonts w:cstheme="minorHAnsi"/>
            <w:b/>
            <w:bCs/>
            <w:rPrChange w:id="1338" w:author="Fabienne Schmaus" w:date="2026-05-03T15:09:00Z" w16du:dateUtc="2026-05-03T13:09:00Z">
              <w:rPr>
                <w:rFonts w:cstheme="minorHAnsi"/>
              </w:rPr>
            </w:rPrChange>
          </w:rPr>
          <w:br/>
        </w:r>
      </w:del>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1417"/>
        <w:gridCol w:w="2492"/>
        <w:gridCol w:w="2075"/>
        <w:gridCol w:w="3085"/>
      </w:tblGrid>
      <w:tr w:rsidR="0054666E" w:rsidRPr="00420141" w14:paraId="6202E7A1" w14:textId="77777777" w:rsidTr="001955DF">
        <w:trPr>
          <w:tblHeader/>
          <w:tblCellSpacing w:w="15" w:type="dxa"/>
        </w:trPr>
        <w:tc>
          <w:tcPr>
            <w:tcW w:w="0" w:type="auto"/>
            <w:vAlign w:val="center"/>
            <w:hideMark/>
          </w:tcPr>
          <w:p w14:paraId="354B976D" w14:textId="77777777" w:rsidR="0054666E" w:rsidRPr="00420141" w:rsidRDefault="0054666E" w:rsidP="001955DF">
            <w:pPr>
              <w:rPr>
                <w:rFonts w:cstheme="minorHAnsi"/>
              </w:rPr>
            </w:pPr>
            <w:r w:rsidRPr="00420141">
              <w:rPr>
                <w:rFonts w:cstheme="minorHAnsi"/>
              </w:rPr>
              <w:t>Baustein</w:t>
            </w:r>
          </w:p>
        </w:tc>
        <w:tc>
          <w:tcPr>
            <w:tcW w:w="0" w:type="auto"/>
            <w:vAlign w:val="center"/>
            <w:hideMark/>
          </w:tcPr>
          <w:p w14:paraId="2FFCFF93" w14:textId="77777777" w:rsidR="0054666E" w:rsidRPr="00420141" w:rsidRDefault="0054666E" w:rsidP="001955DF">
            <w:pPr>
              <w:rPr>
                <w:rFonts w:cstheme="minorHAnsi"/>
              </w:rPr>
            </w:pPr>
            <w:r w:rsidRPr="00420141">
              <w:rPr>
                <w:rFonts w:cstheme="minorHAnsi"/>
              </w:rPr>
              <w:t>Was zeigt das Profil?</w:t>
            </w:r>
          </w:p>
        </w:tc>
        <w:tc>
          <w:tcPr>
            <w:tcW w:w="0" w:type="auto"/>
            <w:vAlign w:val="center"/>
            <w:hideMark/>
          </w:tcPr>
          <w:p w14:paraId="17E56F1D" w14:textId="7772B5D7" w:rsidR="0054666E" w:rsidRPr="00420141" w:rsidRDefault="0054666E" w:rsidP="001955DF">
            <w:pPr>
              <w:rPr>
                <w:rFonts w:cstheme="minorHAnsi"/>
              </w:rPr>
            </w:pPr>
            <w:r w:rsidRPr="00420141">
              <w:rPr>
                <w:rFonts w:cstheme="minorHAnsi"/>
              </w:rPr>
              <w:t xml:space="preserve">Was fehlt </w:t>
            </w:r>
            <w:del w:id="1339" w:author="Fabienne Schmaus" w:date="2026-05-04T11:13:00Z" w16du:dateUtc="2026-05-04T09:13:00Z">
              <w:r w:rsidRPr="00420141" w:rsidDel="00AC6CBE">
                <w:rPr>
                  <w:rFonts w:cstheme="minorHAnsi"/>
                </w:rPr>
                <w:delText xml:space="preserve">/ </w:delText>
              </w:r>
            </w:del>
            <w:ins w:id="1340" w:author="Fabienne Schmaus" w:date="2026-05-04T11:13:00Z" w16du:dateUtc="2026-05-04T09:13:00Z">
              <w:r w:rsidR="00AC6CBE">
                <w:rPr>
                  <w:rFonts w:cstheme="minorHAnsi"/>
                </w:rPr>
                <w:t>oder</w:t>
              </w:r>
              <w:r w:rsidR="00AC6CBE" w:rsidRPr="00420141">
                <w:rPr>
                  <w:rFonts w:cstheme="minorHAnsi"/>
                </w:rPr>
                <w:t xml:space="preserve"> </w:t>
              </w:r>
            </w:ins>
            <w:r w:rsidRPr="00420141">
              <w:rPr>
                <w:rFonts w:cstheme="minorHAnsi"/>
              </w:rPr>
              <w:t>wird weggelassen?</w:t>
            </w:r>
          </w:p>
        </w:tc>
        <w:tc>
          <w:tcPr>
            <w:tcW w:w="0" w:type="auto"/>
            <w:vAlign w:val="center"/>
            <w:hideMark/>
          </w:tcPr>
          <w:p w14:paraId="57E474AA" w14:textId="77777777" w:rsidR="0054666E" w:rsidRPr="00420141" w:rsidRDefault="0054666E" w:rsidP="001955DF">
            <w:pPr>
              <w:rPr>
                <w:rFonts w:cstheme="minorHAnsi"/>
              </w:rPr>
            </w:pPr>
            <w:r w:rsidRPr="00420141">
              <w:rPr>
                <w:rFonts w:cstheme="minorHAnsi"/>
              </w:rPr>
              <w:t>Welchen Eindruck erzeugt das?</w:t>
            </w:r>
          </w:p>
        </w:tc>
        <w:tc>
          <w:tcPr>
            <w:tcW w:w="0" w:type="auto"/>
            <w:vAlign w:val="center"/>
            <w:hideMark/>
          </w:tcPr>
          <w:p w14:paraId="725C8262" w14:textId="77777777" w:rsidR="0054666E" w:rsidRPr="00420141" w:rsidRDefault="0054666E" w:rsidP="001955DF">
            <w:pPr>
              <w:rPr>
                <w:rFonts w:cstheme="minorHAnsi"/>
              </w:rPr>
            </w:pPr>
            <w:r w:rsidRPr="00420141">
              <w:rPr>
                <w:rFonts w:cstheme="minorHAnsi"/>
              </w:rPr>
              <w:t>Welches Bedürfnis könnte dahinterstecken?</w:t>
            </w:r>
          </w:p>
        </w:tc>
      </w:tr>
      <w:tr w:rsidR="0054666E" w:rsidRPr="0013787D" w14:paraId="5B8BFEB2" w14:textId="77777777" w:rsidTr="001955DF">
        <w:trPr>
          <w:tblCellSpacing w:w="15" w:type="dxa"/>
        </w:trPr>
        <w:tc>
          <w:tcPr>
            <w:tcW w:w="0" w:type="auto"/>
            <w:vAlign w:val="center"/>
            <w:hideMark/>
          </w:tcPr>
          <w:p w14:paraId="247CF969" w14:textId="77777777" w:rsidR="0054666E" w:rsidRPr="0013787D" w:rsidRDefault="0054666E" w:rsidP="001955DF">
            <w:pPr>
              <w:rPr>
                <w:rFonts w:cstheme="minorHAnsi"/>
              </w:rPr>
            </w:pPr>
            <w:r w:rsidRPr="0013787D">
              <w:rPr>
                <w:rFonts w:cstheme="minorHAnsi"/>
              </w:rPr>
              <w:t>Profilbild</w:t>
            </w:r>
          </w:p>
        </w:tc>
        <w:tc>
          <w:tcPr>
            <w:tcW w:w="0" w:type="auto"/>
            <w:vAlign w:val="center"/>
            <w:hideMark/>
          </w:tcPr>
          <w:p w14:paraId="6978F687" w14:textId="77777777" w:rsidR="0054666E" w:rsidRPr="0013787D" w:rsidRDefault="0054666E" w:rsidP="001955DF">
            <w:pPr>
              <w:rPr>
                <w:rFonts w:cstheme="minorHAnsi"/>
              </w:rPr>
            </w:pPr>
            <w:ins w:id="1341" w:author="Fabienne Schmaus" w:date="2026-05-03T14:48:00Z" w16du:dateUtc="2026-05-03T12:48:00Z">
              <w:r>
                <w:rPr>
                  <w:rFonts w:cstheme="minorHAnsi"/>
                </w:rPr>
                <w:br/>
              </w:r>
            </w:ins>
          </w:p>
        </w:tc>
        <w:tc>
          <w:tcPr>
            <w:tcW w:w="0" w:type="auto"/>
            <w:vAlign w:val="center"/>
            <w:hideMark/>
          </w:tcPr>
          <w:p w14:paraId="60967A86" w14:textId="77777777" w:rsidR="0054666E" w:rsidRPr="0013787D" w:rsidRDefault="0054666E" w:rsidP="001955DF">
            <w:pPr>
              <w:rPr>
                <w:rFonts w:cstheme="minorHAnsi"/>
              </w:rPr>
            </w:pPr>
          </w:p>
        </w:tc>
        <w:tc>
          <w:tcPr>
            <w:tcW w:w="0" w:type="auto"/>
            <w:vAlign w:val="center"/>
            <w:hideMark/>
          </w:tcPr>
          <w:p w14:paraId="07E74C96" w14:textId="77777777" w:rsidR="0054666E" w:rsidRPr="0013787D" w:rsidRDefault="0054666E" w:rsidP="001955DF">
            <w:pPr>
              <w:rPr>
                <w:rFonts w:cstheme="minorHAnsi"/>
              </w:rPr>
            </w:pPr>
          </w:p>
        </w:tc>
        <w:tc>
          <w:tcPr>
            <w:tcW w:w="0" w:type="auto"/>
            <w:vAlign w:val="center"/>
            <w:hideMark/>
          </w:tcPr>
          <w:p w14:paraId="4F71CB2B" w14:textId="77777777" w:rsidR="0054666E" w:rsidRPr="0013787D" w:rsidRDefault="0054666E" w:rsidP="001955DF">
            <w:pPr>
              <w:rPr>
                <w:rFonts w:cstheme="minorHAnsi"/>
              </w:rPr>
            </w:pPr>
          </w:p>
        </w:tc>
      </w:tr>
      <w:tr w:rsidR="0054666E" w:rsidRPr="0013787D" w14:paraId="60941584" w14:textId="77777777" w:rsidTr="001955DF">
        <w:trPr>
          <w:tblCellSpacing w:w="15" w:type="dxa"/>
        </w:trPr>
        <w:tc>
          <w:tcPr>
            <w:tcW w:w="0" w:type="auto"/>
            <w:vAlign w:val="center"/>
            <w:hideMark/>
          </w:tcPr>
          <w:p w14:paraId="24B6D6D8" w14:textId="77777777" w:rsidR="0054666E" w:rsidRPr="0013787D" w:rsidRDefault="0054666E" w:rsidP="001955DF">
            <w:pPr>
              <w:rPr>
                <w:rFonts w:cstheme="minorHAnsi"/>
              </w:rPr>
            </w:pPr>
            <w:r w:rsidRPr="0013787D">
              <w:rPr>
                <w:rFonts w:cstheme="minorHAnsi"/>
              </w:rPr>
              <w:t>Bio</w:t>
            </w:r>
          </w:p>
        </w:tc>
        <w:tc>
          <w:tcPr>
            <w:tcW w:w="0" w:type="auto"/>
            <w:vAlign w:val="center"/>
            <w:hideMark/>
          </w:tcPr>
          <w:p w14:paraId="155CF0B1" w14:textId="77777777" w:rsidR="0054666E" w:rsidRPr="0013787D" w:rsidRDefault="0054666E" w:rsidP="001955DF">
            <w:pPr>
              <w:rPr>
                <w:rFonts w:cstheme="minorHAnsi"/>
              </w:rPr>
            </w:pPr>
            <w:ins w:id="1342" w:author="Fabienne Schmaus" w:date="2026-05-03T14:48:00Z" w16du:dateUtc="2026-05-03T12:48:00Z">
              <w:r>
                <w:rPr>
                  <w:rFonts w:cstheme="minorHAnsi"/>
                </w:rPr>
                <w:br/>
              </w:r>
            </w:ins>
          </w:p>
        </w:tc>
        <w:tc>
          <w:tcPr>
            <w:tcW w:w="0" w:type="auto"/>
            <w:vAlign w:val="center"/>
            <w:hideMark/>
          </w:tcPr>
          <w:p w14:paraId="298A7012" w14:textId="77777777" w:rsidR="0054666E" w:rsidRPr="0013787D" w:rsidRDefault="0054666E" w:rsidP="001955DF">
            <w:pPr>
              <w:rPr>
                <w:rFonts w:cstheme="minorHAnsi"/>
              </w:rPr>
            </w:pPr>
          </w:p>
        </w:tc>
        <w:tc>
          <w:tcPr>
            <w:tcW w:w="0" w:type="auto"/>
            <w:vAlign w:val="center"/>
            <w:hideMark/>
          </w:tcPr>
          <w:p w14:paraId="3EFA3E1A" w14:textId="77777777" w:rsidR="0054666E" w:rsidRPr="0013787D" w:rsidRDefault="0054666E" w:rsidP="001955DF">
            <w:pPr>
              <w:rPr>
                <w:rFonts w:cstheme="minorHAnsi"/>
              </w:rPr>
            </w:pPr>
          </w:p>
        </w:tc>
        <w:tc>
          <w:tcPr>
            <w:tcW w:w="0" w:type="auto"/>
            <w:vAlign w:val="center"/>
            <w:hideMark/>
          </w:tcPr>
          <w:p w14:paraId="212D43F0" w14:textId="77777777" w:rsidR="0054666E" w:rsidRPr="0013787D" w:rsidRDefault="0054666E" w:rsidP="001955DF">
            <w:pPr>
              <w:rPr>
                <w:rFonts w:cstheme="minorHAnsi"/>
              </w:rPr>
            </w:pPr>
          </w:p>
        </w:tc>
      </w:tr>
      <w:tr w:rsidR="0054666E" w:rsidRPr="0013787D" w14:paraId="196E3AC8" w14:textId="77777777" w:rsidTr="001955DF">
        <w:trPr>
          <w:tblCellSpacing w:w="15" w:type="dxa"/>
        </w:trPr>
        <w:tc>
          <w:tcPr>
            <w:tcW w:w="0" w:type="auto"/>
            <w:vAlign w:val="center"/>
            <w:hideMark/>
          </w:tcPr>
          <w:p w14:paraId="2C0A6629" w14:textId="4FA874BD" w:rsidR="0054666E" w:rsidRPr="0013787D" w:rsidRDefault="0054666E" w:rsidP="001955DF">
            <w:pPr>
              <w:rPr>
                <w:rFonts w:cstheme="minorHAnsi"/>
              </w:rPr>
            </w:pPr>
            <w:r w:rsidRPr="0013787D">
              <w:rPr>
                <w:rFonts w:cstheme="minorHAnsi"/>
              </w:rPr>
              <w:t>Posts</w:t>
            </w:r>
            <w:del w:id="1343" w:author="Fabienne Schmaus" w:date="2026-05-03T14:48:00Z" w16du:dateUtc="2026-05-03T12:48:00Z">
              <w:r w:rsidRPr="0013787D" w:rsidDel="00BA1F9A">
                <w:rPr>
                  <w:rFonts w:cstheme="minorHAnsi"/>
                </w:rPr>
                <w:delText xml:space="preserve"> </w:delText>
              </w:r>
            </w:del>
            <w:del w:id="1344" w:author="Fabienne Schmaus" w:date="2026-05-04T11:13:00Z" w16du:dateUtc="2026-05-04T09:13:00Z">
              <w:r w:rsidRPr="0013787D" w:rsidDel="00AC6CBE">
                <w:rPr>
                  <w:rFonts w:cstheme="minorHAnsi"/>
                </w:rPr>
                <w:delText>/</w:delText>
              </w:r>
            </w:del>
            <w:ins w:id="1345" w:author="Fabienne Schmaus" w:date="2026-05-04T11:13:00Z" w16du:dateUtc="2026-05-04T09:13:00Z">
              <w:r w:rsidR="00AC6CBE">
                <w:rPr>
                  <w:rFonts w:cstheme="minorHAnsi"/>
                </w:rPr>
                <w:t>,</w:t>
              </w:r>
            </w:ins>
            <w:r w:rsidRPr="0013787D">
              <w:rPr>
                <w:rFonts w:cstheme="minorHAnsi"/>
              </w:rPr>
              <w:t xml:space="preserve"> Inhalte</w:t>
            </w:r>
          </w:p>
        </w:tc>
        <w:tc>
          <w:tcPr>
            <w:tcW w:w="0" w:type="auto"/>
            <w:vAlign w:val="center"/>
            <w:hideMark/>
          </w:tcPr>
          <w:p w14:paraId="25FDFA61" w14:textId="77777777" w:rsidR="0054666E" w:rsidRPr="0013787D" w:rsidRDefault="0054666E" w:rsidP="001955DF">
            <w:pPr>
              <w:rPr>
                <w:rFonts w:cstheme="minorHAnsi"/>
              </w:rPr>
            </w:pPr>
            <w:ins w:id="1346" w:author="Fabienne Schmaus" w:date="2026-05-03T14:48:00Z" w16du:dateUtc="2026-05-03T12:48:00Z">
              <w:r>
                <w:rPr>
                  <w:rFonts w:cstheme="minorHAnsi"/>
                </w:rPr>
                <w:br/>
              </w:r>
            </w:ins>
          </w:p>
        </w:tc>
        <w:tc>
          <w:tcPr>
            <w:tcW w:w="0" w:type="auto"/>
            <w:vAlign w:val="center"/>
            <w:hideMark/>
          </w:tcPr>
          <w:p w14:paraId="1B7B19A8" w14:textId="77777777" w:rsidR="0054666E" w:rsidRPr="0013787D" w:rsidRDefault="0054666E" w:rsidP="001955DF">
            <w:pPr>
              <w:rPr>
                <w:rFonts w:cstheme="minorHAnsi"/>
              </w:rPr>
            </w:pPr>
          </w:p>
        </w:tc>
        <w:tc>
          <w:tcPr>
            <w:tcW w:w="0" w:type="auto"/>
            <w:vAlign w:val="center"/>
            <w:hideMark/>
          </w:tcPr>
          <w:p w14:paraId="5C940145" w14:textId="77777777" w:rsidR="0054666E" w:rsidRPr="0013787D" w:rsidRDefault="0054666E" w:rsidP="001955DF">
            <w:pPr>
              <w:rPr>
                <w:rFonts w:cstheme="minorHAnsi"/>
              </w:rPr>
            </w:pPr>
          </w:p>
        </w:tc>
        <w:tc>
          <w:tcPr>
            <w:tcW w:w="0" w:type="auto"/>
            <w:vAlign w:val="center"/>
            <w:hideMark/>
          </w:tcPr>
          <w:p w14:paraId="35019998" w14:textId="77777777" w:rsidR="0054666E" w:rsidRPr="0013787D" w:rsidRDefault="0054666E" w:rsidP="001955DF">
            <w:pPr>
              <w:rPr>
                <w:rFonts w:cstheme="minorHAnsi"/>
              </w:rPr>
            </w:pPr>
          </w:p>
        </w:tc>
      </w:tr>
      <w:tr w:rsidR="0054666E" w:rsidRPr="0013787D" w14:paraId="75AF4A55" w14:textId="77777777" w:rsidTr="001955DF">
        <w:trPr>
          <w:tblCellSpacing w:w="15" w:type="dxa"/>
        </w:trPr>
        <w:tc>
          <w:tcPr>
            <w:tcW w:w="0" w:type="auto"/>
            <w:vAlign w:val="center"/>
            <w:hideMark/>
          </w:tcPr>
          <w:p w14:paraId="34D1C6F9" w14:textId="77777777" w:rsidR="0054666E" w:rsidRPr="0013787D" w:rsidRDefault="0054666E" w:rsidP="001955DF">
            <w:pPr>
              <w:rPr>
                <w:rFonts w:cstheme="minorHAnsi"/>
              </w:rPr>
            </w:pPr>
            <w:r w:rsidRPr="0013787D">
              <w:rPr>
                <w:rFonts w:cstheme="minorHAnsi"/>
              </w:rPr>
              <w:t>Interaktionen</w:t>
            </w:r>
          </w:p>
        </w:tc>
        <w:tc>
          <w:tcPr>
            <w:tcW w:w="0" w:type="auto"/>
            <w:vAlign w:val="center"/>
            <w:hideMark/>
          </w:tcPr>
          <w:p w14:paraId="6ECB20C3" w14:textId="77777777" w:rsidR="0054666E" w:rsidRPr="0013787D" w:rsidRDefault="0054666E" w:rsidP="001955DF">
            <w:pPr>
              <w:rPr>
                <w:rFonts w:cstheme="minorHAnsi"/>
              </w:rPr>
            </w:pPr>
            <w:ins w:id="1347" w:author="Fabienne Schmaus" w:date="2026-05-03T14:48:00Z" w16du:dateUtc="2026-05-03T12:48:00Z">
              <w:r>
                <w:rPr>
                  <w:rFonts w:cstheme="minorHAnsi"/>
                </w:rPr>
                <w:br/>
              </w:r>
            </w:ins>
          </w:p>
        </w:tc>
        <w:tc>
          <w:tcPr>
            <w:tcW w:w="0" w:type="auto"/>
            <w:vAlign w:val="center"/>
            <w:hideMark/>
          </w:tcPr>
          <w:p w14:paraId="01B4BEAC" w14:textId="77777777" w:rsidR="0054666E" w:rsidRPr="0013787D" w:rsidRDefault="0054666E" w:rsidP="001955DF">
            <w:pPr>
              <w:rPr>
                <w:rFonts w:cstheme="minorHAnsi"/>
              </w:rPr>
            </w:pPr>
          </w:p>
        </w:tc>
        <w:tc>
          <w:tcPr>
            <w:tcW w:w="0" w:type="auto"/>
            <w:vAlign w:val="center"/>
            <w:hideMark/>
          </w:tcPr>
          <w:p w14:paraId="0E037A45" w14:textId="77777777" w:rsidR="0054666E" w:rsidRPr="0013787D" w:rsidRDefault="0054666E" w:rsidP="001955DF">
            <w:pPr>
              <w:rPr>
                <w:rFonts w:cstheme="minorHAnsi"/>
              </w:rPr>
            </w:pPr>
          </w:p>
        </w:tc>
        <w:tc>
          <w:tcPr>
            <w:tcW w:w="0" w:type="auto"/>
            <w:vAlign w:val="center"/>
            <w:hideMark/>
          </w:tcPr>
          <w:p w14:paraId="36765BDF" w14:textId="77777777" w:rsidR="0054666E" w:rsidRPr="0013787D" w:rsidRDefault="0054666E" w:rsidP="001955DF">
            <w:pPr>
              <w:rPr>
                <w:rFonts w:cstheme="minorHAnsi"/>
              </w:rPr>
            </w:pPr>
          </w:p>
        </w:tc>
      </w:tr>
      <w:tr w:rsidR="0054666E" w:rsidRPr="0013787D" w14:paraId="5DAADC49" w14:textId="77777777" w:rsidTr="001955DF">
        <w:trPr>
          <w:tblCellSpacing w:w="15" w:type="dxa"/>
        </w:trPr>
        <w:tc>
          <w:tcPr>
            <w:tcW w:w="0" w:type="auto"/>
            <w:vAlign w:val="center"/>
            <w:hideMark/>
          </w:tcPr>
          <w:p w14:paraId="60C3944A" w14:textId="77777777" w:rsidR="0054666E" w:rsidRPr="0013787D" w:rsidRDefault="0054666E" w:rsidP="001955DF">
            <w:pPr>
              <w:rPr>
                <w:rFonts w:cstheme="minorHAnsi"/>
              </w:rPr>
            </w:pPr>
            <w:r w:rsidRPr="0013787D">
              <w:rPr>
                <w:rFonts w:cstheme="minorHAnsi"/>
              </w:rPr>
              <w:t>Netzwerk</w:t>
            </w:r>
          </w:p>
        </w:tc>
        <w:tc>
          <w:tcPr>
            <w:tcW w:w="0" w:type="auto"/>
            <w:vAlign w:val="center"/>
            <w:hideMark/>
          </w:tcPr>
          <w:p w14:paraId="4A1CCD00" w14:textId="77777777" w:rsidR="0054666E" w:rsidRPr="0013787D" w:rsidRDefault="0054666E" w:rsidP="001955DF">
            <w:pPr>
              <w:rPr>
                <w:rFonts w:cstheme="minorHAnsi"/>
              </w:rPr>
            </w:pPr>
            <w:ins w:id="1348" w:author="Fabienne Schmaus" w:date="2026-05-03T14:49:00Z" w16du:dateUtc="2026-05-03T12:49:00Z">
              <w:r>
                <w:rPr>
                  <w:rFonts w:cstheme="minorHAnsi"/>
                </w:rPr>
                <w:br/>
              </w:r>
            </w:ins>
          </w:p>
        </w:tc>
        <w:tc>
          <w:tcPr>
            <w:tcW w:w="0" w:type="auto"/>
            <w:vAlign w:val="center"/>
            <w:hideMark/>
          </w:tcPr>
          <w:p w14:paraId="4DF144FA" w14:textId="77777777" w:rsidR="0054666E" w:rsidRPr="0013787D" w:rsidRDefault="0054666E" w:rsidP="001955DF">
            <w:pPr>
              <w:rPr>
                <w:rFonts w:cstheme="minorHAnsi"/>
              </w:rPr>
            </w:pPr>
          </w:p>
        </w:tc>
        <w:tc>
          <w:tcPr>
            <w:tcW w:w="0" w:type="auto"/>
            <w:vAlign w:val="center"/>
            <w:hideMark/>
          </w:tcPr>
          <w:p w14:paraId="3BF00BB4" w14:textId="77777777" w:rsidR="0054666E" w:rsidRPr="0013787D" w:rsidRDefault="0054666E" w:rsidP="001955DF">
            <w:pPr>
              <w:rPr>
                <w:rFonts w:cstheme="minorHAnsi"/>
              </w:rPr>
            </w:pPr>
          </w:p>
        </w:tc>
        <w:tc>
          <w:tcPr>
            <w:tcW w:w="0" w:type="auto"/>
            <w:vAlign w:val="center"/>
            <w:hideMark/>
          </w:tcPr>
          <w:p w14:paraId="02FDCCEA" w14:textId="77777777" w:rsidR="0054666E" w:rsidRPr="0013787D" w:rsidRDefault="0054666E" w:rsidP="001955DF">
            <w:pPr>
              <w:rPr>
                <w:rFonts w:cstheme="minorHAnsi"/>
              </w:rPr>
            </w:pPr>
          </w:p>
        </w:tc>
      </w:tr>
    </w:tbl>
    <w:p w14:paraId="7ED1CDF6" w14:textId="77777777" w:rsidR="0054666E" w:rsidRPr="0013787D" w:rsidRDefault="00000000" w:rsidP="0054666E">
      <w:pPr>
        <w:rPr>
          <w:rFonts w:cstheme="minorHAnsi"/>
        </w:rPr>
      </w:pPr>
      <w:r>
        <w:rPr>
          <w:rFonts w:cstheme="minorHAnsi"/>
        </w:rPr>
        <w:pict w14:anchorId="30498C45">
          <v:rect id="_x0000_i1026" style="width:0;height:1.5pt" o:hralign="center" o:hrstd="t" o:hr="t" fillcolor="#a0a0a0" stroked="f"/>
        </w:pict>
      </w:r>
    </w:p>
    <w:p w14:paraId="51D7475C" w14:textId="47AF3335" w:rsidR="0054666E" w:rsidRPr="00BA1F9A" w:rsidRDefault="0054666E" w:rsidP="0054666E">
      <w:pPr>
        <w:rPr>
          <w:rFonts w:cstheme="minorHAnsi"/>
          <w:b/>
          <w:bCs/>
          <w:rPrChange w:id="1349" w:author="Fabienne Schmaus" w:date="2026-05-03T14:49:00Z" w16du:dateUtc="2026-05-03T12:49:00Z">
            <w:rPr>
              <w:rFonts w:cstheme="minorHAnsi"/>
            </w:rPr>
          </w:rPrChange>
        </w:rPr>
      </w:pPr>
      <w:r w:rsidRPr="00BA1F9A">
        <w:rPr>
          <w:rFonts w:cstheme="minorHAnsi"/>
          <w:b/>
          <w:bCs/>
          <w:rPrChange w:id="1350" w:author="Fabienne Schmaus" w:date="2026-05-03T14:49:00Z" w16du:dateUtc="2026-05-03T12:49:00Z">
            <w:rPr>
              <w:rFonts w:cstheme="minorHAnsi"/>
            </w:rPr>
          </w:rPrChange>
        </w:rPr>
        <w:t>Reflexionsfragen</w:t>
      </w:r>
      <w:ins w:id="1351" w:author="Fabienne Schmaus" w:date="2026-05-03T15:10:00Z" w16du:dateUtc="2026-05-03T13:10:00Z">
        <w:r w:rsidR="00420141">
          <w:rPr>
            <w:rFonts w:cstheme="minorHAnsi"/>
            <w:b/>
            <w:bCs/>
          </w:rPr>
          <w:t>:</w:t>
        </w:r>
      </w:ins>
    </w:p>
    <w:p w14:paraId="4AD96AF7" w14:textId="5B700A07" w:rsidR="0054666E" w:rsidRPr="0054666E" w:rsidDel="0054666E" w:rsidRDefault="0054666E">
      <w:pPr>
        <w:pStyle w:val="Listenabsatz"/>
        <w:numPr>
          <w:ilvl w:val="0"/>
          <w:numId w:val="77"/>
        </w:numPr>
        <w:rPr>
          <w:del w:id="1352" w:author="Fabienne Schmaus" w:date="2026-05-03T14:57:00Z" w16du:dateUtc="2026-05-03T12:57:00Z"/>
          <w:rFonts w:cstheme="minorHAnsi"/>
        </w:rPr>
        <w:pPrChange w:id="1353" w:author="Fabienne Schmaus" w:date="2026-05-03T14:59:00Z" w16du:dateUtc="2026-05-03T12:59:00Z">
          <w:pPr/>
        </w:pPrChange>
      </w:pPr>
      <w:del w:id="1354" w:author="Fabienne Schmaus" w:date="2026-05-03T14:57:00Z" w16du:dateUtc="2026-05-03T12:57:00Z">
        <w:r w:rsidRPr="0054666E" w:rsidDel="0054666E">
          <w:rPr>
            <w:rFonts w:cstheme="minorHAnsi"/>
          </w:rPr>
          <w:delText>Für alle:</w:delText>
        </w:r>
      </w:del>
    </w:p>
    <w:p w14:paraId="11E957B5" w14:textId="77777777" w:rsidR="0054666E" w:rsidRPr="0054666E" w:rsidDel="0054666E" w:rsidRDefault="0054666E" w:rsidP="0054666E">
      <w:pPr>
        <w:pStyle w:val="Listenabsatz"/>
        <w:numPr>
          <w:ilvl w:val="0"/>
          <w:numId w:val="77"/>
        </w:numPr>
        <w:rPr>
          <w:del w:id="1355" w:author="Fabienne Schmaus" w:date="2026-05-03T14:59:00Z" w16du:dateUtc="2026-05-03T12:59:00Z"/>
        </w:rPr>
      </w:pPr>
      <w:r w:rsidRPr="0054666E">
        <w:lastRenderedPageBreak/>
        <w:t>Welcher Baustein hat euch am meisten überrascht? Warum?</w:t>
      </w:r>
    </w:p>
    <w:p w14:paraId="48CA63DF" w14:textId="77777777" w:rsidR="0054666E" w:rsidRPr="0054666E" w:rsidRDefault="0054666E">
      <w:pPr>
        <w:pStyle w:val="Listenabsatz"/>
        <w:numPr>
          <w:ilvl w:val="0"/>
          <w:numId w:val="77"/>
        </w:numPr>
        <w:rPr>
          <w:ins w:id="1356" w:author="Fabienne Schmaus" w:date="2026-05-03T14:59:00Z" w16du:dateUtc="2026-05-03T12:59:00Z"/>
        </w:rPr>
        <w:pPrChange w:id="1357" w:author="Fabienne Schmaus" w:date="2026-05-03T14:59:00Z" w16du:dateUtc="2026-05-03T12:59:00Z">
          <w:pPr>
            <w:numPr>
              <w:numId w:val="56"/>
            </w:numPr>
            <w:tabs>
              <w:tab w:val="num" w:pos="720"/>
            </w:tabs>
            <w:ind w:left="720" w:hanging="360"/>
          </w:pPr>
        </w:pPrChange>
      </w:pPr>
    </w:p>
    <w:p w14:paraId="200EFFD4" w14:textId="3FD6634A" w:rsidR="0013787D" w:rsidRPr="0054666E" w:rsidRDefault="0054666E">
      <w:pPr>
        <w:pStyle w:val="Listenabsatz"/>
        <w:numPr>
          <w:ilvl w:val="0"/>
          <w:numId w:val="77"/>
        </w:numPr>
        <w:rPr>
          <w:rFonts w:cstheme="minorHAnsi"/>
        </w:rPr>
        <w:pPrChange w:id="1358" w:author="Fabienne Schmaus" w:date="2026-05-03T14:59:00Z" w16du:dateUtc="2026-05-03T12:59:00Z">
          <w:pPr/>
        </w:pPrChange>
      </w:pPr>
      <w:r w:rsidRPr="0054666E">
        <w:rPr>
          <w:rFonts w:cstheme="minorHAnsi"/>
        </w:rPr>
        <w:t>Welches Bild hat euch Lena von sich vermittelt – bevor ihr die Analyse gemacht habt? Und danach?</w:t>
      </w:r>
    </w:p>
    <w:p w14:paraId="04960827" w14:textId="00F20D4B" w:rsidR="0054666E" w:rsidRPr="0054666E" w:rsidDel="0054666E" w:rsidRDefault="0054666E" w:rsidP="0054666E">
      <w:pPr>
        <w:rPr>
          <w:del w:id="1359" w:author="Fabienne Schmaus" w:date="2026-05-03T14:59:00Z" w16du:dateUtc="2026-05-03T12:59:00Z"/>
          <w:rFonts w:cstheme="minorHAnsi"/>
        </w:rPr>
      </w:pPr>
    </w:p>
    <w:p w14:paraId="6BA00CD2" w14:textId="045E88FC" w:rsidR="0013787D" w:rsidRPr="0054666E" w:rsidDel="0054666E" w:rsidRDefault="0013787D" w:rsidP="0013787D">
      <w:pPr>
        <w:rPr>
          <w:del w:id="1360" w:author="Fabienne Schmaus" w:date="2026-05-03T14:59:00Z" w16du:dateUtc="2026-05-03T12:59:00Z"/>
          <w:rFonts w:cstheme="minorHAnsi"/>
        </w:rPr>
      </w:pPr>
      <w:del w:id="1361" w:author="Fabienne Schmaus" w:date="2026-05-03T14:59:00Z" w16du:dateUtc="2026-05-03T12:59:00Z">
        <w:r w:rsidRPr="0054666E" w:rsidDel="0054666E">
          <w:rPr>
            <w:rFonts w:cstheme="minorHAnsi"/>
          </w:rPr>
          <w:delText>Zusatz für Sek II:</w:delText>
        </w:r>
      </w:del>
    </w:p>
    <w:p w14:paraId="7618B41F" w14:textId="6FF6B75E" w:rsidR="0013787D" w:rsidRPr="0013787D" w:rsidRDefault="0013787D" w:rsidP="0013787D">
      <w:pPr>
        <w:numPr>
          <w:ilvl w:val="0"/>
          <w:numId w:val="57"/>
        </w:numPr>
        <w:rPr>
          <w:rFonts w:cstheme="minorHAnsi"/>
        </w:rPr>
      </w:pPr>
      <w:r w:rsidRPr="0054666E">
        <w:rPr>
          <w:rFonts w:cstheme="minorHAnsi"/>
        </w:rPr>
        <w:t>Erving Goffman</w:t>
      </w:r>
      <w:r w:rsidRPr="0013787D">
        <w:rPr>
          <w:rFonts w:cstheme="minorHAnsi"/>
        </w:rPr>
        <w:t xml:space="preserve"> beschreibt unser Alltagsleben als Theater: Es gibt eine Vorderbühne (was andere sehen) und eine Hinterbühne (was verborgen bleibt). Welche „Hinterbühne</w:t>
      </w:r>
      <w:del w:id="1362" w:author="Fabienne Schmaus" w:date="2026-05-03T14:59:00Z" w16du:dateUtc="2026-05-03T12:59:00Z">
        <w:r w:rsidRPr="0013787D" w:rsidDel="0054666E">
          <w:rPr>
            <w:rFonts w:cstheme="minorHAnsi"/>
          </w:rPr>
          <w:delText xml:space="preserve">" </w:delText>
        </w:r>
      </w:del>
      <w:ins w:id="1363" w:author="Fabienne Schmaus" w:date="2026-05-03T14:59:00Z" w16du:dateUtc="2026-05-03T12:59:00Z">
        <w:r w:rsidR="0054666E">
          <w:rPr>
            <w:rFonts w:cstheme="minorHAnsi"/>
          </w:rPr>
          <w:t>“</w:t>
        </w:r>
        <w:r w:rsidR="0054666E" w:rsidRPr="0013787D">
          <w:rPr>
            <w:rFonts w:cstheme="minorHAnsi"/>
          </w:rPr>
          <w:t xml:space="preserve"> </w:t>
        </w:r>
      </w:ins>
      <w:r w:rsidRPr="0013787D">
        <w:rPr>
          <w:rFonts w:cstheme="minorHAnsi"/>
        </w:rPr>
        <w:t>könnte @lena.moments haben?</w:t>
      </w:r>
    </w:p>
    <w:p w14:paraId="2CC2EF64" w14:textId="77777777" w:rsidR="0013787D" w:rsidRPr="0013787D" w:rsidRDefault="0013787D" w:rsidP="0013787D">
      <w:pPr>
        <w:numPr>
          <w:ilvl w:val="0"/>
          <w:numId w:val="57"/>
        </w:numPr>
        <w:rPr>
          <w:rFonts w:cstheme="minorHAnsi"/>
        </w:rPr>
      </w:pPr>
      <w:r w:rsidRPr="0013787D">
        <w:rPr>
          <w:rFonts w:cstheme="minorHAnsi"/>
        </w:rPr>
        <w:t>Jede Profilgestaltung ist auch eine psychologische Entscheidung. Welche Bedürfnisse (z. B. Anerkennung, Zugehörigkeit, Selbstwirksamkeit) werden in Lenas Profil erkennbar? Begründet eure Einschätzung.</w:t>
      </w:r>
    </w:p>
    <w:p w14:paraId="4D6698FB" w14:textId="630A4050" w:rsidR="0013787D" w:rsidRPr="0013787D" w:rsidRDefault="0054666E" w:rsidP="0013787D">
      <w:pPr>
        <w:numPr>
          <w:ilvl w:val="0"/>
          <w:numId w:val="57"/>
        </w:numPr>
        <w:rPr>
          <w:rFonts w:cstheme="minorHAnsi"/>
        </w:rPr>
      </w:pPr>
      <w:commentRangeStart w:id="1364"/>
      <w:ins w:id="1365" w:author="Fabienne Schmaus" w:date="2026-05-03T15:00:00Z" w16du:dateUtc="2026-05-03T13:00:00Z">
        <w:r>
          <w:rPr>
            <w:rFonts w:cstheme="minorHAnsi"/>
          </w:rPr>
          <w:t>D</w:t>
        </w:r>
      </w:ins>
      <w:del w:id="1366" w:author="Fabienne Schmaus" w:date="2026-05-03T15:00:00Z" w16du:dateUtc="2026-05-03T13:00:00Z">
        <w:r w:rsidR="0013787D" w:rsidRPr="0013787D" w:rsidDel="0054666E">
          <w:rPr>
            <w:rFonts w:cstheme="minorHAnsi"/>
          </w:rPr>
          <w:delText>d</w:delText>
        </w:r>
      </w:del>
      <w:r w:rsidR="0013787D" w:rsidRPr="0013787D">
        <w:rPr>
          <w:rFonts w:cstheme="minorHAnsi"/>
        </w:rPr>
        <w:t xml:space="preserve">anah </w:t>
      </w:r>
      <w:del w:id="1367" w:author="Fabienne Schmaus" w:date="2026-05-03T15:00:00Z" w16du:dateUtc="2026-05-03T13:00:00Z">
        <w:r w:rsidR="0013787D" w:rsidRPr="0013787D" w:rsidDel="0054666E">
          <w:rPr>
            <w:rFonts w:cstheme="minorHAnsi"/>
          </w:rPr>
          <w:delText xml:space="preserve">boyd </w:delText>
        </w:r>
      </w:del>
      <w:ins w:id="1368" w:author="Fabienne Schmaus" w:date="2026-05-03T15:00:00Z" w16du:dateUtc="2026-05-03T13:00:00Z">
        <w:r>
          <w:rPr>
            <w:rFonts w:cstheme="minorHAnsi"/>
          </w:rPr>
          <w:t>B</w:t>
        </w:r>
        <w:r w:rsidRPr="0013787D">
          <w:rPr>
            <w:rFonts w:cstheme="minorHAnsi"/>
          </w:rPr>
          <w:t xml:space="preserve">oyd </w:t>
        </w:r>
      </w:ins>
      <w:commentRangeEnd w:id="1364"/>
      <w:r w:rsidRPr="0013787D">
        <w:rPr>
          <w:rStyle w:val="Kommentarzeichen"/>
          <w:rFonts w:cstheme="minorHAnsi"/>
          <w:sz w:val="22"/>
          <w:szCs w:val="22"/>
        </w:rPr>
        <w:commentReference w:id="1364"/>
      </w:r>
      <w:r w:rsidR="0013787D" w:rsidRPr="0013787D">
        <w:rPr>
          <w:rFonts w:cstheme="minorHAnsi"/>
        </w:rPr>
        <w:t>(2014) beschreibt vier besondere Eigenschaften digitaler Identität: Sie ist persistent (bleibt bestehen), durchsuchbar, replizierbar und skalierbar. Welche dieser Eigenschaften verändert die Art, wie @lena.moments ihr Profil wahrscheinlich gestaltet</w:t>
      </w:r>
      <w:ins w:id="1369" w:author="Fabienne Schmaus" w:date="2026-05-03T15:00:00Z" w16du:dateUtc="2026-05-03T13:00:00Z">
        <w:r>
          <w:rPr>
            <w:rFonts w:cstheme="minorHAnsi"/>
          </w:rPr>
          <w:t>? W</w:t>
        </w:r>
      </w:ins>
      <w:del w:id="1370" w:author="Fabienne Schmaus" w:date="2026-05-03T15:00:00Z" w16du:dateUtc="2026-05-03T13:00:00Z">
        <w:r w:rsidR="0013787D" w:rsidRPr="0013787D" w:rsidDel="0054666E">
          <w:rPr>
            <w:rFonts w:cstheme="minorHAnsi"/>
          </w:rPr>
          <w:delText xml:space="preserve"> – und </w:delText>
        </w:r>
      </w:del>
      <w:del w:id="1371" w:author="Fabienne Schmaus" w:date="2026-05-03T15:01:00Z" w16du:dateUtc="2026-05-03T13:01:00Z">
        <w:r w:rsidR="0013787D" w:rsidRPr="0013787D" w:rsidDel="0054666E">
          <w:rPr>
            <w:rFonts w:cstheme="minorHAnsi"/>
          </w:rPr>
          <w:delText>w</w:delText>
        </w:r>
      </w:del>
      <w:r w:rsidR="0013787D" w:rsidRPr="0013787D">
        <w:rPr>
          <w:rFonts w:cstheme="minorHAnsi"/>
        </w:rPr>
        <w:t>arum?</w:t>
      </w:r>
    </w:p>
    <w:p w14:paraId="49B0DE41" w14:textId="70B23773" w:rsidR="0013787D" w:rsidRPr="0013787D" w:rsidRDefault="0013787D" w:rsidP="0013787D">
      <w:pPr>
        <w:numPr>
          <w:ilvl w:val="0"/>
          <w:numId w:val="57"/>
        </w:numPr>
        <w:rPr>
          <w:rFonts w:cstheme="minorHAnsi"/>
        </w:rPr>
      </w:pPr>
      <w:commentRangeStart w:id="1372"/>
      <w:r w:rsidRPr="0013787D">
        <w:rPr>
          <w:rFonts w:cstheme="minorHAnsi"/>
        </w:rPr>
        <w:t xml:space="preserve">Marwick &amp; </w:t>
      </w:r>
      <w:ins w:id="1373" w:author="Fabienne Schmaus" w:date="2026-05-03T15:00:00Z" w16du:dateUtc="2026-05-03T13:00:00Z">
        <w:r w:rsidR="0054666E">
          <w:rPr>
            <w:rFonts w:cstheme="minorHAnsi"/>
          </w:rPr>
          <w:t>B</w:t>
        </w:r>
      </w:ins>
      <w:del w:id="1374" w:author="Fabienne Schmaus" w:date="2026-05-03T15:00:00Z" w16du:dateUtc="2026-05-03T13:00:00Z">
        <w:r w:rsidRPr="0013787D" w:rsidDel="0054666E">
          <w:rPr>
            <w:rFonts w:cstheme="minorHAnsi"/>
          </w:rPr>
          <w:delText>b</w:delText>
        </w:r>
      </w:del>
      <w:r w:rsidRPr="0013787D">
        <w:rPr>
          <w:rFonts w:cstheme="minorHAnsi"/>
        </w:rPr>
        <w:t xml:space="preserve">oyd </w:t>
      </w:r>
      <w:commentRangeEnd w:id="1372"/>
      <w:r w:rsidR="0054666E" w:rsidRPr="0013787D">
        <w:rPr>
          <w:rStyle w:val="Kommentarzeichen"/>
          <w:rFonts w:cstheme="minorHAnsi"/>
          <w:sz w:val="22"/>
          <w:szCs w:val="22"/>
        </w:rPr>
        <w:commentReference w:id="1372"/>
      </w:r>
      <w:r w:rsidRPr="0013787D">
        <w:rPr>
          <w:rFonts w:cstheme="minorHAnsi"/>
        </w:rPr>
        <w:t xml:space="preserve">(2011) beschreiben das Phänomen des „Context Collapse": Online sehen alle sozialen Kontexte gleichzeitig denselben Post – </w:t>
      </w:r>
      <w:del w:id="1375" w:author="Fabienne Schmaus" w:date="2026-04-30T17:35:00Z" w16du:dateUtc="2026-04-30T15:35:00Z">
        <w:r w:rsidRPr="0013787D" w:rsidDel="0013787D">
          <w:rPr>
            <w:rFonts w:cstheme="minorHAnsi"/>
          </w:rPr>
          <w:delText>Schulkamerad:innen</w:delText>
        </w:r>
      </w:del>
      <w:ins w:id="1376" w:author="Fabienne Schmaus" w:date="2026-04-30T17:35:00Z" w16du:dateUtc="2026-04-30T15:35:00Z">
        <w:r>
          <w:rPr>
            <w:rFonts w:cstheme="minorHAnsi"/>
          </w:rPr>
          <w:t>Freundeskreis</w:t>
        </w:r>
      </w:ins>
      <w:r w:rsidRPr="0013787D">
        <w:rPr>
          <w:rFonts w:cstheme="minorHAnsi"/>
        </w:rPr>
        <w:t>, Familie, Bekannte. Welche Konsequenz hat das für @lena.moments? Welche Entscheidungen würde sie anders treffen, wenn sie nur für eine Gruppe posten würde?</w:t>
      </w:r>
      <w:r w:rsidRPr="0013787D">
        <w:rPr>
          <w:rFonts w:cstheme="minorHAnsi"/>
        </w:rPr>
        <w:br w:type="page"/>
      </w:r>
    </w:p>
    <w:p w14:paraId="2790AE82" w14:textId="0B80FCE7" w:rsidR="0013787D" w:rsidRPr="0013787D" w:rsidRDefault="0013787D">
      <w:pPr>
        <w:rPr>
          <w:ins w:id="1377" w:author="Fabienne Schmaus" w:date="2026-04-30T17:36:00Z" w16du:dateUtc="2026-04-30T15:36:00Z"/>
          <w:rFonts w:cstheme="minorHAnsi"/>
          <w:rPrChange w:id="1378" w:author="Fabienne Schmaus" w:date="2026-04-30T17:36:00Z" w16du:dateUtc="2026-04-30T15:36:00Z">
            <w:rPr>
              <w:ins w:id="1379" w:author="Fabienne Schmaus" w:date="2026-04-30T17:36:00Z" w16du:dateUtc="2026-04-30T15:36:00Z"/>
              <w:rFonts w:cstheme="minorHAnsi"/>
              <w:color w:val="EE0000"/>
            </w:rPr>
          </w:rPrChange>
        </w:rPr>
        <w:pPrChange w:id="1380" w:author="Fabienne Schmaus" w:date="2026-04-30T17:36:00Z" w16du:dateUtc="2026-04-30T15:36:00Z">
          <w:pPr>
            <w:pStyle w:val="Listenabsatz"/>
            <w:numPr>
              <w:numId w:val="57"/>
            </w:numPr>
            <w:tabs>
              <w:tab w:val="num" w:pos="720"/>
            </w:tabs>
            <w:ind w:hanging="360"/>
          </w:pPr>
        </w:pPrChange>
      </w:pPr>
      <w:ins w:id="1381" w:author="Fabienne Schmaus" w:date="2026-04-30T17:36:00Z" w16du:dateUtc="2026-04-30T15:36:00Z">
        <w:r w:rsidRPr="0013787D">
          <w:rPr>
            <w:rFonts w:cstheme="minorHAnsi"/>
            <w:highlight w:val="yellow"/>
            <w:rPrChange w:id="1382" w:author="Fabienne Schmaus" w:date="2026-04-30T17:36:00Z" w16du:dateUtc="2026-04-30T15:36:00Z">
              <w:rPr>
                <w:rFonts w:cstheme="minorHAnsi"/>
                <w:color w:val="EE0000"/>
                <w:highlight w:val="yellow"/>
              </w:rPr>
            </w:rPrChange>
          </w:rPr>
          <w:lastRenderedPageBreak/>
          <w:t xml:space="preserve">((Seite </w:t>
        </w:r>
        <w:r w:rsidRPr="0013787D">
          <w:rPr>
            <w:rFonts w:cstheme="minorHAnsi"/>
            <w:highlight w:val="yellow"/>
          </w:rPr>
          <w:t>xx</w:t>
        </w:r>
      </w:ins>
      <w:ins w:id="1383" w:author="Fabienne Schmaus" w:date="2026-05-04T10:49:00Z" w16du:dateUtc="2026-05-04T08:49:00Z">
        <w:r w:rsidR="00A71B33">
          <w:rPr>
            <w:rFonts w:cstheme="minorHAnsi"/>
            <w:highlight w:val="yellow"/>
          </w:rPr>
          <w:t xml:space="preserve"> // Gerne mit den Lichtblick-Icons arbeiten</w:t>
        </w:r>
      </w:ins>
      <w:ins w:id="1384" w:author="Fabienne Schmaus" w:date="2026-04-30T17:36:00Z" w16du:dateUtc="2026-04-30T15:36:00Z">
        <w:del w:id="1385" w:author="Fabienne Schmaus" w:date="2026-04-30T17:08:00Z" w16du:dateUtc="2026-04-30T15:08:00Z">
          <w:r w:rsidRPr="0013787D" w:rsidDel="007204FD">
            <w:rPr>
              <w:rFonts w:cstheme="minorHAnsi"/>
              <w:highlight w:val="yellow"/>
              <w:rPrChange w:id="1386" w:author="Fabienne Schmaus" w:date="2026-04-30T17:36:00Z" w16du:dateUtc="2026-04-30T15:36:00Z">
                <w:rPr>
                  <w:rFonts w:cstheme="minorHAnsi"/>
                  <w:color w:val="EE0000"/>
                  <w:highlight w:val="yellow"/>
                </w:rPr>
              </w:rPrChange>
            </w:rPr>
            <w:delText>4</w:delText>
          </w:r>
        </w:del>
        <w:r w:rsidRPr="0013787D">
          <w:rPr>
            <w:rFonts w:cstheme="minorHAnsi"/>
            <w:highlight w:val="yellow"/>
            <w:rPrChange w:id="1387" w:author="Fabienne Schmaus" w:date="2026-04-30T17:36:00Z" w16du:dateUtc="2026-04-30T15:36:00Z">
              <w:rPr>
                <w:rFonts w:cstheme="minorHAnsi"/>
                <w:color w:val="EE0000"/>
                <w:highlight w:val="yellow"/>
              </w:rPr>
            </w:rPrChange>
          </w:rPr>
          <w:t>))</w:t>
        </w:r>
      </w:ins>
    </w:p>
    <w:p w14:paraId="217B2CF3" w14:textId="0536CCFA" w:rsidR="0013787D" w:rsidRPr="0013787D" w:rsidDel="0013787D" w:rsidRDefault="0013787D" w:rsidP="0013787D">
      <w:pPr>
        <w:rPr>
          <w:del w:id="1388" w:author="Fabienne Schmaus" w:date="2026-04-30T17:36:00Z" w16du:dateUtc="2026-04-30T15:36:00Z"/>
          <w:rFonts w:cstheme="minorHAnsi"/>
        </w:rPr>
      </w:pPr>
    </w:p>
    <w:p w14:paraId="68FFC640" w14:textId="71FCE533" w:rsidR="0013787D" w:rsidRPr="0013787D" w:rsidDel="0013787D" w:rsidRDefault="0013787D" w:rsidP="0013787D">
      <w:pPr>
        <w:rPr>
          <w:del w:id="1389" w:author="Fabienne Schmaus" w:date="2026-04-30T17:36:00Z" w16du:dateUtc="2026-04-30T15:36:00Z"/>
          <w:rFonts w:cstheme="minorHAnsi"/>
        </w:rPr>
        <w:sectPr w:rsidR="0013787D" w:rsidRPr="0013787D" w:rsidDel="0013787D" w:rsidSect="0013787D">
          <w:headerReference w:type="even" r:id="rId15"/>
          <w:headerReference w:type="default" r:id="rId16"/>
          <w:footerReference w:type="even" r:id="rId17"/>
          <w:footerReference w:type="default" r:id="rId18"/>
          <w:headerReference w:type="first" r:id="rId19"/>
          <w:footerReference w:type="first" r:id="rId20"/>
          <w:type w:val="continuous"/>
          <w:pgSz w:w="11906" w:h="16838"/>
          <w:pgMar w:top="720" w:right="720" w:bottom="720" w:left="720" w:header="708" w:footer="708" w:gutter="0"/>
          <w:cols w:space="708"/>
          <w:docGrid w:linePitch="360"/>
        </w:sectPr>
      </w:pPr>
      <w:del w:id="1390" w:author="Fabienne Schmaus" w:date="2026-04-30T17:36:00Z" w16du:dateUtc="2026-04-30T15:36:00Z">
        <w:r w:rsidRPr="0013787D" w:rsidDel="0013787D">
          <w:rPr>
            <w:rFonts w:cstheme="minorHAnsi"/>
            <w:b/>
            <w:bCs/>
          </w:rPr>
          <w:br/>
        </w:r>
      </w:del>
    </w:p>
    <w:bookmarkEnd w:id="1268"/>
    <w:p w14:paraId="376575B8" w14:textId="705260D0" w:rsidR="0013787D" w:rsidRPr="0013787D" w:rsidRDefault="0013787D" w:rsidP="0013787D">
      <w:pPr>
        <w:rPr>
          <w:rFonts w:cstheme="minorHAnsi"/>
          <w:sz w:val="24"/>
          <w:szCs w:val="24"/>
          <w:rPrChange w:id="1391" w:author="Fabienne Schmaus" w:date="2026-04-30T17:36:00Z" w16du:dateUtc="2026-04-30T15:36:00Z">
            <w:rPr>
              <w:rFonts w:cstheme="minorHAnsi"/>
              <w:b/>
              <w:bCs/>
            </w:rPr>
          </w:rPrChange>
        </w:rPr>
      </w:pPr>
      <w:r w:rsidRPr="0013787D">
        <w:rPr>
          <w:rFonts w:cstheme="minorHAnsi"/>
          <w:b/>
          <w:bCs/>
          <w:sz w:val="24"/>
          <w:szCs w:val="24"/>
          <w:rPrChange w:id="1392" w:author="Fabienne Schmaus" w:date="2026-04-30T17:36:00Z" w16du:dateUtc="2026-04-30T15:36:00Z">
            <w:rPr>
              <w:rFonts w:cstheme="minorHAnsi"/>
              <w:b/>
              <w:bCs/>
            </w:rPr>
          </w:rPrChange>
        </w:rPr>
        <w:t>Arbeitsblatt 2</w:t>
      </w:r>
      <w:ins w:id="1393" w:author="Fabienne Schmaus" w:date="2026-05-03T15:09:00Z" w16du:dateUtc="2026-05-03T13:09:00Z">
        <w:r w:rsidR="00420141">
          <w:rPr>
            <w:rFonts w:cstheme="minorHAnsi"/>
            <w:b/>
            <w:bCs/>
            <w:sz w:val="24"/>
            <w:szCs w:val="24"/>
          </w:rPr>
          <w:t>A</w:t>
        </w:r>
      </w:ins>
      <w:ins w:id="1394" w:author="Fabienne Schmaus" w:date="2026-04-30T17:36:00Z" w16du:dateUtc="2026-04-30T15:36:00Z">
        <w:r>
          <w:rPr>
            <w:rFonts w:cstheme="minorHAnsi"/>
            <w:b/>
            <w:bCs/>
            <w:sz w:val="24"/>
            <w:szCs w:val="24"/>
          </w:rPr>
          <w:br/>
        </w:r>
      </w:ins>
      <w:del w:id="1395" w:author="Fabienne Schmaus" w:date="2026-04-30T17:36:00Z" w16du:dateUtc="2026-04-30T15:36:00Z">
        <w:r w:rsidRPr="0013787D" w:rsidDel="0013787D">
          <w:rPr>
            <w:rFonts w:cstheme="minorHAnsi"/>
            <w:b/>
            <w:bCs/>
            <w:sz w:val="24"/>
            <w:szCs w:val="24"/>
            <w:rPrChange w:id="1396" w:author="Fabienne Schmaus" w:date="2026-04-30T17:36:00Z" w16du:dateUtc="2026-04-30T15:36:00Z">
              <w:rPr>
                <w:rFonts w:cstheme="minorHAnsi"/>
                <w:b/>
                <w:bCs/>
              </w:rPr>
            </w:rPrChange>
          </w:rPr>
          <w:delText xml:space="preserve"> – </w:delText>
        </w:r>
      </w:del>
      <w:commentRangeStart w:id="1397"/>
      <w:commentRangeStart w:id="1398"/>
      <w:commentRangeStart w:id="1399"/>
      <w:del w:id="1400" w:author="Fabienne Schmaus" w:date="2026-05-03T15:09:00Z" w16du:dateUtc="2026-05-03T13:09:00Z">
        <w:r w:rsidRPr="0013787D" w:rsidDel="00420141">
          <w:rPr>
            <w:rFonts w:cstheme="minorHAnsi"/>
            <w:sz w:val="24"/>
            <w:szCs w:val="24"/>
            <w:rPrChange w:id="1401" w:author="Fabienne Schmaus" w:date="2026-04-30T17:36:00Z" w16du:dateUtc="2026-04-30T15:36:00Z">
              <w:rPr>
                <w:rFonts w:cstheme="minorHAnsi"/>
                <w:b/>
                <w:bCs/>
              </w:rPr>
            </w:rPrChange>
          </w:rPr>
          <w:delText xml:space="preserve">Drei </w:delText>
        </w:r>
      </w:del>
      <w:r w:rsidRPr="0013787D">
        <w:rPr>
          <w:rFonts w:cstheme="minorHAnsi"/>
          <w:sz w:val="24"/>
          <w:szCs w:val="24"/>
          <w:rPrChange w:id="1402" w:author="Fabienne Schmaus" w:date="2026-04-30T17:36:00Z" w16du:dateUtc="2026-04-30T15:36:00Z">
            <w:rPr>
              <w:rFonts w:cstheme="minorHAnsi"/>
              <w:b/>
              <w:bCs/>
            </w:rPr>
          </w:rPrChange>
        </w:rPr>
        <w:t>Profile im Vergleich</w:t>
      </w:r>
      <w:commentRangeEnd w:id="1397"/>
      <w:r w:rsidRPr="0013787D">
        <w:rPr>
          <w:rStyle w:val="Kommentarzeichen"/>
          <w:rFonts w:cstheme="minorHAnsi"/>
          <w:sz w:val="24"/>
          <w:szCs w:val="24"/>
          <w:rPrChange w:id="1403" w:author="Fabienne Schmaus" w:date="2026-04-30T17:36:00Z" w16du:dateUtc="2026-04-30T15:36:00Z">
            <w:rPr>
              <w:rStyle w:val="Kommentarzeichen"/>
              <w:rFonts w:cstheme="minorHAnsi"/>
              <w:b/>
              <w:bCs/>
              <w:sz w:val="22"/>
              <w:szCs w:val="22"/>
            </w:rPr>
          </w:rPrChange>
        </w:rPr>
        <w:commentReference w:id="1397"/>
      </w:r>
      <w:commentRangeEnd w:id="1398"/>
      <w:r w:rsidRPr="0013787D">
        <w:rPr>
          <w:rStyle w:val="Kommentarzeichen"/>
          <w:rFonts w:cstheme="minorHAnsi"/>
          <w:sz w:val="24"/>
          <w:szCs w:val="24"/>
          <w:rPrChange w:id="1404" w:author="Fabienne Schmaus" w:date="2026-04-30T17:36:00Z" w16du:dateUtc="2026-04-30T15:36:00Z">
            <w:rPr>
              <w:rStyle w:val="Kommentarzeichen"/>
              <w:rFonts w:cstheme="minorHAnsi"/>
              <w:b/>
              <w:bCs/>
              <w:sz w:val="22"/>
              <w:szCs w:val="22"/>
            </w:rPr>
          </w:rPrChange>
        </w:rPr>
        <w:commentReference w:id="1398"/>
      </w:r>
      <w:commentRangeEnd w:id="1399"/>
      <w:r w:rsidR="00510C27" w:rsidRPr="0013787D">
        <w:rPr>
          <w:rStyle w:val="Kommentarzeichen"/>
          <w:rFonts w:cstheme="minorHAnsi"/>
          <w:sz w:val="24"/>
          <w:szCs w:val="24"/>
          <w:rPrChange w:id="1405" w:author="Fabienne Schmaus" w:date="2026-04-30T17:36:00Z" w16du:dateUtc="2026-04-30T15:36:00Z">
            <w:rPr>
              <w:rStyle w:val="Kommentarzeichen"/>
              <w:rFonts w:cstheme="minorHAnsi"/>
              <w:b/>
              <w:bCs/>
              <w:sz w:val="22"/>
              <w:szCs w:val="22"/>
            </w:rPr>
          </w:rPrChange>
        </w:rPr>
        <w:commentReference w:id="1399"/>
      </w:r>
    </w:p>
    <w:p w14:paraId="4A61DFF8" w14:textId="77777777" w:rsidR="0013787D" w:rsidRPr="0013787D" w:rsidRDefault="0013787D" w:rsidP="0013787D">
      <w:pPr>
        <w:rPr>
          <w:rFonts w:cstheme="minorHAnsi"/>
        </w:rPr>
      </w:pPr>
    </w:p>
    <w:p w14:paraId="27DA1BEA" w14:textId="4267F27D" w:rsidR="0013787D" w:rsidRPr="00420141" w:rsidDel="00420141" w:rsidRDefault="0013787D" w:rsidP="0013787D">
      <w:pPr>
        <w:rPr>
          <w:del w:id="1406" w:author="Fabienne Schmaus" w:date="2026-05-03T15:11:00Z" w16du:dateUtc="2026-05-03T13:11:00Z"/>
          <w:rFonts w:cstheme="minorHAnsi"/>
          <w:b/>
          <w:bCs/>
          <w:i/>
          <w:iCs/>
          <w:rPrChange w:id="1407" w:author="Fabienne Schmaus" w:date="2026-05-03T15:11:00Z" w16du:dateUtc="2026-05-03T13:11:00Z">
            <w:rPr>
              <w:del w:id="1408" w:author="Fabienne Schmaus" w:date="2026-05-03T15:11:00Z" w16du:dateUtc="2026-05-03T13:11:00Z"/>
              <w:rFonts w:cstheme="minorHAnsi"/>
              <w:b/>
              <w:bCs/>
            </w:rPr>
          </w:rPrChange>
        </w:rPr>
      </w:pPr>
      <w:del w:id="1409" w:author="Fabienne Schmaus" w:date="2026-05-03T15:11:00Z" w16du:dateUtc="2026-05-03T13:11:00Z">
        <w:r w:rsidRPr="00420141" w:rsidDel="00420141">
          <w:rPr>
            <w:rFonts w:cstheme="minorHAnsi"/>
            <w:b/>
            <w:bCs/>
            <w:i/>
            <w:iCs/>
            <w:rPrChange w:id="1410" w:author="Fabienne Schmaus" w:date="2026-05-03T15:11:00Z" w16du:dateUtc="2026-05-03T13:11:00Z">
              <w:rPr>
                <w:rFonts w:cstheme="minorHAnsi"/>
                <w:b/>
                <w:bCs/>
              </w:rPr>
            </w:rPrChange>
          </w:rPr>
          <w:delText>Drei Strategien – wer steckt dahinter?</w:delText>
        </w:r>
      </w:del>
    </w:p>
    <w:p w14:paraId="756DAC48" w14:textId="4E31FB2A" w:rsidR="0013787D" w:rsidRPr="00420141" w:rsidRDefault="0013787D" w:rsidP="0013787D">
      <w:pPr>
        <w:rPr>
          <w:rFonts w:cstheme="minorHAnsi"/>
          <w:i/>
          <w:iCs/>
          <w:rPrChange w:id="1411" w:author="Fabienne Schmaus" w:date="2026-05-03T15:11:00Z" w16du:dateUtc="2026-05-03T13:11:00Z">
            <w:rPr>
              <w:rFonts w:cstheme="minorHAnsi"/>
            </w:rPr>
          </w:rPrChange>
        </w:rPr>
      </w:pPr>
      <w:r w:rsidRPr="00420141">
        <w:rPr>
          <w:rFonts w:cstheme="minorHAnsi"/>
          <w:i/>
          <w:iCs/>
          <w:rPrChange w:id="1412" w:author="Fabienne Schmaus" w:date="2026-05-03T15:11:00Z" w16du:dateUtc="2026-05-03T13:11:00Z">
            <w:rPr>
              <w:rFonts w:cstheme="minorHAnsi"/>
            </w:rPr>
          </w:rPrChange>
        </w:rPr>
        <w:t xml:space="preserve">Analysiert die drei folgenden </w:t>
      </w:r>
      <w:r w:rsidRPr="00420141">
        <w:rPr>
          <w:rFonts w:cstheme="minorHAnsi"/>
          <w:b/>
          <w:bCs/>
          <w:i/>
          <w:iCs/>
          <w:rPrChange w:id="1413" w:author="Fabienne Schmaus" w:date="2026-05-03T15:11:00Z" w16du:dateUtc="2026-05-03T13:11:00Z">
            <w:rPr>
              <w:rFonts w:cstheme="minorHAnsi"/>
              <w:b/>
              <w:bCs/>
            </w:rPr>
          </w:rPrChange>
        </w:rPr>
        <w:t>fiktiven Profile</w:t>
      </w:r>
      <w:del w:id="1414" w:author="Fabienne Schmaus" w:date="2026-05-03T15:12:00Z" w16du:dateUtc="2026-05-03T13:12:00Z">
        <w:r w:rsidRPr="00420141" w:rsidDel="00420141">
          <w:rPr>
            <w:rFonts w:cstheme="minorHAnsi"/>
            <w:i/>
            <w:iCs/>
            <w:rPrChange w:id="1415" w:author="Fabienne Schmaus" w:date="2026-05-03T15:11:00Z" w16du:dateUtc="2026-05-03T13:11:00Z">
              <w:rPr>
                <w:rFonts w:cstheme="minorHAnsi"/>
              </w:rPr>
            </w:rPrChange>
          </w:rPr>
          <w:delText>.</w:delText>
        </w:r>
      </w:del>
      <w:ins w:id="1416" w:author="Fabienne Schmaus" w:date="2026-05-03T15:12:00Z" w16du:dateUtc="2026-05-03T13:12:00Z">
        <w:r w:rsidR="00420141">
          <w:rPr>
            <w:rFonts w:cstheme="minorHAnsi"/>
            <w:i/>
            <w:iCs/>
          </w:rPr>
          <w:t xml:space="preserve"> anhand der Analyse- und Vergleichsfragen.</w:t>
        </w:r>
      </w:ins>
      <w:r w:rsidRPr="00420141">
        <w:rPr>
          <w:rFonts w:cstheme="minorHAnsi"/>
          <w:i/>
          <w:iCs/>
          <w:rPrChange w:id="1417" w:author="Fabienne Schmaus" w:date="2026-05-03T15:11:00Z" w16du:dateUtc="2026-05-03T13:11:00Z">
            <w:rPr>
              <w:rFonts w:cstheme="minorHAnsi"/>
            </w:rPr>
          </w:rPrChange>
        </w:rPr>
        <w:t xml:space="preserve"> Jedes steht für eine andere Strategie der Selbstdarstellung. </w:t>
      </w:r>
      <w:del w:id="1418" w:author="Fabienne Schmaus" w:date="2026-05-03T15:11:00Z" w16du:dateUtc="2026-05-03T13:11:00Z">
        <w:r w:rsidRPr="00420141" w:rsidDel="00420141">
          <w:rPr>
            <w:rFonts w:cstheme="minorHAnsi"/>
            <w:i/>
            <w:iCs/>
            <w:rPrChange w:id="1419" w:author="Fabienne Schmaus" w:date="2026-05-03T15:11:00Z" w16du:dateUtc="2026-05-03T13:11:00Z">
              <w:rPr>
                <w:rFonts w:cstheme="minorHAnsi"/>
              </w:rPr>
            </w:rPrChange>
          </w:rPr>
          <w:delText>Beantwortet für jedes Profil die Analysefragen.</w:delText>
        </w:r>
      </w:del>
    </w:p>
    <w:p w14:paraId="0B7742EA" w14:textId="67BCF9DF" w:rsidR="0013787D" w:rsidRPr="0013787D" w:rsidRDefault="0054666E" w:rsidP="0013787D">
      <w:pPr>
        <w:rPr>
          <w:rFonts w:cstheme="minorHAnsi"/>
          <w:b/>
          <w:bCs/>
        </w:rPr>
      </w:pPr>
      <w:ins w:id="1420" w:author="Fabienne Schmaus" w:date="2026-05-03T15:06:00Z" w16du:dateUtc="2026-05-03T13:06:00Z">
        <w:r w:rsidRPr="0054666E">
          <w:rPr>
            <w:rFonts w:cstheme="minorHAnsi"/>
            <w:b/>
            <w:bCs/>
            <w:highlight w:val="yellow"/>
            <w:rPrChange w:id="1421" w:author="Fabienne Schmaus" w:date="2026-05-03T15:07:00Z" w16du:dateUtc="2026-05-03T13:07:00Z">
              <w:rPr>
                <w:rFonts w:cstheme="minorHAnsi"/>
                <w:b/>
                <w:bCs/>
              </w:rPr>
            </w:rPrChange>
          </w:rPr>
          <w:t>((Gest</w:t>
        </w:r>
      </w:ins>
      <w:ins w:id="1422" w:author="Fabienne Schmaus" w:date="2026-05-03T15:07:00Z" w16du:dateUtc="2026-05-03T13:07:00Z">
        <w:r w:rsidRPr="0054666E">
          <w:rPr>
            <w:rFonts w:cstheme="minorHAnsi"/>
            <w:b/>
            <w:bCs/>
            <w:highlight w:val="yellow"/>
            <w:rPrChange w:id="1423" w:author="Fabienne Schmaus" w:date="2026-05-03T15:07:00Z" w16du:dateUtc="2026-05-03T13:07:00Z">
              <w:rPr>
                <w:rFonts w:cstheme="minorHAnsi"/>
                <w:b/>
                <w:bCs/>
              </w:rPr>
            </w:rPrChange>
          </w:rPr>
          <w:t xml:space="preserve">altung ähnlich wie </w:t>
        </w:r>
      </w:ins>
      <w:ins w:id="1424" w:author="Fabienne Schmaus" w:date="2026-05-03T15:06:00Z" w16du:dateUtc="2026-05-03T13:06:00Z">
        <w:r w:rsidRPr="0054666E">
          <w:rPr>
            <w:rFonts w:cstheme="minorHAnsi"/>
            <w:b/>
            <w:bCs/>
            <w:highlight w:val="yellow"/>
            <w:rPrChange w:id="1425" w:author="Fabienne Schmaus" w:date="2026-05-03T15:07:00Z" w16du:dateUtc="2026-05-03T13:07:00Z">
              <w:rPr>
                <w:rFonts w:cstheme="minorHAnsi"/>
                <w:b/>
                <w:bCs/>
              </w:rPr>
            </w:rPrChange>
          </w:rPr>
          <w:t>Profile))</w:t>
        </w:r>
      </w:ins>
    </w:p>
    <w:tbl>
      <w:tblPr>
        <w:tblStyle w:val="Tabellenraster"/>
        <w:tblW w:w="0" w:type="auto"/>
        <w:tblLook w:val="04A0" w:firstRow="1" w:lastRow="0" w:firstColumn="1" w:lastColumn="0" w:noHBand="0" w:noVBand="1"/>
      </w:tblPr>
      <w:tblGrid>
        <w:gridCol w:w="5228"/>
        <w:gridCol w:w="5228"/>
      </w:tblGrid>
      <w:tr w:rsidR="00420141" w14:paraId="58597528" w14:textId="77777777" w:rsidTr="00420141">
        <w:tc>
          <w:tcPr>
            <w:tcW w:w="5228" w:type="dxa"/>
          </w:tcPr>
          <w:p w14:paraId="6F31D0A5" w14:textId="77777777" w:rsidR="00420141" w:rsidRPr="0013787D" w:rsidRDefault="00420141">
            <w:pPr>
              <w:spacing w:line="276" w:lineRule="auto"/>
              <w:rPr>
                <w:rFonts w:cstheme="minorHAnsi"/>
                <w:b/>
                <w:bCs/>
              </w:rPr>
              <w:pPrChange w:id="1426" w:author="Fabienne Schmaus" w:date="2026-05-03T15:23:00Z" w16du:dateUtc="2026-05-03T13:23:00Z">
                <w:pPr/>
              </w:pPrChange>
            </w:pPr>
            <w:r w:rsidRPr="0013787D">
              <w:rPr>
                <w:rFonts w:cstheme="minorHAnsi"/>
                <w:b/>
                <w:bCs/>
              </w:rPr>
              <w:t>Profil 1: @theperfectday.official – „Der Perfekte"</w:t>
            </w:r>
          </w:p>
          <w:p w14:paraId="651E383C" w14:textId="77777777" w:rsidR="00420141" w:rsidRPr="0013787D" w:rsidRDefault="00420141">
            <w:pPr>
              <w:spacing w:line="276" w:lineRule="auto"/>
              <w:rPr>
                <w:rFonts w:cstheme="minorHAnsi"/>
              </w:rPr>
              <w:pPrChange w:id="1427" w:author="Fabienne Schmaus" w:date="2026-05-03T15:23:00Z" w16du:dateUtc="2026-05-03T13:23:00Z">
                <w:pPr/>
              </w:pPrChange>
            </w:pPr>
            <w:r w:rsidRPr="0013787D">
              <w:rPr>
                <w:rFonts w:cstheme="minorHAnsi"/>
                <w:b/>
                <w:bCs/>
              </w:rPr>
              <w:t>Profilbild:</w:t>
            </w:r>
            <w:r w:rsidRPr="0013787D">
              <w:rPr>
                <w:rFonts w:cstheme="minorHAnsi"/>
              </w:rPr>
              <w:t xml:space="preserve"> Professionell wirkendes Foto, gepflegtes Aussehen, neutraler Hintergrund.</w:t>
            </w:r>
          </w:p>
          <w:p w14:paraId="53603E05" w14:textId="77777777" w:rsidR="00420141" w:rsidRPr="0054666E" w:rsidRDefault="00420141">
            <w:pPr>
              <w:spacing w:line="276" w:lineRule="auto"/>
              <w:rPr>
                <w:rFonts w:cstheme="minorHAnsi"/>
                <w:lang w:val="en-US"/>
              </w:rPr>
              <w:pPrChange w:id="1428" w:author="Fabienne Schmaus" w:date="2026-05-03T15:23:00Z" w16du:dateUtc="2026-05-03T13:23:00Z">
                <w:pPr/>
              </w:pPrChange>
            </w:pPr>
            <w:r w:rsidRPr="0054666E">
              <w:rPr>
                <w:rFonts w:cstheme="minorHAnsi"/>
                <w:b/>
                <w:bCs/>
                <w:lang w:val="en-US"/>
              </w:rPr>
              <w:t>Bio:</w:t>
            </w:r>
            <w:r w:rsidRPr="0054666E">
              <w:rPr>
                <w:rFonts w:cstheme="minorHAnsi"/>
                <w:lang w:val="en-US"/>
              </w:rPr>
              <w:t xml:space="preserve"> </w:t>
            </w:r>
            <w:r w:rsidRPr="0054666E">
              <w:rPr>
                <w:rFonts w:cstheme="minorHAnsi"/>
                <w:lang w:val="en-US"/>
                <w:rPrChange w:id="1429" w:author="Fabienne Schmaus" w:date="2026-05-03T15:04:00Z" w16du:dateUtc="2026-05-03T13:04:00Z">
                  <w:rPr>
                    <w:rFonts w:cstheme="minorHAnsi"/>
                    <w:i/>
                    <w:iCs/>
                    <w:lang w:val="en-US"/>
                  </w:rPr>
                </w:rPrChange>
              </w:rPr>
              <w:t>„</w:t>
            </w:r>
            <w:r w:rsidRPr="0054666E">
              <w:rPr>
                <w:rFonts w:ascii="Segoe UI Emoji" w:hAnsi="Segoe UI Emoji" w:cs="Segoe UI Emoji"/>
                <w:lang w:val="en-US"/>
                <w:rPrChange w:id="1430" w:author="Fabienne Schmaus" w:date="2026-05-03T15:04:00Z" w16du:dateUtc="2026-05-03T13:04:00Z">
                  <w:rPr>
                    <w:rFonts w:ascii="Segoe UI Emoji" w:hAnsi="Segoe UI Emoji" w:cs="Segoe UI Emoji"/>
                    <w:i/>
                    <w:iCs/>
                    <w:lang w:val="en-US"/>
                  </w:rPr>
                </w:rPrChange>
              </w:rPr>
              <w:t>✨</w:t>
            </w:r>
            <w:r w:rsidRPr="0054666E">
              <w:rPr>
                <w:rFonts w:cstheme="minorHAnsi"/>
                <w:lang w:val="en-US"/>
                <w:rPrChange w:id="1431" w:author="Fabienne Schmaus" w:date="2026-05-03T15:04:00Z" w16du:dateUtc="2026-05-03T13:04:00Z">
                  <w:rPr>
                    <w:rFonts w:cstheme="minorHAnsi"/>
                    <w:i/>
                    <w:iCs/>
                    <w:lang w:val="en-US"/>
                  </w:rPr>
                </w:rPrChange>
              </w:rPr>
              <w:t xml:space="preserve"> Lifestyle | Fitness | Mindset | Become your best self </w:t>
            </w:r>
            <w:r w:rsidRPr="0054666E">
              <w:rPr>
                <w:rFonts w:ascii="Segoe UI Emoji" w:hAnsi="Segoe UI Emoji" w:cs="Segoe UI Emoji"/>
                <w:rPrChange w:id="1432" w:author="Fabienne Schmaus" w:date="2026-05-03T15:04:00Z" w16du:dateUtc="2026-05-03T13:04:00Z">
                  <w:rPr>
                    <w:rFonts w:ascii="Segoe UI Emoji" w:hAnsi="Segoe UI Emoji" w:cs="Segoe UI Emoji"/>
                    <w:i/>
                    <w:iCs/>
                  </w:rPr>
                </w:rPrChange>
              </w:rPr>
              <w:t>💪</w:t>
            </w:r>
            <w:ins w:id="1433" w:author="Fabienne Schmaus" w:date="2026-05-03T15:04:00Z" w16du:dateUtc="2026-05-03T13:04:00Z">
              <w:r w:rsidRPr="0054666E">
                <w:rPr>
                  <w:rFonts w:cstheme="minorHAnsi"/>
                  <w:lang w:val="en-US"/>
                  <w:rPrChange w:id="1434" w:author="Fabienne Schmaus" w:date="2026-05-03T15:04:00Z" w16du:dateUtc="2026-05-03T13:04:00Z">
                    <w:rPr>
                      <w:rFonts w:cstheme="minorHAnsi"/>
                      <w:i/>
                      <w:iCs/>
                      <w:lang w:val="en-US"/>
                    </w:rPr>
                  </w:rPrChange>
                </w:rPr>
                <w:t>”</w:t>
              </w:r>
            </w:ins>
            <w:del w:id="1435" w:author="Fabienne Schmaus" w:date="2026-05-03T15:04:00Z" w16du:dateUtc="2026-05-03T13:04:00Z">
              <w:r w:rsidRPr="0054666E" w:rsidDel="0054666E">
                <w:rPr>
                  <w:rFonts w:cstheme="minorHAnsi"/>
                  <w:lang w:val="en-US"/>
                  <w:rPrChange w:id="1436" w:author="Fabienne Schmaus" w:date="2026-05-03T15:04:00Z" w16du:dateUtc="2026-05-03T13:04:00Z">
                    <w:rPr>
                      <w:rFonts w:cstheme="minorHAnsi"/>
                      <w:i/>
                      <w:iCs/>
                      <w:lang w:val="en-US"/>
                    </w:rPr>
                  </w:rPrChange>
                </w:rPr>
                <w:delText>"</w:delText>
              </w:r>
            </w:del>
          </w:p>
          <w:p w14:paraId="2E38390F" w14:textId="77777777" w:rsidR="00420141" w:rsidRPr="0013787D" w:rsidRDefault="00420141">
            <w:pPr>
              <w:spacing w:line="276" w:lineRule="auto"/>
              <w:rPr>
                <w:rFonts w:cstheme="minorHAnsi"/>
                <w:lang w:val="en-US"/>
              </w:rPr>
              <w:pPrChange w:id="1437" w:author="Fabienne Schmaus" w:date="2026-05-03T15:23:00Z" w16du:dateUtc="2026-05-03T13:23:00Z">
                <w:pPr/>
              </w:pPrChange>
            </w:pPr>
            <w:r w:rsidRPr="0013787D">
              <w:rPr>
                <w:rFonts w:cstheme="minorHAnsi"/>
                <w:b/>
                <w:bCs/>
                <w:lang w:val="en-US"/>
              </w:rPr>
              <w:t>Posts:</w:t>
            </w:r>
            <w:r w:rsidRPr="0013787D">
              <w:rPr>
                <w:rFonts w:cstheme="minorHAnsi"/>
                <w:lang w:val="en-US"/>
              </w:rPr>
              <w:t xml:space="preserve"> Makelloser Gym-Look | Gesundes Meal-Prep in perfekter Anordnung | Sonnenaufgang-Jogging-Selfie | Zitat-Kachel über Disziplin | Vorher-Nachher Körperfoto | Kaffee auf designtem Tisch</w:t>
            </w:r>
          </w:p>
          <w:p w14:paraId="3DF1B5DD" w14:textId="77777777" w:rsidR="00420141" w:rsidRPr="0013787D" w:rsidRDefault="00420141">
            <w:pPr>
              <w:spacing w:line="276" w:lineRule="auto"/>
              <w:rPr>
                <w:rFonts w:cstheme="minorHAnsi"/>
              </w:rPr>
              <w:pPrChange w:id="1438" w:author="Fabienne Schmaus" w:date="2026-05-03T15:23:00Z" w16du:dateUtc="2026-05-03T13:23:00Z">
                <w:pPr/>
              </w:pPrChange>
            </w:pPr>
            <w:r w:rsidRPr="0013787D">
              <w:rPr>
                <w:rFonts w:cstheme="minorHAnsi"/>
                <w:b/>
                <w:bCs/>
              </w:rPr>
              <w:t>Interaktionen:</w:t>
            </w:r>
            <w:r w:rsidRPr="0013787D">
              <w:rPr>
                <w:rFonts w:cstheme="minorHAnsi"/>
              </w:rPr>
              <w:t xml:space="preserve"> 4.200 Follower | sehr regelmäßige Posts (täglich) | Kommentare wie „goals </w:t>
            </w:r>
            <w:r w:rsidRPr="0013787D">
              <w:rPr>
                <w:rFonts w:ascii="Segoe UI Emoji" w:hAnsi="Segoe UI Emoji" w:cs="Segoe UI Emoji"/>
              </w:rPr>
              <w:t>🔥</w:t>
            </w:r>
            <w:ins w:id="1439" w:author="Fabienne Schmaus" w:date="2026-05-03T15:04:00Z" w16du:dateUtc="2026-05-03T13:04:00Z">
              <w:r>
                <w:rPr>
                  <w:rFonts w:cstheme="minorHAnsi"/>
                </w:rPr>
                <w:t>“</w:t>
              </w:r>
            </w:ins>
            <w:del w:id="1440" w:author="Fabienne Schmaus" w:date="2026-05-03T15:04:00Z" w16du:dateUtc="2026-05-03T13:04:00Z">
              <w:r w:rsidRPr="0013787D" w:rsidDel="0054666E">
                <w:rPr>
                  <w:rFonts w:cstheme="minorHAnsi"/>
                </w:rPr>
                <w:delText>"</w:delText>
              </w:r>
            </w:del>
            <w:r w:rsidRPr="0013787D">
              <w:rPr>
                <w:rFonts w:cstheme="minorHAnsi"/>
              </w:rPr>
              <w:t>, „inspo</w:t>
            </w:r>
            <w:del w:id="1441" w:author="Fabienne Schmaus" w:date="2026-05-03T15:05:00Z" w16du:dateUtc="2026-05-03T13:05:00Z">
              <w:r w:rsidRPr="0013787D" w:rsidDel="0054666E">
                <w:rPr>
                  <w:rFonts w:cstheme="minorHAnsi"/>
                </w:rPr>
                <w:delText xml:space="preserve">!" </w:delText>
              </w:r>
            </w:del>
            <w:ins w:id="1442" w:author="Fabienne Schmaus" w:date="2026-05-03T15:05:00Z" w16du:dateUtc="2026-05-03T13:05:00Z">
              <w:r w:rsidRPr="0013787D">
                <w:rPr>
                  <w:rFonts w:cstheme="minorHAnsi"/>
                </w:rPr>
                <w:t>!</w:t>
              </w:r>
              <w:r>
                <w:rPr>
                  <w:rFonts w:cstheme="minorHAnsi"/>
                </w:rPr>
                <w:t>“</w:t>
              </w:r>
              <w:r w:rsidRPr="0013787D">
                <w:rPr>
                  <w:rFonts w:cstheme="minorHAnsi"/>
                </w:rPr>
                <w:t xml:space="preserve"> </w:t>
              </w:r>
            </w:ins>
            <w:r w:rsidRPr="0013787D">
              <w:rPr>
                <w:rFonts w:cstheme="minorHAnsi"/>
              </w:rPr>
              <w:t>| Antwortet selten auf Kommentare</w:t>
            </w:r>
          </w:p>
          <w:p w14:paraId="625102DF" w14:textId="73DD65CC" w:rsidR="00420141" w:rsidRPr="00420141" w:rsidRDefault="00420141">
            <w:pPr>
              <w:spacing w:line="276" w:lineRule="auto"/>
              <w:rPr>
                <w:rFonts w:cstheme="minorHAnsi"/>
              </w:rPr>
              <w:pPrChange w:id="1443" w:author="Fabienne Schmaus" w:date="2026-05-03T15:23:00Z" w16du:dateUtc="2026-05-03T13:23:00Z">
                <w:pPr/>
              </w:pPrChange>
            </w:pPr>
            <w:r w:rsidRPr="0013787D">
              <w:rPr>
                <w:rFonts w:cstheme="minorHAnsi"/>
                <w:b/>
                <w:bCs/>
              </w:rPr>
              <w:t>Netzwerk:</w:t>
            </w:r>
            <w:r w:rsidRPr="0013787D">
              <w:rPr>
                <w:rFonts w:cstheme="minorHAnsi"/>
              </w:rPr>
              <w:t xml:space="preserve"> Folgt vor allem anderen Fitness-/Lifestyle-Accounts ähnlicher Größe</w:t>
            </w:r>
          </w:p>
        </w:tc>
        <w:tc>
          <w:tcPr>
            <w:tcW w:w="5228" w:type="dxa"/>
          </w:tcPr>
          <w:p w14:paraId="297D1B0C" w14:textId="77777777" w:rsidR="00420141" w:rsidRPr="0013787D" w:rsidRDefault="00420141">
            <w:pPr>
              <w:spacing w:line="276" w:lineRule="auto"/>
              <w:rPr>
                <w:rFonts w:cstheme="minorHAnsi"/>
                <w:b/>
                <w:bCs/>
              </w:rPr>
              <w:pPrChange w:id="1444" w:author="Fabienne Schmaus" w:date="2026-05-03T15:23:00Z" w16du:dateUtc="2026-05-03T13:23:00Z">
                <w:pPr/>
              </w:pPrChange>
            </w:pPr>
            <w:r w:rsidRPr="0013787D">
              <w:rPr>
                <w:rFonts w:cstheme="minorHAnsi"/>
                <w:b/>
                <w:bCs/>
              </w:rPr>
              <w:t>Profil 2: @everyday.ich – „Der Authentische"</w:t>
            </w:r>
          </w:p>
          <w:p w14:paraId="3F835AD3" w14:textId="77777777" w:rsidR="00420141" w:rsidRPr="0013787D" w:rsidRDefault="00420141">
            <w:pPr>
              <w:spacing w:line="276" w:lineRule="auto"/>
              <w:rPr>
                <w:rFonts w:cstheme="minorHAnsi"/>
              </w:rPr>
              <w:pPrChange w:id="1445" w:author="Fabienne Schmaus" w:date="2026-05-03T15:23:00Z" w16du:dateUtc="2026-05-03T13:23:00Z">
                <w:pPr/>
              </w:pPrChange>
            </w:pPr>
            <w:r w:rsidRPr="0013787D">
              <w:rPr>
                <w:rFonts w:cstheme="minorHAnsi"/>
                <w:b/>
                <w:bCs/>
              </w:rPr>
              <w:t>Profilbild:</w:t>
            </w:r>
            <w:r w:rsidRPr="0013787D">
              <w:rPr>
                <w:rFonts w:cstheme="minorHAnsi"/>
              </w:rPr>
              <w:t xml:space="preserve"> Schnelles Selfie, leicht unscharf, natürliches Licht.</w:t>
            </w:r>
          </w:p>
          <w:p w14:paraId="2D4024B9" w14:textId="77777777" w:rsidR="00420141" w:rsidRPr="0054666E" w:rsidRDefault="00420141">
            <w:pPr>
              <w:spacing w:line="276" w:lineRule="auto"/>
              <w:rPr>
                <w:rFonts w:cstheme="minorHAnsi"/>
              </w:rPr>
              <w:pPrChange w:id="1446" w:author="Fabienne Schmaus" w:date="2026-05-03T15:23:00Z" w16du:dateUtc="2026-05-03T13:23:00Z">
                <w:pPr/>
              </w:pPrChange>
            </w:pPr>
            <w:r w:rsidRPr="0013787D">
              <w:rPr>
                <w:rFonts w:cstheme="minorHAnsi"/>
                <w:b/>
                <w:bCs/>
              </w:rPr>
              <w:t>Bio:</w:t>
            </w:r>
            <w:r w:rsidRPr="0013787D">
              <w:rPr>
                <w:rFonts w:cstheme="minorHAnsi"/>
              </w:rPr>
              <w:t xml:space="preserve"> </w:t>
            </w:r>
            <w:r w:rsidRPr="0054666E">
              <w:rPr>
                <w:rFonts w:cstheme="minorHAnsi"/>
                <w:rPrChange w:id="1447" w:author="Fabienne Schmaus" w:date="2026-05-03T15:05:00Z" w16du:dateUtc="2026-05-03T13:05:00Z">
                  <w:rPr>
                    <w:rFonts w:cstheme="minorHAnsi"/>
                    <w:i/>
                    <w:iCs/>
                  </w:rPr>
                </w:rPrChange>
              </w:rPr>
              <w:t xml:space="preserve">„irgendwie durchs Leben </w:t>
            </w:r>
            <w:r w:rsidRPr="0054666E">
              <w:rPr>
                <w:rFonts w:ascii="Segoe UI Emoji" w:hAnsi="Segoe UI Emoji" w:cs="Segoe UI Emoji"/>
                <w:rPrChange w:id="1448" w:author="Fabienne Schmaus" w:date="2026-05-03T15:05:00Z" w16du:dateUtc="2026-05-03T13:05:00Z">
                  <w:rPr>
                    <w:rFonts w:ascii="Segoe UI Emoji" w:hAnsi="Segoe UI Emoji" w:cs="Segoe UI Emoji"/>
                    <w:i/>
                    <w:iCs/>
                  </w:rPr>
                </w:rPrChange>
              </w:rPr>
              <w:t>🙃</w:t>
            </w:r>
            <w:r w:rsidRPr="0054666E">
              <w:rPr>
                <w:rFonts w:cstheme="minorHAnsi"/>
                <w:rPrChange w:id="1449" w:author="Fabienne Schmaus" w:date="2026-05-03T15:05:00Z" w16du:dateUtc="2026-05-03T13:05:00Z">
                  <w:rPr>
                    <w:rFonts w:cstheme="minorHAnsi"/>
                    <w:i/>
                    <w:iCs/>
                  </w:rPr>
                </w:rPrChange>
              </w:rPr>
              <w:t xml:space="preserve"> | Katzen, Bücher, zu viel Kaffee</w:t>
            </w:r>
            <w:del w:id="1450" w:author="Fabienne Schmaus" w:date="2026-05-03T15:05:00Z" w16du:dateUtc="2026-05-03T13:05:00Z">
              <w:r w:rsidRPr="0054666E" w:rsidDel="0054666E">
                <w:rPr>
                  <w:rFonts w:cstheme="minorHAnsi"/>
                  <w:rPrChange w:id="1451" w:author="Fabienne Schmaus" w:date="2026-05-03T15:05:00Z" w16du:dateUtc="2026-05-03T13:05:00Z">
                    <w:rPr>
                      <w:rFonts w:cstheme="minorHAnsi"/>
                      <w:i/>
                      <w:iCs/>
                    </w:rPr>
                  </w:rPrChange>
                </w:rPr>
                <w:delText>"</w:delText>
              </w:r>
            </w:del>
            <w:ins w:id="1452" w:author="Fabienne Schmaus" w:date="2026-05-03T15:05:00Z" w16du:dateUtc="2026-05-03T13:05:00Z">
              <w:r w:rsidRPr="0054666E">
                <w:rPr>
                  <w:rFonts w:cstheme="minorHAnsi"/>
                  <w:rPrChange w:id="1453" w:author="Fabienne Schmaus" w:date="2026-05-03T15:05:00Z" w16du:dateUtc="2026-05-03T13:05:00Z">
                    <w:rPr>
                      <w:rFonts w:cstheme="minorHAnsi"/>
                      <w:i/>
                      <w:iCs/>
                    </w:rPr>
                  </w:rPrChange>
                </w:rPr>
                <w:t>“</w:t>
              </w:r>
            </w:ins>
          </w:p>
          <w:p w14:paraId="10CD9F68" w14:textId="77777777" w:rsidR="00420141" w:rsidRPr="0013787D" w:rsidRDefault="00420141">
            <w:pPr>
              <w:spacing w:line="276" w:lineRule="auto"/>
              <w:rPr>
                <w:rFonts w:cstheme="minorHAnsi"/>
              </w:rPr>
              <w:pPrChange w:id="1454" w:author="Fabienne Schmaus" w:date="2026-05-03T15:23:00Z" w16du:dateUtc="2026-05-03T13:23:00Z">
                <w:pPr/>
              </w:pPrChange>
            </w:pPr>
            <w:r w:rsidRPr="0013787D">
              <w:rPr>
                <w:rFonts w:cstheme="minorHAnsi"/>
                <w:b/>
                <w:bCs/>
              </w:rPr>
              <w:t>Posts:</w:t>
            </w:r>
            <w:r w:rsidRPr="0013787D">
              <w:rPr>
                <w:rFonts w:cstheme="minorHAnsi"/>
              </w:rPr>
              <w:t xml:space="preserve"> Regnerischer Montag mit Kaffee und Notizen | Post: „Heute war ein beschissener Tag. Einfach mal</w:t>
            </w:r>
            <w:del w:id="1455" w:author="Fabienne Schmaus" w:date="2026-05-03T15:05:00Z" w16du:dateUtc="2026-05-03T13:05:00Z">
              <w:r w:rsidRPr="0013787D" w:rsidDel="0054666E">
                <w:rPr>
                  <w:rFonts w:cstheme="minorHAnsi"/>
                </w:rPr>
                <w:delText xml:space="preserve">." </w:delText>
              </w:r>
            </w:del>
            <w:ins w:id="1456" w:author="Fabienne Schmaus" w:date="2026-05-03T15:05:00Z" w16du:dateUtc="2026-05-03T13:05:00Z">
              <w:r w:rsidRPr="0013787D">
                <w:rPr>
                  <w:rFonts w:cstheme="minorHAnsi"/>
                </w:rPr>
                <w:t>.</w:t>
              </w:r>
              <w:r>
                <w:rPr>
                  <w:rFonts w:cstheme="minorHAnsi"/>
                </w:rPr>
                <w:t>“</w:t>
              </w:r>
              <w:r w:rsidRPr="0013787D">
                <w:rPr>
                  <w:rFonts w:cstheme="minorHAnsi"/>
                </w:rPr>
                <w:t xml:space="preserve"> </w:t>
              </w:r>
            </w:ins>
            <w:r w:rsidRPr="0013787D">
              <w:rPr>
                <w:rFonts w:cstheme="minorHAnsi"/>
              </w:rPr>
              <w:t xml:space="preserve">| Katzenfoto | Screenshot einer lustigen Nachricht | unbearbeitetes Selfie „ich hab heute keine Energie und das ist </w:t>
            </w:r>
            <w:commentRangeStart w:id="1457"/>
            <w:r w:rsidRPr="0013787D">
              <w:rPr>
                <w:rFonts w:cstheme="minorHAnsi"/>
              </w:rPr>
              <w:t>ok</w:t>
            </w:r>
            <w:del w:id="1458" w:author="Fabienne Schmaus" w:date="2026-05-03T15:05:00Z" w16du:dateUtc="2026-05-03T13:05:00Z">
              <w:r w:rsidRPr="0013787D" w:rsidDel="0054666E">
                <w:rPr>
                  <w:rFonts w:cstheme="minorHAnsi"/>
                </w:rPr>
                <w:delText xml:space="preserve">" </w:delText>
              </w:r>
            </w:del>
            <w:ins w:id="1459" w:author="Fabienne Schmaus" w:date="2026-05-03T15:05:00Z" w16du:dateUtc="2026-05-03T13:05:00Z">
              <w:r>
                <w:rPr>
                  <w:rFonts w:cstheme="minorHAnsi"/>
                </w:rPr>
                <w:t>“</w:t>
              </w:r>
              <w:r w:rsidRPr="0013787D">
                <w:rPr>
                  <w:rFonts w:cstheme="minorHAnsi"/>
                </w:rPr>
                <w:t xml:space="preserve"> </w:t>
              </w:r>
            </w:ins>
            <w:commentRangeEnd w:id="1457"/>
            <w:r w:rsidRPr="0013787D">
              <w:rPr>
                <w:rStyle w:val="Kommentarzeichen"/>
                <w:rFonts w:cstheme="minorHAnsi"/>
                <w:sz w:val="22"/>
                <w:szCs w:val="22"/>
              </w:rPr>
              <w:commentReference w:id="1457"/>
            </w:r>
            <w:r w:rsidRPr="0013787D">
              <w:rPr>
                <w:rFonts w:cstheme="minorHAnsi"/>
              </w:rPr>
              <w:t>| Abend auf der Couch mit Buch</w:t>
            </w:r>
          </w:p>
          <w:p w14:paraId="3B691639" w14:textId="77777777" w:rsidR="00420141" w:rsidRPr="0013787D" w:rsidRDefault="00420141">
            <w:pPr>
              <w:spacing w:line="276" w:lineRule="auto"/>
              <w:rPr>
                <w:rFonts w:cstheme="minorHAnsi"/>
              </w:rPr>
              <w:pPrChange w:id="1460" w:author="Fabienne Schmaus" w:date="2026-05-03T15:23:00Z" w16du:dateUtc="2026-05-03T13:23:00Z">
                <w:pPr/>
              </w:pPrChange>
            </w:pPr>
            <w:r w:rsidRPr="0013787D">
              <w:rPr>
                <w:rFonts w:cstheme="minorHAnsi"/>
                <w:b/>
                <w:bCs/>
              </w:rPr>
              <w:t>Interaktionen:</w:t>
            </w:r>
            <w:r w:rsidRPr="0013787D">
              <w:rPr>
                <w:rFonts w:cstheme="minorHAnsi"/>
              </w:rPr>
              <w:t xml:space="preserve"> 289 Follower | unregelmäßige Posts | Kommentare: viele persönliche Reaktionen, kurze Gespräche | Antwortet meistens</w:t>
            </w:r>
          </w:p>
          <w:p w14:paraId="5BEEBFCE" w14:textId="77777777" w:rsidR="00420141" w:rsidRDefault="00420141">
            <w:pPr>
              <w:spacing w:line="276" w:lineRule="auto"/>
              <w:rPr>
                <w:rFonts w:cstheme="minorHAnsi"/>
              </w:rPr>
              <w:pPrChange w:id="1461" w:author="Fabienne Schmaus" w:date="2026-05-03T15:23:00Z" w16du:dateUtc="2026-05-03T13:23:00Z">
                <w:pPr/>
              </w:pPrChange>
            </w:pPr>
            <w:r w:rsidRPr="0013787D">
              <w:rPr>
                <w:rFonts w:cstheme="minorHAnsi"/>
                <w:b/>
                <w:bCs/>
              </w:rPr>
              <w:t>Netzwerk:</w:t>
            </w:r>
            <w:r w:rsidRPr="0013787D">
              <w:rPr>
                <w:rFonts w:cstheme="minorHAnsi"/>
              </w:rPr>
              <w:t xml:space="preserve"> Folgt Freunden, einigen Buchaccounts, Katzen-Content</w:t>
            </w:r>
          </w:p>
          <w:p w14:paraId="58E806CB" w14:textId="51DE984E" w:rsidR="00420141" w:rsidRPr="00420141" w:rsidRDefault="00420141">
            <w:pPr>
              <w:spacing w:line="276" w:lineRule="auto"/>
              <w:rPr>
                <w:rFonts w:cstheme="minorHAnsi"/>
              </w:rPr>
              <w:pPrChange w:id="1462" w:author="Fabienne Schmaus" w:date="2026-05-03T15:23:00Z" w16du:dateUtc="2026-05-03T13:23:00Z">
                <w:pPr/>
              </w:pPrChange>
            </w:pPr>
          </w:p>
        </w:tc>
      </w:tr>
      <w:tr w:rsidR="00420141" w14:paraId="041E41F1" w14:textId="77777777" w:rsidTr="00B5446D">
        <w:tc>
          <w:tcPr>
            <w:tcW w:w="10456" w:type="dxa"/>
            <w:gridSpan w:val="2"/>
          </w:tcPr>
          <w:p w14:paraId="637907A0" w14:textId="77777777" w:rsidR="00420141" w:rsidRPr="0013787D" w:rsidRDefault="00420141">
            <w:pPr>
              <w:spacing w:line="276" w:lineRule="auto"/>
              <w:rPr>
                <w:rFonts w:cstheme="minorHAnsi"/>
                <w:b/>
                <w:bCs/>
              </w:rPr>
              <w:pPrChange w:id="1463" w:author="Fabienne Schmaus" w:date="2026-05-03T15:23:00Z" w16du:dateUtc="2026-05-03T13:23:00Z">
                <w:pPr/>
              </w:pPrChange>
            </w:pPr>
            <w:r w:rsidRPr="0013787D">
              <w:rPr>
                <w:rFonts w:cstheme="minorHAnsi"/>
                <w:b/>
                <w:bCs/>
              </w:rPr>
              <w:t>Profil 3: @pixeljule – „Der Kreative"</w:t>
            </w:r>
          </w:p>
          <w:p w14:paraId="35266628" w14:textId="77777777" w:rsidR="00420141" w:rsidRPr="0013787D" w:rsidRDefault="00420141">
            <w:pPr>
              <w:spacing w:line="276" w:lineRule="auto"/>
              <w:rPr>
                <w:rFonts w:cstheme="minorHAnsi"/>
              </w:rPr>
              <w:pPrChange w:id="1464" w:author="Fabienne Schmaus" w:date="2026-05-03T15:23:00Z" w16du:dateUtc="2026-05-03T13:23:00Z">
                <w:pPr/>
              </w:pPrChange>
            </w:pPr>
            <w:r w:rsidRPr="0013787D">
              <w:rPr>
                <w:rFonts w:cstheme="minorHAnsi"/>
                <w:b/>
                <w:bCs/>
              </w:rPr>
              <w:t>Profilbild:</w:t>
            </w:r>
            <w:r w:rsidRPr="0013787D">
              <w:rPr>
                <w:rFonts w:cstheme="minorHAnsi"/>
              </w:rPr>
              <w:t xml:space="preserve"> Gezeichneter Avatar statt Foto.</w:t>
            </w:r>
          </w:p>
          <w:p w14:paraId="1D29EEFD" w14:textId="77777777" w:rsidR="00420141" w:rsidRPr="0054666E" w:rsidRDefault="00420141">
            <w:pPr>
              <w:spacing w:line="276" w:lineRule="auto"/>
              <w:rPr>
                <w:rFonts w:cstheme="minorHAnsi"/>
                <w:lang w:val="en-US"/>
              </w:rPr>
              <w:pPrChange w:id="1465" w:author="Fabienne Schmaus" w:date="2026-05-03T15:23:00Z" w16du:dateUtc="2026-05-03T13:23:00Z">
                <w:pPr/>
              </w:pPrChange>
            </w:pPr>
            <w:r w:rsidRPr="0013787D">
              <w:rPr>
                <w:rFonts w:cstheme="minorHAnsi"/>
                <w:b/>
                <w:bCs/>
                <w:lang w:val="en-US"/>
              </w:rPr>
              <w:t>Bio</w:t>
            </w:r>
            <w:r w:rsidRPr="0054666E">
              <w:rPr>
                <w:rFonts w:cstheme="minorHAnsi"/>
                <w:b/>
                <w:bCs/>
                <w:lang w:val="en-US"/>
              </w:rPr>
              <w:t>:</w:t>
            </w:r>
            <w:r w:rsidRPr="0054666E">
              <w:rPr>
                <w:rFonts w:cstheme="minorHAnsi"/>
                <w:lang w:val="en-US"/>
              </w:rPr>
              <w:t xml:space="preserve"> </w:t>
            </w:r>
            <w:r w:rsidRPr="0054666E">
              <w:rPr>
                <w:rFonts w:cstheme="minorHAnsi"/>
                <w:lang w:val="en-US"/>
                <w:rPrChange w:id="1466" w:author="Fabienne Schmaus" w:date="2026-05-03T15:06:00Z" w16du:dateUtc="2026-05-03T13:06:00Z">
                  <w:rPr>
                    <w:rFonts w:cstheme="minorHAnsi"/>
                    <w:i/>
                    <w:iCs/>
                    <w:lang w:val="en-US"/>
                  </w:rPr>
                </w:rPrChange>
              </w:rPr>
              <w:t xml:space="preserve">„digital art | worldbuilding | she/they | </w:t>
            </w:r>
            <w:r w:rsidRPr="0054666E">
              <w:rPr>
                <w:rFonts w:ascii="Segoe UI Emoji" w:hAnsi="Segoe UI Emoji" w:cs="Segoe UI Emoji"/>
                <w:rPrChange w:id="1467" w:author="Fabienne Schmaus" w:date="2026-05-03T15:06:00Z" w16du:dateUtc="2026-05-03T13:06:00Z">
                  <w:rPr>
                    <w:rFonts w:ascii="Segoe UI Emoji" w:hAnsi="Segoe UI Emoji" w:cs="Segoe UI Emoji"/>
                    <w:i/>
                    <w:iCs/>
                  </w:rPr>
                </w:rPrChange>
              </w:rPr>
              <w:t>🎨🌿</w:t>
            </w:r>
            <w:ins w:id="1468" w:author="Fabienne Schmaus" w:date="2026-05-03T15:07:00Z" w16du:dateUtc="2026-05-03T13:07:00Z">
              <w:r>
                <w:rPr>
                  <w:rFonts w:cstheme="minorHAnsi"/>
                  <w:lang w:val="en-US"/>
                </w:rPr>
                <w:t>”</w:t>
              </w:r>
            </w:ins>
            <w:del w:id="1469" w:author="Fabienne Schmaus" w:date="2026-05-03T15:07:00Z" w16du:dateUtc="2026-05-03T13:07:00Z">
              <w:r w:rsidRPr="0054666E" w:rsidDel="008347AD">
                <w:rPr>
                  <w:rFonts w:cstheme="minorHAnsi"/>
                  <w:lang w:val="en-US"/>
                  <w:rPrChange w:id="1470" w:author="Fabienne Schmaus" w:date="2026-05-03T15:06:00Z" w16du:dateUtc="2026-05-03T13:06:00Z">
                    <w:rPr>
                      <w:rFonts w:cstheme="minorHAnsi"/>
                      <w:i/>
                      <w:iCs/>
                      <w:lang w:val="en-US"/>
                    </w:rPr>
                  </w:rPrChange>
                </w:rPr>
                <w:delText>"</w:delText>
              </w:r>
            </w:del>
          </w:p>
          <w:p w14:paraId="6CC22D4F" w14:textId="77777777" w:rsidR="00420141" w:rsidRPr="0013787D" w:rsidRDefault="00420141">
            <w:pPr>
              <w:spacing w:line="276" w:lineRule="auto"/>
              <w:rPr>
                <w:rFonts w:cstheme="minorHAnsi"/>
              </w:rPr>
              <w:pPrChange w:id="1471" w:author="Fabienne Schmaus" w:date="2026-05-03T15:23:00Z" w16du:dateUtc="2026-05-03T13:23:00Z">
                <w:pPr/>
              </w:pPrChange>
            </w:pPr>
            <w:r w:rsidRPr="0013787D">
              <w:rPr>
                <w:rFonts w:cstheme="minorHAnsi"/>
                <w:b/>
                <w:bCs/>
              </w:rPr>
              <w:t>Posts:</w:t>
            </w:r>
            <w:r w:rsidRPr="0013787D">
              <w:rPr>
                <w:rFonts w:cstheme="minorHAnsi"/>
              </w:rPr>
              <w:t xml:space="preserve"> Digitale Illustration mit Naturmotiv | Work-in-Progress eines Charakters | Stimmungsmoodboard aus Farben und Texturen | Kurzes Timelapse-Video einer Zeichnung | Zitat aus einem Fantasyroman, illustriert | Blick auf den Schreibtisch beim Zeichnen</w:t>
            </w:r>
          </w:p>
          <w:p w14:paraId="705121E3" w14:textId="77777777" w:rsidR="00420141" w:rsidRPr="0013787D" w:rsidRDefault="00420141">
            <w:pPr>
              <w:spacing w:line="276" w:lineRule="auto"/>
              <w:rPr>
                <w:rFonts w:cstheme="minorHAnsi"/>
              </w:rPr>
              <w:pPrChange w:id="1472" w:author="Fabienne Schmaus" w:date="2026-05-03T15:23:00Z" w16du:dateUtc="2026-05-03T13:23:00Z">
                <w:pPr/>
              </w:pPrChange>
            </w:pPr>
            <w:r w:rsidRPr="0013787D">
              <w:rPr>
                <w:rFonts w:cstheme="minorHAnsi"/>
                <w:b/>
                <w:bCs/>
              </w:rPr>
              <w:t>Interaktionen:</w:t>
            </w:r>
            <w:r w:rsidRPr="0013787D">
              <w:rPr>
                <w:rFonts w:cstheme="minorHAnsi"/>
              </w:rPr>
              <w:t xml:space="preserve"> 1.100 Follower | regelmäßige Posts | Kommentare fachspezifisch: „Was ist das für ein Tool?</w:t>
            </w:r>
            <w:ins w:id="1473" w:author="Fabienne Schmaus" w:date="2026-05-03T15:08:00Z" w16du:dateUtc="2026-05-03T13:08:00Z">
              <w:r>
                <w:rPr>
                  <w:rFonts w:cstheme="minorHAnsi"/>
                </w:rPr>
                <w:t>“</w:t>
              </w:r>
            </w:ins>
            <w:del w:id="1474" w:author="Fabienne Schmaus" w:date="2026-05-03T15:08:00Z" w16du:dateUtc="2026-05-03T13:08:00Z">
              <w:r w:rsidRPr="0013787D" w:rsidDel="008347AD">
                <w:rPr>
                  <w:rFonts w:cstheme="minorHAnsi"/>
                </w:rPr>
                <w:delText>"</w:delText>
              </w:r>
            </w:del>
            <w:r w:rsidRPr="0013787D">
              <w:rPr>
                <w:rFonts w:cstheme="minorHAnsi"/>
              </w:rPr>
              <w:t>, „Das Design ist so stimmig</w:t>
            </w:r>
            <w:del w:id="1475" w:author="Fabienne Schmaus" w:date="2026-05-03T15:08:00Z" w16du:dateUtc="2026-05-03T13:08:00Z">
              <w:r w:rsidRPr="0013787D" w:rsidDel="008347AD">
                <w:rPr>
                  <w:rFonts w:cstheme="minorHAnsi"/>
                </w:rPr>
                <w:delText xml:space="preserve">!" </w:delText>
              </w:r>
            </w:del>
            <w:ins w:id="1476" w:author="Fabienne Schmaus" w:date="2026-05-03T15:08:00Z" w16du:dateUtc="2026-05-03T13:08:00Z">
              <w:r w:rsidRPr="0013787D">
                <w:rPr>
                  <w:rFonts w:cstheme="minorHAnsi"/>
                </w:rPr>
                <w:t>!</w:t>
              </w:r>
              <w:r>
                <w:rPr>
                  <w:rFonts w:cstheme="minorHAnsi"/>
                </w:rPr>
                <w:t>“</w:t>
              </w:r>
              <w:r w:rsidRPr="0013787D">
                <w:rPr>
                  <w:rFonts w:cstheme="minorHAnsi"/>
                </w:rPr>
                <w:t xml:space="preserve"> </w:t>
              </w:r>
            </w:ins>
            <w:r w:rsidRPr="0013787D">
              <w:rPr>
                <w:rFonts w:cstheme="minorHAnsi"/>
              </w:rPr>
              <w:t>| lange Antworten</w:t>
            </w:r>
          </w:p>
          <w:p w14:paraId="7516BB59" w14:textId="1495A803" w:rsidR="00420141" w:rsidRPr="00420141" w:rsidRDefault="00420141">
            <w:pPr>
              <w:spacing w:line="276" w:lineRule="auto"/>
              <w:rPr>
                <w:rFonts w:cstheme="minorHAnsi"/>
              </w:rPr>
              <w:pPrChange w:id="1477" w:author="Fabienne Schmaus" w:date="2026-05-03T15:23:00Z" w16du:dateUtc="2026-05-03T13:23:00Z">
                <w:pPr/>
              </w:pPrChange>
            </w:pPr>
            <w:r w:rsidRPr="0013787D">
              <w:rPr>
                <w:rFonts w:cstheme="minorHAnsi"/>
                <w:b/>
                <w:bCs/>
              </w:rPr>
              <w:t>Netzwerk:</w:t>
            </w:r>
            <w:r w:rsidRPr="0013787D">
              <w:rPr>
                <w:rFonts w:cstheme="minorHAnsi"/>
              </w:rPr>
              <w:t xml:space="preserve"> Folgt vor allem Illustrator</w:t>
            </w:r>
            <w:del w:id="1478" w:author="Fabienne Schmaus" w:date="2026-04-30T17:35:00Z" w16du:dateUtc="2026-04-30T15:35:00Z">
              <w:r w:rsidRPr="0013787D" w:rsidDel="0013787D">
                <w:rPr>
                  <w:rFonts w:cstheme="minorHAnsi"/>
                </w:rPr>
                <w:delText>:</w:delText>
              </w:r>
            </w:del>
            <w:r w:rsidRPr="0013787D">
              <w:rPr>
                <w:rFonts w:cstheme="minorHAnsi"/>
              </w:rPr>
              <w:t>innen</w:t>
            </w:r>
            <w:ins w:id="1479" w:author="Fabienne Schmaus" w:date="2026-04-30T17:35:00Z" w16du:dateUtc="2026-04-30T15:35:00Z">
              <w:r>
                <w:rPr>
                  <w:rFonts w:cstheme="minorHAnsi"/>
                </w:rPr>
                <w:t xml:space="preserve"> und Illustratoren</w:t>
              </w:r>
            </w:ins>
            <w:r w:rsidRPr="0013787D">
              <w:rPr>
                <w:rFonts w:cstheme="minorHAnsi"/>
              </w:rPr>
              <w:t>, Game-Design-Accounts, Fantasybuch-Community</w:t>
            </w:r>
          </w:p>
        </w:tc>
      </w:tr>
    </w:tbl>
    <w:p w14:paraId="28B0CC99" w14:textId="77777777" w:rsidR="0013787D" w:rsidRDefault="0013787D" w:rsidP="0013787D">
      <w:pPr>
        <w:rPr>
          <w:rFonts w:cstheme="minorHAnsi"/>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420141" w14:paraId="2B6C13E5" w14:textId="77777777" w:rsidTr="00420141">
        <w:tc>
          <w:tcPr>
            <w:tcW w:w="5228" w:type="dxa"/>
          </w:tcPr>
          <w:p w14:paraId="50CA4BC4" w14:textId="16DCD11E" w:rsidR="00420141" w:rsidRPr="00510C27" w:rsidDel="00420141" w:rsidRDefault="00420141" w:rsidP="00420141">
            <w:pPr>
              <w:rPr>
                <w:del w:id="1480" w:author="Fabienne Schmaus" w:date="2026-05-03T15:15:00Z" w16du:dateUtc="2026-05-03T13:15:00Z"/>
                <w:rFonts w:cstheme="minorHAnsi"/>
                <w:b/>
                <w:bCs/>
              </w:rPr>
            </w:pPr>
            <w:del w:id="1481" w:author="Fabienne Schmaus" w:date="2026-05-03T15:23:00Z" w16du:dateUtc="2026-05-03T13:23:00Z">
              <w:r w:rsidRPr="00510C27" w:rsidDel="007113C1">
                <w:rPr>
                  <w:rFonts w:cstheme="minorHAnsi"/>
                  <w:b/>
                  <w:bCs/>
                </w:rPr>
                <w:delText>Aufgabe: Analysiert jedes Profil</w:delText>
              </w:r>
            </w:del>
          </w:p>
          <w:p w14:paraId="7BC97A96" w14:textId="7707F0C4" w:rsidR="00420141" w:rsidRPr="00420141" w:rsidDel="007113C1" w:rsidRDefault="00420141" w:rsidP="00420141">
            <w:pPr>
              <w:rPr>
                <w:del w:id="1482" w:author="Fabienne Schmaus" w:date="2026-05-03T15:23:00Z" w16du:dateUtc="2026-05-03T13:23:00Z"/>
                <w:rFonts w:cstheme="minorHAnsi"/>
                <w:b/>
                <w:bCs/>
                <w:rPrChange w:id="1483" w:author="Fabienne Schmaus" w:date="2026-05-03T15:16:00Z" w16du:dateUtc="2026-05-03T13:16:00Z">
                  <w:rPr>
                    <w:del w:id="1484" w:author="Fabienne Schmaus" w:date="2026-05-03T15:23:00Z" w16du:dateUtc="2026-05-03T13:23:00Z"/>
                    <w:rFonts w:cstheme="minorHAnsi"/>
                  </w:rPr>
                </w:rPrChange>
              </w:rPr>
            </w:pPr>
            <w:del w:id="1485" w:author="Fabienne Schmaus" w:date="2026-05-03T15:16:00Z" w16du:dateUtc="2026-05-03T13:16:00Z">
              <w:r w:rsidRPr="00420141" w:rsidDel="00420141">
                <w:rPr>
                  <w:rFonts w:cstheme="minorHAnsi"/>
                  <w:b/>
                  <w:bCs/>
                  <w:rPrChange w:id="1486" w:author="Fabienne Schmaus" w:date="2026-05-03T15:16:00Z" w16du:dateUtc="2026-05-03T13:16:00Z">
                    <w:rPr>
                      <w:rFonts w:cstheme="minorHAnsi"/>
                    </w:rPr>
                  </w:rPrChange>
                </w:rPr>
                <w:delText>B</w:delText>
              </w:r>
            </w:del>
            <w:del w:id="1487" w:author="Fabienne Schmaus" w:date="2026-05-03T15:23:00Z" w16du:dateUtc="2026-05-03T13:23:00Z">
              <w:r w:rsidRPr="00420141" w:rsidDel="007113C1">
                <w:rPr>
                  <w:rFonts w:cstheme="minorHAnsi"/>
                  <w:b/>
                  <w:bCs/>
                  <w:rPrChange w:id="1488" w:author="Fabienne Schmaus" w:date="2026-05-03T15:16:00Z" w16du:dateUtc="2026-05-03T13:16:00Z">
                    <w:rPr>
                      <w:rFonts w:cstheme="minorHAnsi"/>
                    </w:rPr>
                  </w:rPrChange>
                </w:rPr>
                <w:delText xml:space="preserve">earbeitet die Fragen für </w:delText>
              </w:r>
              <w:r w:rsidRPr="00420141" w:rsidDel="007113C1">
                <w:rPr>
                  <w:rFonts w:cstheme="minorHAnsi"/>
                  <w:b/>
                  <w:bCs/>
                  <w:i/>
                  <w:iCs/>
                  <w:rPrChange w:id="1489" w:author="Fabienne Schmaus" w:date="2026-05-03T15:16:00Z" w16du:dateUtc="2026-05-03T13:16:00Z">
                    <w:rPr>
                      <w:rFonts w:cstheme="minorHAnsi"/>
                      <w:b/>
                      <w:bCs/>
                    </w:rPr>
                  </w:rPrChange>
                </w:rPr>
                <w:delText>alle drei Profile</w:delText>
              </w:r>
              <w:r w:rsidRPr="00420141" w:rsidDel="007113C1">
                <w:rPr>
                  <w:rFonts w:cstheme="minorHAnsi"/>
                  <w:b/>
                  <w:bCs/>
                  <w:rPrChange w:id="1490" w:author="Fabienne Schmaus" w:date="2026-05-03T15:16:00Z" w16du:dateUtc="2026-05-03T13:16:00Z">
                    <w:rPr>
                      <w:rFonts w:cstheme="minorHAnsi"/>
                    </w:rPr>
                  </w:rPrChange>
                </w:rPr>
                <w:delText>.</w:delText>
              </w:r>
            </w:del>
          </w:p>
          <w:p w14:paraId="7B70CB44" w14:textId="412D9E38" w:rsidR="00420141" w:rsidRPr="0013787D" w:rsidRDefault="00420141" w:rsidP="00420141">
            <w:pPr>
              <w:rPr>
                <w:rFonts w:cstheme="minorHAnsi"/>
              </w:rPr>
            </w:pPr>
            <w:r w:rsidRPr="0013787D">
              <w:rPr>
                <w:rFonts w:cstheme="minorHAnsi"/>
                <w:b/>
                <w:bCs/>
              </w:rPr>
              <w:t>Analysefragen</w:t>
            </w:r>
            <w:r w:rsidR="007113C1">
              <w:rPr>
                <w:rFonts w:cstheme="minorHAnsi"/>
                <w:b/>
                <w:bCs/>
              </w:rPr>
              <w:t xml:space="preserve"> </w:t>
            </w:r>
            <w:ins w:id="1491" w:author="Fabienne Schmaus" w:date="2026-05-03T15:22:00Z" w16du:dateUtc="2026-05-03T13:22:00Z">
              <w:r w:rsidR="007113C1" w:rsidRPr="007113C1">
                <w:rPr>
                  <w:rFonts w:cstheme="minorHAnsi"/>
                  <w:b/>
                  <w:bCs/>
                </w:rPr>
                <w:t>(</w:t>
              </w:r>
              <w:r w:rsidR="007113C1">
                <w:rPr>
                  <w:rFonts w:cstheme="minorHAnsi"/>
                  <w:b/>
                  <w:bCs/>
                </w:rPr>
                <w:t>für</w:t>
              </w:r>
              <w:r w:rsidR="007113C1" w:rsidRPr="007113C1">
                <w:rPr>
                  <w:rFonts w:cstheme="minorHAnsi"/>
                  <w:b/>
                  <w:bCs/>
                </w:rPr>
                <w:t xml:space="preserve"> jede</w:t>
              </w:r>
              <w:r w:rsidR="007113C1">
                <w:rPr>
                  <w:rFonts w:cstheme="minorHAnsi"/>
                  <w:b/>
                  <w:bCs/>
                </w:rPr>
                <w:t>s</w:t>
              </w:r>
              <w:r w:rsidR="007113C1" w:rsidRPr="007113C1">
                <w:rPr>
                  <w:rFonts w:cstheme="minorHAnsi"/>
                  <w:b/>
                  <w:bCs/>
                </w:rPr>
                <w:t xml:space="preserve"> Profil):</w:t>
              </w:r>
            </w:ins>
          </w:p>
          <w:p w14:paraId="3132FCCB" w14:textId="77777777" w:rsidR="00420141" w:rsidRPr="0013787D" w:rsidRDefault="00420141" w:rsidP="00D1012D">
            <w:pPr>
              <w:numPr>
                <w:ilvl w:val="0"/>
                <w:numId w:val="58"/>
              </w:numPr>
              <w:tabs>
                <w:tab w:val="clear" w:pos="720"/>
                <w:tab w:val="num" w:pos="319"/>
              </w:tabs>
              <w:ind w:left="319" w:hanging="319"/>
              <w:rPr>
                <w:rFonts w:cstheme="minorHAnsi"/>
              </w:rPr>
            </w:pPr>
            <w:r w:rsidRPr="0013787D">
              <w:rPr>
                <w:rFonts w:cstheme="minorHAnsi"/>
              </w:rPr>
              <w:t>Was zeigt die Person</w:t>
            </w:r>
            <w:ins w:id="1492" w:author="Fabienne Schmaus" w:date="2026-05-03T15:16:00Z" w16du:dateUtc="2026-05-03T13:16:00Z">
              <w:r>
                <w:rPr>
                  <w:rFonts w:cstheme="minorHAnsi"/>
                </w:rPr>
                <w:t>? W</w:t>
              </w:r>
            </w:ins>
            <w:del w:id="1493" w:author="Fabienne Schmaus" w:date="2026-05-03T15:16:00Z" w16du:dateUtc="2026-05-03T13:16:00Z">
              <w:r w:rsidRPr="0013787D" w:rsidDel="00420141">
                <w:rPr>
                  <w:rFonts w:cstheme="minorHAnsi"/>
                </w:rPr>
                <w:delText xml:space="preserve"> – w</w:delText>
              </w:r>
            </w:del>
            <w:r w:rsidRPr="0013787D">
              <w:rPr>
                <w:rFonts w:cstheme="minorHAnsi"/>
              </w:rPr>
              <w:t xml:space="preserve">as zeigt sie </w:t>
            </w:r>
            <w:r w:rsidRPr="00420141">
              <w:rPr>
                <w:rFonts w:cstheme="minorHAnsi"/>
                <w:b/>
                <w:bCs/>
                <w:rPrChange w:id="1494" w:author="Fabienne Schmaus" w:date="2026-05-03T15:17:00Z" w16du:dateUtc="2026-05-03T13:17:00Z">
                  <w:rPr>
                    <w:rFonts w:cstheme="minorHAnsi"/>
                    <w:i/>
                    <w:iCs/>
                  </w:rPr>
                </w:rPrChange>
              </w:rPr>
              <w:t>nicht</w:t>
            </w:r>
            <w:r w:rsidRPr="0013787D">
              <w:rPr>
                <w:rFonts w:cstheme="minorHAnsi"/>
              </w:rPr>
              <w:t>?</w:t>
            </w:r>
          </w:p>
          <w:p w14:paraId="0C18D2CA" w14:textId="77777777" w:rsidR="00420141" w:rsidRPr="0013787D" w:rsidRDefault="00420141" w:rsidP="00D1012D">
            <w:pPr>
              <w:numPr>
                <w:ilvl w:val="0"/>
                <w:numId w:val="58"/>
              </w:numPr>
              <w:tabs>
                <w:tab w:val="clear" w:pos="720"/>
                <w:tab w:val="num" w:pos="319"/>
              </w:tabs>
              <w:ind w:left="319" w:hanging="319"/>
              <w:rPr>
                <w:rFonts w:cstheme="minorHAnsi"/>
              </w:rPr>
            </w:pPr>
            <w:r w:rsidRPr="0013787D">
              <w:rPr>
                <w:rFonts w:cstheme="minorHAnsi"/>
              </w:rPr>
              <w:t>Welchen Eindruck erzeugt das Profil beim ersten Blick?</w:t>
            </w:r>
          </w:p>
          <w:p w14:paraId="2F5B3719" w14:textId="77777777" w:rsidR="00420141" w:rsidRPr="0013787D" w:rsidRDefault="00420141" w:rsidP="00D1012D">
            <w:pPr>
              <w:numPr>
                <w:ilvl w:val="0"/>
                <w:numId w:val="58"/>
              </w:numPr>
              <w:tabs>
                <w:tab w:val="clear" w:pos="720"/>
                <w:tab w:val="num" w:pos="319"/>
              </w:tabs>
              <w:ind w:left="319" w:hanging="319"/>
              <w:rPr>
                <w:rFonts w:cstheme="minorHAnsi"/>
              </w:rPr>
            </w:pPr>
            <w:r w:rsidRPr="0013787D">
              <w:rPr>
                <w:rFonts w:cstheme="minorHAnsi"/>
              </w:rPr>
              <w:lastRenderedPageBreak/>
              <w:t>Welche Bedürfnisse könnten hinter dieser Strategie stecken?</w:t>
            </w:r>
          </w:p>
          <w:p w14:paraId="67A8409A" w14:textId="19724A79" w:rsidR="007113C1" w:rsidRPr="00770A2E" w:rsidRDefault="00420141" w:rsidP="007113C1">
            <w:pPr>
              <w:numPr>
                <w:ilvl w:val="0"/>
                <w:numId w:val="58"/>
              </w:numPr>
              <w:tabs>
                <w:tab w:val="clear" w:pos="720"/>
                <w:tab w:val="num" w:pos="319"/>
              </w:tabs>
              <w:ind w:left="319" w:hanging="319"/>
              <w:rPr>
                <w:rFonts w:cstheme="minorHAnsi"/>
              </w:rPr>
            </w:pPr>
            <w:r w:rsidRPr="0013787D">
              <w:rPr>
                <w:rFonts w:cstheme="minorHAnsi"/>
              </w:rPr>
              <w:t>Würdest du diesem Profil folgen? Warum</w:t>
            </w:r>
            <w:ins w:id="1495" w:author="Fabienne Schmaus" w:date="2026-05-04T11:13:00Z" w16du:dateUtc="2026-05-04T09:13:00Z">
              <w:r w:rsidR="00AC6CBE">
                <w:rPr>
                  <w:rFonts w:cstheme="minorHAnsi"/>
                </w:rPr>
                <w:t>? W</w:t>
              </w:r>
            </w:ins>
            <w:del w:id="1496" w:author="Fabienne Schmaus" w:date="2026-05-04T11:13:00Z" w16du:dateUtc="2026-05-04T09:13:00Z">
              <w:r w:rsidRPr="0013787D" w:rsidDel="00AC6CBE">
                <w:rPr>
                  <w:rFonts w:cstheme="minorHAnsi"/>
                </w:rPr>
                <w:delText xml:space="preserve"> / w</w:delText>
              </w:r>
            </w:del>
            <w:r w:rsidRPr="0013787D">
              <w:rPr>
                <w:rFonts w:cstheme="minorHAnsi"/>
              </w:rPr>
              <w:t>arum nicht?</w:t>
            </w:r>
          </w:p>
        </w:tc>
        <w:tc>
          <w:tcPr>
            <w:tcW w:w="5228" w:type="dxa"/>
          </w:tcPr>
          <w:p w14:paraId="750ACA99" w14:textId="77777777" w:rsidR="00420141" w:rsidRPr="0013787D" w:rsidRDefault="00420141" w:rsidP="00420141">
            <w:pPr>
              <w:rPr>
                <w:rFonts w:cstheme="minorHAnsi"/>
                <w:b/>
                <w:bCs/>
              </w:rPr>
            </w:pPr>
            <w:r w:rsidRPr="0013787D">
              <w:rPr>
                <w:rFonts w:cstheme="minorHAnsi"/>
                <w:b/>
                <w:bCs/>
              </w:rPr>
              <w:lastRenderedPageBreak/>
              <w:t>Vergleichsfragen (für alle drei Profile gemeinsam)</w:t>
            </w:r>
            <w:ins w:id="1497" w:author="Fabienne Schmaus" w:date="2026-05-03T15:17:00Z" w16du:dateUtc="2026-05-03T13:17:00Z">
              <w:r>
                <w:rPr>
                  <w:rFonts w:cstheme="minorHAnsi"/>
                  <w:b/>
                  <w:bCs/>
                </w:rPr>
                <w:t>:</w:t>
              </w:r>
            </w:ins>
          </w:p>
          <w:p w14:paraId="3A0B3ACE" w14:textId="1DF4FA7F" w:rsidR="00420141" w:rsidRPr="007113C1" w:rsidRDefault="00420141" w:rsidP="00770A2E">
            <w:pPr>
              <w:pStyle w:val="Listenabsatz"/>
              <w:numPr>
                <w:ilvl w:val="0"/>
                <w:numId w:val="59"/>
              </w:numPr>
              <w:tabs>
                <w:tab w:val="clear" w:pos="720"/>
              </w:tabs>
              <w:rPr>
                <w:rFonts w:cstheme="minorHAnsi"/>
              </w:rPr>
            </w:pPr>
            <w:r w:rsidRPr="007113C1">
              <w:rPr>
                <w:rFonts w:cstheme="minorHAnsi"/>
              </w:rPr>
              <w:t xml:space="preserve">Welches Profil wirkt auf euch am </w:t>
            </w:r>
            <w:r w:rsidRPr="007113C1">
              <w:rPr>
                <w:rFonts w:cstheme="minorHAnsi"/>
                <w:b/>
                <w:bCs/>
              </w:rPr>
              <w:t>glaubwürdigsten</w:t>
            </w:r>
            <w:r w:rsidRPr="007113C1">
              <w:rPr>
                <w:rFonts w:cstheme="minorHAnsi"/>
              </w:rPr>
              <w:t>? Warum?</w:t>
            </w:r>
          </w:p>
          <w:p w14:paraId="5BDBC7FA" w14:textId="5CDF35BF" w:rsidR="00420141" w:rsidRPr="0013787D" w:rsidRDefault="00420141" w:rsidP="00D1012D">
            <w:pPr>
              <w:numPr>
                <w:ilvl w:val="0"/>
                <w:numId w:val="59"/>
              </w:numPr>
              <w:tabs>
                <w:tab w:val="clear" w:pos="720"/>
                <w:tab w:val="num" w:pos="336"/>
              </w:tabs>
              <w:ind w:left="336" w:hanging="283"/>
              <w:rPr>
                <w:rFonts w:cstheme="minorHAnsi"/>
              </w:rPr>
            </w:pPr>
            <w:r w:rsidRPr="0013787D">
              <w:rPr>
                <w:rFonts w:cstheme="minorHAnsi"/>
              </w:rPr>
              <w:t xml:space="preserve">Welches Profil würdet ihr eurer </w:t>
            </w:r>
            <w:r w:rsidRPr="0013787D">
              <w:rPr>
                <w:rFonts w:cstheme="minorHAnsi"/>
                <w:b/>
                <w:bCs/>
              </w:rPr>
              <w:t>besten Freundin</w:t>
            </w:r>
            <w:del w:id="1498" w:author="Fabienne Schmaus" w:date="2026-05-04T11:13:00Z" w16du:dateUtc="2026-05-04T09:13:00Z">
              <w:r w:rsidRPr="0013787D" w:rsidDel="00AC6CBE">
                <w:rPr>
                  <w:rFonts w:cstheme="minorHAnsi"/>
                  <w:b/>
                  <w:bCs/>
                </w:rPr>
                <w:delText>/</w:delText>
              </w:r>
            </w:del>
            <w:ins w:id="1499" w:author="Fabienne Schmaus" w:date="2026-05-04T11:13:00Z" w16du:dateUtc="2026-05-04T09:13:00Z">
              <w:r w:rsidR="00AC6CBE">
                <w:rPr>
                  <w:rFonts w:cstheme="minorHAnsi"/>
                  <w:b/>
                  <w:bCs/>
                </w:rPr>
                <w:t xml:space="preserve"> oder </w:t>
              </w:r>
            </w:ins>
            <w:r w:rsidRPr="0013787D">
              <w:rPr>
                <w:rFonts w:cstheme="minorHAnsi"/>
                <w:b/>
                <w:bCs/>
              </w:rPr>
              <w:t>eurem besten Freund</w:t>
            </w:r>
            <w:r w:rsidRPr="0013787D">
              <w:rPr>
                <w:rFonts w:cstheme="minorHAnsi"/>
              </w:rPr>
              <w:t xml:space="preserve"> zeigen?</w:t>
            </w:r>
          </w:p>
          <w:p w14:paraId="1993A52E" w14:textId="77777777" w:rsidR="00420141" w:rsidRPr="0013787D" w:rsidRDefault="00420141" w:rsidP="00D1012D">
            <w:pPr>
              <w:numPr>
                <w:ilvl w:val="0"/>
                <w:numId w:val="59"/>
              </w:numPr>
              <w:tabs>
                <w:tab w:val="clear" w:pos="720"/>
                <w:tab w:val="num" w:pos="336"/>
              </w:tabs>
              <w:ind w:left="336" w:hanging="283"/>
              <w:rPr>
                <w:rFonts w:cstheme="minorHAnsi"/>
              </w:rPr>
            </w:pPr>
            <w:r w:rsidRPr="0013787D">
              <w:rPr>
                <w:rFonts w:cstheme="minorHAnsi"/>
              </w:rPr>
              <w:t>Gibt es eine Strategie, die ihr für eure eigene Online-Präsenz übernehmen würdet?</w:t>
            </w:r>
          </w:p>
          <w:p w14:paraId="3CC34CF4" w14:textId="77777777" w:rsidR="00420141" w:rsidRDefault="00420141" w:rsidP="00420141">
            <w:pPr>
              <w:rPr>
                <w:rFonts w:cstheme="minorHAnsi"/>
              </w:rPr>
            </w:pPr>
          </w:p>
        </w:tc>
      </w:tr>
    </w:tbl>
    <w:p w14:paraId="6C4B63F8" w14:textId="77777777" w:rsidR="00770A2E" w:rsidRDefault="00770A2E">
      <w:pPr>
        <w:rPr>
          <w:rFonts w:cstheme="minorHAnsi"/>
        </w:rPr>
      </w:pPr>
      <w:r>
        <w:rPr>
          <w:rFonts w:cstheme="minorHAnsi"/>
        </w:rPr>
        <w:lastRenderedPageBreak/>
        <w:br w:type="page"/>
      </w:r>
    </w:p>
    <w:p w14:paraId="7F2F9092" w14:textId="77777777" w:rsidR="00770A2E" w:rsidRPr="0013787D" w:rsidRDefault="00770A2E">
      <w:pPr>
        <w:rPr>
          <w:ins w:id="1500" w:author="Fabienne Schmaus" w:date="2026-04-30T17:36:00Z" w16du:dateUtc="2026-04-30T15:36:00Z"/>
          <w:rFonts w:cstheme="minorHAnsi"/>
          <w:rPrChange w:id="1501" w:author="Fabienne Schmaus" w:date="2026-04-30T17:36:00Z" w16du:dateUtc="2026-04-30T15:36:00Z">
            <w:rPr>
              <w:ins w:id="1502" w:author="Fabienne Schmaus" w:date="2026-04-30T17:36:00Z" w16du:dateUtc="2026-04-30T15:36:00Z"/>
              <w:rFonts w:cstheme="minorHAnsi"/>
              <w:color w:val="EE0000"/>
            </w:rPr>
          </w:rPrChange>
        </w:rPr>
        <w:pPrChange w:id="1503" w:author="Fabienne Schmaus" w:date="2026-04-30T17:36:00Z" w16du:dateUtc="2026-04-30T15:36:00Z">
          <w:pPr>
            <w:pStyle w:val="Listenabsatz"/>
            <w:numPr>
              <w:numId w:val="57"/>
            </w:numPr>
            <w:tabs>
              <w:tab w:val="num" w:pos="720"/>
            </w:tabs>
            <w:ind w:hanging="360"/>
          </w:pPr>
        </w:pPrChange>
      </w:pPr>
      <w:ins w:id="1504" w:author="Fabienne Schmaus" w:date="2026-04-30T17:36:00Z" w16du:dateUtc="2026-04-30T15:36:00Z">
        <w:r w:rsidRPr="0013787D">
          <w:rPr>
            <w:rFonts w:cstheme="minorHAnsi"/>
            <w:highlight w:val="yellow"/>
            <w:rPrChange w:id="1505" w:author="Fabienne Schmaus" w:date="2026-04-30T17:36:00Z" w16du:dateUtc="2026-04-30T15:36:00Z">
              <w:rPr>
                <w:rFonts w:cstheme="minorHAnsi"/>
                <w:color w:val="EE0000"/>
                <w:highlight w:val="yellow"/>
              </w:rPr>
            </w:rPrChange>
          </w:rPr>
          <w:lastRenderedPageBreak/>
          <w:t xml:space="preserve">((Seite </w:t>
        </w:r>
        <w:r w:rsidRPr="0013787D">
          <w:rPr>
            <w:rFonts w:cstheme="minorHAnsi"/>
            <w:highlight w:val="yellow"/>
          </w:rPr>
          <w:t>xx</w:t>
        </w:r>
        <w:del w:id="1506" w:author="Fabienne Schmaus" w:date="2026-04-30T17:08:00Z" w16du:dateUtc="2026-04-30T15:08:00Z">
          <w:r w:rsidRPr="0013787D" w:rsidDel="007204FD">
            <w:rPr>
              <w:rFonts w:cstheme="minorHAnsi"/>
              <w:highlight w:val="yellow"/>
              <w:rPrChange w:id="1507" w:author="Fabienne Schmaus" w:date="2026-04-30T17:36:00Z" w16du:dateUtc="2026-04-30T15:36:00Z">
                <w:rPr>
                  <w:rFonts w:cstheme="minorHAnsi"/>
                  <w:color w:val="EE0000"/>
                  <w:highlight w:val="yellow"/>
                </w:rPr>
              </w:rPrChange>
            </w:rPr>
            <w:delText>4</w:delText>
          </w:r>
        </w:del>
        <w:r w:rsidRPr="0013787D">
          <w:rPr>
            <w:rFonts w:cstheme="minorHAnsi"/>
            <w:highlight w:val="yellow"/>
            <w:rPrChange w:id="1508" w:author="Fabienne Schmaus" w:date="2026-04-30T17:36:00Z" w16du:dateUtc="2026-04-30T15:36:00Z">
              <w:rPr>
                <w:rFonts w:cstheme="minorHAnsi"/>
                <w:color w:val="EE0000"/>
                <w:highlight w:val="yellow"/>
              </w:rPr>
            </w:rPrChange>
          </w:rPr>
          <w:t>))</w:t>
        </w:r>
      </w:ins>
    </w:p>
    <w:p w14:paraId="5ECA1F42" w14:textId="77777777" w:rsidR="00770A2E" w:rsidRPr="0013787D" w:rsidDel="0013787D" w:rsidRDefault="00770A2E" w:rsidP="00770A2E">
      <w:pPr>
        <w:rPr>
          <w:del w:id="1509" w:author="Fabienne Schmaus" w:date="2026-04-30T17:36:00Z" w16du:dateUtc="2026-04-30T15:36:00Z"/>
          <w:rFonts w:cstheme="minorHAnsi"/>
        </w:rPr>
      </w:pPr>
    </w:p>
    <w:p w14:paraId="0B1E0850" w14:textId="77777777" w:rsidR="00770A2E" w:rsidRPr="0013787D" w:rsidDel="0013787D" w:rsidRDefault="00770A2E" w:rsidP="00770A2E">
      <w:pPr>
        <w:rPr>
          <w:del w:id="1510" w:author="Fabienne Schmaus" w:date="2026-04-30T17:36:00Z" w16du:dateUtc="2026-04-30T15:36:00Z"/>
          <w:rFonts w:cstheme="minorHAnsi"/>
        </w:rPr>
        <w:sectPr w:rsidR="00770A2E" w:rsidRPr="0013787D" w:rsidDel="0013787D" w:rsidSect="00770A2E">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20" w:right="720" w:bottom="720" w:left="720" w:header="708" w:footer="708" w:gutter="0"/>
          <w:cols w:space="708"/>
          <w:docGrid w:linePitch="360"/>
        </w:sectPr>
      </w:pPr>
      <w:del w:id="1511" w:author="Fabienne Schmaus" w:date="2026-04-30T17:36:00Z" w16du:dateUtc="2026-04-30T15:36:00Z">
        <w:r w:rsidRPr="0013787D" w:rsidDel="0013787D">
          <w:rPr>
            <w:rFonts w:cstheme="minorHAnsi"/>
            <w:b/>
            <w:bCs/>
          </w:rPr>
          <w:br/>
        </w:r>
      </w:del>
    </w:p>
    <w:p w14:paraId="1A3196AB" w14:textId="00EB1F47" w:rsidR="00770A2E" w:rsidRPr="0013787D" w:rsidRDefault="00770A2E" w:rsidP="00770A2E">
      <w:pPr>
        <w:rPr>
          <w:rFonts w:cstheme="minorHAnsi"/>
          <w:sz w:val="24"/>
          <w:szCs w:val="24"/>
          <w:rPrChange w:id="1512" w:author="Fabienne Schmaus" w:date="2026-04-30T17:36:00Z" w16du:dateUtc="2026-04-30T15:36:00Z">
            <w:rPr>
              <w:rFonts w:cstheme="minorHAnsi"/>
              <w:b/>
              <w:bCs/>
            </w:rPr>
          </w:rPrChange>
        </w:rPr>
      </w:pPr>
      <w:r w:rsidRPr="0013787D">
        <w:rPr>
          <w:rFonts w:cstheme="minorHAnsi"/>
          <w:b/>
          <w:bCs/>
          <w:sz w:val="24"/>
          <w:szCs w:val="24"/>
          <w:rPrChange w:id="1513" w:author="Fabienne Schmaus" w:date="2026-04-30T17:36:00Z" w16du:dateUtc="2026-04-30T15:36:00Z">
            <w:rPr>
              <w:rFonts w:cstheme="minorHAnsi"/>
              <w:b/>
              <w:bCs/>
            </w:rPr>
          </w:rPrChange>
        </w:rPr>
        <w:t>Arbeitsblatt 2</w:t>
      </w:r>
      <w:r>
        <w:rPr>
          <w:rFonts w:cstheme="minorHAnsi"/>
          <w:b/>
          <w:bCs/>
          <w:sz w:val="24"/>
          <w:szCs w:val="24"/>
        </w:rPr>
        <w:t>B</w:t>
      </w:r>
      <w:ins w:id="1514" w:author="Fabienne Schmaus" w:date="2026-04-30T17:36:00Z" w16du:dateUtc="2026-04-30T15:36:00Z">
        <w:r>
          <w:rPr>
            <w:rFonts w:cstheme="minorHAnsi"/>
            <w:b/>
            <w:bCs/>
            <w:sz w:val="24"/>
            <w:szCs w:val="24"/>
          </w:rPr>
          <w:br/>
        </w:r>
      </w:ins>
      <w:del w:id="1515" w:author="Fabienne Schmaus" w:date="2026-04-30T17:36:00Z" w16du:dateUtc="2026-04-30T15:36:00Z">
        <w:r w:rsidRPr="0013787D" w:rsidDel="0013787D">
          <w:rPr>
            <w:rFonts w:cstheme="minorHAnsi"/>
            <w:b/>
            <w:bCs/>
            <w:sz w:val="24"/>
            <w:szCs w:val="24"/>
            <w:rPrChange w:id="1516" w:author="Fabienne Schmaus" w:date="2026-04-30T17:36:00Z" w16du:dateUtc="2026-04-30T15:36:00Z">
              <w:rPr>
                <w:rFonts w:cstheme="minorHAnsi"/>
                <w:b/>
                <w:bCs/>
              </w:rPr>
            </w:rPrChange>
          </w:rPr>
          <w:delText xml:space="preserve"> – </w:delText>
        </w:r>
      </w:del>
      <w:del w:id="1517" w:author="Fabienne Schmaus" w:date="2026-05-03T15:09:00Z" w16du:dateUtc="2026-05-03T13:09:00Z">
        <w:r w:rsidRPr="0013787D" w:rsidDel="00420141">
          <w:rPr>
            <w:rFonts w:cstheme="minorHAnsi"/>
            <w:sz w:val="24"/>
            <w:szCs w:val="24"/>
            <w:rPrChange w:id="1518" w:author="Fabienne Schmaus" w:date="2026-04-30T17:36:00Z" w16du:dateUtc="2026-04-30T15:36:00Z">
              <w:rPr>
                <w:rFonts w:cstheme="minorHAnsi"/>
                <w:b/>
                <w:bCs/>
              </w:rPr>
            </w:rPrChange>
          </w:rPr>
          <w:delText xml:space="preserve">Drei </w:delText>
        </w:r>
      </w:del>
      <w:r w:rsidRPr="0013787D">
        <w:rPr>
          <w:rFonts w:cstheme="minorHAnsi"/>
          <w:sz w:val="24"/>
          <w:szCs w:val="24"/>
          <w:rPrChange w:id="1519" w:author="Fabienne Schmaus" w:date="2026-04-30T17:36:00Z" w16du:dateUtc="2026-04-30T15:36:00Z">
            <w:rPr>
              <w:rFonts w:cstheme="minorHAnsi"/>
              <w:b/>
              <w:bCs/>
            </w:rPr>
          </w:rPrChange>
        </w:rPr>
        <w:t>Profile im Vergleich</w:t>
      </w:r>
    </w:p>
    <w:p w14:paraId="7B6DDB09" w14:textId="77777777" w:rsidR="00770A2E" w:rsidRPr="0013787D" w:rsidRDefault="00770A2E" w:rsidP="00770A2E">
      <w:pPr>
        <w:rPr>
          <w:rFonts w:cstheme="minorHAnsi"/>
        </w:rPr>
      </w:pPr>
    </w:p>
    <w:p w14:paraId="4078DBF6" w14:textId="77777777" w:rsidR="00770A2E" w:rsidRPr="00420141" w:rsidDel="00420141" w:rsidRDefault="00770A2E" w:rsidP="00770A2E">
      <w:pPr>
        <w:rPr>
          <w:del w:id="1520" w:author="Fabienne Schmaus" w:date="2026-05-03T15:11:00Z" w16du:dateUtc="2026-05-03T13:11:00Z"/>
          <w:rFonts w:cstheme="minorHAnsi"/>
          <w:b/>
          <w:bCs/>
          <w:i/>
          <w:iCs/>
          <w:rPrChange w:id="1521" w:author="Fabienne Schmaus" w:date="2026-05-03T15:11:00Z" w16du:dateUtc="2026-05-03T13:11:00Z">
            <w:rPr>
              <w:del w:id="1522" w:author="Fabienne Schmaus" w:date="2026-05-03T15:11:00Z" w16du:dateUtc="2026-05-03T13:11:00Z"/>
              <w:rFonts w:cstheme="minorHAnsi"/>
              <w:b/>
              <w:bCs/>
            </w:rPr>
          </w:rPrChange>
        </w:rPr>
      </w:pPr>
      <w:del w:id="1523" w:author="Fabienne Schmaus" w:date="2026-05-03T15:11:00Z" w16du:dateUtc="2026-05-03T13:11:00Z">
        <w:r w:rsidRPr="00420141" w:rsidDel="00420141">
          <w:rPr>
            <w:rFonts w:cstheme="minorHAnsi"/>
            <w:b/>
            <w:bCs/>
            <w:i/>
            <w:iCs/>
            <w:rPrChange w:id="1524" w:author="Fabienne Schmaus" w:date="2026-05-03T15:11:00Z" w16du:dateUtc="2026-05-03T13:11:00Z">
              <w:rPr>
                <w:rFonts w:cstheme="minorHAnsi"/>
                <w:b/>
                <w:bCs/>
              </w:rPr>
            </w:rPrChange>
          </w:rPr>
          <w:delText>Drei Strategien – wer steckt dahinter?</w:delText>
        </w:r>
      </w:del>
    </w:p>
    <w:p w14:paraId="779B3139" w14:textId="77777777" w:rsidR="00770A2E" w:rsidRPr="00420141" w:rsidRDefault="00770A2E" w:rsidP="00770A2E">
      <w:pPr>
        <w:rPr>
          <w:rFonts w:cstheme="minorHAnsi"/>
          <w:i/>
          <w:iCs/>
          <w:rPrChange w:id="1525" w:author="Fabienne Schmaus" w:date="2026-05-03T15:11:00Z" w16du:dateUtc="2026-05-03T13:11:00Z">
            <w:rPr>
              <w:rFonts w:cstheme="minorHAnsi"/>
            </w:rPr>
          </w:rPrChange>
        </w:rPr>
      </w:pPr>
      <w:r w:rsidRPr="00420141">
        <w:rPr>
          <w:rFonts w:cstheme="minorHAnsi"/>
          <w:i/>
          <w:iCs/>
          <w:rPrChange w:id="1526" w:author="Fabienne Schmaus" w:date="2026-05-03T15:11:00Z" w16du:dateUtc="2026-05-03T13:11:00Z">
            <w:rPr>
              <w:rFonts w:cstheme="minorHAnsi"/>
            </w:rPr>
          </w:rPrChange>
        </w:rPr>
        <w:t xml:space="preserve">Analysiert die drei folgenden </w:t>
      </w:r>
      <w:r w:rsidRPr="00420141">
        <w:rPr>
          <w:rFonts w:cstheme="minorHAnsi"/>
          <w:b/>
          <w:bCs/>
          <w:i/>
          <w:iCs/>
          <w:rPrChange w:id="1527" w:author="Fabienne Schmaus" w:date="2026-05-03T15:11:00Z" w16du:dateUtc="2026-05-03T13:11:00Z">
            <w:rPr>
              <w:rFonts w:cstheme="minorHAnsi"/>
              <w:b/>
              <w:bCs/>
            </w:rPr>
          </w:rPrChange>
        </w:rPr>
        <w:t>fiktiven Profile</w:t>
      </w:r>
      <w:del w:id="1528" w:author="Fabienne Schmaus" w:date="2026-05-03T15:12:00Z" w16du:dateUtc="2026-05-03T13:12:00Z">
        <w:r w:rsidRPr="00420141" w:rsidDel="00420141">
          <w:rPr>
            <w:rFonts w:cstheme="minorHAnsi"/>
            <w:i/>
            <w:iCs/>
            <w:rPrChange w:id="1529" w:author="Fabienne Schmaus" w:date="2026-05-03T15:11:00Z" w16du:dateUtc="2026-05-03T13:11:00Z">
              <w:rPr>
                <w:rFonts w:cstheme="minorHAnsi"/>
              </w:rPr>
            </w:rPrChange>
          </w:rPr>
          <w:delText>.</w:delText>
        </w:r>
      </w:del>
      <w:ins w:id="1530" w:author="Fabienne Schmaus" w:date="2026-05-03T15:12:00Z" w16du:dateUtc="2026-05-03T13:12:00Z">
        <w:r>
          <w:rPr>
            <w:rFonts w:cstheme="minorHAnsi"/>
            <w:i/>
            <w:iCs/>
          </w:rPr>
          <w:t xml:space="preserve"> anhand der Analyse- und Vergleichsfragen.</w:t>
        </w:r>
      </w:ins>
      <w:r w:rsidRPr="00420141">
        <w:rPr>
          <w:rFonts w:cstheme="minorHAnsi"/>
          <w:i/>
          <w:iCs/>
          <w:rPrChange w:id="1531" w:author="Fabienne Schmaus" w:date="2026-05-03T15:11:00Z" w16du:dateUtc="2026-05-03T13:11:00Z">
            <w:rPr>
              <w:rFonts w:cstheme="minorHAnsi"/>
            </w:rPr>
          </w:rPrChange>
        </w:rPr>
        <w:t xml:space="preserve"> Jedes steht für eine andere Strategie der Selbstdarstellung. </w:t>
      </w:r>
      <w:del w:id="1532" w:author="Fabienne Schmaus" w:date="2026-05-03T15:11:00Z" w16du:dateUtc="2026-05-03T13:11:00Z">
        <w:r w:rsidRPr="00420141" w:rsidDel="00420141">
          <w:rPr>
            <w:rFonts w:cstheme="minorHAnsi"/>
            <w:i/>
            <w:iCs/>
            <w:rPrChange w:id="1533" w:author="Fabienne Schmaus" w:date="2026-05-03T15:11:00Z" w16du:dateUtc="2026-05-03T13:11:00Z">
              <w:rPr>
                <w:rFonts w:cstheme="minorHAnsi"/>
              </w:rPr>
            </w:rPrChange>
          </w:rPr>
          <w:delText>Beantwortet für jedes Profil die Analysefragen.</w:delText>
        </w:r>
      </w:del>
    </w:p>
    <w:p w14:paraId="17BC5524" w14:textId="77777777" w:rsidR="00770A2E" w:rsidRPr="0013787D" w:rsidRDefault="00770A2E" w:rsidP="00770A2E">
      <w:pPr>
        <w:rPr>
          <w:rFonts w:cstheme="minorHAnsi"/>
          <w:b/>
          <w:bCs/>
        </w:rPr>
      </w:pPr>
      <w:ins w:id="1534" w:author="Fabienne Schmaus" w:date="2026-05-03T15:06:00Z" w16du:dateUtc="2026-05-03T13:06:00Z">
        <w:r w:rsidRPr="0054666E">
          <w:rPr>
            <w:rFonts w:cstheme="minorHAnsi"/>
            <w:b/>
            <w:bCs/>
            <w:highlight w:val="yellow"/>
            <w:rPrChange w:id="1535" w:author="Fabienne Schmaus" w:date="2026-05-03T15:07:00Z" w16du:dateUtc="2026-05-03T13:07:00Z">
              <w:rPr>
                <w:rFonts w:cstheme="minorHAnsi"/>
                <w:b/>
                <w:bCs/>
              </w:rPr>
            </w:rPrChange>
          </w:rPr>
          <w:t>((Gest</w:t>
        </w:r>
      </w:ins>
      <w:ins w:id="1536" w:author="Fabienne Schmaus" w:date="2026-05-03T15:07:00Z" w16du:dateUtc="2026-05-03T13:07:00Z">
        <w:r w:rsidRPr="0054666E">
          <w:rPr>
            <w:rFonts w:cstheme="minorHAnsi"/>
            <w:b/>
            <w:bCs/>
            <w:highlight w:val="yellow"/>
            <w:rPrChange w:id="1537" w:author="Fabienne Schmaus" w:date="2026-05-03T15:07:00Z" w16du:dateUtc="2026-05-03T13:07:00Z">
              <w:rPr>
                <w:rFonts w:cstheme="minorHAnsi"/>
                <w:b/>
                <w:bCs/>
              </w:rPr>
            </w:rPrChange>
          </w:rPr>
          <w:t xml:space="preserve">altung ähnlich wie </w:t>
        </w:r>
      </w:ins>
      <w:ins w:id="1538" w:author="Fabienne Schmaus" w:date="2026-05-03T15:06:00Z" w16du:dateUtc="2026-05-03T13:06:00Z">
        <w:r w:rsidRPr="0054666E">
          <w:rPr>
            <w:rFonts w:cstheme="minorHAnsi"/>
            <w:b/>
            <w:bCs/>
            <w:highlight w:val="yellow"/>
            <w:rPrChange w:id="1539" w:author="Fabienne Schmaus" w:date="2026-05-03T15:07:00Z" w16du:dateUtc="2026-05-03T13:07:00Z">
              <w:rPr>
                <w:rFonts w:cstheme="minorHAnsi"/>
                <w:b/>
                <w:bCs/>
              </w:rPr>
            </w:rPrChange>
          </w:rPr>
          <w:t>Profile))</w:t>
        </w:r>
      </w:ins>
    </w:p>
    <w:tbl>
      <w:tblPr>
        <w:tblStyle w:val="Tabellenraster"/>
        <w:tblW w:w="0" w:type="auto"/>
        <w:tblLook w:val="04A0" w:firstRow="1" w:lastRow="0" w:firstColumn="1" w:lastColumn="0" w:noHBand="0" w:noVBand="1"/>
      </w:tblPr>
      <w:tblGrid>
        <w:gridCol w:w="5228"/>
        <w:gridCol w:w="5228"/>
      </w:tblGrid>
      <w:tr w:rsidR="00770A2E" w14:paraId="5B22B712" w14:textId="77777777" w:rsidTr="001955DF">
        <w:tc>
          <w:tcPr>
            <w:tcW w:w="5228" w:type="dxa"/>
          </w:tcPr>
          <w:p w14:paraId="2F1AFC41" w14:textId="77777777" w:rsidR="00770A2E" w:rsidRPr="0013787D" w:rsidRDefault="00770A2E">
            <w:pPr>
              <w:spacing w:line="276" w:lineRule="auto"/>
              <w:rPr>
                <w:rFonts w:cstheme="minorHAnsi"/>
                <w:b/>
                <w:bCs/>
              </w:rPr>
              <w:pPrChange w:id="1540" w:author="Fabienne Schmaus" w:date="2026-05-03T15:23:00Z" w16du:dateUtc="2026-05-03T13:23:00Z">
                <w:pPr/>
              </w:pPrChange>
            </w:pPr>
            <w:r w:rsidRPr="0013787D">
              <w:rPr>
                <w:rFonts w:cstheme="minorHAnsi"/>
                <w:b/>
                <w:bCs/>
              </w:rPr>
              <w:t>Profil 1: @theperfectday.official – „Der Perfekte"</w:t>
            </w:r>
          </w:p>
          <w:p w14:paraId="394C099A" w14:textId="77777777" w:rsidR="00770A2E" w:rsidRPr="0013787D" w:rsidRDefault="00770A2E">
            <w:pPr>
              <w:spacing w:line="276" w:lineRule="auto"/>
              <w:rPr>
                <w:rFonts w:cstheme="minorHAnsi"/>
              </w:rPr>
              <w:pPrChange w:id="1541" w:author="Fabienne Schmaus" w:date="2026-05-03T15:23:00Z" w16du:dateUtc="2026-05-03T13:23:00Z">
                <w:pPr/>
              </w:pPrChange>
            </w:pPr>
            <w:r w:rsidRPr="0013787D">
              <w:rPr>
                <w:rFonts w:cstheme="minorHAnsi"/>
                <w:b/>
                <w:bCs/>
              </w:rPr>
              <w:t>Profilbild:</w:t>
            </w:r>
            <w:r w:rsidRPr="0013787D">
              <w:rPr>
                <w:rFonts w:cstheme="minorHAnsi"/>
              </w:rPr>
              <w:t xml:space="preserve"> Professionell wirkendes Foto, gepflegtes Aussehen, neutraler Hintergrund.</w:t>
            </w:r>
          </w:p>
          <w:p w14:paraId="3519376E" w14:textId="77777777" w:rsidR="00770A2E" w:rsidRPr="0054666E" w:rsidRDefault="00770A2E">
            <w:pPr>
              <w:spacing w:line="276" w:lineRule="auto"/>
              <w:rPr>
                <w:rFonts w:cstheme="minorHAnsi"/>
                <w:lang w:val="en-US"/>
              </w:rPr>
              <w:pPrChange w:id="1542" w:author="Fabienne Schmaus" w:date="2026-05-03T15:23:00Z" w16du:dateUtc="2026-05-03T13:23:00Z">
                <w:pPr/>
              </w:pPrChange>
            </w:pPr>
            <w:r w:rsidRPr="0054666E">
              <w:rPr>
                <w:rFonts w:cstheme="minorHAnsi"/>
                <w:b/>
                <w:bCs/>
                <w:lang w:val="en-US"/>
              </w:rPr>
              <w:t>Bio:</w:t>
            </w:r>
            <w:r w:rsidRPr="0054666E">
              <w:rPr>
                <w:rFonts w:cstheme="minorHAnsi"/>
                <w:lang w:val="en-US"/>
              </w:rPr>
              <w:t xml:space="preserve"> </w:t>
            </w:r>
            <w:r w:rsidRPr="0054666E">
              <w:rPr>
                <w:rFonts w:cstheme="minorHAnsi"/>
                <w:lang w:val="en-US"/>
                <w:rPrChange w:id="1543" w:author="Fabienne Schmaus" w:date="2026-05-03T15:04:00Z" w16du:dateUtc="2026-05-03T13:04:00Z">
                  <w:rPr>
                    <w:rFonts w:cstheme="minorHAnsi"/>
                    <w:i/>
                    <w:iCs/>
                    <w:lang w:val="en-US"/>
                  </w:rPr>
                </w:rPrChange>
              </w:rPr>
              <w:t>„</w:t>
            </w:r>
            <w:r w:rsidRPr="0054666E">
              <w:rPr>
                <w:rFonts w:ascii="Segoe UI Emoji" w:hAnsi="Segoe UI Emoji" w:cs="Segoe UI Emoji"/>
                <w:lang w:val="en-US"/>
                <w:rPrChange w:id="1544" w:author="Fabienne Schmaus" w:date="2026-05-03T15:04:00Z" w16du:dateUtc="2026-05-03T13:04:00Z">
                  <w:rPr>
                    <w:rFonts w:ascii="Segoe UI Emoji" w:hAnsi="Segoe UI Emoji" w:cs="Segoe UI Emoji"/>
                    <w:i/>
                    <w:iCs/>
                    <w:lang w:val="en-US"/>
                  </w:rPr>
                </w:rPrChange>
              </w:rPr>
              <w:t>✨</w:t>
            </w:r>
            <w:r w:rsidRPr="0054666E">
              <w:rPr>
                <w:rFonts w:cstheme="minorHAnsi"/>
                <w:lang w:val="en-US"/>
                <w:rPrChange w:id="1545" w:author="Fabienne Schmaus" w:date="2026-05-03T15:04:00Z" w16du:dateUtc="2026-05-03T13:04:00Z">
                  <w:rPr>
                    <w:rFonts w:cstheme="minorHAnsi"/>
                    <w:i/>
                    <w:iCs/>
                    <w:lang w:val="en-US"/>
                  </w:rPr>
                </w:rPrChange>
              </w:rPr>
              <w:t xml:space="preserve"> Lifestyle | Fitness | Mindset | Become your best self </w:t>
            </w:r>
            <w:r w:rsidRPr="0054666E">
              <w:rPr>
                <w:rFonts w:ascii="Segoe UI Emoji" w:hAnsi="Segoe UI Emoji" w:cs="Segoe UI Emoji"/>
                <w:rPrChange w:id="1546" w:author="Fabienne Schmaus" w:date="2026-05-03T15:04:00Z" w16du:dateUtc="2026-05-03T13:04:00Z">
                  <w:rPr>
                    <w:rFonts w:ascii="Segoe UI Emoji" w:hAnsi="Segoe UI Emoji" w:cs="Segoe UI Emoji"/>
                    <w:i/>
                    <w:iCs/>
                  </w:rPr>
                </w:rPrChange>
              </w:rPr>
              <w:t>💪</w:t>
            </w:r>
            <w:ins w:id="1547" w:author="Fabienne Schmaus" w:date="2026-05-03T15:04:00Z" w16du:dateUtc="2026-05-03T13:04:00Z">
              <w:r w:rsidRPr="0054666E">
                <w:rPr>
                  <w:rFonts w:cstheme="minorHAnsi"/>
                  <w:lang w:val="en-US"/>
                  <w:rPrChange w:id="1548" w:author="Fabienne Schmaus" w:date="2026-05-03T15:04:00Z" w16du:dateUtc="2026-05-03T13:04:00Z">
                    <w:rPr>
                      <w:rFonts w:cstheme="minorHAnsi"/>
                      <w:i/>
                      <w:iCs/>
                      <w:lang w:val="en-US"/>
                    </w:rPr>
                  </w:rPrChange>
                </w:rPr>
                <w:t>”</w:t>
              </w:r>
            </w:ins>
            <w:del w:id="1549" w:author="Fabienne Schmaus" w:date="2026-05-03T15:04:00Z" w16du:dateUtc="2026-05-03T13:04:00Z">
              <w:r w:rsidRPr="0054666E" w:rsidDel="0054666E">
                <w:rPr>
                  <w:rFonts w:cstheme="minorHAnsi"/>
                  <w:lang w:val="en-US"/>
                  <w:rPrChange w:id="1550" w:author="Fabienne Schmaus" w:date="2026-05-03T15:04:00Z" w16du:dateUtc="2026-05-03T13:04:00Z">
                    <w:rPr>
                      <w:rFonts w:cstheme="minorHAnsi"/>
                      <w:i/>
                      <w:iCs/>
                      <w:lang w:val="en-US"/>
                    </w:rPr>
                  </w:rPrChange>
                </w:rPr>
                <w:delText>"</w:delText>
              </w:r>
            </w:del>
          </w:p>
          <w:p w14:paraId="237052AD" w14:textId="77777777" w:rsidR="00770A2E" w:rsidRPr="0013787D" w:rsidRDefault="00770A2E">
            <w:pPr>
              <w:spacing w:line="276" w:lineRule="auto"/>
              <w:rPr>
                <w:rFonts w:cstheme="minorHAnsi"/>
                <w:lang w:val="en-US"/>
              </w:rPr>
              <w:pPrChange w:id="1551" w:author="Fabienne Schmaus" w:date="2026-05-03T15:23:00Z" w16du:dateUtc="2026-05-03T13:23:00Z">
                <w:pPr/>
              </w:pPrChange>
            </w:pPr>
            <w:r w:rsidRPr="0013787D">
              <w:rPr>
                <w:rFonts w:cstheme="minorHAnsi"/>
                <w:b/>
                <w:bCs/>
                <w:lang w:val="en-US"/>
              </w:rPr>
              <w:t>Posts:</w:t>
            </w:r>
            <w:r w:rsidRPr="0013787D">
              <w:rPr>
                <w:rFonts w:cstheme="minorHAnsi"/>
                <w:lang w:val="en-US"/>
              </w:rPr>
              <w:t xml:space="preserve"> Makelloser Gym-Look | Gesundes Meal-Prep in perfekter Anordnung | Sonnenaufgang-Jogging-Selfie | Zitat-Kachel über Disziplin | Vorher-Nachher Körperfoto | Kaffee auf designtem Tisch</w:t>
            </w:r>
          </w:p>
          <w:p w14:paraId="272076EA" w14:textId="77777777" w:rsidR="00770A2E" w:rsidRPr="0013787D" w:rsidRDefault="00770A2E">
            <w:pPr>
              <w:spacing w:line="276" w:lineRule="auto"/>
              <w:rPr>
                <w:rFonts w:cstheme="minorHAnsi"/>
              </w:rPr>
              <w:pPrChange w:id="1552" w:author="Fabienne Schmaus" w:date="2026-05-03T15:23:00Z" w16du:dateUtc="2026-05-03T13:23:00Z">
                <w:pPr/>
              </w:pPrChange>
            </w:pPr>
            <w:r w:rsidRPr="0013787D">
              <w:rPr>
                <w:rFonts w:cstheme="minorHAnsi"/>
                <w:b/>
                <w:bCs/>
              </w:rPr>
              <w:t>Interaktionen:</w:t>
            </w:r>
            <w:r w:rsidRPr="0013787D">
              <w:rPr>
                <w:rFonts w:cstheme="minorHAnsi"/>
              </w:rPr>
              <w:t xml:space="preserve"> 4.200 Follower | sehr regelmäßige Posts (täglich) | Kommentare wie „goals </w:t>
            </w:r>
            <w:r w:rsidRPr="0013787D">
              <w:rPr>
                <w:rFonts w:ascii="Segoe UI Emoji" w:hAnsi="Segoe UI Emoji" w:cs="Segoe UI Emoji"/>
              </w:rPr>
              <w:t>🔥</w:t>
            </w:r>
            <w:ins w:id="1553" w:author="Fabienne Schmaus" w:date="2026-05-03T15:04:00Z" w16du:dateUtc="2026-05-03T13:04:00Z">
              <w:r>
                <w:rPr>
                  <w:rFonts w:cstheme="minorHAnsi"/>
                </w:rPr>
                <w:t>“</w:t>
              </w:r>
            </w:ins>
            <w:del w:id="1554" w:author="Fabienne Schmaus" w:date="2026-05-03T15:04:00Z" w16du:dateUtc="2026-05-03T13:04:00Z">
              <w:r w:rsidRPr="0013787D" w:rsidDel="0054666E">
                <w:rPr>
                  <w:rFonts w:cstheme="minorHAnsi"/>
                </w:rPr>
                <w:delText>"</w:delText>
              </w:r>
            </w:del>
            <w:r w:rsidRPr="0013787D">
              <w:rPr>
                <w:rFonts w:cstheme="minorHAnsi"/>
              </w:rPr>
              <w:t>, „inspo</w:t>
            </w:r>
            <w:del w:id="1555" w:author="Fabienne Schmaus" w:date="2026-05-03T15:05:00Z" w16du:dateUtc="2026-05-03T13:05:00Z">
              <w:r w:rsidRPr="0013787D" w:rsidDel="0054666E">
                <w:rPr>
                  <w:rFonts w:cstheme="minorHAnsi"/>
                </w:rPr>
                <w:delText xml:space="preserve">!" </w:delText>
              </w:r>
            </w:del>
            <w:ins w:id="1556" w:author="Fabienne Schmaus" w:date="2026-05-03T15:05:00Z" w16du:dateUtc="2026-05-03T13:05:00Z">
              <w:r w:rsidRPr="0013787D">
                <w:rPr>
                  <w:rFonts w:cstheme="minorHAnsi"/>
                </w:rPr>
                <w:t>!</w:t>
              </w:r>
              <w:r>
                <w:rPr>
                  <w:rFonts w:cstheme="minorHAnsi"/>
                </w:rPr>
                <w:t>“</w:t>
              </w:r>
              <w:r w:rsidRPr="0013787D">
                <w:rPr>
                  <w:rFonts w:cstheme="minorHAnsi"/>
                </w:rPr>
                <w:t xml:space="preserve"> </w:t>
              </w:r>
            </w:ins>
            <w:r w:rsidRPr="0013787D">
              <w:rPr>
                <w:rFonts w:cstheme="minorHAnsi"/>
              </w:rPr>
              <w:t>| Antwortet selten auf Kommentare</w:t>
            </w:r>
          </w:p>
          <w:p w14:paraId="237EAE19" w14:textId="77777777" w:rsidR="00770A2E" w:rsidRPr="00420141" w:rsidRDefault="00770A2E">
            <w:pPr>
              <w:spacing w:line="276" w:lineRule="auto"/>
              <w:rPr>
                <w:rFonts w:cstheme="minorHAnsi"/>
              </w:rPr>
              <w:pPrChange w:id="1557" w:author="Fabienne Schmaus" w:date="2026-05-03T15:23:00Z" w16du:dateUtc="2026-05-03T13:23:00Z">
                <w:pPr/>
              </w:pPrChange>
            </w:pPr>
            <w:r w:rsidRPr="0013787D">
              <w:rPr>
                <w:rFonts w:cstheme="minorHAnsi"/>
                <w:b/>
                <w:bCs/>
              </w:rPr>
              <w:t>Netzwerk:</w:t>
            </w:r>
            <w:r w:rsidRPr="0013787D">
              <w:rPr>
                <w:rFonts w:cstheme="minorHAnsi"/>
              </w:rPr>
              <w:t xml:space="preserve"> Folgt vor allem anderen Fitness-/Lifestyle-Accounts ähnlicher Größe</w:t>
            </w:r>
          </w:p>
        </w:tc>
        <w:tc>
          <w:tcPr>
            <w:tcW w:w="5228" w:type="dxa"/>
          </w:tcPr>
          <w:p w14:paraId="4DE9CCAC" w14:textId="77777777" w:rsidR="00770A2E" w:rsidRPr="0013787D" w:rsidRDefault="00770A2E">
            <w:pPr>
              <w:spacing w:line="276" w:lineRule="auto"/>
              <w:rPr>
                <w:rFonts w:cstheme="minorHAnsi"/>
                <w:b/>
                <w:bCs/>
              </w:rPr>
              <w:pPrChange w:id="1558" w:author="Fabienne Schmaus" w:date="2026-05-03T15:23:00Z" w16du:dateUtc="2026-05-03T13:23:00Z">
                <w:pPr/>
              </w:pPrChange>
            </w:pPr>
            <w:r w:rsidRPr="0013787D">
              <w:rPr>
                <w:rFonts w:cstheme="minorHAnsi"/>
                <w:b/>
                <w:bCs/>
              </w:rPr>
              <w:t>Profil 2: @everyday.ich – „Der Authentische"</w:t>
            </w:r>
          </w:p>
          <w:p w14:paraId="1D5DC94A" w14:textId="77777777" w:rsidR="00770A2E" w:rsidRPr="0013787D" w:rsidRDefault="00770A2E">
            <w:pPr>
              <w:spacing w:line="276" w:lineRule="auto"/>
              <w:rPr>
                <w:rFonts w:cstheme="minorHAnsi"/>
              </w:rPr>
              <w:pPrChange w:id="1559" w:author="Fabienne Schmaus" w:date="2026-05-03T15:23:00Z" w16du:dateUtc="2026-05-03T13:23:00Z">
                <w:pPr/>
              </w:pPrChange>
            </w:pPr>
            <w:r w:rsidRPr="0013787D">
              <w:rPr>
                <w:rFonts w:cstheme="minorHAnsi"/>
                <w:b/>
                <w:bCs/>
              </w:rPr>
              <w:t>Profilbild:</w:t>
            </w:r>
            <w:r w:rsidRPr="0013787D">
              <w:rPr>
                <w:rFonts w:cstheme="minorHAnsi"/>
              </w:rPr>
              <w:t xml:space="preserve"> Schnelles Selfie, leicht unscharf, natürliches Licht.</w:t>
            </w:r>
          </w:p>
          <w:p w14:paraId="31FFD774" w14:textId="77777777" w:rsidR="00770A2E" w:rsidRPr="0054666E" w:rsidRDefault="00770A2E">
            <w:pPr>
              <w:spacing w:line="276" w:lineRule="auto"/>
              <w:rPr>
                <w:rFonts w:cstheme="minorHAnsi"/>
              </w:rPr>
              <w:pPrChange w:id="1560" w:author="Fabienne Schmaus" w:date="2026-05-03T15:23:00Z" w16du:dateUtc="2026-05-03T13:23:00Z">
                <w:pPr/>
              </w:pPrChange>
            </w:pPr>
            <w:r w:rsidRPr="0013787D">
              <w:rPr>
                <w:rFonts w:cstheme="minorHAnsi"/>
                <w:b/>
                <w:bCs/>
              </w:rPr>
              <w:t>Bio:</w:t>
            </w:r>
            <w:r w:rsidRPr="0013787D">
              <w:rPr>
                <w:rFonts w:cstheme="minorHAnsi"/>
              </w:rPr>
              <w:t xml:space="preserve"> </w:t>
            </w:r>
            <w:r w:rsidRPr="0054666E">
              <w:rPr>
                <w:rFonts w:cstheme="minorHAnsi"/>
                <w:rPrChange w:id="1561" w:author="Fabienne Schmaus" w:date="2026-05-03T15:05:00Z" w16du:dateUtc="2026-05-03T13:05:00Z">
                  <w:rPr>
                    <w:rFonts w:cstheme="minorHAnsi"/>
                    <w:i/>
                    <w:iCs/>
                  </w:rPr>
                </w:rPrChange>
              </w:rPr>
              <w:t xml:space="preserve">„irgendwie durchs Leben </w:t>
            </w:r>
            <w:r w:rsidRPr="0054666E">
              <w:rPr>
                <w:rFonts w:ascii="Segoe UI Emoji" w:hAnsi="Segoe UI Emoji" w:cs="Segoe UI Emoji"/>
                <w:rPrChange w:id="1562" w:author="Fabienne Schmaus" w:date="2026-05-03T15:05:00Z" w16du:dateUtc="2026-05-03T13:05:00Z">
                  <w:rPr>
                    <w:rFonts w:ascii="Segoe UI Emoji" w:hAnsi="Segoe UI Emoji" w:cs="Segoe UI Emoji"/>
                    <w:i/>
                    <w:iCs/>
                  </w:rPr>
                </w:rPrChange>
              </w:rPr>
              <w:t>🙃</w:t>
            </w:r>
            <w:r w:rsidRPr="0054666E">
              <w:rPr>
                <w:rFonts w:cstheme="minorHAnsi"/>
                <w:rPrChange w:id="1563" w:author="Fabienne Schmaus" w:date="2026-05-03T15:05:00Z" w16du:dateUtc="2026-05-03T13:05:00Z">
                  <w:rPr>
                    <w:rFonts w:cstheme="minorHAnsi"/>
                    <w:i/>
                    <w:iCs/>
                  </w:rPr>
                </w:rPrChange>
              </w:rPr>
              <w:t xml:space="preserve"> | Katzen, Bücher, zu viel Kaffee</w:t>
            </w:r>
            <w:del w:id="1564" w:author="Fabienne Schmaus" w:date="2026-05-03T15:05:00Z" w16du:dateUtc="2026-05-03T13:05:00Z">
              <w:r w:rsidRPr="0054666E" w:rsidDel="0054666E">
                <w:rPr>
                  <w:rFonts w:cstheme="minorHAnsi"/>
                  <w:rPrChange w:id="1565" w:author="Fabienne Schmaus" w:date="2026-05-03T15:05:00Z" w16du:dateUtc="2026-05-03T13:05:00Z">
                    <w:rPr>
                      <w:rFonts w:cstheme="minorHAnsi"/>
                      <w:i/>
                      <w:iCs/>
                    </w:rPr>
                  </w:rPrChange>
                </w:rPr>
                <w:delText>"</w:delText>
              </w:r>
            </w:del>
            <w:ins w:id="1566" w:author="Fabienne Schmaus" w:date="2026-05-03T15:05:00Z" w16du:dateUtc="2026-05-03T13:05:00Z">
              <w:r w:rsidRPr="0054666E">
                <w:rPr>
                  <w:rFonts w:cstheme="minorHAnsi"/>
                  <w:rPrChange w:id="1567" w:author="Fabienne Schmaus" w:date="2026-05-03T15:05:00Z" w16du:dateUtc="2026-05-03T13:05:00Z">
                    <w:rPr>
                      <w:rFonts w:cstheme="minorHAnsi"/>
                      <w:i/>
                      <w:iCs/>
                    </w:rPr>
                  </w:rPrChange>
                </w:rPr>
                <w:t>“</w:t>
              </w:r>
            </w:ins>
          </w:p>
          <w:p w14:paraId="3EF94020" w14:textId="77777777" w:rsidR="00770A2E" w:rsidRPr="0013787D" w:rsidRDefault="00770A2E">
            <w:pPr>
              <w:spacing w:line="276" w:lineRule="auto"/>
              <w:rPr>
                <w:rFonts w:cstheme="minorHAnsi"/>
              </w:rPr>
              <w:pPrChange w:id="1568" w:author="Fabienne Schmaus" w:date="2026-05-03T15:23:00Z" w16du:dateUtc="2026-05-03T13:23:00Z">
                <w:pPr/>
              </w:pPrChange>
            </w:pPr>
            <w:r w:rsidRPr="0013787D">
              <w:rPr>
                <w:rFonts w:cstheme="minorHAnsi"/>
                <w:b/>
                <w:bCs/>
              </w:rPr>
              <w:t>Posts:</w:t>
            </w:r>
            <w:r w:rsidRPr="0013787D">
              <w:rPr>
                <w:rFonts w:cstheme="minorHAnsi"/>
              </w:rPr>
              <w:t xml:space="preserve"> Regnerischer Montag mit Kaffee und Notizen | Post: „Heute war ein beschissener Tag. Einfach mal</w:t>
            </w:r>
            <w:del w:id="1569" w:author="Fabienne Schmaus" w:date="2026-05-03T15:05:00Z" w16du:dateUtc="2026-05-03T13:05:00Z">
              <w:r w:rsidRPr="0013787D" w:rsidDel="0054666E">
                <w:rPr>
                  <w:rFonts w:cstheme="minorHAnsi"/>
                </w:rPr>
                <w:delText xml:space="preserve">." </w:delText>
              </w:r>
            </w:del>
            <w:ins w:id="1570" w:author="Fabienne Schmaus" w:date="2026-05-03T15:05:00Z" w16du:dateUtc="2026-05-03T13:05:00Z">
              <w:r w:rsidRPr="0013787D">
                <w:rPr>
                  <w:rFonts w:cstheme="minorHAnsi"/>
                </w:rPr>
                <w:t>.</w:t>
              </w:r>
              <w:r>
                <w:rPr>
                  <w:rFonts w:cstheme="minorHAnsi"/>
                </w:rPr>
                <w:t>“</w:t>
              </w:r>
              <w:r w:rsidRPr="0013787D">
                <w:rPr>
                  <w:rFonts w:cstheme="minorHAnsi"/>
                </w:rPr>
                <w:t xml:space="preserve"> </w:t>
              </w:r>
            </w:ins>
            <w:r w:rsidRPr="0013787D">
              <w:rPr>
                <w:rFonts w:cstheme="minorHAnsi"/>
              </w:rPr>
              <w:t>| Katzenfoto | Screenshot einer lustigen Nachricht | unbearbeitetes Selfie „ich hab heute keine Energie und das ist ok</w:t>
            </w:r>
            <w:del w:id="1571" w:author="Fabienne Schmaus" w:date="2026-05-03T15:05:00Z" w16du:dateUtc="2026-05-03T13:05:00Z">
              <w:r w:rsidRPr="0013787D" w:rsidDel="0054666E">
                <w:rPr>
                  <w:rFonts w:cstheme="minorHAnsi"/>
                </w:rPr>
                <w:delText xml:space="preserve">" </w:delText>
              </w:r>
            </w:del>
            <w:ins w:id="1572" w:author="Fabienne Schmaus" w:date="2026-05-03T15:05:00Z" w16du:dateUtc="2026-05-03T13:05:00Z">
              <w:r>
                <w:rPr>
                  <w:rFonts w:cstheme="minorHAnsi"/>
                </w:rPr>
                <w:t>“</w:t>
              </w:r>
              <w:r w:rsidRPr="0013787D">
                <w:rPr>
                  <w:rFonts w:cstheme="minorHAnsi"/>
                </w:rPr>
                <w:t xml:space="preserve"> </w:t>
              </w:r>
            </w:ins>
            <w:r w:rsidRPr="0013787D">
              <w:rPr>
                <w:rFonts w:cstheme="minorHAnsi"/>
              </w:rPr>
              <w:t>| Abend auf der Couch mit Buch</w:t>
            </w:r>
          </w:p>
          <w:p w14:paraId="7B1DF44C" w14:textId="77777777" w:rsidR="00770A2E" w:rsidRPr="0013787D" w:rsidRDefault="00770A2E">
            <w:pPr>
              <w:spacing w:line="276" w:lineRule="auto"/>
              <w:rPr>
                <w:rFonts w:cstheme="minorHAnsi"/>
              </w:rPr>
              <w:pPrChange w:id="1573" w:author="Fabienne Schmaus" w:date="2026-05-03T15:23:00Z" w16du:dateUtc="2026-05-03T13:23:00Z">
                <w:pPr/>
              </w:pPrChange>
            </w:pPr>
            <w:r w:rsidRPr="0013787D">
              <w:rPr>
                <w:rFonts w:cstheme="minorHAnsi"/>
                <w:b/>
                <w:bCs/>
              </w:rPr>
              <w:t>Interaktionen:</w:t>
            </w:r>
            <w:r w:rsidRPr="0013787D">
              <w:rPr>
                <w:rFonts w:cstheme="minorHAnsi"/>
              </w:rPr>
              <w:t xml:space="preserve"> 289 Follower | unregelmäßige Posts | Kommentare: viele persönliche Reaktionen, kurze Gespräche | Antwortet meistens</w:t>
            </w:r>
          </w:p>
          <w:p w14:paraId="4731FE4C" w14:textId="77777777" w:rsidR="00770A2E" w:rsidRDefault="00770A2E">
            <w:pPr>
              <w:spacing w:line="276" w:lineRule="auto"/>
              <w:rPr>
                <w:rFonts w:cstheme="minorHAnsi"/>
              </w:rPr>
              <w:pPrChange w:id="1574" w:author="Fabienne Schmaus" w:date="2026-05-03T15:23:00Z" w16du:dateUtc="2026-05-03T13:23:00Z">
                <w:pPr/>
              </w:pPrChange>
            </w:pPr>
            <w:r w:rsidRPr="0013787D">
              <w:rPr>
                <w:rFonts w:cstheme="minorHAnsi"/>
                <w:b/>
                <w:bCs/>
              </w:rPr>
              <w:t>Netzwerk:</w:t>
            </w:r>
            <w:r w:rsidRPr="0013787D">
              <w:rPr>
                <w:rFonts w:cstheme="minorHAnsi"/>
              </w:rPr>
              <w:t xml:space="preserve"> Folgt Freunden, einigen Buchaccounts, Katzen-Content</w:t>
            </w:r>
          </w:p>
          <w:p w14:paraId="63F578A8" w14:textId="77777777" w:rsidR="00770A2E" w:rsidRPr="00420141" w:rsidRDefault="00770A2E">
            <w:pPr>
              <w:spacing w:line="276" w:lineRule="auto"/>
              <w:rPr>
                <w:rFonts w:cstheme="minorHAnsi"/>
              </w:rPr>
              <w:pPrChange w:id="1575" w:author="Fabienne Schmaus" w:date="2026-05-03T15:23:00Z" w16du:dateUtc="2026-05-03T13:23:00Z">
                <w:pPr/>
              </w:pPrChange>
            </w:pPr>
          </w:p>
        </w:tc>
      </w:tr>
      <w:tr w:rsidR="00770A2E" w14:paraId="61618510" w14:textId="77777777" w:rsidTr="001955DF">
        <w:tc>
          <w:tcPr>
            <w:tcW w:w="10456" w:type="dxa"/>
            <w:gridSpan w:val="2"/>
          </w:tcPr>
          <w:p w14:paraId="5DD618E9" w14:textId="77777777" w:rsidR="00770A2E" w:rsidRPr="0013787D" w:rsidRDefault="00770A2E">
            <w:pPr>
              <w:spacing w:line="276" w:lineRule="auto"/>
              <w:rPr>
                <w:rFonts w:cstheme="minorHAnsi"/>
                <w:b/>
                <w:bCs/>
              </w:rPr>
              <w:pPrChange w:id="1576" w:author="Fabienne Schmaus" w:date="2026-05-03T15:23:00Z" w16du:dateUtc="2026-05-03T13:23:00Z">
                <w:pPr/>
              </w:pPrChange>
            </w:pPr>
            <w:r w:rsidRPr="0013787D">
              <w:rPr>
                <w:rFonts w:cstheme="minorHAnsi"/>
                <w:b/>
                <w:bCs/>
              </w:rPr>
              <w:t>Profil 3: @pixeljule – „Der Kreative"</w:t>
            </w:r>
          </w:p>
          <w:p w14:paraId="798687A5" w14:textId="77777777" w:rsidR="00770A2E" w:rsidRPr="0013787D" w:rsidRDefault="00770A2E">
            <w:pPr>
              <w:spacing w:line="276" w:lineRule="auto"/>
              <w:rPr>
                <w:rFonts w:cstheme="minorHAnsi"/>
              </w:rPr>
              <w:pPrChange w:id="1577" w:author="Fabienne Schmaus" w:date="2026-05-03T15:23:00Z" w16du:dateUtc="2026-05-03T13:23:00Z">
                <w:pPr/>
              </w:pPrChange>
            </w:pPr>
            <w:r w:rsidRPr="0013787D">
              <w:rPr>
                <w:rFonts w:cstheme="minorHAnsi"/>
                <w:b/>
                <w:bCs/>
              </w:rPr>
              <w:t>Profilbild:</w:t>
            </w:r>
            <w:r w:rsidRPr="0013787D">
              <w:rPr>
                <w:rFonts w:cstheme="minorHAnsi"/>
              </w:rPr>
              <w:t xml:space="preserve"> Gezeichneter Avatar statt Foto.</w:t>
            </w:r>
          </w:p>
          <w:p w14:paraId="390EBF73" w14:textId="77777777" w:rsidR="00770A2E" w:rsidRPr="0054666E" w:rsidRDefault="00770A2E">
            <w:pPr>
              <w:spacing w:line="276" w:lineRule="auto"/>
              <w:rPr>
                <w:rFonts w:cstheme="minorHAnsi"/>
                <w:lang w:val="en-US"/>
              </w:rPr>
              <w:pPrChange w:id="1578" w:author="Fabienne Schmaus" w:date="2026-05-03T15:23:00Z" w16du:dateUtc="2026-05-03T13:23:00Z">
                <w:pPr/>
              </w:pPrChange>
            </w:pPr>
            <w:r w:rsidRPr="0013787D">
              <w:rPr>
                <w:rFonts w:cstheme="minorHAnsi"/>
                <w:b/>
                <w:bCs/>
                <w:lang w:val="en-US"/>
              </w:rPr>
              <w:t>Bio</w:t>
            </w:r>
            <w:r w:rsidRPr="0054666E">
              <w:rPr>
                <w:rFonts w:cstheme="minorHAnsi"/>
                <w:b/>
                <w:bCs/>
                <w:lang w:val="en-US"/>
              </w:rPr>
              <w:t>:</w:t>
            </w:r>
            <w:r w:rsidRPr="0054666E">
              <w:rPr>
                <w:rFonts w:cstheme="minorHAnsi"/>
                <w:lang w:val="en-US"/>
              </w:rPr>
              <w:t xml:space="preserve"> </w:t>
            </w:r>
            <w:r w:rsidRPr="0054666E">
              <w:rPr>
                <w:rFonts w:cstheme="minorHAnsi"/>
                <w:lang w:val="en-US"/>
                <w:rPrChange w:id="1579" w:author="Fabienne Schmaus" w:date="2026-05-03T15:06:00Z" w16du:dateUtc="2026-05-03T13:06:00Z">
                  <w:rPr>
                    <w:rFonts w:cstheme="minorHAnsi"/>
                    <w:i/>
                    <w:iCs/>
                    <w:lang w:val="en-US"/>
                  </w:rPr>
                </w:rPrChange>
              </w:rPr>
              <w:t xml:space="preserve">„digital art | worldbuilding | she/they | </w:t>
            </w:r>
            <w:r w:rsidRPr="0054666E">
              <w:rPr>
                <w:rFonts w:ascii="Segoe UI Emoji" w:hAnsi="Segoe UI Emoji" w:cs="Segoe UI Emoji"/>
                <w:rPrChange w:id="1580" w:author="Fabienne Schmaus" w:date="2026-05-03T15:06:00Z" w16du:dateUtc="2026-05-03T13:06:00Z">
                  <w:rPr>
                    <w:rFonts w:ascii="Segoe UI Emoji" w:hAnsi="Segoe UI Emoji" w:cs="Segoe UI Emoji"/>
                    <w:i/>
                    <w:iCs/>
                  </w:rPr>
                </w:rPrChange>
              </w:rPr>
              <w:t>🎨🌿</w:t>
            </w:r>
            <w:ins w:id="1581" w:author="Fabienne Schmaus" w:date="2026-05-03T15:07:00Z" w16du:dateUtc="2026-05-03T13:07:00Z">
              <w:r>
                <w:rPr>
                  <w:rFonts w:cstheme="minorHAnsi"/>
                  <w:lang w:val="en-US"/>
                </w:rPr>
                <w:t>”</w:t>
              </w:r>
            </w:ins>
            <w:del w:id="1582" w:author="Fabienne Schmaus" w:date="2026-05-03T15:07:00Z" w16du:dateUtc="2026-05-03T13:07:00Z">
              <w:r w:rsidRPr="0054666E" w:rsidDel="008347AD">
                <w:rPr>
                  <w:rFonts w:cstheme="minorHAnsi"/>
                  <w:lang w:val="en-US"/>
                  <w:rPrChange w:id="1583" w:author="Fabienne Schmaus" w:date="2026-05-03T15:06:00Z" w16du:dateUtc="2026-05-03T13:06:00Z">
                    <w:rPr>
                      <w:rFonts w:cstheme="minorHAnsi"/>
                      <w:i/>
                      <w:iCs/>
                      <w:lang w:val="en-US"/>
                    </w:rPr>
                  </w:rPrChange>
                </w:rPr>
                <w:delText>"</w:delText>
              </w:r>
            </w:del>
          </w:p>
          <w:p w14:paraId="05D37805" w14:textId="77777777" w:rsidR="00770A2E" w:rsidRPr="0013787D" w:rsidRDefault="00770A2E">
            <w:pPr>
              <w:spacing w:line="276" w:lineRule="auto"/>
              <w:rPr>
                <w:rFonts w:cstheme="minorHAnsi"/>
              </w:rPr>
              <w:pPrChange w:id="1584" w:author="Fabienne Schmaus" w:date="2026-05-03T15:23:00Z" w16du:dateUtc="2026-05-03T13:23:00Z">
                <w:pPr/>
              </w:pPrChange>
            </w:pPr>
            <w:r w:rsidRPr="0013787D">
              <w:rPr>
                <w:rFonts w:cstheme="minorHAnsi"/>
                <w:b/>
                <w:bCs/>
              </w:rPr>
              <w:t>Posts:</w:t>
            </w:r>
            <w:r w:rsidRPr="0013787D">
              <w:rPr>
                <w:rFonts w:cstheme="minorHAnsi"/>
              </w:rPr>
              <w:t xml:space="preserve"> Digitale Illustration mit Naturmotiv | Work-in-Progress eines Charakters | Stimmungsmoodboard aus Farben und Texturen | Kurzes Timelapse-Video einer Zeichnung | Zitat aus einem Fantasyroman, illustriert | Blick auf den Schreibtisch beim Zeichnen</w:t>
            </w:r>
          </w:p>
          <w:p w14:paraId="1CB0181B" w14:textId="77777777" w:rsidR="00770A2E" w:rsidRPr="0013787D" w:rsidRDefault="00770A2E">
            <w:pPr>
              <w:spacing w:line="276" w:lineRule="auto"/>
              <w:rPr>
                <w:rFonts w:cstheme="minorHAnsi"/>
              </w:rPr>
              <w:pPrChange w:id="1585" w:author="Fabienne Schmaus" w:date="2026-05-03T15:23:00Z" w16du:dateUtc="2026-05-03T13:23:00Z">
                <w:pPr/>
              </w:pPrChange>
            </w:pPr>
            <w:r w:rsidRPr="0013787D">
              <w:rPr>
                <w:rFonts w:cstheme="minorHAnsi"/>
                <w:b/>
                <w:bCs/>
              </w:rPr>
              <w:t>Interaktionen:</w:t>
            </w:r>
            <w:r w:rsidRPr="0013787D">
              <w:rPr>
                <w:rFonts w:cstheme="minorHAnsi"/>
              </w:rPr>
              <w:t xml:space="preserve"> 1.100 Follower | regelmäßige Posts | Kommentare fachspezifisch: „Was ist das für ein Tool?</w:t>
            </w:r>
            <w:ins w:id="1586" w:author="Fabienne Schmaus" w:date="2026-05-03T15:08:00Z" w16du:dateUtc="2026-05-03T13:08:00Z">
              <w:r>
                <w:rPr>
                  <w:rFonts w:cstheme="minorHAnsi"/>
                </w:rPr>
                <w:t>“</w:t>
              </w:r>
            </w:ins>
            <w:del w:id="1587" w:author="Fabienne Schmaus" w:date="2026-05-03T15:08:00Z" w16du:dateUtc="2026-05-03T13:08:00Z">
              <w:r w:rsidRPr="0013787D" w:rsidDel="008347AD">
                <w:rPr>
                  <w:rFonts w:cstheme="minorHAnsi"/>
                </w:rPr>
                <w:delText>"</w:delText>
              </w:r>
            </w:del>
            <w:r w:rsidRPr="0013787D">
              <w:rPr>
                <w:rFonts w:cstheme="minorHAnsi"/>
              </w:rPr>
              <w:t>, „Das Design ist so stimmig</w:t>
            </w:r>
            <w:del w:id="1588" w:author="Fabienne Schmaus" w:date="2026-05-03T15:08:00Z" w16du:dateUtc="2026-05-03T13:08:00Z">
              <w:r w:rsidRPr="0013787D" w:rsidDel="008347AD">
                <w:rPr>
                  <w:rFonts w:cstheme="minorHAnsi"/>
                </w:rPr>
                <w:delText xml:space="preserve">!" </w:delText>
              </w:r>
            </w:del>
            <w:ins w:id="1589" w:author="Fabienne Schmaus" w:date="2026-05-03T15:08:00Z" w16du:dateUtc="2026-05-03T13:08:00Z">
              <w:r w:rsidRPr="0013787D">
                <w:rPr>
                  <w:rFonts w:cstheme="minorHAnsi"/>
                </w:rPr>
                <w:t>!</w:t>
              </w:r>
              <w:r>
                <w:rPr>
                  <w:rFonts w:cstheme="minorHAnsi"/>
                </w:rPr>
                <w:t>“</w:t>
              </w:r>
              <w:r w:rsidRPr="0013787D">
                <w:rPr>
                  <w:rFonts w:cstheme="minorHAnsi"/>
                </w:rPr>
                <w:t xml:space="preserve"> </w:t>
              </w:r>
            </w:ins>
            <w:r w:rsidRPr="0013787D">
              <w:rPr>
                <w:rFonts w:cstheme="minorHAnsi"/>
              </w:rPr>
              <w:t>| lange Antworten</w:t>
            </w:r>
          </w:p>
          <w:p w14:paraId="2A9997CE" w14:textId="77777777" w:rsidR="00770A2E" w:rsidRPr="00420141" w:rsidRDefault="00770A2E">
            <w:pPr>
              <w:spacing w:line="276" w:lineRule="auto"/>
              <w:rPr>
                <w:rFonts w:cstheme="minorHAnsi"/>
              </w:rPr>
              <w:pPrChange w:id="1590" w:author="Fabienne Schmaus" w:date="2026-05-03T15:23:00Z" w16du:dateUtc="2026-05-03T13:23:00Z">
                <w:pPr/>
              </w:pPrChange>
            </w:pPr>
            <w:r w:rsidRPr="0013787D">
              <w:rPr>
                <w:rFonts w:cstheme="minorHAnsi"/>
                <w:b/>
                <w:bCs/>
              </w:rPr>
              <w:t>Netzwerk:</w:t>
            </w:r>
            <w:r w:rsidRPr="0013787D">
              <w:rPr>
                <w:rFonts w:cstheme="minorHAnsi"/>
              </w:rPr>
              <w:t xml:space="preserve"> Folgt vor allem Illustrator</w:t>
            </w:r>
            <w:del w:id="1591" w:author="Fabienne Schmaus" w:date="2026-04-30T17:35:00Z" w16du:dateUtc="2026-04-30T15:35:00Z">
              <w:r w:rsidRPr="0013787D" w:rsidDel="0013787D">
                <w:rPr>
                  <w:rFonts w:cstheme="minorHAnsi"/>
                </w:rPr>
                <w:delText>:</w:delText>
              </w:r>
            </w:del>
            <w:r w:rsidRPr="0013787D">
              <w:rPr>
                <w:rFonts w:cstheme="minorHAnsi"/>
              </w:rPr>
              <w:t>innen</w:t>
            </w:r>
            <w:ins w:id="1592" w:author="Fabienne Schmaus" w:date="2026-04-30T17:35:00Z" w16du:dateUtc="2026-04-30T15:35:00Z">
              <w:r>
                <w:rPr>
                  <w:rFonts w:cstheme="minorHAnsi"/>
                </w:rPr>
                <w:t xml:space="preserve"> und Illustratoren</w:t>
              </w:r>
            </w:ins>
            <w:r w:rsidRPr="0013787D">
              <w:rPr>
                <w:rFonts w:cstheme="minorHAnsi"/>
              </w:rPr>
              <w:t>, Game-Design-Accounts, Fantasybuch-Community</w:t>
            </w:r>
          </w:p>
        </w:tc>
      </w:tr>
    </w:tbl>
    <w:p w14:paraId="753A9EBC" w14:textId="77777777" w:rsidR="00770A2E" w:rsidRDefault="00770A2E" w:rsidP="00770A2E">
      <w:pPr>
        <w:rPr>
          <w:rFonts w:cstheme="minorHAnsi"/>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628"/>
      </w:tblGrid>
      <w:tr w:rsidR="00770A2E" w14:paraId="6BD098BB" w14:textId="77777777" w:rsidTr="00770A2E">
        <w:tc>
          <w:tcPr>
            <w:tcW w:w="3828" w:type="dxa"/>
          </w:tcPr>
          <w:p w14:paraId="64E89006" w14:textId="77777777" w:rsidR="00770A2E" w:rsidRPr="00510C27" w:rsidDel="00420141" w:rsidRDefault="00770A2E" w:rsidP="001955DF">
            <w:pPr>
              <w:rPr>
                <w:del w:id="1593" w:author="Fabienne Schmaus" w:date="2026-05-03T15:15:00Z" w16du:dateUtc="2026-05-03T13:15:00Z"/>
                <w:rFonts w:cstheme="minorHAnsi"/>
                <w:b/>
                <w:bCs/>
              </w:rPr>
            </w:pPr>
            <w:del w:id="1594" w:author="Fabienne Schmaus" w:date="2026-05-03T15:23:00Z" w16du:dateUtc="2026-05-03T13:23:00Z">
              <w:r w:rsidRPr="00510C27" w:rsidDel="007113C1">
                <w:rPr>
                  <w:rFonts w:cstheme="minorHAnsi"/>
                  <w:b/>
                  <w:bCs/>
                </w:rPr>
                <w:delText>Aufgabe: Analysiert jedes Profil</w:delText>
              </w:r>
            </w:del>
          </w:p>
          <w:p w14:paraId="48EA2E97" w14:textId="77777777" w:rsidR="00770A2E" w:rsidRPr="00420141" w:rsidDel="007113C1" w:rsidRDefault="00770A2E" w:rsidP="001955DF">
            <w:pPr>
              <w:rPr>
                <w:del w:id="1595" w:author="Fabienne Schmaus" w:date="2026-05-03T15:23:00Z" w16du:dateUtc="2026-05-03T13:23:00Z"/>
                <w:rFonts w:cstheme="minorHAnsi"/>
                <w:b/>
                <w:bCs/>
                <w:rPrChange w:id="1596" w:author="Fabienne Schmaus" w:date="2026-05-03T15:16:00Z" w16du:dateUtc="2026-05-03T13:16:00Z">
                  <w:rPr>
                    <w:del w:id="1597" w:author="Fabienne Schmaus" w:date="2026-05-03T15:23:00Z" w16du:dateUtc="2026-05-03T13:23:00Z"/>
                    <w:rFonts w:cstheme="minorHAnsi"/>
                  </w:rPr>
                </w:rPrChange>
              </w:rPr>
            </w:pPr>
            <w:del w:id="1598" w:author="Fabienne Schmaus" w:date="2026-05-03T15:16:00Z" w16du:dateUtc="2026-05-03T13:16:00Z">
              <w:r w:rsidRPr="00420141" w:rsidDel="00420141">
                <w:rPr>
                  <w:rFonts w:cstheme="minorHAnsi"/>
                  <w:b/>
                  <w:bCs/>
                  <w:rPrChange w:id="1599" w:author="Fabienne Schmaus" w:date="2026-05-03T15:16:00Z" w16du:dateUtc="2026-05-03T13:16:00Z">
                    <w:rPr>
                      <w:rFonts w:cstheme="minorHAnsi"/>
                    </w:rPr>
                  </w:rPrChange>
                </w:rPr>
                <w:delText>B</w:delText>
              </w:r>
            </w:del>
            <w:del w:id="1600" w:author="Fabienne Schmaus" w:date="2026-05-03T15:23:00Z" w16du:dateUtc="2026-05-03T13:23:00Z">
              <w:r w:rsidRPr="00420141" w:rsidDel="007113C1">
                <w:rPr>
                  <w:rFonts w:cstheme="minorHAnsi"/>
                  <w:b/>
                  <w:bCs/>
                  <w:rPrChange w:id="1601" w:author="Fabienne Schmaus" w:date="2026-05-03T15:16:00Z" w16du:dateUtc="2026-05-03T13:16:00Z">
                    <w:rPr>
                      <w:rFonts w:cstheme="minorHAnsi"/>
                    </w:rPr>
                  </w:rPrChange>
                </w:rPr>
                <w:delText xml:space="preserve">earbeitet die Fragen für </w:delText>
              </w:r>
              <w:r w:rsidRPr="00420141" w:rsidDel="007113C1">
                <w:rPr>
                  <w:rFonts w:cstheme="minorHAnsi"/>
                  <w:b/>
                  <w:bCs/>
                  <w:i/>
                  <w:iCs/>
                  <w:rPrChange w:id="1602" w:author="Fabienne Schmaus" w:date="2026-05-03T15:16:00Z" w16du:dateUtc="2026-05-03T13:16:00Z">
                    <w:rPr>
                      <w:rFonts w:cstheme="minorHAnsi"/>
                      <w:b/>
                      <w:bCs/>
                    </w:rPr>
                  </w:rPrChange>
                </w:rPr>
                <w:delText>alle drei Profile</w:delText>
              </w:r>
              <w:r w:rsidRPr="00420141" w:rsidDel="007113C1">
                <w:rPr>
                  <w:rFonts w:cstheme="minorHAnsi"/>
                  <w:b/>
                  <w:bCs/>
                  <w:rPrChange w:id="1603" w:author="Fabienne Schmaus" w:date="2026-05-03T15:16:00Z" w16du:dateUtc="2026-05-03T13:16:00Z">
                    <w:rPr>
                      <w:rFonts w:cstheme="minorHAnsi"/>
                    </w:rPr>
                  </w:rPrChange>
                </w:rPr>
                <w:delText>.</w:delText>
              </w:r>
            </w:del>
          </w:p>
          <w:p w14:paraId="5B0A2CB9" w14:textId="6DB945AF" w:rsidR="00770A2E" w:rsidRPr="0013787D" w:rsidRDefault="00770A2E" w:rsidP="001955DF">
            <w:pPr>
              <w:rPr>
                <w:rFonts w:cstheme="minorHAnsi"/>
              </w:rPr>
            </w:pPr>
            <w:r w:rsidRPr="0013787D">
              <w:rPr>
                <w:rFonts w:cstheme="minorHAnsi"/>
                <w:b/>
                <w:bCs/>
              </w:rPr>
              <w:t>Analysefragen</w:t>
            </w:r>
            <w:r>
              <w:rPr>
                <w:rFonts w:cstheme="minorHAnsi"/>
                <w:b/>
                <w:bCs/>
              </w:rPr>
              <w:t xml:space="preserve"> </w:t>
            </w:r>
            <w:del w:id="1604" w:author="Fabienne Schmaus" w:date="2026-05-04T09:16:00Z" w16du:dateUtc="2026-05-04T07:16:00Z">
              <w:r w:rsidDel="00714487">
                <w:rPr>
                  <w:rFonts w:cstheme="minorHAnsi"/>
                  <w:b/>
                  <w:bCs/>
                </w:rPr>
                <w:br/>
              </w:r>
            </w:del>
            <w:ins w:id="1605" w:author="Fabienne Schmaus" w:date="2026-05-03T15:22:00Z" w16du:dateUtc="2026-05-03T13:22:00Z">
              <w:r w:rsidRPr="007113C1">
                <w:rPr>
                  <w:rFonts w:cstheme="minorHAnsi"/>
                  <w:b/>
                  <w:bCs/>
                </w:rPr>
                <w:t>(</w:t>
              </w:r>
              <w:r>
                <w:rPr>
                  <w:rFonts w:cstheme="minorHAnsi"/>
                  <w:b/>
                  <w:bCs/>
                </w:rPr>
                <w:t>für</w:t>
              </w:r>
              <w:r w:rsidRPr="007113C1">
                <w:rPr>
                  <w:rFonts w:cstheme="minorHAnsi"/>
                  <w:b/>
                  <w:bCs/>
                </w:rPr>
                <w:t xml:space="preserve"> jede</w:t>
              </w:r>
              <w:r>
                <w:rPr>
                  <w:rFonts w:cstheme="minorHAnsi"/>
                  <w:b/>
                  <w:bCs/>
                </w:rPr>
                <w:t>s</w:t>
              </w:r>
              <w:r w:rsidRPr="007113C1">
                <w:rPr>
                  <w:rFonts w:cstheme="minorHAnsi"/>
                  <w:b/>
                  <w:bCs/>
                </w:rPr>
                <w:t xml:space="preserve"> Profil):</w:t>
              </w:r>
            </w:ins>
          </w:p>
          <w:p w14:paraId="30629531" w14:textId="77777777" w:rsidR="00770A2E" w:rsidRPr="0013787D" w:rsidRDefault="00770A2E" w:rsidP="00770A2E">
            <w:pPr>
              <w:numPr>
                <w:ilvl w:val="0"/>
                <w:numId w:val="79"/>
              </w:numPr>
              <w:tabs>
                <w:tab w:val="clear" w:pos="720"/>
              </w:tabs>
              <w:ind w:left="319" w:hanging="319"/>
              <w:rPr>
                <w:rFonts w:cstheme="minorHAnsi"/>
              </w:rPr>
            </w:pPr>
            <w:r w:rsidRPr="0013787D">
              <w:rPr>
                <w:rFonts w:cstheme="minorHAnsi"/>
              </w:rPr>
              <w:t>Was zeigt die Person</w:t>
            </w:r>
            <w:ins w:id="1606" w:author="Fabienne Schmaus" w:date="2026-05-03T15:16:00Z" w16du:dateUtc="2026-05-03T13:16:00Z">
              <w:r>
                <w:rPr>
                  <w:rFonts w:cstheme="minorHAnsi"/>
                </w:rPr>
                <w:t>? W</w:t>
              </w:r>
            </w:ins>
            <w:del w:id="1607" w:author="Fabienne Schmaus" w:date="2026-05-03T15:16:00Z" w16du:dateUtc="2026-05-03T13:16:00Z">
              <w:r w:rsidRPr="0013787D" w:rsidDel="00420141">
                <w:rPr>
                  <w:rFonts w:cstheme="minorHAnsi"/>
                </w:rPr>
                <w:delText xml:space="preserve"> – w</w:delText>
              </w:r>
            </w:del>
            <w:r w:rsidRPr="0013787D">
              <w:rPr>
                <w:rFonts w:cstheme="minorHAnsi"/>
              </w:rPr>
              <w:t xml:space="preserve">as zeigt sie </w:t>
            </w:r>
            <w:r w:rsidRPr="00420141">
              <w:rPr>
                <w:rFonts w:cstheme="minorHAnsi"/>
                <w:b/>
                <w:bCs/>
                <w:rPrChange w:id="1608" w:author="Fabienne Schmaus" w:date="2026-05-03T15:17:00Z" w16du:dateUtc="2026-05-03T13:17:00Z">
                  <w:rPr>
                    <w:rFonts w:cstheme="minorHAnsi"/>
                    <w:i/>
                    <w:iCs/>
                  </w:rPr>
                </w:rPrChange>
              </w:rPr>
              <w:t>nicht</w:t>
            </w:r>
            <w:r w:rsidRPr="0013787D">
              <w:rPr>
                <w:rFonts w:cstheme="minorHAnsi"/>
              </w:rPr>
              <w:t>?</w:t>
            </w:r>
          </w:p>
          <w:p w14:paraId="5102466D" w14:textId="77777777" w:rsidR="00770A2E" w:rsidRPr="0013787D" w:rsidRDefault="00770A2E" w:rsidP="00770A2E">
            <w:pPr>
              <w:numPr>
                <w:ilvl w:val="0"/>
                <w:numId w:val="79"/>
              </w:numPr>
              <w:tabs>
                <w:tab w:val="clear" w:pos="720"/>
                <w:tab w:val="num" w:pos="319"/>
              </w:tabs>
              <w:ind w:left="319" w:hanging="319"/>
              <w:rPr>
                <w:rFonts w:cstheme="minorHAnsi"/>
              </w:rPr>
            </w:pPr>
            <w:r w:rsidRPr="0013787D">
              <w:rPr>
                <w:rFonts w:cstheme="minorHAnsi"/>
              </w:rPr>
              <w:lastRenderedPageBreak/>
              <w:t>Welchen Eindruck erzeugt das Profil beim ersten Blick?</w:t>
            </w:r>
          </w:p>
          <w:p w14:paraId="5F54A454" w14:textId="77777777" w:rsidR="00770A2E" w:rsidRPr="0013787D" w:rsidRDefault="00770A2E" w:rsidP="00770A2E">
            <w:pPr>
              <w:numPr>
                <w:ilvl w:val="0"/>
                <w:numId w:val="79"/>
              </w:numPr>
              <w:tabs>
                <w:tab w:val="clear" w:pos="720"/>
                <w:tab w:val="num" w:pos="319"/>
              </w:tabs>
              <w:ind w:left="319" w:hanging="319"/>
              <w:rPr>
                <w:rFonts w:cstheme="minorHAnsi"/>
              </w:rPr>
            </w:pPr>
            <w:r w:rsidRPr="0013787D">
              <w:rPr>
                <w:rFonts w:cstheme="minorHAnsi"/>
              </w:rPr>
              <w:t>Welche Bedürfnisse könnten hinter dieser Strategie stecken?</w:t>
            </w:r>
          </w:p>
          <w:p w14:paraId="4D311776" w14:textId="78148D57" w:rsidR="00770A2E" w:rsidRPr="00770A2E" w:rsidRDefault="00770A2E" w:rsidP="00770A2E">
            <w:pPr>
              <w:numPr>
                <w:ilvl w:val="0"/>
                <w:numId w:val="79"/>
              </w:numPr>
              <w:tabs>
                <w:tab w:val="clear" w:pos="720"/>
                <w:tab w:val="num" w:pos="319"/>
              </w:tabs>
              <w:ind w:left="319" w:hanging="319"/>
              <w:rPr>
                <w:rFonts w:cstheme="minorHAnsi"/>
              </w:rPr>
            </w:pPr>
            <w:r w:rsidRPr="0013787D">
              <w:rPr>
                <w:rFonts w:cstheme="minorHAnsi"/>
              </w:rPr>
              <w:t>Würdest du diesem Profil folgen? Warum</w:t>
            </w:r>
            <w:ins w:id="1609" w:author="Fabienne Schmaus" w:date="2026-05-04T11:13:00Z" w16du:dateUtc="2026-05-04T09:13:00Z">
              <w:r w:rsidR="00AC6CBE">
                <w:rPr>
                  <w:rFonts w:cstheme="minorHAnsi"/>
                </w:rPr>
                <w:t>? W</w:t>
              </w:r>
            </w:ins>
            <w:del w:id="1610" w:author="Fabienne Schmaus" w:date="2026-05-04T11:13:00Z" w16du:dateUtc="2026-05-04T09:13:00Z">
              <w:r w:rsidRPr="0013787D" w:rsidDel="00AC6CBE">
                <w:rPr>
                  <w:rFonts w:cstheme="minorHAnsi"/>
                </w:rPr>
                <w:delText xml:space="preserve"> / w</w:delText>
              </w:r>
            </w:del>
            <w:r w:rsidRPr="0013787D">
              <w:rPr>
                <w:rFonts w:cstheme="minorHAnsi"/>
              </w:rPr>
              <w:t>arum nicht?</w:t>
            </w:r>
          </w:p>
        </w:tc>
        <w:tc>
          <w:tcPr>
            <w:tcW w:w="6628" w:type="dxa"/>
          </w:tcPr>
          <w:p w14:paraId="6F5DE7C0" w14:textId="1D1E4B5E" w:rsidR="00770A2E" w:rsidRPr="0013787D" w:rsidRDefault="00770A2E" w:rsidP="001955DF">
            <w:pPr>
              <w:rPr>
                <w:rFonts w:cstheme="minorHAnsi"/>
                <w:b/>
                <w:bCs/>
              </w:rPr>
            </w:pPr>
            <w:r w:rsidRPr="0013787D">
              <w:rPr>
                <w:rFonts w:cstheme="minorHAnsi"/>
                <w:b/>
                <w:bCs/>
              </w:rPr>
              <w:lastRenderedPageBreak/>
              <w:t xml:space="preserve">Vergleichsfragen </w:t>
            </w:r>
            <w:del w:id="1611" w:author="Fabienne Schmaus" w:date="2026-05-04T09:16:00Z" w16du:dateUtc="2026-05-04T07:16:00Z">
              <w:r w:rsidDel="00714487">
                <w:rPr>
                  <w:rFonts w:cstheme="minorHAnsi"/>
                  <w:b/>
                  <w:bCs/>
                </w:rPr>
                <w:br/>
              </w:r>
            </w:del>
            <w:r w:rsidRPr="0013787D">
              <w:rPr>
                <w:rFonts w:cstheme="minorHAnsi"/>
                <w:b/>
                <w:bCs/>
              </w:rPr>
              <w:t>(für alle drei Profile gemeinsam)</w:t>
            </w:r>
            <w:ins w:id="1612" w:author="Fabienne Schmaus" w:date="2026-05-03T15:17:00Z" w16du:dateUtc="2026-05-03T13:17:00Z">
              <w:r>
                <w:rPr>
                  <w:rFonts w:cstheme="minorHAnsi"/>
                  <w:b/>
                  <w:bCs/>
                </w:rPr>
                <w:t>:</w:t>
              </w:r>
            </w:ins>
          </w:p>
          <w:p w14:paraId="66A52732" w14:textId="68DD8A0B" w:rsidR="00770A2E" w:rsidRPr="00770A2E" w:rsidRDefault="00770A2E" w:rsidP="00770A2E">
            <w:pPr>
              <w:pStyle w:val="Listenabsatz"/>
              <w:numPr>
                <w:ilvl w:val="0"/>
                <w:numId w:val="79"/>
              </w:numPr>
              <w:tabs>
                <w:tab w:val="clear" w:pos="720"/>
                <w:tab w:val="num" w:pos="461"/>
              </w:tabs>
              <w:ind w:left="461" w:hanging="426"/>
              <w:rPr>
                <w:rFonts w:cstheme="minorHAnsi"/>
              </w:rPr>
            </w:pPr>
            <w:r w:rsidRPr="00770A2E">
              <w:rPr>
                <w:rFonts w:cstheme="minorHAnsi"/>
              </w:rPr>
              <w:t xml:space="preserve">Welches Profil wirkt auf euch am </w:t>
            </w:r>
            <w:r w:rsidRPr="00770A2E">
              <w:rPr>
                <w:rFonts w:cstheme="minorHAnsi"/>
                <w:b/>
                <w:bCs/>
              </w:rPr>
              <w:t>glaubwürdigsten</w:t>
            </w:r>
            <w:r w:rsidRPr="00770A2E">
              <w:rPr>
                <w:rFonts w:cstheme="minorHAnsi"/>
              </w:rPr>
              <w:t>? Warum?</w:t>
            </w:r>
          </w:p>
          <w:p w14:paraId="189A0BFD" w14:textId="1DEAB78C" w:rsidR="00770A2E" w:rsidRDefault="00770A2E" w:rsidP="00770A2E">
            <w:pPr>
              <w:pStyle w:val="Listenabsatz"/>
              <w:numPr>
                <w:ilvl w:val="0"/>
                <w:numId w:val="79"/>
              </w:numPr>
              <w:tabs>
                <w:tab w:val="clear" w:pos="720"/>
                <w:tab w:val="num" w:pos="461"/>
              </w:tabs>
              <w:ind w:left="461" w:hanging="426"/>
              <w:rPr>
                <w:rFonts w:cstheme="minorHAnsi"/>
              </w:rPr>
            </w:pPr>
            <w:r w:rsidRPr="00770A2E">
              <w:rPr>
                <w:rFonts w:cstheme="minorHAnsi"/>
              </w:rPr>
              <w:t xml:space="preserve">Welches Profil würdet ihr eurer </w:t>
            </w:r>
            <w:r w:rsidRPr="00770A2E">
              <w:rPr>
                <w:rFonts w:cstheme="minorHAnsi"/>
                <w:b/>
                <w:bCs/>
              </w:rPr>
              <w:t>besten Freundin</w:t>
            </w:r>
            <w:del w:id="1613" w:author="Fabienne Schmaus" w:date="2026-05-04T11:14:00Z" w16du:dateUtc="2026-05-04T09:14:00Z">
              <w:r w:rsidRPr="00770A2E" w:rsidDel="00AC6CBE">
                <w:rPr>
                  <w:rFonts w:cstheme="minorHAnsi"/>
                  <w:b/>
                  <w:bCs/>
                </w:rPr>
                <w:delText>/</w:delText>
              </w:r>
            </w:del>
            <w:ins w:id="1614" w:author="Fabienne Schmaus" w:date="2026-05-04T11:14:00Z" w16du:dateUtc="2026-05-04T09:14:00Z">
              <w:r w:rsidR="00AC6CBE">
                <w:rPr>
                  <w:rFonts w:cstheme="minorHAnsi"/>
                  <w:b/>
                  <w:bCs/>
                </w:rPr>
                <w:t xml:space="preserve"> oder </w:t>
              </w:r>
            </w:ins>
            <w:r w:rsidRPr="00770A2E">
              <w:rPr>
                <w:rFonts w:cstheme="minorHAnsi"/>
                <w:b/>
                <w:bCs/>
              </w:rPr>
              <w:t>eurem besten Freund</w:t>
            </w:r>
            <w:r w:rsidRPr="00770A2E">
              <w:rPr>
                <w:rFonts w:cstheme="minorHAnsi"/>
              </w:rPr>
              <w:t xml:space="preserve"> zeigen?</w:t>
            </w:r>
          </w:p>
          <w:p w14:paraId="554E6598" w14:textId="77777777" w:rsidR="00770A2E" w:rsidRDefault="00770A2E" w:rsidP="00770A2E">
            <w:pPr>
              <w:pStyle w:val="Listenabsatz"/>
              <w:numPr>
                <w:ilvl w:val="0"/>
                <w:numId w:val="79"/>
              </w:numPr>
              <w:tabs>
                <w:tab w:val="clear" w:pos="720"/>
                <w:tab w:val="num" w:pos="461"/>
              </w:tabs>
              <w:ind w:left="461" w:hanging="426"/>
              <w:rPr>
                <w:rFonts w:cstheme="minorHAnsi"/>
              </w:rPr>
            </w:pPr>
            <w:r w:rsidRPr="00770A2E">
              <w:rPr>
                <w:rFonts w:cstheme="minorHAnsi"/>
              </w:rPr>
              <w:t>Gibt es eine Strategie, die ihr für eure eigene Online-Präsenz übernehmen würdet?</w:t>
            </w:r>
          </w:p>
          <w:p w14:paraId="6752512E" w14:textId="77777777" w:rsidR="00770A2E" w:rsidRDefault="00770A2E" w:rsidP="00770A2E">
            <w:pPr>
              <w:pStyle w:val="Listenabsatz"/>
              <w:numPr>
                <w:ilvl w:val="0"/>
                <w:numId w:val="79"/>
              </w:numPr>
              <w:tabs>
                <w:tab w:val="clear" w:pos="720"/>
                <w:tab w:val="num" w:pos="461"/>
              </w:tabs>
              <w:ind w:left="461" w:hanging="426"/>
              <w:rPr>
                <w:rFonts w:cstheme="minorHAnsi"/>
              </w:rPr>
            </w:pPr>
            <w:r w:rsidRPr="00770A2E">
              <w:rPr>
                <w:rFonts w:cstheme="minorHAnsi"/>
              </w:rPr>
              <w:lastRenderedPageBreak/>
              <w:t xml:space="preserve">Das </w:t>
            </w:r>
            <w:r w:rsidRPr="00770A2E">
              <w:rPr>
                <w:rFonts w:cstheme="minorHAnsi"/>
                <w:b/>
                <w:bCs/>
              </w:rPr>
              <w:t>Authentizitätsparadox</w:t>
            </w:r>
            <w:r w:rsidRPr="00770A2E">
              <w:rPr>
                <w:rFonts w:cstheme="minorHAnsi"/>
              </w:rPr>
              <w:t>: Je mehr jemand „Echtheit“ inszeniert, desto glaubwürdiger kann es wirken – und desto strategischer kann es sein. Welches Profil zeigt das am deutlichsten? Begründet.</w:t>
            </w:r>
          </w:p>
          <w:p w14:paraId="0451F229" w14:textId="77777777" w:rsidR="00770A2E" w:rsidRDefault="00770A2E" w:rsidP="00770A2E">
            <w:pPr>
              <w:pStyle w:val="Listenabsatz"/>
              <w:numPr>
                <w:ilvl w:val="0"/>
                <w:numId w:val="79"/>
              </w:numPr>
              <w:tabs>
                <w:tab w:val="clear" w:pos="720"/>
                <w:tab w:val="num" w:pos="461"/>
              </w:tabs>
              <w:ind w:left="461" w:hanging="426"/>
              <w:rPr>
                <w:rFonts w:cstheme="minorHAnsi"/>
              </w:rPr>
            </w:pPr>
            <w:r w:rsidRPr="00770A2E">
              <w:rPr>
                <w:rFonts w:cstheme="minorHAnsi"/>
              </w:rPr>
              <w:t>Welche dieser drei Strategien „belohnt“ der Algorithmus? Was sagt das über die Plattform aus?</w:t>
            </w:r>
          </w:p>
          <w:p w14:paraId="01A681DC" w14:textId="074F3286" w:rsidR="00770A2E" w:rsidRPr="00770A2E" w:rsidRDefault="00770A2E" w:rsidP="00770A2E">
            <w:pPr>
              <w:pStyle w:val="Listenabsatz"/>
              <w:numPr>
                <w:ilvl w:val="0"/>
                <w:numId w:val="79"/>
              </w:numPr>
              <w:tabs>
                <w:tab w:val="clear" w:pos="720"/>
                <w:tab w:val="num" w:pos="461"/>
              </w:tabs>
              <w:ind w:left="461" w:hanging="426"/>
              <w:rPr>
                <w:rFonts w:cstheme="minorHAnsi"/>
              </w:rPr>
            </w:pPr>
            <w:r w:rsidRPr="00770A2E">
              <w:rPr>
                <w:rFonts w:cstheme="minorHAnsi"/>
              </w:rPr>
              <w:t>Die Plattform BeReal zwingt Nutzende täglich zu einem zufälligen Zeitpunkt, innerhalb von 2 Minuten ein ungefiltertes Foto zu posten (keine Vorbereitung, kein Re-Shot, Dual-Camera vorne und hinten gleichzeitig). Welche der drei Strategien – „Der Perfekte“, „Der Authentische“, „Der Kreative“ – würde auf BeReal am schwersten funktionieren? Was sagt das über den Zusammenhang zwischen Plattformdesign und Identitätsdarstellung?</w:t>
            </w:r>
          </w:p>
        </w:tc>
      </w:tr>
    </w:tbl>
    <w:p w14:paraId="147588DE" w14:textId="77777777" w:rsidR="0013787D" w:rsidRDefault="0013787D">
      <w:pPr>
        <w:rPr>
          <w:ins w:id="1615" w:author="Fabienne Schmaus" w:date="2026-04-30T17:38:00Z" w16du:dateUtc="2026-04-30T15:38:00Z"/>
          <w:rFonts w:cstheme="minorHAnsi"/>
          <w:highlight w:val="yellow"/>
        </w:rPr>
      </w:pPr>
      <w:ins w:id="1616" w:author="Fabienne Schmaus" w:date="2026-04-30T17:38:00Z" w16du:dateUtc="2026-04-30T15:38:00Z">
        <w:r>
          <w:rPr>
            <w:rFonts w:cstheme="minorHAnsi"/>
            <w:highlight w:val="yellow"/>
          </w:rPr>
          <w:lastRenderedPageBreak/>
          <w:br w:type="page"/>
        </w:r>
      </w:ins>
    </w:p>
    <w:p w14:paraId="495E725E" w14:textId="77777777" w:rsidR="000C6DA8" w:rsidRPr="001955DF" w:rsidRDefault="000C6DA8" w:rsidP="000C6DA8">
      <w:pPr>
        <w:rPr>
          <w:ins w:id="1617" w:author="Fabienne Schmaus" w:date="2026-04-30T17:37:00Z" w16du:dateUtc="2026-04-30T15:37:00Z"/>
          <w:rFonts w:cstheme="minorHAnsi"/>
        </w:rPr>
      </w:pPr>
      <w:ins w:id="1618" w:author="Fabienne Schmaus" w:date="2026-04-30T17:37:00Z" w16du:dateUtc="2026-04-30T15:37:00Z">
        <w:r w:rsidRPr="001955DF">
          <w:rPr>
            <w:rFonts w:cstheme="minorHAnsi"/>
            <w:highlight w:val="yellow"/>
          </w:rPr>
          <w:lastRenderedPageBreak/>
          <w:t xml:space="preserve">((Seite </w:t>
        </w:r>
        <w:r w:rsidRPr="0013787D">
          <w:rPr>
            <w:rFonts w:cstheme="minorHAnsi"/>
            <w:highlight w:val="yellow"/>
          </w:rPr>
          <w:t>xx</w:t>
        </w:r>
        <w:r w:rsidRPr="001955DF">
          <w:rPr>
            <w:rFonts w:cstheme="minorHAnsi"/>
            <w:highlight w:val="yellow"/>
          </w:rPr>
          <w:t>))</w:t>
        </w:r>
      </w:ins>
    </w:p>
    <w:p w14:paraId="47565FFB" w14:textId="40DBC41A" w:rsidR="000C6DA8" w:rsidRDefault="000C6DA8" w:rsidP="000C6DA8">
      <w:pPr>
        <w:rPr>
          <w:rFonts w:cstheme="minorHAnsi"/>
          <w:b/>
          <w:bCs/>
        </w:rPr>
      </w:pPr>
      <w:ins w:id="1619" w:author="Fabienne Schmaus" w:date="2026-04-30T17:37:00Z" w16du:dateUtc="2026-04-30T15:37:00Z">
        <w:r w:rsidRPr="00253182">
          <w:rPr>
            <w:rFonts w:cstheme="minorHAnsi"/>
            <w:b/>
            <w:bCs/>
            <w:sz w:val="24"/>
            <w:szCs w:val="24"/>
          </w:rPr>
          <w:t xml:space="preserve">Arbeitsblatt </w:t>
        </w:r>
        <w:r>
          <w:rPr>
            <w:rFonts w:cstheme="minorHAnsi"/>
            <w:b/>
            <w:bCs/>
            <w:sz w:val="24"/>
            <w:szCs w:val="24"/>
          </w:rPr>
          <w:t>3</w:t>
        </w:r>
      </w:ins>
      <w:ins w:id="1620" w:author="Fabienne Schmaus" w:date="2026-05-04T09:37:00Z" w16du:dateUtc="2026-05-04T07:37:00Z">
        <w:r>
          <w:rPr>
            <w:rFonts w:cstheme="minorHAnsi"/>
            <w:b/>
            <w:bCs/>
            <w:sz w:val="24"/>
            <w:szCs w:val="24"/>
          </w:rPr>
          <w:t>A</w:t>
        </w:r>
      </w:ins>
      <w:ins w:id="1621" w:author="Fabienne Schmaus" w:date="2026-04-30T17:37:00Z" w16du:dateUtc="2026-04-30T15:37:00Z">
        <w:r w:rsidRPr="00253182">
          <w:rPr>
            <w:rFonts w:cstheme="minorHAnsi"/>
            <w:b/>
            <w:bCs/>
            <w:sz w:val="24"/>
            <w:szCs w:val="24"/>
          </w:rPr>
          <w:br/>
        </w:r>
        <w:r w:rsidRPr="00253182">
          <w:rPr>
            <w:rFonts w:cstheme="minorHAnsi"/>
            <w:sz w:val="24"/>
            <w:szCs w:val="24"/>
          </w:rPr>
          <w:t>Fallbeispiele</w:t>
        </w:r>
      </w:ins>
      <w:r>
        <w:rPr>
          <w:rFonts w:cstheme="minorHAnsi"/>
          <w:sz w:val="24"/>
          <w:szCs w:val="24"/>
        </w:rPr>
        <w:br/>
      </w:r>
    </w:p>
    <w:tbl>
      <w:tblPr>
        <w:tblStyle w:val="Tabellenraster"/>
        <w:tblW w:w="0" w:type="auto"/>
        <w:tblBorders>
          <w:insideH w:val="none" w:sz="0" w:space="0" w:color="auto"/>
          <w:insideV w:val="none" w:sz="0" w:space="0" w:color="auto"/>
        </w:tblBorders>
        <w:tblLook w:val="04A0" w:firstRow="1" w:lastRow="0" w:firstColumn="1" w:lastColumn="0" w:noHBand="0" w:noVBand="1"/>
        <w:tblPrChange w:id="1622" w:author="Fabienne Schmaus" w:date="2026-05-04T09:27:00Z" w16du:dateUtc="2026-05-04T07:27:00Z">
          <w:tblPr>
            <w:tblStyle w:val="Tabellenraster"/>
            <w:tblW w:w="0" w:type="auto"/>
            <w:tblBorders>
              <w:insideH w:val="none" w:sz="0" w:space="0" w:color="auto"/>
              <w:insideV w:val="none" w:sz="0" w:space="0" w:color="auto"/>
            </w:tblBorders>
            <w:tblLook w:val="04A0" w:firstRow="1" w:lastRow="0" w:firstColumn="1" w:lastColumn="0" w:noHBand="0" w:noVBand="1"/>
          </w:tblPr>
        </w:tblPrChange>
      </w:tblPr>
      <w:tblGrid>
        <w:gridCol w:w="10456"/>
        <w:tblGridChange w:id="1623">
          <w:tblGrid>
            <w:gridCol w:w="10456"/>
          </w:tblGrid>
        </w:tblGridChange>
      </w:tblGrid>
      <w:tr w:rsidR="000C6DA8" w14:paraId="7A0BAC7D" w14:textId="77777777" w:rsidTr="001955DF">
        <w:tc>
          <w:tcPr>
            <w:tcW w:w="10456" w:type="dxa"/>
            <w:tcBorders>
              <w:bottom w:val="single" w:sz="4" w:space="0" w:color="auto"/>
            </w:tcBorders>
            <w:tcPrChange w:id="1624" w:author="Fabienne Schmaus" w:date="2026-05-04T09:27:00Z" w16du:dateUtc="2026-05-04T07:27:00Z">
              <w:tcPr>
                <w:tcW w:w="10456" w:type="dxa"/>
              </w:tcPr>
            </w:tcPrChange>
          </w:tcPr>
          <w:p w14:paraId="57AD063C" w14:textId="77777777" w:rsidR="000C6DA8" w:rsidRDefault="000C6DA8" w:rsidP="001955DF">
            <w:pPr>
              <w:spacing w:line="276" w:lineRule="auto"/>
              <w:rPr>
                <w:ins w:id="1625" w:author="Fabienne Schmaus" w:date="2026-05-04T09:29:00Z" w16du:dateUtc="2026-05-04T07:29:00Z"/>
                <w:rFonts w:cstheme="minorHAnsi"/>
                <w:b/>
                <w:bCs/>
              </w:rPr>
            </w:pPr>
            <w:del w:id="1626" w:author="Fabienne Schmaus" w:date="2026-05-04T09:22:00Z" w16du:dateUtc="2026-05-04T07:22:00Z">
              <w:r w:rsidRPr="0013787D" w:rsidDel="00714487">
                <w:rPr>
                  <w:rFonts w:cstheme="minorHAnsi"/>
                  <w:b/>
                  <w:bCs/>
                </w:rPr>
                <w:delText>Arbeitsblatt 3a –</w:delText>
              </w:r>
            </w:del>
            <w:ins w:id="1627" w:author="Fabienne Schmaus" w:date="2026-05-04T09:22:00Z" w16du:dateUtc="2026-05-04T07:22:00Z">
              <w:r>
                <w:rPr>
                  <w:rFonts w:cstheme="minorHAnsi"/>
                  <w:b/>
                  <w:bCs/>
                </w:rPr>
                <w:t>I.</w:t>
              </w:r>
            </w:ins>
            <w:r w:rsidRPr="0013787D">
              <w:rPr>
                <w:rFonts w:cstheme="minorHAnsi"/>
                <w:b/>
                <w:bCs/>
              </w:rPr>
              <w:t xml:space="preserve"> Fallbeispiel „Immer die perfekten Fotos“</w:t>
            </w:r>
          </w:p>
          <w:p w14:paraId="23D514C6" w14:textId="77777777" w:rsidR="000C6DA8" w:rsidRPr="000C6DA8" w:rsidDel="0013787D" w:rsidRDefault="000C6DA8" w:rsidP="001955DF">
            <w:pPr>
              <w:spacing w:line="276" w:lineRule="auto"/>
              <w:rPr>
                <w:del w:id="1628" w:author="Fabienne Schmaus" w:date="2026-04-30T17:37:00Z" w16du:dateUtc="2026-04-30T15:37:00Z"/>
                <w:rFonts w:cstheme="minorHAnsi"/>
                <w:b/>
                <w:bCs/>
                <w:rPrChange w:id="1629" w:author="Fabienne Schmaus" w:date="2026-05-04T09:29:00Z" w16du:dateUtc="2026-05-04T07:29:00Z">
                  <w:rPr>
                    <w:del w:id="1630" w:author="Fabienne Schmaus" w:date="2026-04-30T17:37:00Z" w16du:dateUtc="2026-04-30T15:37:00Z"/>
                    <w:rFonts w:cstheme="minorHAnsi"/>
                  </w:rPr>
                </w:rPrChange>
              </w:rPr>
            </w:pPr>
            <w:del w:id="1631" w:author="Fabienne Schmaus" w:date="2026-05-04T09:29:00Z" w16du:dateUtc="2026-05-04T07:29:00Z">
              <w:r w:rsidRPr="0013787D" w:rsidDel="000C6DA8">
                <w:rPr>
                  <w:rFonts w:cstheme="minorHAnsi"/>
                  <w:b/>
                  <w:bCs/>
                </w:rPr>
                <w:br/>
              </w:r>
            </w:del>
          </w:p>
          <w:p w14:paraId="408AB5C3" w14:textId="77777777" w:rsidR="000C6DA8" w:rsidRPr="000C6DA8" w:rsidDel="00714487" w:rsidRDefault="000C6DA8" w:rsidP="000C6DA8">
            <w:pPr>
              <w:spacing w:line="276" w:lineRule="auto"/>
              <w:rPr>
                <w:del w:id="1632" w:author="Fabienne Schmaus" w:date="2026-05-04T09:23:00Z" w16du:dateUtc="2026-05-04T07:23:00Z"/>
                <w:rFonts w:cstheme="minorHAnsi"/>
                <w:b/>
                <w:bCs/>
                <w:rPrChange w:id="1633" w:author="Fabienne Schmaus" w:date="2026-05-04T09:29:00Z" w16du:dateUtc="2026-05-04T07:29:00Z">
                  <w:rPr>
                    <w:del w:id="1634" w:author="Fabienne Schmaus" w:date="2026-05-04T09:23:00Z" w16du:dateUtc="2026-05-04T07:23:00Z"/>
                    <w:rFonts w:cstheme="minorHAnsi"/>
                  </w:rPr>
                </w:rPrChange>
              </w:rPr>
            </w:pPr>
            <w:del w:id="1635" w:author="Fabienne Schmaus" w:date="2026-05-04T09:23:00Z" w16du:dateUtc="2026-05-04T07:23:00Z">
              <w:r w:rsidRPr="000C6DA8" w:rsidDel="00714487">
                <w:rPr>
                  <w:rFonts w:cstheme="minorHAnsi"/>
                  <w:b/>
                  <w:bCs/>
                  <w:rPrChange w:id="1636" w:author="Fabienne Schmaus" w:date="2026-05-04T09:29:00Z" w16du:dateUtc="2026-05-04T07:29:00Z">
                    <w:rPr>
                      <w:rFonts w:cstheme="minorHAnsi"/>
                    </w:rPr>
                  </w:rPrChange>
                </w:rPr>
                <w:delText>Die Geschichte</w:delText>
              </w:r>
            </w:del>
          </w:p>
          <w:p w14:paraId="246BDEC5" w14:textId="77777777" w:rsidR="000C6DA8" w:rsidRPr="000C6DA8" w:rsidRDefault="000C6DA8" w:rsidP="001955DF">
            <w:pPr>
              <w:spacing w:line="276" w:lineRule="auto"/>
              <w:rPr>
                <w:rFonts w:cstheme="minorHAnsi"/>
              </w:rPr>
            </w:pPr>
            <w:commentRangeStart w:id="1637"/>
            <w:commentRangeStart w:id="1638"/>
            <w:r w:rsidRPr="000C6DA8">
              <w:rPr>
                <w:rFonts w:cstheme="minorHAnsi"/>
                <w:b/>
                <w:bCs/>
                <w:rPrChange w:id="1639" w:author="Fabienne Schmaus" w:date="2026-05-04T09:29:00Z" w16du:dateUtc="2026-05-04T07:29:00Z">
                  <w:rPr>
                    <w:rFonts w:cstheme="minorHAnsi"/>
                  </w:rPr>
                </w:rPrChange>
              </w:rPr>
              <w:t>Mia</w:t>
            </w:r>
            <w:r w:rsidRPr="000C6DA8">
              <w:rPr>
                <w:rFonts w:cstheme="minorHAnsi"/>
              </w:rPr>
              <w:t xml:space="preserve"> </w:t>
            </w:r>
            <w:commentRangeEnd w:id="1637"/>
            <w:r w:rsidRPr="000C6DA8">
              <w:rPr>
                <w:rStyle w:val="Kommentarzeichen"/>
                <w:rFonts w:cstheme="minorHAnsi"/>
                <w:sz w:val="22"/>
                <w:szCs w:val="22"/>
              </w:rPr>
              <w:commentReference w:id="1637"/>
            </w:r>
            <w:commentRangeEnd w:id="1638"/>
            <w:r w:rsidRPr="000C6DA8">
              <w:rPr>
                <w:rStyle w:val="Kommentarzeichen"/>
                <w:rFonts w:cstheme="minorHAnsi"/>
                <w:sz w:val="22"/>
                <w:szCs w:val="22"/>
              </w:rPr>
              <w:commentReference w:id="1638"/>
            </w:r>
            <w:r w:rsidRPr="000C6DA8">
              <w:rPr>
                <w:rFonts w:cstheme="minorHAnsi"/>
              </w:rPr>
              <w:t>ist 14 und verbringt nach der Schule täglich etwa eine Stunde auf Instagram. Sie folgt vor allem Gleichaltrigen und einigen älteren Jugendlichen, die Sport machen, reisen oder einfach gut aussehen. Ihre eigene Schule, ihr eigenes Zimmer, ihr eigener Alltag fühlen sich im Vergleich gerade ziemlich unaufregend an.</w:t>
            </w:r>
          </w:p>
          <w:p w14:paraId="594DF8BE" w14:textId="77777777" w:rsidR="000C6DA8" w:rsidRPr="000C6DA8" w:rsidRDefault="000C6DA8" w:rsidP="001955DF">
            <w:pPr>
              <w:spacing w:line="276" w:lineRule="auto"/>
              <w:rPr>
                <w:rFonts w:cstheme="minorHAnsi"/>
              </w:rPr>
            </w:pPr>
            <w:r w:rsidRPr="000C6DA8">
              <w:rPr>
                <w:rFonts w:cstheme="minorHAnsi"/>
              </w:rPr>
              <w:t xml:space="preserve">Letzte Woche hat sie drei neue Profile entdeckt – alle zeigen Mädchen in ihrem Alter: perfekte Haut, perfekte Outfits, perfekte Urlaubsfotos. Mia weiß, dass diese Fotos wahrscheinlich gefiltert und sorgfältig ausgewählt sind. Aber trotzdem fragt sie sich abends: </w:t>
            </w:r>
            <w:r w:rsidRPr="000C6DA8">
              <w:rPr>
                <w:rFonts w:cstheme="minorHAnsi"/>
                <w:rPrChange w:id="1640" w:author="Fabienne Schmaus" w:date="2026-05-04T09:26:00Z" w16du:dateUtc="2026-05-04T07:26:00Z">
                  <w:rPr>
                    <w:rFonts w:cstheme="minorHAnsi"/>
                    <w:i/>
                    <w:iCs/>
                  </w:rPr>
                </w:rPrChange>
              </w:rPr>
              <w:t>„Warum sehe ich nie so aus? Warum passiert mir nie so was</w:t>
            </w:r>
            <w:del w:id="1641" w:author="Fabienne Schmaus" w:date="2026-05-04T09:23:00Z" w16du:dateUtc="2026-05-04T07:23:00Z">
              <w:r w:rsidRPr="000C6DA8" w:rsidDel="00714487">
                <w:rPr>
                  <w:rFonts w:cstheme="minorHAnsi"/>
                  <w:rPrChange w:id="1642" w:author="Fabienne Schmaus" w:date="2026-05-04T09:26:00Z" w16du:dateUtc="2026-05-04T07:26:00Z">
                    <w:rPr>
                      <w:rFonts w:cstheme="minorHAnsi"/>
                      <w:i/>
                      <w:iCs/>
                    </w:rPr>
                  </w:rPrChange>
                </w:rPr>
                <w:delText>?"</w:delText>
              </w:r>
            </w:del>
            <w:ins w:id="1643" w:author="Fabienne Schmaus" w:date="2026-05-04T09:23:00Z" w16du:dateUtc="2026-05-04T07:23:00Z">
              <w:r w:rsidRPr="000C6DA8">
                <w:rPr>
                  <w:rFonts w:cstheme="minorHAnsi"/>
                  <w:rPrChange w:id="1644" w:author="Fabienne Schmaus" w:date="2026-05-04T09:26:00Z" w16du:dateUtc="2026-05-04T07:26:00Z">
                    <w:rPr>
                      <w:rFonts w:cstheme="minorHAnsi"/>
                      <w:i/>
                      <w:iCs/>
                    </w:rPr>
                  </w:rPrChange>
                </w:rPr>
                <w:t>?“</w:t>
              </w:r>
            </w:ins>
          </w:p>
          <w:p w14:paraId="1F4C6E50" w14:textId="77777777" w:rsidR="000C6DA8" w:rsidRPr="000C6DA8" w:rsidRDefault="000C6DA8" w:rsidP="001955DF">
            <w:pPr>
              <w:spacing w:line="276" w:lineRule="auto"/>
              <w:rPr>
                <w:rFonts w:cstheme="minorHAnsi"/>
              </w:rPr>
            </w:pPr>
            <w:r w:rsidRPr="000C6DA8">
              <w:rPr>
                <w:rFonts w:cstheme="minorHAnsi"/>
              </w:rPr>
              <w:t>Sie hat sich vorgenommen, weniger zu scrollen. Aber nach zwei Tagen hat sie wieder angefangen.</w:t>
            </w:r>
          </w:p>
          <w:p w14:paraId="5230AC02" w14:textId="77777777" w:rsidR="000C6DA8" w:rsidRPr="000C6DA8" w:rsidDel="000C6DA8" w:rsidRDefault="000C6DA8" w:rsidP="001955DF">
            <w:pPr>
              <w:spacing w:line="276" w:lineRule="auto"/>
              <w:rPr>
                <w:del w:id="1645" w:author="Fabienne Schmaus" w:date="2026-05-04T09:26:00Z" w16du:dateUtc="2026-05-04T07:26:00Z"/>
                <w:rFonts w:cstheme="minorHAnsi"/>
                <w:b/>
                <w:bCs/>
                <w:sz w:val="12"/>
                <w:szCs w:val="12"/>
                <w:rPrChange w:id="1646" w:author="Fabienne Schmaus" w:date="2026-05-04T09:27:00Z" w16du:dateUtc="2026-05-04T07:27:00Z">
                  <w:rPr>
                    <w:del w:id="1647" w:author="Fabienne Schmaus" w:date="2026-05-04T09:26:00Z" w16du:dateUtc="2026-05-04T07:26:00Z"/>
                    <w:rFonts w:cstheme="minorHAnsi"/>
                    <w:b/>
                    <w:bCs/>
                  </w:rPr>
                </w:rPrChange>
              </w:rPr>
            </w:pPr>
            <w:del w:id="1648" w:author="Fabienne Schmaus" w:date="2026-05-04T09:26:00Z" w16du:dateUtc="2026-05-04T07:26:00Z">
              <w:r w:rsidRPr="000C6DA8" w:rsidDel="000C6DA8">
                <w:rPr>
                  <w:rFonts w:cstheme="minorHAnsi"/>
                  <w:b/>
                  <w:bCs/>
                  <w:sz w:val="12"/>
                  <w:szCs w:val="12"/>
                  <w:rPrChange w:id="1649" w:author="Fabienne Schmaus" w:date="2026-05-04T09:27:00Z" w16du:dateUtc="2026-05-04T07:27:00Z">
                    <w:rPr>
                      <w:rFonts w:cstheme="minorHAnsi"/>
                      <w:b/>
                      <w:bCs/>
                    </w:rPr>
                  </w:rPrChange>
                </w:rPr>
                <w:delText>Aufgabe</w:delText>
              </w:r>
            </w:del>
          </w:p>
          <w:p w14:paraId="3043A45D" w14:textId="77777777" w:rsidR="000C6DA8" w:rsidRPr="000C6DA8" w:rsidRDefault="000C6DA8" w:rsidP="001955DF">
            <w:pPr>
              <w:spacing w:line="276" w:lineRule="auto"/>
              <w:rPr>
                <w:ins w:id="1650" w:author="Fabienne Schmaus" w:date="2026-05-04T09:26:00Z" w16du:dateUtc="2026-05-04T07:26:00Z"/>
                <w:rFonts w:cstheme="minorHAnsi"/>
                <w:sz w:val="12"/>
                <w:szCs w:val="12"/>
                <w:rPrChange w:id="1651" w:author="Fabienne Schmaus" w:date="2026-05-04T09:27:00Z" w16du:dateUtc="2026-05-04T07:27:00Z">
                  <w:rPr>
                    <w:ins w:id="1652" w:author="Fabienne Schmaus" w:date="2026-05-04T09:26:00Z" w16du:dateUtc="2026-05-04T07:26:00Z"/>
                    <w:rFonts w:cstheme="minorHAnsi"/>
                  </w:rPr>
                </w:rPrChange>
              </w:rPr>
            </w:pPr>
          </w:p>
          <w:p w14:paraId="2E05633F" w14:textId="77777777" w:rsidR="000C6DA8" w:rsidRPr="000C6DA8" w:rsidRDefault="000C6DA8" w:rsidP="001955DF">
            <w:pPr>
              <w:spacing w:line="276" w:lineRule="auto"/>
              <w:rPr>
                <w:rFonts w:cstheme="minorHAnsi"/>
                <w:i/>
                <w:iCs/>
                <w:rPrChange w:id="1653" w:author="Fabienne Schmaus" w:date="2026-05-04T09:26:00Z" w16du:dateUtc="2026-05-04T07:26:00Z">
                  <w:rPr>
                    <w:rFonts w:cstheme="minorHAnsi"/>
                  </w:rPr>
                </w:rPrChange>
              </w:rPr>
            </w:pPr>
            <w:r w:rsidRPr="000C6DA8">
              <w:rPr>
                <w:rFonts w:cstheme="minorHAnsi"/>
                <w:i/>
                <w:iCs/>
                <w:rPrChange w:id="1654" w:author="Fabienne Schmaus" w:date="2026-05-04T09:26:00Z" w16du:dateUtc="2026-05-04T07:26:00Z">
                  <w:rPr>
                    <w:rFonts w:cstheme="minorHAnsi"/>
                  </w:rPr>
                </w:rPrChange>
              </w:rPr>
              <w:t>Lest die Geschichte und bearbeitet die folgenden Fragen gemeinsam in eurer Gruppe.</w:t>
            </w:r>
          </w:p>
          <w:p w14:paraId="1FBD2B1A" w14:textId="77777777" w:rsidR="000C6DA8" w:rsidRPr="0013787D" w:rsidDel="000C6DA8" w:rsidRDefault="000C6DA8">
            <w:pPr>
              <w:tabs>
                <w:tab w:val="num" w:pos="316"/>
              </w:tabs>
              <w:spacing w:line="276" w:lineRule="auto"/>
              <w:ind w:left="316" w:hanging="284"/>
              <w:rPr>
                <w:del w:id="1655" w:author="Fabienne Schmaus" w:date="2026-05-04T09:26:00Z" w16du:dateUtc="2026-05-04T07:26:00Z"/>
                <w:rFonts w:cstheme="minorHAnsi"/>
              </w:rPr>
              <w:pPrChange w:id="1656" w:author="Fabienne Schmaus" w:date="2026-05-04T09:26:00Z" w16du:dateUtc="2026-05-04T07:26:00Z">
                <w:pPr>
                  <w:spacing w:line="276" w:lineRule="auto"/>
                </w:pPr>
              </w:pPrChange>
            </w:pPr>
            <w:del w:id="1657" w:author="Fabienne Schmaus" w:date="2026-05-04T09:26:00Z" w16du:dateUtc="2026-05-04T07:26:00Z">
              <w:r w:rsidRPr="0013787D" w:rsidDel="000C6DA8">
                <w:rPr>
                  <w:rFonts w:cstheme="minorHAnsi"/>
                  <w:b/>
                  <w:bCs/>
                </w:rPr>
                <w:delText>Fragen für alle:</w:delText>
              </w:r>
            </w:del>
          </w:p>
          <w:p w14:paraId="372B354D" w14:textId="77777777" w:rsidR="000C6DA8" w:rsidRPr="0013787D" w:rsidRDefault="000C6DA8">
            <w:pPr>
              <w:numPr>
                <w:ilvl w:val="0"/>
                <w:numId w:val="61"/>
              </w:numPr>
              <w:tabs>
                <w:tab w:val="clear" w:pos="720"/>
                <w:tab w:val="num" w:pos="316"/>
              </w:tabs>
              <w:spacing w:line="276" w:lineRule="auto"/>
              <w:ind w:left="316" w:hanging="284"/>
              <w:rPr>
                <w:rFonts w:cstheme="minorHAnsi"/>
              </w:rPr>
              <w:pPrChange w:id="1658" w:author="Fabienne Schmaus" w:date="2026-05-04T09:26:00Z" w16du:dateUtc="2026-05-04T07:26:00Z">
                <w:pPr>
                  <w:numPr>
                    <w:numId w:val="61"/>
                  </w:numPr>
                  <w:tabs>
                    <w:tab w:val="num" w:pos="720"/>
                  </w:tabs>
                  <w:spacing w:line="276" w:lineRule="auto"/>
                  <w:ind w:left="720" w:hanging="360"/>
                </w:pPr>
              </w:pPrChange>
            </w:pPr>
            <w:r w:rsidRPr="0013787D">
              <w:rPr>
                <w:rFonts w:cstheme="minorHAnsi"/>
              </w:rPr>
              <w:t>Was beschäftigt Mia? Beschreibt in eigenen Worten, was in ihr vorgeht.</w:t>
            </w:r>
          </w:p>
          <w:p w14:paraId="0FA88EF0" w14:textId="77777777" w:rsidR="000C6DA8" w:rsidRPr="0013787D" w:rsidRDefault="000C6DA8">
            <w:pPr>
              <w:numPr>
                <w:ilvl w:val="0"/>
                <w:numId w:val="61"/>
              </w:numPr>
              <w:tabs>
                <w:tab w:val="clear" w:pos="720"/>
                <w:tab w:val="num" w:pos="316"/>
              </w:tabs>
              <w:spacing w:line="276" w:lineRule="auto"/>
              <w:ind w:left="316" w:hanging="284"/>
              <w:rPr>
                <w:rFonts w:cstheme="minorHAnsi"/>
              </w:rPr>
              <w:pPrChange w:id="1659" w:author="Fabienne Schmaus" w:date="2026-05-04T09:26:00Z" w16du:dateUtc="2026-05-04T07:26:00Z">
                <w:pPr>
                  <w:numPr>
                    <w:numId w:val="61"/>
                  </w:numPr>
                  <w:tabs>
                    <w:tab w:val="num" w:pos="720"/>
                  </w:tabs>
                  <w:spacing w:line="276" w:lineRule="auto"/>
                  <w:ind w:left="720" w:hanging="360"/>
                </w:pPr>
              </w:pPrChange>
            </w:pPr>
            <w:r w:rsidRPr="0013787D">
              <w:rPr>
                <w:rFonts w:cstheme="minorHAnsi"/>
              </w:rPr>
              <w:t>Mia weiß, dass die Fotos bearbeitet sind – und fühlt sich trotzdem schlecht. Wie kann das sein?</w:t>
            </w:r>
          </w:p>
          <w:p w14:paraId="508036FF" w14:textId="77777777" w:rsidR="000C6DA8" w:rsidRPr="0013787D" w:rsidRDefault="000C6DA8">
            <w:pPr>
              <w:numPr>
                <w:ilvl w:val="0"/>
                <w:numId w:val="61"/>
              </w:numPr>
              <w:tabs>
                <w:tab w:val="clear" w:pos="720"/>
                <w:tab w:val="num" w:pos="316"/>
              </w:tabs>
              <w:spacing w:line="276" w:lineRule="auto"/>
              <w:ind w:left="316" w:hanging="284"/>
              <w:rPr>
                <w:rFonts w:cstheme="minorHAnsi"/>
              </w:rPr>
              <w:pPrChange w:id="1660" w:author="Fabienne Schmaus" w:date="2026-05-04T09:26:00Z" w16du:dateUtc="2026-05-04T07:26:00Z">
                <w:pPr>
                  <w:numPr>
                    <w:numId w:val="61"/>
                  </w:numPr>
                  <w:tabs>
                    <w:tab w:val="num" w:pos="720"/>
                  </w:tabs>
                  <w:spacing w:line="276" w:lineRule="auto"/>
                  <w:ind w:left="720" w:hanging="360"/>
                </w:pPr>
              </w:pPrChange>
            </w:pPr>
            <w:r w:rsidRPr="0013787D">
              <w:rPr>
                <w:rFonts w:cstheme="minorHAnsi"/>
              </w:rPr>
              <w:t xml:space="preserve">Was könnte Mia helfen? Entwickelt </w:t>
            </w:r>
            <w:r w:rsidRPr="0013787D">
              <w:rPr>
                <w:rFonts w:cstheme="minorHAnsi"/>
                <w:b/>
                <w:bCs/>
              </w:rPr>
              <w:t>mindestens drei</w:t>
            </w:r>
            <w:r w:rsidRPr="0013787D">
              <w:rPr>
                <w:rFonts w:cstheme="minorHAnsi"/>
              </w:rPr>
              <w:t xml:space="preserve"> konkrete Möglichkeiten.</w:t>
            </w:r>
          </w:p>
          <w:p w14:paraId="3598F375" w14:textId="77777777" w:rsidR="000C6DA8" w:rsidRPr="0013787D" w:rsidDel="000C6DA8" w:rsidRDefault="000C6DA8" w:rsidP="001955DF">
            <w:pPr>
              <w:spacing w:line="276" w:lineRule="auto"/>
              <w:rPr>
                <w:del w:id="1661" w:author="Fabienne Schmaus" w:date="2026-05-04T09:34:00Z" w16du:dateUtc="2026-05-04T07:34:00Z"/>
                <w:rFonts w:cstheme="minorHAnsi"/>
              </w:rPr>
            </w:pPr>
          </w:p>
          <w:p w14:paraId="47C0A4FF" w14:textId="77777777" w:rsidR="000C6DA8" w:rsidRPr="0013787D" w:rsidDel="000C6DA8" w:rsidRDefault="000C6DA8" w:rsidP="001955DF">
            <w:pPr>
              <w:spacing w:line="276" w:lineRule="auto"/>
              <w:rPr>
                <w:del w:id="1662" w:author="Fabienne Schmaus" w:date="2026-05-04T09:34:00Z" w16du:dateUtc="2026-05-04T07:34:00Z"/>
                <w:rFonts w:cstheme="minorHAnsi"/>
                <w:b/>
                <w:bCs/>
              </w:rPr>
            </w:pPr>
            <w:del w:id="1663" w:author="Fabienne Schmaus" w:date="2026-05-04T09:34:00Z" w16du:dateUtc="2026-05-04T07:34:00Z">
              <w:r w:rsidRPr="0013787D" w:rsidDel="000C6DA8">
                <w:rPr>
                  <w:rFonts w:cstheme="minorHAnsi"/>
                  <w:b/>
                  <w:bCs/>
                </w:rPr>
                <w:delText>Für die Kurzvorstellung im Plenum</w:delText>
              </w:r>
            </w:del>
          </w:p>
          <w:p w14:paraId="4486AE24" w14:textId="77777777" w:rsidR="000C6DA8" w:rsidRPr="0013787D" w:rsidDel="000C6DA8" w:rsidRDefault="000C6DA8" w:rsidP="001955DF">
            <w:pPr>
              <w:spacing w:line="276" w:lineRule="auto"/>
              <w:rPr>
                <w:del w:id="1664" w:author="Fabienne Schmaus" w:date="2026-05-04T09:34:00Z" w16du:dateUtc="2026-05-04T07:34:00Z"/>
                <w:rFonts w:cstheme="minorHAnsi"/>
              </w:rPr>
            </w:pPr>
            <w:del w:id="1665" w:author="Fabienne Schmaus" w:date="2026-05-04T09:34:00Z" w16du:dateUtc="2026-05-04T07:34:00Z">
              <w:r w:rsidRPr="0013787D" w:rsidDel="000C6DA8">
                <w:rPr>
                  <w:rFonts w:cstheme="minorHAnsi"/>
                </w:rPr>
                <w:delText xml:space="preserve">Bereitet eine </w:delText>
              </w:r>
              <w:r w:rsidRPr="0013787D" w:rsidDel="000C6DA8">
                <w:rPr>
                  <w:rFonts w:cstheme="minorHAnsi"/>
                  <w:b/>
                  <w:bCs/>
                </w:rPr>
                <w:delText>2-Minuten-Zusammenfassung</w:delText>
              </w:r>
              <w:r w:rsidRPr="0013787D" w:rsidDel="000C6DA8">
                <w:rPr>
                  <w:rFonts w:cstheme="minorHAnsi"/>
                </w:rPr>
                <w:delText xml:space="preserve"> vor:</w:delText>
              </w:r>
            </w:del>
          </w:p>
          <w:p w14:paraId="7DD37D4E" w14:textId="77777777" w:rsidR="000C6DA8" w:rsidRPr="0013787D" w:rsidDel="000C6DA8" w:rsidRDefault="000C6DA8" w:rsidP="001955DF">
            <w:pPr>
              <w:numPr>
                <w:ilvl w:val="0"/>
                <w:numId w:val="63"/>
              </w:numPr>
              <w:spacing w:line="276" w:lineRule="auto"/>
              <w:rPr>
                <w:del w:id="1666" w:author="Fabienne Schmaus" w:date="2026-05-04T09:34:00Z" w16du:dateUtc="2026-05-04T07:34:00Z"/>
                <w:rFonts w:cstheme="minorHAnsi"/>
              </w:rPr>
            </w:pPr>
            <w:del w:id="1667" w:author="Fabienne Schmaus" w:date="2026-05-04T09:34:00Z" w16du:dateUtc="2026-05-04T07:34:00Z">
              <w:r w:rsidRPr="0013787D" w:rsidDel="000C6DA8">
                <w:rPr>
                  <w:rFonts w:cstheme="minorHAnsi"/>
                </w:rPr>
                <w:delText>Was passiert in der Geschichte?</w:delText>
              </w:r>
            </w:del>
          </w:p>
          <w:p w14:paraId="357B1E8F" w14:textId="77777777" w:rsidR="000C6DA8" w:rsidRPr="0013787D" w:rsidDel="000C6DA8" w:rsidRDefault="000C6DA8" w:rsidP="001955DF">
            <w:pPr>
              <w:numPr>
                <w:ilvl w:val="0"/>
                <w:numId w:val="63"/>
              </w:numPr>
              <w:spacing w:line="276" w:lineRule="auto"/>
              <w:rPr>
                <w:del w:id="1668" w:author="Fabienne Schmaus" w:date="2026-05-04T09:34:00Z" w16du:dateUtc="2026-05-04T07:34:00Z"/>
                <w:rFonts w:cstheme="minorHAnsi"/>
              </w:rPr>
            </w:pPr>
            <w:del w:id="1669" w:author="Fabienne Schmaus" w:date="2026-05-04T09:34:00Z" w16du:dateUtc="2026-05-04T07:34:00Z">
              <w:r w:rsidRPr="0013787D" w:rsidDel="000C6DA8">
                <w:rPr>
                  <w:rFonts w:cstheme="minorHAnsi"/>
                </w:rPr>
                <w:delText>Was beschäftigt die Person?</w:delText>
              </w:r>
            </w:del>
          </w:p>
          <w:p w14:paraId="51BFF2A4" w14:textId="5D6E462F" w:rsidR="000C6DA8" w:rsidRPr="007B59A2" w:rsidDel="000C6DA8" w:rsidRDefault="000C6DA8" w:rsidP="007B59A2">
            <w:pPr>
              <w:numPr>
                <w:ilvl w:val="0"/>
                <w:numId w:val="63"/>
              </w:numPr>
              <w:spacing w:line="276" w:lineRule="auto"/>
              <w:rPr>
                <w:del w:id="1670" w:author="Fabienne Schmaus" w:date="2026-05-04T09:27:00Z" w16du:dateUtc="2026-05-04T07:27:00Z"/>
                <w:rFonts w:cstheme="minorHAnsi"/>
              </w:rPr>
            </w:pPr>
            <w:del w:id="1671" w:author="Fabienne Schmaus" w:date="2026-05-04T09:34:00Z" w16du:dateUtc="2026-05-04T07:34:00Z">
              <w:r w:rsidRPr="0013787D" w:rsidDel="000C6DA8">
                <w:rPr>
                  <w:rFonts w:cstheme="minorHAnsi"/>
                </w:rPr>
                <w:delText>Was könnte helfen?</w:delText>
              </w:r>
            </w:del>
          </w:p>
          <w:p w14:paraId="4BCC5CA9" w14:textId="77777777" w:rsidR="000C6DA8" w:rsidRPr="000C6DA8" w:rsidRDefault="000C6DA8">
            <w:pPr>
              <w:spacing w:line="276" w:lineRule="auto"/>
              <w:ind w:left="720"/>
              <w:rPr>
                <w:rFonts w:cstheme="minorHAnsi"/>
                <w:b/>
                <w:bCs/>
              </w:rPr>
              <w:pPrChange w:id="1672" w:author="Fabienne Schmaus" w:date="2026-05-04T09:27:00Z" w16du:dateUtc="2026-05-04T07:27:00Z">
                <w:pPr>
                  <w:spacing w:line="276" w:lineRule="auto"/>
                </w:pPr>
              </w:pPrChange>
            </w:pPr>
          </w:p>
        </w:tc>
      </w:tr>
      <w:tr w:rsidR="000C6DA8" w14:paraId="66F4CAB8" w14:textId="77777777" w:rsidTr="001955DF">
        <w:trPr>
          <w:ins w:id="1673" w:author="Fabienne Schmaus" w:date="2026-05-04T09:27:00Z"/>
        </w:trPr>
        <w:tc>
          <w:tcPr>
            <w:tcW w:w="10456" w:type="dxa"/>
            <w:tcBorders>
              <w:top w:val="single" w:sz="4" w:space="0" w:color="auto"/>
              <w:bottom w:val="nil"/>
            </w:tcBorders>
            <w:tcPrChange w:id="1674" w:author="Fabienne Schmaus" w:date="2026-05-04T09:36:00Z" w16du:dateUtc="2026-05-04T07:36:00Z">
              <w:tcPr>
                <w:tcW w:w="10456" w:type="dxa"/>
              </w:tcPr>
            </w:tcPrChange>
          </w:tcPr>
          <w:p w14:paraId="2CE5233C" w14:textId="77777777" w:rsidR="000C6DA8" w:rsidRPr="0013787D" w:rsidRDefault="000C6DA8" w:rsidP="001955DF">
            <w:pPr>
              <w:spacing w:line="276" w:lineRule="auto"/>
              <w:rPr>
                <w:rFonts w:cstheme="minorHAnsi"/>
                <w:b/>
                <w:bCs/>
              </w:rPr>
            </w:pPr>
            <w:del w:id="1675" w:author="Fabienne Schmaus" w:date="2026-05-04T09:28:00Z" w16du:dateUtc="2026-05-04T07:28:00Z">
              <w:r w:rsidRPr="0013787D" w:rsidDel="000C6DA8">
                <w:rPr>
                  <w:rFonts w:cstheme="minorHAnsi"/>
                  <w:b/>
                  <w:bCs/>
                </w:rPr>
                <w:delText>Arbeitsblatt 3b</w:delText>
              </w:r>
            </w:del>
            <w:ins w:id="1676" w:author="Fabienne Schmaus" w:date="2026-05-04T09:28:00Z" w16du:dateUtc="2026-05-04T07:28:00Z">
              <w:r>
                <w:rPr>
                  <w:rFonts w:cstheme="minorHAnsi"/>
                  <w:b/>
                  <w:bCs/>
                </w:rPr>
                <w:t>II.</w:t>
              </w:r>
            </w:ins>
            <w:del w:id="1677" w:author="Fabienne Schmaus" w:date="2026-05-04T09:28:00Z" w16du:dateUtc="2026-05-04T07:28:00Z">
              <w:r w:rsidRPr="0013787D" w:rsidDel="000C6DA8">
                <w:rPr>
                  <w:rFonts w:cstheme="minorHAnsi"/>
                  <w:b/>
                  <w:bCs/>
                </w:rPr>
                <w:delText xml:space="preserve"> –</w:delText>
              </w:r>
            </w:del>
            <w:r w:rsidRPr="0013787D">
              <w:rPr>
                <w:rFonts w:cstheme="minorHAnsi"/>
                <w:b/>
                <w:bCs/>
              </w:rPr>
              <w:t xml:space="preserve"> Fallbeispiel „Niemand liked meine Beiträge</w:t>
            </w:r>
            <w:del w:id="1678" w:author="Fabienne Schmaus" w:date="2026-05-04T09:29:00Z" w16du:dateUtc="2026-05-04T07:29:00Z">
              <w:r w:rsidRPr="0013787D" w:rsidDel="000C6DA8">
                <w:rPr>
                  <w:rFonts w:cstheme="minorHAnsi"/>
                  <w:b/>
                  <w:bCs/>
                </w:rPr>
                <w:delText>“</w:delText>
              </w:r>
            </w:del>
            <w:ins w:id="1679" w:author="Fabienne Schmaus" w:date="2026-05-04T09:29:00Z" w16du:dateUtc="2026-05-04T07:29:00Z">
              <w:r>
                <w:rPr>
                  <w:rFonts w:cstheme="minorHAnsi"/>
                  <w:b/>
                  <w:bCs/>
                </w:rPr>
                <w:t>“</w:t>
              </w:r>
            </w:ins>
          </w:p>
          <w:p w14:paraId="6D8576F5" w14:textId="77777777" w:rsidR="000C6DA8" w:rsidRPr="0013787D" w:rsidDel="000C6DA8" w:rsidRDefault="000C6DA8" w:rsidP="001955DF">
            <w:pPr>
              <w:spacing w:line="276" w:lineRule="auto"/>
              <w:rPr>
                <w:del w:id="1680" w:author="Fabienne Schmaus" w:date="2026-05-04T09:29:00Z" w16du:dateUtc="2026-05-04T07:29:00Z"/>
                <w:rFonts w:cstheme="minorHAnsi"/>
                <w:b/>
                <w:bCs/>
              </w:rPr>
            </w:pPr>
          </w:p>
          <w:p w14:paraId="34317DC1" w14:textId="77777777" w:rsidR="000C6DA8" w:rsidRPr="0013787D" w:rsidDel="000C6DA8" w:rsidRDefault="000C6DA8" w:rsidP="001955DF">
            <w:pPr>
              <w:spacing w:line="276" w:lineRule="auto"/>
              <w:rPr>
                <w:del w:id="1681" w:author="Fabienne Schmaus" w:date="2026-05-04T09:29:00Z" w16du:dateUtc="2026-05-04T07:29:00Z"/>
                <w:rFonts w:cstheme="minorHAnsi"/>
              </w:rPr>
            </w:pPr>
            <w:del w:id="1682" w:author="Fabienne Schmaus" w:date="2026-05-04T09:29:00Z" w16du:dateUtc="2026-05-04T07:29:00Z">
              <w:r w:rsidRPr="0013787D" w:rsidDel="000C6DA8">
                <w:rPr>
                  <w:rFonts w:cstheme="minorHAnsi"/>
                </w:rPr>
                <w:delText>Die Geschichte</w:delText>
              </w:r>
            </w:del>
          </w:p>
          <w:p w14:paraId="69B22C8D" w14:textId="77777777" w:rsidR="000C6DA8" w:rsidRPr="0013787D" w:rsidRDefault="000C6DA8" w:rsidP="001955DF">
            <w:pPr>
              <w:spacing w:line="276" w:lineRule="auto"/>
              <w:rPr>
                <w:rFonts w:cstheme="minorHAnsi"/>
              </w:rPr>
            </w:pPr>
            <w:r w:rsidRPr="000C6DA8">
              <w:rPr>
                <w:rFonts w:cstheme="minorHAnsi"/>
                <w:b/>
                <w:bCs/>
                <w:rPrChange w:id="1683" w:author="Fabienne Schmaus" w:date="2026-05-04T09:29:00Z" w16du:dateUtc="2026-05-04T07:29:00Z">
                  <w:rPr>
                    <w:rFonts w:cstheme="minorHAnsi"/>
                  </w:rPr>
                </w:rPrChange>
              </w:rPr>
              <w:t>Jonas</w:t>
            </w:r>
            <w:r w:rsidRPr="0013787D">
              <w:rPr>
                <w:rFonts w:cstheme="minorHAnsi"/>
              </w:rPr>
              <w:t xml:space="preserve"> ist </w:t>
            </w:r>
            <w:commentRangeStart w:id="1684"/>
            <w:commentRangeStart w:id="1685"/>
            <w:r w:rsidRPr="0013787D">
              <w:rPr>
                <w:rFonts w:cstheme="minorHAnsi"/>
              </w:rPr>
              <w:t>16</w:t>
            </w:r>
            <w:commentRangeEnd w:id="1684"/>
            <w:r w:rsidRPr="0013787D">
              <w:rPr>
                <w:rStyle w:val="Kommentarzeichen"/>
                <w:rFonts w:cstheme="minorHAnsi"/>
                <w:sz w:val="22"/>
                <w:szCs w:val="22"/>
              </w:rPr>
              <w:commentReference w:id="1684"/>
            </w:r>
            <w:commentRangeEnd w:id="1685"/>
            <w:r w:rsidRPr="0013787D">
              <w:rPr>
                <w:rStyle w:val="Kommentarzeichen"/>
                <w:rFonts w:cstheme="minorHAnsi"/>
                <w:sz w:val="22"/>
                <w:szCs w:val="22"/>
              </w:rPr>
              <w:commentReference w:id="1685"/>
            </w:r>
            <w:r w:rsidRPr="0013787D">
              <w:rPr>
                <w:rFonts w:cstheme="minorHAnsi"/>
              </w:rPr>
              <w:t>. Er postet regelmäßig auf Instagram – meistens Fotos von Dingen, die er schön findet: Sonnenuntergänge, Details aus der Stadt, ab und zu ein Selfie. Er steckt manchmal viel Zeit in einen Post – den Ausschnitt wählen, bearbeiten, den richtigen Zeitpunkt abpassen.</w:t>
            </w:r>
          </w:p>
          <w:p w14:paraId="73641C73" w14:textId="77777777" w:rsidR="000C6DA8" w:rsidRPr="0013787D" w:rsidRDefault="000C6DA8" w:rsidP="001955DF">
            <w:pPr>
              <w:spacing w:line="276" w:lineRule="auto"/>
              <w:rPr>
                <w:rFonts w:cstheme="minorHAnsi"/>
              </w:rPr>
            </w:pPr>
            <w:r w:rsidRPr="0013787D">
              <w:rPr>
                <w:rFonts w:cstheme="minorHAnsi"/>
              </w:rPr>
              <w:t>Aber die Reaktionen bleiben aus. Seine Beiträge bekommen selten mehr als 12 Likes, die meisten davon von denselben wenigen Personen. Wenn er in Storys Abstimmungen macht, antworten fast keine.</w:t>
            </w:r>
          </w:p>
          <w:p w14:paraId="62A451F3" w14:textId="77777777" w:rsidR="000C6DA8" w:rsidRPr="0013787D" w:rsidRDefault="000C6DA8" w:rsidP="001955DF">
            <w:pPr>
              <w:spacing w:line="276" w:lineRule="auto"/>
              <w:rPr>
                <w:rFonts w:cstheme="minorHAnsi"/>
              </w:rPr>
            </w:pPr>
            <w:r w:rsidRPr="0013787D">
              <w:rPr>
                <w:rFonts w:cstheme="minorHAnsi"/>
              </w:rPr>
              <w:t>Jonas sagt sich, dass das egal ist. Aber wenn er eine Benachrichtigung sieht, schaut er immer sofort nach. Und wenn nichts dabei ist, kommt kurz das Gefühl</w:t>
            </w:r>
            <w:r w:rsidRPr="000C6DA8">
              <w:rPr>
                <w:rFonts w:cstheme="minorHAnsi"/>
              </w:rPr>
              <w:t xml:space="preserve">: </w:t>
            </w:r>
            <w:r w:rsidRPr="000C6DA8">
              <w:rPr>
                <w:rFonts w:cstheme="minorHAnsi"/>
                <w:rPrChange w:id="1686" w:author="Fabienne Schmaus" w:date="2026-05-04T09:30:00Z" w16du:dateUtc="2026-05-04T07:30:00Z">
                  <w:rPr>
                    <w:rFonts w:cstheme="minorHAnsi"/>
                    <w:i/>
                    <w:iCs/>
                  </w:rPr>
                </w:rPrChange>
              </w:rPr>
              <w:t>„War nicht gut genug. Bin nicht gut genug</w:t>
            </w:r>
            <w:del w:id="1687" w:author="Fabienne Schmaus" w:date="2026-05-04T09:30:00Z" w16du:dateUtc="2026-05-04T07:30:00Z">
              <w:r w:rsidRPr="000C6DA8" w:rsidDel="000C6DA8">
                <w:rPr>
                  <w:rFonts w:cstheme="minorHAnsi"/>
                  <w:rPrChange w:id="1688" w:author="Fabienne Schmaus" w:date="2026-05-04T09:30:00Z" w16du:dateUtc="2026-05-04T07:30:00Z">
                    <w:rPr>
                      <w:rFonts w:cstheme="minorHAnsi"/>
                      <w:i/>
                      <w:iCs/>
                    </w:rPr>
                  </w:rPrChange>
                </w:rPr>
                <w:delText>."</w:delText>
              </w:r>
            </w:del>
            <w:ins w:id="1689" w:author="Fabienne Schmaus" w:date="2026-05-04T09:30:00Z" w16du:dateUtc="2026-05-04T07:30:00Z">
              <w:r w:rsidRPr="000C6DA8">
                <w:rPr>
                  <w:rFonts w:cstheme="minorHAnsi"/>
                  <w:rPrChange w:id="1690" w:author="Fabienne Schmaus" w:date="2026-05-04T09:30:00Z" w16du:dateUtc="2026-05-04T07:30:00Z">
                    <w:rPr>
                      <w:rFonts w:cstheme="minorHAnsi"/>
                      <w:i/>
                      <w:iCs/>
                    </w:rPr>
                  </w:rPrChange>
                </w:rPr>
                <w:t>.“</w:t>
              </w:r>
            </w:ins>
          </w:p>
          <w:p w14:paraId="54E8BFF4" w14:textId="77777777" w:rsidR="000C6DA8" w:rsidRPr="000C6DA8" w:rsidRDefault="000C6DA8" w:rsidP="001955DF">
            <w:pPr>
              <w:spacing w:line="276" w:lineRule="auto"/>
              <w:rPr>
                <w:rFonts w:cstheme="minorHAnsi"/>
                <w:sz w:val="12"/>
                <w:szCs w:val="12"/>
                <w:rPrChange w:id="1691" w:author="Fabienne Schmaus" w:date="2026-05-04T09:30:00Z" w16du:dateUtc="2026-05-04T07:30:00Z">
                  <w:rPr>
                    <w:rFonts w:cstheme="minorHAnsi"/>
                  </w:rPr>
                </w:rPrChange>
              </w:rPr>
            </w:pPr>
          </w:p>
          <w:p w14:paraId="0018C3F8" w14:textId="77777777" w:rsidR="000C6DA8" w:rsidRPr="0013787D" w:rsidDel="000C6DA8" w:rsidRDefault="000C6DA8" w:rsidP="001955DF">
            <w:pPr>
              <w:spacing w:line="276" w:lineRule="auto"/>
              <w:rPr>
                <w:del w:id="1692" w:author="Fabienne Schmaus" w:date="2026-05-04T09:30:00Z" w16du:dateUtc="2026-05-04T07:30:00Z"/>
                <w:rFonts w:cstheme="minorHAnsi"/>
                <w:b/>
                <w:bCs/>
              </w:rPr>
            </w:pPr>
            <w:del w:id="1693" w:author="Fabienne Schmaus" w:date="2026-05-04T09:30:00Z" w16du:dateUtc="2026-05-04T07:30:00Z">
              <w:r w:rsidRPr="0013787D" w:rsidDel="000C6DA8">
                <w:rPr>
                  <w:rFonts w:cstheme="minorHAnsi"/>
                  <w:b/>
                  <w:bCs/>
                </w:rPr>
                <w:delText>Aufgabe</w:delText>
              </w:r>
            </w:del>
          </w:p>
          <w:p w14:paraId="5122A9C7" w14:textId="77777777" w:rsidR="000C6DA8" w:rsidRPr="000C6DA8" w:rsidRDefault="000C6DA8" w:rsidP="001955DF">
            <w:pPr>
              <w:spacing w:line="276" w:lineRule="auto"/>
              <w:rPr>
                <w:rFonts w:cstheme="minorHAnsi"/>
                <w:i/>
                <w:iCs/>
                <w:rPrChange w:id="1694" w:author="Fabienne Schmaus" w:date="2026-05-04T09:30:00Z" w16du:dateUtc="2026-05-04T07:30:00Z">
                  <w:rPr>
                    <w:rFonts w:cstheme="minorHAnsi"/>
                  </w:rPr>
                </w:rPrChange>
              </w:rPr>
            </w:pPr>
            <w:r w:rsidRPr="000C6DA8">
              <w:rPr>
                <w:rFonts w:cstheme="minorHAnsi"/>
                <w:i/>
                <w:iCs/>
                <w:rPrChange w:id="1695" w:author="Fabienne Schmaus" w:date="2026-05-04T09:30:00Z" w16du:dateUtc="2026-05-04T07:30:00Z">
                  <w:rPr>
                    <w:rFonts w:cstheme="minorHAnsi"/>
                  </w:rPr>
                </w:rPrChange>
              </w:rPr>
              <w:t>Lest die Geschichte und bearbeitet die folgenden Fragen gemeinsam in eurer Gruppe.</w:t>
            </w:r>
          </w:p>
          <w:p w14:paraId="39D82956" w14:textId="77777777" w:rsidR="000C6DA8" w:rsidRPr="0013787D" w:rsidDel="000C6DA8" w:rsidRDefault="000C6DA8" w:rsidP="001955DF">
            <w:pPr>
              <w:tabs>
                <w:tab w:val="num" w:pos="313"/>
              </w:tabs>
              <w:spacing w:line="276" w:lineRule="auto"/>
              <w:ind w:left="313" w:hanging="284"/>
              <w:rPr>
                <w:del w:id="1696" w:author="Fabienne Schmaus" w:date="2026-05-04T09:31:00Z" w16du:dateUtc="2026-05-04T07:31:00Z"/>
                <w:rFonts w:cstheme="minorHAnsi"/>
              </w:rPr>
            </w:pPr>
            <w:del w:id="1697" w:author="Fabienne Schmaus" w:date="2026-05-04T09:31:00Z" w16du:dateUtc="2026-05-04T07:31:00Z">
              <w:r w:rsidRPr="0013787D" w:rsidDel="000C6DA8">
                <w:rPr>
                  <w:rFonts w:cstheme="minorHAnsi"/>
                  <w:b/>
                  <w:bCs/>
                </w:rPr>
                <w:delText>Fragen für alle:</w:delText>
              </w:r>
            </w:del>
          </w:p>
          <w:p w14:paraId="34B69AE4" w14:textId="77777777" w:rsidR="000C6DA8" w:rsidRPr="0013787D" w:rsidRDefault="000C6DA8" w:rsidP="001955DF">
            <w:pPr>
              <w:numPr>
                <w:ilvl w:val="0"/>
                <w:numId w:val="64"/>
              </w:numPr>
              <w:tabs>
                <w:tab w:val="clear" w:pos="720"/>
                <w:tab w:val="num" w:pos="313"/>
              </w:tabs>
              <w:spacing w:line="276" w:lineRule="auto"/>
              <w:ind w:left="313" w:hanging="284"/>
              <w:rPr>
                <w:rFonts w:cstheme="minorHAnsi"/>
              </w:rPr>
            </w:pPr>
            <w:r w:rsidRPr="0013787D">
              <w:rPr>
                <w:rFonts w:cstheme="minorHAnsi"/>
              </w:rPr>
              <w:t>Was beschäftigt Jonas? Was steckt hinter seinem Gefühl „nicht gut genug</w:t>
            </w:r>
            <w:del w:id="1698" w:author="Fabienne Schmaus" w:date="2026-05-04T09:30:00Z" w16du:dateUtc="2026-05-04T07:30:00Z">
              <w:r w:rsidRPr="0013787D" w:rsidDel="000C6DA8">
                <w:rPr>
                  <w:rFonts w:cstheme="minorHAnsi"/>
                </w:rPr>
                <w:delText>"?</w:delText>
              </w:r>
            </w:del>
            <w:ins w:id="1699" w:author="Fabienne Schmaus" w:date="2026-05-04T09:30:00Z" w16du:dateUtc="2026-05-04T07:30:00Z">
              <w:r>
                <w:rPr>
                  <w:rFonts w:cstheme="minorHAnsi"/>
                </w:rPr>
                <w:t>“</w:t>
              </w:r>
              <w:r w:rsidRPr="0013787D">
                <w:rPr>
                  <w:rFonts w:cstheme="minorHAnsi"/>
                </w:rPr>
                <w:t>?</w:t>
              </w:r>
            </w:ins>
          </w:p>
          <w:p w14:paraId="5C60DDB7" w14:textId="77777777" w:rsidR="000C6DA8" w:rsidRPr="0013787D" w:rsidRDefault="000C6DA8" w:rsidP="001955DF">
            <w:pPr>
              <w:numPr>
                <w:ilvl w:val="0"/>
                <w:numId w:val="64"/>
              </w:numPr>
              <w:tabs>
                <w:tab w:val="clear" w:pos="720"/>
                <w:tab w:val="num" w:pos="313"/>
              </w:tabs>
              <w:spacing w:line="276" w:lineRule="auto"/>
              <w:ind w:left="313" w:hanging="284"/>
              <w:rPr>
                <w:rFonts w:cstheme="minorHAnsi"/>
              </w:rPr>
            </w:pPr>
            <w:r w:rsidRPr="0013787D">
              <w:rPr>
                <w:rFonts w:cstheme="minorHAnsi"/>
              </w:rPr>
              <w:t>Jonas sagt „das ist egal</w:t>
            </w:r>
            <w:del w:id="1700" w:author="Fabienne Schmaus" w:date="2026-05-04T09:30:00Z" w16du:dateUtc="2026-05-04T07:30:00Z">
              <w:r w:rsidRPr="0013787D" w:rsidDel="000C6DA8">
                <w:rPr>
                  <w:rFonts w:cstheme="minorHAnsi"/>
                </w:rPr>
                <w:delText xml:space="preserve">" </w:delText>
              </w:r>
            </w:del>
            <w:ins w:id="1701" w:author="Fabienne Schmaus" w:date="2026-05-04T09:30:00Z" w16du:dateUtc="2026-05-04T07:30:00Z">
              <w:r>
                <w:rPr>
                  <w:rFonts w:cstheme="minorHAnsi"/>
                </w:rPr>
                <w:t>“</w:t>
              </w:r>
              <w:r w:rsidRPr="0013787D">
                <w:rPr>
                  <w:rFonts w:cstheme="minorHAnsi"/>
                </w:rPr>
                <w:t xml:space="preserve"> </w:t>
              </w:r>
            </w:ins>
            <w:r w:rsidRPr="0013787D">
              <w:rPr>
                <w:rFonts w:cstheme="minorHAnsi"/>
              </w:rPr>
              <w:t>– meint er das? Was zeigt sein Verhalten?</w:t>
            </w:r>
          </w:p>
          <w:p w14:paraId="0B269ADD" w14:textId="77777777" w:rsidR="000C6DA8" w:rsidRPr="0013787D" w:rsidDel="007B59A2" w:rsidRDefault="000C6DA8" w:rsidP="001955DF">
            <w:pPr>
              <w:numPr>
                <w:ilvl w:val="0"/>
                <w:numId w:val="64"/>
              </w:numPr>
              <w:tabs>
                <w:tab w:val="clear" w:pos="720"/>
                <w:tab w:val="num" w:pos="313"/>
              </w:tabs>
              <w:spacing w:line="276" w:lineRule="auto"/>
              <w:ind w:left="313" w:hanging="284"/>
              <w:rPr>
                <w:del w:id="1702" w:author="Fabienne Schmaus" w:date="2026-05-04T09:40:00Z" w16du:dateUtc="2026-05-04T07:40:00Z"/>
                <w:rFonts w:cstheme="minorHAnsi"/>
              </w:rPr>
            </w:pPr>
            <w:r w:rsidRPr="0013787D">
              <w:rPr>
                <w:rFonts w:cstheme="minorHAnsi"/>
              </w:rPr>
              <w:t xml:space="preserve">Was könnte Jonas helfen? Entwickelt </w:t>
            </w:r>
            <w:r w:rsidRPr="0013787D">
              <w:rPr>
                <w:rFonts w:cstheme="minorHAnsi"/>
                <w:b/>
                <w:bCs/>
              </w:rPr>
              <w:t>mindestens drei</w:t>
            </w:r>
            <w:r w:rsidRPr="0013787D">
              <w:rPr>
                <w:rFonts w:cstheme="minorHAnsi"/>
              </w:rPr>
              <w:t xml:space="preserve"> Möglichkeiten.</w:t>
            </w:r>
          </w:p>
          <w:p w14:paraId="7E7ADD9D" w14:textId="77777777" w:rsidR="000C6DA8" w:rsidRPr="007B59A2" w:rsidDel="000C6DA8" w:rsidRDefault="000C6DA8">
            <w:pPr>
              <w:numPr>
                <w:ilvl w:val="0"/>
                <w:numId w:val="64"/>
              </w:numPr>
              <w:tabs>
                <w:tab w:val="clear" w:pos="720"/>
                <w:tab w:val="num" w:pos="313"/>
              </w:tabs>
              <w:spacing w:line="276" w:lineRule="auto"/>
              <w:ind w:left="313" w:hanging="284"/>
              <w:rPr>
                <w:del w:id="1703" w:author="Fabienne Schmaus" w:date="2026-05-04T09:34:00Z" w16du:dateUtc="2026-05-04T07:34:00Z"/>
                <w:rFonts w:cstheme="minorHAnsi"/>
              </w:rPr>
              <w:pPrChange w:id="1704" w:author="Fabienne Schmaus" w:date="2026-05-04T09:40:00Z" w16du:dateUtc="2026-05-04T07:40:00Z">
                <w:pPr>
                  <w:spacing w:line="276" w:lineRule="auto"/>
                </w:pPr>
              </w:pPrChange>
            </w:pPr>
          </w:p>
          <w:p w14:paraId="4A94DB40" w14:textId="77777777" w:rsidR="000C6DA8" w:rsidRPr="0013787D" w:rsidDel="000C6DA8" w:rsidRDefault="000C6DA8">
            <w:pPr>
              <w:numPr>
                <w:ilvl w:val="0"/>
                <w:numId w:val="65"/>
              </w:numPr>
              <w:tabs>
                <w:tab w:val="clear" w:pos="720"/>
                <w:tab w:val="num" w:pos="313"/>
              </w:tabs>
              <w:spacing w:line="276" w:lineRule="auto"/>
              <w:ind w:left="0" w:hanging="284"/>
              <w:rPr>
                <w:del w:id="1705" w:author="Fabienne Schmaus" w:date="2026-05-04T09:34:00Z" w16du:dateUtc="2026-05-04T07:34:00Z"/>
                <w:rFonts w:cstheme="minorHAnsi"/>
                <w:b/>
                <w:bCs/>
              </w:rPr>
              <w:pPrChange w:id="1706" w:author="Fabienne Schmaus" w:date="2026-05-04T09:40:00Z" w16du:dateUtc="2026-05-04T07:40:00Z">
                <w:pPr>
                  <w:spacing w:line="276" w:lineRule="auto"/>
                </w:pPr>
              </w:pPrChange>
            </w:pPr>
            <w:del w:id="1707" w:author="Fabienne Schmaus" w:date="2026-05-04T09:34:00Z" w16du:dateUtc="2026-05-04T07:34:00Z">
              <w:r w:rsidRPr="0013787D" w:rsidDel="000C6DA8">
                <w:rPr>
                  <w:rFonts w:cstheme="minorHAnsi"/>
                  <w:b/>
                  <w:bCs/>
                </w:rPr>
                <w:delText>Für die Kurzvorstellung im Plenum</w:delText>
              </w:r>
            </w:del>
          </w:p>
          <w:p w14:paraId="4BAC12F8" w14:textId="77777777" w:rsidR="000C6DA8" w:rsidRPr="0013787D" w:rsidDel="000C6DA8" w:rsidRDefault="000C6DA8">
            <w:pPr>
              <w:numPr>
                <w:ilvl w:val="0"/>
                <w:numId w:val="65"/>
              </w:numPr>
              <w:tabs>
                <w:tab w:val="clear" w:pos="720"/>
                <w:tab w:val="num" w:pos="313"/>
              </w:tabs>
              <w:spacing w:line="276" w:lineRule="auto"/>
              <w:ind w:left="0" w:hanging="284"/>
              <w:rPr>
                <w:del w:id="1708" w:author="Fabienne Schmaus" w:date="2026-05-04T09:34:00Z" w16du:dateUtc="2026-05-04T07:34:00Z"/>
                <w:rFonts w:cstheme="minorHAnsi"/>
              </w:rPr>
              <w:pPrChange w:id="1709" w:author="Fabienne Schmaus" w:date="2026-05-04T09:40:00Z" w16du:dateUtc="2026-05-04T07:40:00Z">
                <w:pPr>
                  <w:spacing w:line="276" w:lineRule="auto"/>
                </w:pPr>
              </w:pPrChange>
            </w:pPr>
            <w:del w:id="1710" w:author="Fabienne Schmaus" w:date="2026-05-04T09:34:00Z" w16du:dateUtc="2026-05-04T07:34:00Z">
              <w:r w:rsidRPr="0013787D" w:rsidDel="000C6DA8">
                <w:rPr>
                  <w:rFonts w:cstheme="minorHAnsi"/>
                </w:rPr>
                <w:lastRenderedPageBreak/>
                <w:delText xml:space="preserve">Bereitet eine </w:delText>
              </w:r>
              <w:r w:rsidRPr="0013787D" w:rsidDel="000C6DA8">
                <w:rPr>
                  <w:rFonts w:cstheme="minorHAnsi"/>
                  <w:b/>
                  <w:bCs/>
                </w:rPr>
                <w:delText>2-Minuten-Zusammenfassung</w:delText>
              </w:r>
              <w:r w:rsidRPr="0013787D" w:rsidDel="000C6DA8">
                <w:rPr>
                  <w:rFonts w:cstheme="minorHAnsi"/>
                </w:rPr>
                <w:delText xml:space="preserve"> vor:</w:delText>
              </w:r>
            </w:del>
          </w:p>
          <w:p w14:paraId="2360A370" w14:textId="77777777" w:rsidR="000C6DA8" w:rsidRPr="0013787D" w:rsidDel="000C6DA8" w:rsidRDefault="000C6DA8">
            <w:pPr>
              <w:numPr>
                <w:ilvl w:val="0"/>
                <w:numId w:val="65"/>
              </w:numPr>
              <w:tabs>
                <w:tab w:val="clear" w:pos="720"/>
                <w:tab w:val="num" w:pos="313"/>
              </w:tabs>
              <w:spacing w:line="276" w:lineRule="auto"/>
              <w:ind w:left="0" w:hanging="284"/>
              <w:rPr>
                <w:del w:id="1711" w:author="Fabienne Schmaus" w:date="2026-05-04T09:34:00Z" w16du:dateUtc="2026-05-04T07:34:00Z"/>
                <w:rFonts w:cstheme="minorHAnsi"/>
              </w:rPr>
              <w:pPrChange w:id="1712" w:author="Fabienne Schmaus" w:date="2026-05-04T09:40:00Z" w16du:dateUtc="2026-05-04T07:40:00Z">
                <w:pPr>
                  <w:numPr>
                    <w:numId w:val="66"/>
                  </w:numPr>
                  <w:tabs>
                    <w:tab w:val="num" w:pos="720"/>
                  </w:tabs>
                  <w:spacing w:line="276" w:lineRule="auto"/>
                  <w:ind w:left="720" w:hanging="360"/>
                </w:pPr>
              </w:pPrChange>
            </w:pPr>
            <w:del w:id="1713" w:author="Fabienne Schmaus" w:date="2026-05-04T09:34:00Z" w16du:dateUtc="2026-05-04T07:34:00Z">
              <w:r w:rsidRPr="0013787D" w:rsidDel="000C6DA8">
                <w:rPr>
                  <w:rFonts w:cstheme="minorHAnsi"/>
                </w:rPr>
                <w:delText>Was passiert in der Geschichte?</w:delText>
              </w:r>
            </w:del>
          </w:p>
          <w:p w14:paraId="4D6AD661" w14:textId="77777777" w:rsidR="000C6DA8" w:rsidRPr="0013787D" w:rsidDel="000C6DA8" w:rsidRDefault="000C6DA8">
            <w:pPr>
              <w:numPr>
                <w:ilvl w:val="0"/>
                <w:numId w:val="65"/>
              </w:numPr>
              <w:tabs>
                <w:tab w:val="clear" w:pos="720"/>
                <w:tab w:val="num" w:pos="313"/>
              </w:tabs>
              <w:spacing w:line="276" w:lineRule="auto"/>
              <w:ind w:left="0" w:hanging="284"/>
              <w:rPr>
                <w:del w:id="1714" w:author="Fabienne Schmaus" w:date="2026-05-04T09:34:00Z" w16du:dateUtc="2026-05-04T07:34:00Z"/>
                <w:rFonts w:cstheme="minorHAnsi"/>
              </w:rPr>
              <w:pPrChange w:id="1715" w:author="Fabienne Schmaus" w:date="2026-05-04T09:40:00Z" w16du:dateUtc="2026-05-04T07:40:00Z">
                <w:pPr>
                  <w:numPr>
                    <w:numId w:val="66"/>
                  </w:numPr>
                  <w:tabs>
                    <w:tab w:val="num" w:pos="720"/>
                  </w:tabs>
                  <w:spacing w:line="276" w:lineRule="auto"/>
                  <w:ind w:left="720" w:hanging="360"/>
                </w:pPr>
              </w:pPrChange>
            </w:pPr>
            <w:del w:id="1716" w:author="Fabienne Schmaus" w:date="2026-05-04T09:34:00Z" w16du:dateUtc="2026-05-04T07:34:00Z">
              <w:r w:rsidRPr="0013787D" w:rsidDel="000C6DA8">
                <w:rPr>
                  <w:rFonts w:cstheme="minorHAnsi"/>
                </w:rPr>
                <w:delText>Was beschäftigt die Person?</w:delText>
              </w:r>
            </w:del>
          </w:p>
          <w:p w14:paraId="16AF2726" w14:textId="026F3EA7" w:rsidR="000C6DA8" w:rsidRPr="0013787D" w:rsidRDefault="000C6DA8">
            <w:pPr>
              <w:numPr>
                <w:ilvl w:val="0"/>
                <w:numId w:val="64"/>
              </w:numPr>
              <w:tabs>
                <w:tab w:val="clear" w:pos="720"/>
                <w:tab w:val="num" w:pos="313"/>
              </w:tabs>
              <w:spacing w:line="276" w:lineRule="auto"/>
              <w:ind w:left="313" w:hanging="284"/>
              <w:rPr>
                <w:rFonts w:cstheme="minorHAnsi"/>
              </w:rPr>
              <w:pPrChange w:id="1717" w:author="Fabienne Schmaus" w:date="2026-05-04T09:40:00Z" w16du:dateUtc="2026-05-04T07:40:00Z">
                <w:pPr>
                  <w:numPr>
                    <w:numId w:val="66"/>
                  </w:numPr>
                  <w:tabs>
                    <w:tab w:val="num" w:pos="720"/>
                  </w:tabs>
                  <w:spacing w:line="276" w:lineRule="auto"/>
                  <w:ind w:left="720" w:hanging="360"/>
                </w:pPr>
              </w:pPrChange>
            </w:pPr>
            <w:del w:id="1718" w:author="Fabienne Schmaus" w:date="2026-05-04T09:34:00Z" w16du:dateUtc="2026-05-04T07:34:00Z">
              <w:r w:rsidRPr="0013787D" w:rsidDel="000C6DA8">
                <w:rPr>
                  <w:rFonts w:cstheme="minorHAnsi"/>
                </w:rPr>
                <w:delText>as könnte helfen?</w:delText>
              </w:r>
            </w:del>
          </w:p>
          <w:p w14:paraId="587DA376" w14:textId="77777777" w:rsidR="000C6DA8" w:rsidRPr="0013787D" w:rsidDel="00714487" w:rsidRDefault="000C6DA8" w:rsidP="001955DF">
            <w:pPr>
              <w:spacing w:line="276" w:lineRule="auto"/>
              <w:rPr>
                <w:ins w:id="1719" w:author="Fabienne Schmaus" w:date="2026-05-04T09:27:00Z" w16du:dateUtc="2026-05-04T07:27:00Z"/>
                <w:rFonts w:cstheme="minorHAnsi"/>
                <w:b/>
                <w:bCs/>
              </w:rPr>
            </w:pPr>
          </w:p>
        </w:tc>
      </w:tr>
      <w:tr w:rsidR="000C6DA8" w14:paraId="1754F8DD" w14:textId="77777777" w:rsidTr="001955DF">
        <w:tc>
          <w:tcPr>
            <w:tcW w:w="10456" w:type="dxa"/>
            <w:tcBorders>
              <w:top w:val="nil"/>
              <w:left w:val="nil"/>
              <w:bottom w:val="single" w:sz="4" w:space="0" w:color="auto"/>
              <w:right w:val="single" w:sz="4" w:space="0" w:color="auto"/>
            </w:tcBorders>
            <w:tcPrChange w:id="1720" w:author="Fabienne Schmaus" w:date="2026-05-04T09:36:00Z" w16du:dateUtc="2026-05-04T07:36:00Z">
              <w:tcPr>
                <w:tcW w:w="10456" w:type="dxa"/>
                <w:tcBorders>
                  <w:top w:val="nil"/>
                  <w:left w:val="nil"/>
                  <w:bottom w:val="nil"/>
                  <w:right w:val="nil"/>
                </w:tcBorders>
              </w:tcPr>
            </w:tcPrChange>
          </w:tcPr>
          <w:p w14:paraId="5811E16A" w14:textId="77777777" w:rsidR="000C6DA8" w:rsidRPr="0013787D" w:rsidRDefault="000C6DA8" w:rsidP="001955DF">
            <w:pPr>
              <w:spacing w:line="276" w:lineRule="auto"/>
              <w:rPr>
                <w:rFonts w:cstheme="minorHAnsi"/>
              </w:rPr>
            </w:pPr>
            <w:del w:id="1721" w:author="Fabienne Schmaus" w:date="2026-05-04T09:35:00Z" w16du:dateUtc="2026-05-04T07:35:00Z">
              <w:r w:rsidRPr="0013787D" w:rsidDel="000C6DA8">
                <w:rPr>
                  <w:rFonts w:cstheme="minorHAnsi"/>
                  <w:b/>
                  <w:bCs/>
                </w:rPr>
                <w:lastRenderedPageBreak/>
                <w:delText>Arbeitsblatt 3c –</w:delText>
              </w:r>
            </w:del>
            <w:ins w:id="1722" w:author="Fabienne Schmaus" w:date="2026-05-04T09:35:00Z" w16du:dateUtc="2026-05-04T07:35:00Z">
              <w:r>
                <w:rPr>
                  <w:rFonts w:cstheme="minorHAnsi"/>
                  <w:b/>
                  <w:bCs/>
                </w:rPr>
                <w:t>III.</w:t>
              </w:r>
            </w:ins>
            <w:r w:rsidRPr="0013787D">
              <w:rPr>
                <w:rFonts w:cstheme="minorHAnsi"/>
                <w:b/>
                <w:bCs/>
              </w:rPr>
              <w:t xml:space="preserve"> Fallbeispiel „Mein Profil zeigt nicht, wer ich bin</w:t>
            </w:r>
            <w:r>
              <w:rPr>
                <w:rFonts w:cstheme="minorHAnsi"/>
                <w:b/>
                <w:bCs/>
              </w:rPr>
              <w:t>“</w:t>
            </w:r>
          </w:p>
          <w:p w14:paraId="410180EA" w14:textId="77777777" w:rsidR="000C6DA8" w:rsidRPr="0013787D" w:rsidDel="000C6DA8" w:rsidRDefault="000C6DA8" w:rsidP="001955DF">
            <w:pPr>
              <w:spacing w:line="276" w:lineRule="auto"/>
              <w:rPr>
                <w:del w:id="1723" w:author="Fabienne Schmaus" w:date="2026-05-04T09:35:00Z" w16du:dateUtc="2026-05-04T07:35:00Z"/>
                <w:rFonts w:cstheme="minorHAnsi"/>
                <w:b/>
                <w:bCs/>
              </w:rPr>
            </w:pPr>
          </w:p>
          <w:p w14:paraId="71BB6FF0" w14:textId="77777777" w:rsidR="000C6DA8" w:rsidRPr="0013787D" w:rsidDel="000C6DA8" w:rsidRDefault="000C6DA8" w:rsidP="001955DF">
            <w:pPr>
              <w:spacing w:line="276" w:lineRule="auto"/>
              <w:rPr>
                <w:del w:id="1724" w:author="Fabienne Schmaus" w:date="2026-05-04T09:35:00Z" w16du:dateUtc="2026-05-04T07:35:00Z"/>
                <w:rFonts w:cstheme="minorHAnsi"/>
              </w:rPr>
            </w:pPr>
            <w:del w:id="1725" w:author="Fabienne Schmaus" w:date="2026-05-04T09:35:00Z" w16du:dateUtc="2026-05-04T07:35:00Z">
              <w:r w:rsidRPr="0013787D" w:rsidDel="000C6DA8">
                <w:rPr>
                  <w:rFonts w:cstheme="minorHAnsi"/>
                </w:rPr>
                <w:delText>Die Geschichte</w:delText>
              </w:r>
            </w:del>
          </w:p>
          <w:p w14:paraId="3EC24FB6" w14:textId="77777777" w:rsidR="000C6DA8" w:rsidRPr="0013787D" w:rsidRDefault="000C6DA8" w:rsidP="001955DF">
            <w:pPr>
              <w:spacing w:line="276" w:lineRule="auto"/>
              <w:rPr>
                <w:rFonts w:cstheme="minorHAnsi"/>
              </w:rPr>
            </w:pPr>
            <w:r w:rsidRPr="000C6DA8">
              <w:rPr>
                <w:rFonts w:cstheme="minorHAnsi"/>
                <w:b/>
                <w:bCs/>
                <w:rPrChange w:id="1726" w:author="Fabienne Schmaus" w:date="2026-05-04T09:35:00Z" w16du:dateUtc="2026-05-04T07:35:00Z">
                  <w:rPr>
                    <w:rFonts w:cstheme="minorHAnsi"/>
                  </w:rPr>
                </w:rPrChange>
              </w:rPr>
              <w:t>Leonie</w:t>
            </w:r>
            <w:r w:rsidRPr="0013787D">
              <w:rPr>
                <w:rFonts w:cstheme="minorHAnsi"/>
              </w:rPr>
              <w:t xml:space="preserve"> ist 17. Ihr Instagram-Profil sieht gut aus – ästhetische Bilder, ein konsistenter Stil, viele positive Kommentare. Aber in letzter Zeit fühlt sie sich komisch, wenn sie es anschaut.</w:t>
            </w:r>
          </w:p>
          <w:p w14:paraId="3F78C6F8" w14:textId="77777777" w:rsidR="000C6DA8" w:rsidRPr="0013787D" w:rsidRDefault="000C6DA8" w:rsidP="001955DF">
            <w:pPr>
              <w:spacing w:line="276" w:lineRule="auto"/>
              <w:rPr>
                <w:rFonts w:cstheme="minorHAnsi"/>
              </w:rPr>
            </w:pPr>
            <w:r w:rsidRPr="0013787D">
              <w:rPr>
                <w:rFonts w:cstheme="minorHAnsi"/>
              </w:rPr>
              <w:t>Das Profil zeigt eine Version von ihr, die sie irgendwann selbst aufgebaut hat: immer locker, immer gut drauf, immer unternehmungslustig. Aber das ist nicht alles, was sie ist. Sie ist auch manchmal unsicher, braucht viel Zeit für sich, mag es nicht, im Mittelpunkt zu stehen.</w:t>
            </w:r>
          </w:p>
          <w:p w14:paraId="1775E75F" w14:textId="77777777" w:rsidR="000C6DA8" w:rsidRPr="0013787D" w:rsidRDefault="000C6DA8" w:rsidP="001955DF">
            <w:pPr>
              <w:spacing w:line="276" w:lineRule="auto"/>
              <w:rPr>
                <w:rFonts w:cstheme="minorHAnsi"/>
              </w:rPr>
            </w:pPr>
            <w:r w:rsidRPr="0013787D">
              <w:rPr>
                <w:rFonts w:cstheme="minorHAnsi"/>
              </w:rPr>
              <w:t xml:space="preserve">Sie überlegt, einfach einen Post zu machen, der ehrlicher ist. Aber dann denkt sie: </w:t>
            </w:r>
            <w:r w:rsidRPr="000C6DA8">
              <w:rPr>
                <w:rFonts w:cstheme="minorHAnsi"/>
                <w:rPrChange w:id="1727" w:author="Fabienne Schmaus" w:date="2026-05-04T09:35:00Z" w16du:dateUtc="2026-05-04T07:35:00Z">
                  <w:rPr>
                    <w:rFonts w:cstheme="minorHAnsi"/>
                    <w:i/>
                    <w:iCs/>
                  </w:rPr>
                </w:rPrChange>
              </w:rPr>
              <w:t>„Was sollen die Leute denken? Die kennen mich ja jetzt anders</w:t>
            </w:r>
            <w:del w:id="1728" w:author="Fabienne Schmaus" w:date="2026-05-04T09:35:00Z" w16du:dateUtc="2026-05-04T07:35:00Z">
              <w:r w:rsidRPr="000C6DA8" w:rsidDel="000C6DA8">
                <w:rPr>
                  <w:rFonts w:cstheme="minorHAnsi"/>
                  <w:rPrChange w:id="1729" w:author="Fabienne Schmaus" w:date="2026-05-04T09:35:00Z" w16du:dateUtc="2026-05-04T07:35:00Z">
                    <w:rPr>
                      <w:rFonts w:cstheme="minorHAnsi"/>
                      <w:i/>
                      <w:iCs/>
                    </w:rPr>
                  </w:rPrChange>
                </w:rPr>
                <w:delText>."</w:delText>
              </w:r>
              <w:r w:rsidRPr="000C6DA8" w:rsidDel="000C6DA8">
                <w:rPr>
                  <w:rFonts w:cstheme="minorHAnsi"/>
                </w:rPr>
                <w:delText xml:space="preserve"> </w:delText>
              </w:r>
            </w:del>
            <w:ins w:id="1730" w:author="Fabienne Schmaus" w:date="2026-05-04T09:35:00Z" w16du:dateUtc="2026-05-04T07:35:00Z">
              <w:r w:rsidRPr="000C6DA8">
                <w:rPr>
                  <w:rFonts w:cstheme="minorHAnsi"/>
                  <w:rPrChange w:id="1731" w:author="Fabienne Schmaus" w:date="2026-05-04T09:35:00Z" w16du:dateUtc="2026-05-04T07:35:00Z">
                    <w:rPr>
                      <w:rFonts w:cstheme="minorHAnsi"/>
                      <w:i/>
                      <w:iCs/>
                    </w:rPr>
                  </w:rPrChange>
                </w:rPr>
                <w:t>.“</w:t>
              </w:r>
              <w:r w:rsidRPr="0013787D">
                <w:rPr>
                  <w:rFonts w:cstheme="minorHAnsi"/>
                </w:rPr>
                <w:t xml:space="preserve"> </w:t>
              </w:r>
            </w:ins>
            <w:r w:rsidRPr="0013787D">
              <w:rPr>
                <w:rFonts w:cstheme="minorHAnsi"/>
              </w:rPr>
              <w:t>Also postet sie wieder das Übliche. Und fühlt sich danach kleiner als vorher.</w:t>
            </w:r>
          </w:p>
          <w:p w14:paraId="2139E1BC" w14:textId="77777777" w:rsidR="000C6DA8" w:rsidRPr="000C6DA8" w:rsidDel="000C6DA8" w:rsidRDefault="000C6DA8" w:rsidP="001955DF">
            <w:pPr>
              <w:spacing w:line="276" w:lineRule="auto"/>
              <w:rPr>
                <w:del w:id="1732" w:author="Fabienne Schmaus" w:date="2026-05-04T09:35:00Z" w16du:dateUtc="2026-05-04T07:35:00Z"/>
                <w:rFonts w:cstheme="minorHAnsi"/>
                <w:sz w:val="12"/>
                <w:szCs w:val="12"/>
                <w:rPrChange w:id="1733" w:author="Fabienne Schmaus" w:date="2026-05-04T09:35:00Z" w16du:dateUtc="2026-05-04T07:35:00Z">
                  <w:rPr>
                    <w:del w:id="1734" w:author="Fabienne Schmaus" w:date="2026-05-04T09:35:00Z" w16du:dateUtc="2026-05-04T07:35:00Z"/>
                    <w:rFonts w:cstheme="minorHAnsi"/>
                  </w:rPr>
                </w:rPrChange>
              </w:rPr>
            </w:pPr>
          </w:p>
          <w:p w14:paraId="4495A1F1" w14:textId="77777777" w:rsidR="000C6DA8" w:rsidRPr="000C6DA8" w:rsidDel="000C6DA8" w:rsidRDefault="000C6DA8" w:rsidP="001955DF">
            <w:pPr>
              <w:spacing w:line="276" w:lineRule="auto"/>
              <w:rPr>
                <w:del w:id="1735" w:author="Fabienne Schmaus" w:date="2026-05-04T09:35:00Z" w16du:dateUtc="2026-05-04T07:35:00Z"/>
                <w:rFonts w:cstheme="minorHAnsi"/>
                <w:b/>
                <w:bCs/>
                <w:sz w:val="12"/>
                <w:szCs w:val="12"/>
                <w:rPrChange w:id="1736" w:author="Fabienne Schmaus" w:date="2026-05-04T09:35:00Z" w16du:dateUtc="2026-05-04T07:35:00Z">
                  <w:rPr>
                    <w:del w:id="1737" w:author="Fabienne Schmaus" w:date="2026-05-04T09:35:00Z" w16du:dateUtc="2026-05-04T07:35:00Z"/>
                    <w:rFonts w:cstheme="minorHAnsi"/>
                    <w:b/>
                    <w:bCs/>
                  </w:rPr>
                </w:rPrChange>
              </w:rPr>
            </w:pPr>
            <w:del w:id="1738" w:author="Fabienne Schmaus" w:date="2026-05-04T09:35:00Z" w16du:dateUtc="2026-05-04T07:35:00Z">
              <w:r w:rsidRPr="000C6DA8" w:rsidDel="000C6DA8">
                <w:rPr>
                  <w:rFonts w:cstheme="minorHAnsi"/>
                  <w:b/>
                  <w:bCs/>
                  <w:sz w:val="12"/>
                  <w:szCs w:val="12"/>
                  <w:rPrChange w:id="1739" w:author="Fabienne Schmaus" w:date="2026-05-04T09:35:00Z" w16du:dateUtc="2026-05-04T07:35:00Z">
                    <w:rPr>
                      <w:rFonts w:cstheme="minorHAnsi"/>
                      <w:b/>
                      <w:bCs/>
                    </w:rPr>
                  </w:rPrChange>
                </w:rPr>
                <w:delText>Aufgabe</w:delText>
              </w:r>
            </w:del>
          </w:p>
          <w:p w14:paraId="3B7280AE" w14:textId="77777777" w:rsidR="000C6DA8" w:rsidRPr="000C6DA8" w:rsidRDefault="000C6DA8" w:rsidP="001955DF">
            <w:pPr>
              <w:spacing w:line="276" w:lineRule="auto"/>
              <w:rPr>
                <w:ins w:id="1740" w:author="Fabienne Schmaus" w:date="2026-05-04T09:35:00Z" w16du:dateUtc="2026-05-04T07:35:00Z"/>
                <w:rFonts w:cstheme="minorHAnsi"/>
                <w:sz w:val="12"/>
                <w:szCs w:val="12"/>
                <w:rPrChange w:id="1741" w:author="Fabienne Schmaus" w:date="2026-05-04T09:35:00Z" w16du:dateUtc="2026-05-04T07:35:00Z">
                  <w:rPr>
                    <w:ins w:id="1742" w:author="Fabienne Schmaus" w:date="2026-05-04T09:35:00Z" w16du:dateUtc="2026-05-04T07:35:00Z"/>
                    <w:rFonts w:cstheme="minorHAnsi"/>
                  </w:rPr>
                </w:rPrChange>
              </w:rPr>
            </w:pPr>
          </w:p>
          <w:p w14:paraId="32BF5CCB" w14:textId="77777777" w:rsidR="000C6DA8" w:rsidRPr="000C6DA8" w:rsidRDefault="000C6DA8" w:rsidP="001955DF">
            <w:pPr>
              <w:spacing w:line="276" w:lineRule="auto"/>
              <w:rPr>
                <w:rFonts w:cstheme="minorHAnsi"/>
                <w:i/>
                <w:iCs/>
                <w:rPrChange w:id="1743" w:author="Fabienne Schmaus" w:date="2026-05-04T09:35:00Z" w16du:dateUtc="2026-05-04T07:35:00Z">
                  <w:rPr>
                    <w:rFonts w:cstheme="minorHAnsi"/>
                  </w:rPr>
                </w:rPrChange>
              </w:rPr>
            </w:pPr>
            <w:r w:rsidRPr="000C6DA8">
              <w:rPr>
                <w:rFonts w:cstheme="minorHAnsi"/>
                <w:i/>
                <w:iCs/>
                <w:rPrChange w:id="1744" w:author="Fabienne Schmaus" w:date="2026-05-04T09:35:00Z" w16du:dateUtc="2026-05-04T07:35:00Z">
                  <w:rPr>
                    <w:rFonts w:cstheme="minorHAnsi"/>
                  </w:rPr>
                </w:rPrChange>
              </w:rPr>
              <w:t>Lest die Geschichte und bearbeitet die folgenden Fragen gemeinsam in eurer Gruppe.</w:t>
            </w:r>
          </w:p>
          <w:p w14:paraId="72579975" w14:textId="77777777" w:rsidR="000C6DA8" w:rsidRPr="0013787D" w:rsidDel="000C6DA8" w:rsidRDefault="000C6DA8">
            <w:pPr>
              <w:tabs>
                <w:tab w:val="num" w:pos="316"/>
              </w:tabs>
              <w:spacing w:line="276" w:lineRule="auto"/>
              <w:ind w:left="316" w:hanging="316"/>
              <w:rPr>
                <w:del w:id="1745" w:author="Fabienne Schmaus" w:date="2026-05-04T09:35:00Z" w16du:dateUtc="2026-05-04T07:35:00Z"/>
                <w:rFonts w:cstheme="minorHAnsi"/>
              </w:rPr>
              <w:pPrChange w:id="1746" w:author="Fabienne Schmaus" w:date="2026-05-04T09:36:00Z" w16du:dateUtc="2026-05-04T07:36:00Z">
                <w:pPr>
                  <w:spacing w:line="276" w:lineRule="auto"/>
                </w:pPr>
              </w:pPrChange>
            </w:pPr>
            <w:del w:id="1747" w:author="Fabienne Schmaus" w:date="2026-05-04T09:35:00Z" w16du:dateUtc="2026-05-04T07:35:00Z">
              <w:r w:rsidRPr="0013787D" w:rsidDel="000C6DA8">
                <w:rPr>
                  <w:rFonts w:cstheme="minorHAnsi"/>
                  <w:b/>
                  <w:bCs/>
                </w:rPr>
                <w:delText>Fragen für alle:</w:delText>
              </w:r>
            </w:del>
          </w:p>
          <w:p w14:paraId="25A702CF" w14:textId="77777777" w:rsidR="000C6DA8" w:rsidRPr="0013787D" w:rsidRDefault="000C6DA8">
            <w:pPr>
              <w:numPr>
                <w:ilvl w:val="0"/>
                <w:numId w:val="67"/>
              </w:numPr>
              <w:tabs>
                <w:tab w:val="clear" w:pos="720"/>
                <w:tab w:val="num" w:pos="316"/>
              </w:tabs>
              <w:spacing w:line="276" w:lineRule="auto"/>
              <w:ind w:left="316" w:hanging="316"/>
              <w:rPr>
                <w:rFonts w:cstheme="minorHAnsi"/>
              </w:rPr>
              <w:pPrChange w:id="1748" w:author="Fabienne Schmaus" w:date="2026-05-04T09:36:00Z" w16du:dateUtc="2026-05-04T07:36:00Z">
                <w:pPr>
                  <w:numPr>
                    <w:numId w:val="67"/>
                  </w:numPr>
                  <w:tabs>
                    <w:tab w:val="num" w:pos="720"/>
                  </w:tabs>
                  <w:spacing w:line="276" w:lineRule="auto"/>
                  <w:ind w:left="720" w:hanging="360"/>
                </w:pPr>
              </w:pPrChange>
            </w:pPr>
            <w:r w:rsidRPr="0013787D">
              <w:rPr>
                <w:rFonts w:cstheme="minorHAnsi"/>
              </w:rPr>
              <w:t>Was beschäftigt Leonie? Beschreibt in eigenen Worten, was das Problem ist.</w:t>
            </w:r>
          </w:p>
          <w:p w14:paraId="132388DB" w14:textId="77777777" w:rsidR="000C6DA8" w:rsidRPr="0013787D" w:rsidRDefault="000C6DA8">
            <w:pPr>
              <w:numPr>
                <w:ilvl w:val="0"/>
                <w:numId w:val="67"/>
              </w:numPr>
              <w:tabs>
                <w:tab w:val="clear" w:pos="720"/>
                <w:tab w:val="num" w:pos="316"/>
              </w:tabs>
              <w:spacing w:line="276" w:lineRule="auto"/>
              <w:ind w:left="316" w:hanging="316"/>
              <w:rPr>
                <w:rFonts w:cstheme="minorHAnsi"/>
              </w:rPr>
              <w:pPrChange w:id="1749" w:author="Fabienne Schmaus" w:date="2026-05-04T09:36:00Z" w16du:dateUtc="2026-05-04T07:36:00Z">
                <w:pPr>
                  <w:numPr>
                    <w:numId w:val="67"/>
                  </w:numPr>
                  <w:tabs>
                    <w:tab w:val="num" w:pos="720"/>
                  </w:tabs>
                  <w:spacing w:line="276" w:lineRule="auto"/>
                  <w:ind w:left="720" w:hanging="360"/>
                </w:pPr>
              </w:pPrChange>
            </w:pPr>
            <w:r w:rsidRPr="0013787D">
              <w:rPr>
                <w:rFonts w:cstheme="minorHAnsi"/>
              </w:rPr>
              <w:t>Warum fühlt sie sich nach dem Posten „kleiner als vorher</w:t>
            </w:r>
            <w:del w:id="1750" w:author="Fabienne Schmaus" w:date="2026-05-04T09:36:00Z" w16du:dateUtc="2026-05-04T07:36:00Z">
              <w:r w:rsidRPr="0013787D" w:rsidDel="000C6DA8">
                <w:rPr>
                  <w:rFonts w:cstheme="minorHAnsi"/>
                </w:rPr>
                <w:delText>"?</w:delText>
              </w:r>
            </w:del>
            <w:ins w:id="1751" w:author="Fabienne Schmaus" w:date="2026-05-04T09:36:00Z" w16du:dateUtc="2026-05-04T07:36:00Z">
              <w:r>
                <w:rPr>
                  <w:rFonts w:cstheme="minorHAnsi"/>
                </w:rPr>
                <w:t>“</w:t>
              </w:r>
              <w:r w:rsidRPr="0013787D">
                <w:rPr>
                  <w:rFonts w:cstheme="minorHAnsi"/>
                </w:rPr>
                <w:t>?</w:t>
              </w:r>
            </w:ins>
          </w:p>
          <w:p w14:paraId="5546023D" w14:textId="77777777" w:rsidR="000C6DA8" w:rsidRPr="0013787D" w:rsidRDefault="000C6DA8">
            <w:pPr>
              <w:numPr>
                <w:ilvl w:val="0"/>
                <w:numId w:val="67"/>
              </w:numPr>
              <w:tabs>
                <w:tab w:val="clear" w:pos="720"/>
                <w:tab w:val="num" w:pos="316"/>
              </w:tabs>
              <w:spacing w:line="276" w:lineRule="auto"/>
              <w:ind w:left="316" w:hanging="316"/>
              <w:rPr>
                <w:rFonts w:cstheme="minorHAnsi"/>
              </w:rPr>
              <w:pPrChange w:id="1752" w:author="Fabienne Schmaus" w:date="2026-05-04T09:36:00Z" w16du:dateUtc="2026-05-04T07:36:00Z">
                <w:pPr>
                  <w:numPr>
                    <w:numId w:val="67"/>
                  </w:numPr>
                  <w:tabs>
                    <w:tab w:val="num" w:pos="720"/>
                  </w:tabs>
                  <w:spacing w:line="276" w:lineRule="auto"/>
                  <w:ind w:left="720" w:hanging="360"/>
                </w:pPr>
              </w:pPrChange>
            </w:pPr>
            <w:r w:rsidRPr="0013787D">
              <w:rPr>
                <w:rFonts w:cstheme="minorHAnsi"/>
              </w:rPr>
              <w:t xml:space="preserve">Was könnte Leonie helfen? Entwickelt </w:t>
            </w:r>
            <w:r w:rsidRPr="0013787D">
              <w:rPr>
                <w:rFonts w:cstheme="minorHAnsi"/>
                <w:b/>
                <w:bCs/>
              </w:rPr>
              <w:t>mindestens drei</w:t>
            </w:r>
            <w:r w:rsidRPr="0013787D">
              <w:rPr>
                <w:rFonts w:cstheme="minorHAnsi"/>
              </w:rPr>
              <w:t xml:space="preserve"> Möglichkeiten.</w:t>
            </w:r>
          </w:p>
          <w:p w14:paraId="32378779" w14:textId="77777777" w:rsidR="000C6DA8" w:rsidRPr="0013787D" w:rsidDel="000C6DA8" w:rsidRDefault="000C6DA8" w:rsidP="007B59A2">
            <w:pPr>
              <w:spacing w:line="276" w:lineRule="auto"/>
              <w:rPr>
                <w:rFonts w:cstheme="minorHAnsi"/>
                <w:b/>
                <w:bCs/>
              </w:rPr>
            </w:pPr>
          </w:p>
        </w:tc>
      </w:tr>
      <w:tr w:rsidR="000C6DA8" w14:paraId="5CA68F62" w14:textId="77777777" w:rsidTr="001955DF">
        <w:tc>
          <w:tcPr>
            <w:tcW w:w="10456" w:type="dxa"/>
            <w:tcBorders>
              <w:top w:val="single" w:sz="4" w:space="0" w:color="auto"/>
              <w:left w:val="nil"/>
              <w:bottom w:val="single" w:sz="4" w:space="0" w:color="auto"/>
              <w:right w:val="nil"/>
            </w:tcBorders>
            <w:tcPrChange w:id="1753" w:author="Fabienne Schmaus" w:date="2026-05-04T09:36:00Z" w16du:dateUtc="2026-05-04T07:36:00Z">
              <w:tcPr>
                <w:tcW w:w="10456" w:type="dxa"/>
                <w:tcBorders>
                  <w:top w:val="nil"/>
                  <w:left w:val="nil"/>
                  <w:bottom w:val="single" w:sz="4" w:space="0" w:color="auto"/>
                  <w:right w:val="nil"/>
                </w:tcBorders>
              </w:tcPr>
            </w:tcPrChange>
          </w:tcPr>
          <w:p w14:paraId="31DBE9D6" w14:textId="77777777" w:rsidR="000C6DA8" w:rsidRPr="0013787D" w:rsidRDefault="000C6DA8" w:rsidP="001955DF">
            <w:pPr>
              <w:spacing w:line="276" w:lineRule="auto"/>
              <w:rPr>
                <w:rFonts w:cstheme="minorHAnsi"/>
                <w:b/>
                <w:bCs/>
              </w:rPr>
            </w:pPr>
          </w:p>
        </w:tc>
      </w:tr>
      <w:tr w:rsidR="000C6DA8" w14:paraId="273FEE6C" w14:textId="77777777" w:rsidTr="001955DF">
        <w:tc>
          <w:tcPr>
            <w:tcW w:w="10456" w:type="dxa"/>
            <w:tcBorders>
              <w:top w:val="single" w:sz="4" w:space="0" w:color="auto"/>
              <w:left w:val="single" w:sz="4" w:space="0" w:color="auto"/>
              <w:bottom w:val="single" w:sz="4" w:space="0" w:color="auto"/>
              <w:right w:val="single" w:sz="4" w:space="0" w:color="auto"/>
            </w:tcBorders>
          </w:tcPr>
          <w:p w14:paraId="7CD777DE" w14:textId="77777777" w:rsidR="000C6DA8" w:rsidRPr="0013787D" w:rsidRDefault="000C6DA8" w:rsidP="001955DF">
            <w:pPr>
              <w:spacing w:line="276" w:lineRule="auto"/>
              <w:rPr>
                <w:rFonts w:cstheme="minorHAnsi"/>
                <w:b/>
                <w:bCs/>
              </w:rPr>
            </w:pPr>
            <w:r w:rsidRPr="0013787D">
              <w:rPr>
                <w:rFonts w:cstheme="minorHAnsi"/>
                <w:b/>
                <w:bCs/>
              </w:rPr>
              <w:t>Für die Kurzvorstellung im Plenum</w:t>
            </w:r>
          </w:p>
          <w:p w14:paraId="711E749C" w14:textId="77777777" w:rsidR="000C6DA8" w:rsidRPr="0013787D" w:rsidRDefault="000C6DA8" w:rsidP="001955DF">
            <w:pPr>
              <w:spacing w:line="276" w:lineRule="auto"/>
              <w:rPr>
                <w:rFonts w:cstheme="minorHAnsi"/>
              </w:rPr>
            </w:pPr>
            <w:r w:rsidRPr="0013787D">
              <w:rPr>
                <w:rFonts w:cstheme="minorHAnsi"/>
              </w:rPr>
              <w:t xml:space="preserve">Bereitet eine </w:t>
            </w:r>
            <w:r w:rsidRPr="0013787D">
              <w:rPr>
                <w:rFonts w:cstheme="minorHAnsi"/>
                <w:b/>
                <w:bCs/>
              </w:rPr>
              <w:t>2-Minuten-Zusammenfassung</w:t>
            </w:r>
            <w:r w:rsidRPr="0013787D">
              <w:rPr>
                <w:rFonts w:cstheme="minorHAnsi"/>
              </w:rPr>
              <w:t xml:space="preserve"> vor:</w:t>
            </w:r>
          </w:p>
          <w:p w14:paraId="386C7357" w14:textId="77777777" w:rsidR="000C6DA8" w:rsidRPr="0013787D" w:rsidRDefault="000C6DA8" w:rsidP="001955DF">
            <w:pPr>
              <w:numPr>
                <w:ilvl w:val="0"/>
                <w:numId w:val="69"/>
              </w:numPr>
              <w:spacing w:line="276" w:lineRule="auto"/>
              <w:rPr>
                <w:rFonts w:cstheme="minorHAnsi"/>
              </w:rPr>
            </w:pPr>
            <w:r w:rsidRPr="0013787D">
              <w:rPr>
                <w:rFonts w:cstheme="minorHAnsi"/>
              </w:rPr>
              <w:t>Was passiert in der Geschichte?</w:t>
            </w:r>
          </w:p>
          <w:p w14:paraId="3391B563" w14:textId="77777777" w:rsidR="000C6DA8" w:rsidRPr="0013787D" w:rsidRDefault="000C6DA8" w:rsidP="001955DF">
            <w:pPr>
              <w:numPr>
                <w:ilvl w:val="0"/>
                <w:numId w:val="69"/>
              </w:numPr>
              <w:spacing w:line="276" w:lineRule="auto"/>
              <w:rPr>
                <w:rFonts w:cstheme="minorHAnsi"/>
              </w:rPr>
            </w:pPr>
            <w:r w:rsidRPr="0013787D">
              <w:rPr>
                <w:rFonts w:cstheme="minorHAnsi"/>
              </w:rPr>
              <w:t>Was beschäftigt die Person?</w:t>
            </w:r>
          </w:p>
          <w:p w14:paraId="77E85634" w14:textId="77777777" w:rsidR="000C6DA8" w:rsidRPr="000C6DA8" w:rsidRDefault="000C6DA8" w:rsidP="001955DF">
            <w:pPr>
              <w:numPr>
                <w:ilvl w:val="0"/>
                <w:numId w:val="69"/>
              </w:numPr>
              <w:spacing w:line="276" w:lineRule="auto"/>
              <w:rPr>
                <w:rFonts w:cstheme="minorHAnsi"/>
              </w:rPr>
            </w:pPr>
            <w:r w:rsidRPr="0013787D">
              <w:rPr>
                <w:rFonts w:cstheme="minorHAnsi"/>
              </w:rPr>
              <w:t>Was könnte helfen?</w:t>
            </w:r>
          </w:p>
        </w:tc>
      </w:tr>
    </w:tbl>
    <w:p w14:paraId="103E59F0" w14:textId="05C5487B" w:rsidR="007B59A2" w:rsidDel="007B59A2" w:rsidRDefault="007B59A2" w:rsidP="000C6DA8">
      <w:pPr>
        <w:rPr>
          <w:del w:id="1754" w:author="Fabienne Schmaus" w:date="2026-05-04T09:40:00Z" w16du:dateUtc="2026-05-04T07:40:00Z"/>
          <w:rFonts w:cstheme="minorHAnsi"/>
          <w:highlight w:val="yellow"/>
        </w:rPr>
      </w:pPr>
    </w:p>
    <w:p w14:paraId="63519E98" w14:textId="77777777" w:rsidR="007B59A2" w:rsidRDefault="007B59A2">
      <w:pPr>
        <w:rPr>
          <w:rFonts w:cstheme="minorHAnsi"/>
          <w:highlight w:val="yellow"/>
        </w:rPr>
      </w:pPr>
      <w:r>
        <w:rPr>
          <w:rFonts w:cstheme="minorHAnsi"/>
          <w:highlight w:val="yellow"/>
        </w:rPr>
        <w:br w:type="page"/>
      </w:r>
    </w:p>
    <w:p w14:paraId="6D25AB75" w14:textId="17552E34" w:rsidR="000C6DA8" w:rsidRPr="001955DF" w:rsidRDefault="000C6DA8" w:rsidP="000C6DA8">
      <w:pPr>
        <w:rPr>
          <w:ins w:id="1755" w:author="Fabienne Schmaus" w:date="2026-04-30T17:37:00Z" w16du:dateUtc="2026-04-30T15:37:00Z"/>
          <w:rFonts w:cstheme="minorHAnsi"/>
        </w:rPr>
      </w:pPr>
      <w:ins w:id="1756" w:author="Fabienne Schmaus" w:date="2026-04-30T17:37:00Z" w16du:dateUtc="2026-04-30T15:37:00Z">
        <w:r w:rsidRPr="001955DF">
          <w:rPr>
            <w:rFonts w:cstheme="minorHAnsi"/>
            <w:highlight w:val="yellow"/>
          </w:rPr>
          <w:lastRenderedPageBreak/>
          <w:t xml:space="preserve">((Seite </w:t>
        </w:r>
        <w:r w:rsidRPr="0013787D">
          <w:rPr>
            <w:rFonts w:cstheme="minorHAnsi"/>
            <w:highlight w:val="yellow"/>
          </w:rPr>
          <w:t>xx</w:t>
        </w:r>
      </w:ins>
      <w:ins w:id="1757" w:author="Fabienne Schmaus" w:date="2026-05-04T09:40:00Z" w16du:dateUtc="2026-05-04T07:40:00Z">
        <w:r w:rsidR="007B59A2">
          <w:rPr>
            <w:rFonts w:cstheme="minorHAnsi"/>
            <w:highlight w:val="yellow"/>
          </w:rPr>
          <w:t xml:space="preserve"> </w:t>
        </w:r>
      </w:ins>
      <w:ins w:id="1758" w:author="Fabienne Schmaus" w:date="2026-05-04T09:41:00Z" w16du:dateUtc="2026-05-04T07:41:00Z">
        <w:r w:rsidR="007B59A2">
          <w:rPr>
            <w:rFonts w:cstheme="minorHAnsi"/>
            <w:highlight w:val="yellow"/>
          </w:rPr>
          <w:t>// evtl. auf 2 Seiten?</w:t>
        </w:r>
      </w:ins>
      <w:ins w:id="1759" w:author="Fabienne Schmaus" w:date="2026-04-30T17:37:00Z" w16du:dateUtc="2026-04-30T15:37:00Z">
        <w:r w:rsidRPr="001955DF">
          <w:rPr>
            <w:rFonts w:cstheme="minorHAnsi"/>
            <w:highlight w:val="yellow"/>
          </w:rPr>
          <w:t>))</w:t>
        </w:r>
      </w:ins>
    </w:p>
    <w:p w14:paraId="592F9785" w14:textId="77777777" w:rsidR="000C6DA8" w:rsidRDefault="000C6DA8" w:rsidP="000C6DA8">
      <w:pPr>
        <w:rPr>
          <w:rFonts w:cstheme="minorHAnsi"/>
          <w:b/>
          <w:bCs/>
        </w:rPr>
      </w:pPr>
      <w:ins w:id="1760" w:author="Fabienne Schmaus" w:date="2026-04-30T17:37:00Z" w16du:dateUtc="2026-04-30T15:37:00Z">
        <w:r w:rsidRPr="00253182">
          <w:rPr>
            <w:rFonts w:cstheme="minorHAnsi"/>
            <w:b/>
            <w:bCs/>
            <w:sz w:val="24"/>
            <w:szCs w:val="24"/>
          </w:rPr>
          <w:t xml:space="preserve">Arbeitsblatt </w:t>
        </w:r>
        <w:r>
          <w:rPr>
            <w:rFonts w:cstheme="minorHAnsi"/>
            <w:b/>
            <w:bCs/>
            <w:sz w:val="24"/>
            <w:szCs w:val="24"/>
          </w:rPr>
          <w:t>3</w:t>
        </w:r>
      </w:ins>
      <w:ins w:id="1761" w:author="Fabienne Schmaus" w:date="2026-05-04T09:25:00Z" w16du:dateUtc="2026-05-04T07:25:00Z">
        <w:r>
          <w:rPr>
            <w:rFonts w:cstheme="minorHAnsi"/>
            <w:b/>
            <w:bCs/>
            <w:sz w:val="24"/>
            <w:szCs w:val="24"/>
          </w:rPr>
          <w:t>B</w:t>
        </w:r>
      </w:ins>
      <w:ins w:id="1762" w:author="Fabienne Schmaus" w:date="2026-04-30T17:37:00Z" w16du:dateUtc="2026-04-30T15:37:00Z">
        <w:r w:rsidRPr="00253182">
          <w:rPr>
            <w:rFonts w:cstheme="minorHAnsi"/>
            <w:b/>
            <w:bCs/>
            <w:sz w:val="24"/>
            <w:szCs w:val="24"/>
          </w:rPr>
          <w:br/>
        </w:r>
        <w:r w:rsidRPr="00253182">
          <w:rPr>
            <w:rFonts w:cstheme="minorHAnsi"/>
            <w:sz w:val="24"/>
            <w:szCs w:val="24"/>
          </w:rPr>
          <w:t>Fallbeispiele</w:t>
        </w:r>
      </w:ins>
      <w:r>
        <w:rPr>
          <w:rFonts w:cstheme="minorHAnsi"/>
          <w:sz w:val="24"/>
          <w:szCs w:val="24"/>
        </w:rPr>
        <w:br/>
      </w:r>
    </w:p>
    <w:tbl>
      <w:tblPr>
        <w:tblStyle w:val="Tabellenraster"/>
        <w:tblW w:w="0" w:type="auto"/>
        <w:tblBorders>
          <w:insideH w:val="none" w:sz="0" w:space="0" w:color="auto"/>
          <w:insideV w:val="none" w:sz="0" w:space="0" w:color="auto"/>
        </w:tblBorders>
        <w:tblLook w:val="04A0" w:firstRow="1" w:lastRow="0" w:firstColumn="1" w:lastColumn="0" w:noHBand="0" w:noVBand="1"/>
        <w:tblPrChange w:id="1763" w:author="Fabienne Schmaus" w:date="2026-05-04T09:27:00Z" w16du:dateUtc="2026-05-04T07:27:00Z">
          <w:tblPr>
            <w:tblStyle w:val="Tabellenraster"/>
            <w:tblW w:w="0" w:type="auto"/>
            <w:tblBorders>
              <w:insideH w:val="none" w:sz="0" w:space="0" w:color="auto"/>
              <w:insideV w:val="none" w:sz="0" w:space="0" w:color="auto"/>
            </w:tblBorders>
            <w:tblLook w:val="04A0" w:firstRow="1" w:lastRow="0" w:firstColumn="1" w:lastColumn="0" w:noHBand="0" w:noVBand="1"/>
          </w:tblPr>
        </w:tblPrChange>
      </w:tblPr>
      <w:tblGrid>
        <w:gridCol w:w="10456"/>
        <w:tblGridChange w:id="1764">
          <w:tblGrid>
            <w:gridCol w:w="10456"/>
          </w:tblGrid>
        </w:tblGridChange>
      </w:tblGrid>
      <w:tr w:rsidR="000C6DA8" w14:paraId="07F5575C" w14:textId="77777777" w:rsidTr="001955DF">
        <w:tc>
          <w:tcPr>
            <w:tcW w:w="10456" w:type="dxa"/>
            <w:tcBorders>
              <w:bottom w:val="single" w:sz="4" w:space="0" w:color="auto"/>
            </w:tcBorders>
            <w:tcPrChange w:id="1765" w:author="Fabienne Schmaus" w:date="2026-05-04T09:27:00Z" w16du:dateUtc="2026-05-04T07:27:00Z">
              <w:tcPr>
                <w:tcW w:w="10456" w:type="dxa"/>
              </w:tcPr>
            </w:tcPrChange>
          </w:tcPr>
          <w:p w14:paraId="11D4B870" w14:textId="77777777" w:rsidR="000C6DA8" w:rsidRDefault="000C6DA8" w:rsidP="001955DF">
            <w:pPr>
              <w:spacing w:line="276" w:lineRule="auto"/>
              <w:rPr>
                <w:ins w:id="1766" w:author="Fabienne Schmaus" w:date="2026-05-04T09:29:00Z" w16du:dateUtc="2026-05-04T07:29:00Z"/>
                <w:rFonts w:cstheme="minorHAnsi"/>
                <w:b/>
                <w:bCs/>
              </w:rPr>
            </w:pPr>
            <w:del w:id="1767" w:author="Fabienne Schmaus" w:date="2026-05-04T09:22:00Z" w16du:dateUtc="2026-05-04T07:22:00Z">
              <w:r w:rsidRPr="0013787D" w:rsidDel="00714487">
                <w:rPr>
                  <w:rFonts w:cstheme="minorHAnsi"/>
                  <w:b/>
                  <w:bCs/>
                </w:rPr>
                <w:delText>Arbeitsblatt 3a –</w:delText>
              </w:r>
            </w:del>
            <w:ins w:id="1768" w:author="Fabienne Schmaus" w:date="2026-05-04T09:22:00Z" w16du:dateUtc="2026-05-04T07:22:00Z">
              <w:r>
                <w:rPr>
                  <w:rFonts w:cstheme="minorHAnsi"/>
                  <w:b/>
                  <w:bCs/>
                </w:rPr>
                <w:t>I.</w:t>
              </w:r>
            </w:ins>
            <w:r w:rsidRPr="0013787D">
              <w:rPr>
                <w:rFonts w:cstheme="minorHAnsi"/>
                <w:b/>
                <w:bCs/>
              </w:rPr>
              <w:t xml:space="preserve"> Fallbeispiel „Immer die perfekten Fotos“</w:t>
            </w:r>
          </w:p>
          <w:p w14:paraId="28B4627A" w14:textId="77777777" w:rsidR="000C6DA8" w:rsidRPr="000C6DA8" w:rsidDel="0013787D" w:rsidRDefault="000C6DA8" w:rsidP="001955DF">
            <w:pPr>
              <w:spacing w:line="276" w:lineRule="auto"/>
              <w:rPr>
                <w:del w:id="1769" w:author="Fabienne Schmaus" w:date="2026-04-30T17:37:00Z" w16du:dateUtc="2026-04-30T15:37:00Z"/>
                <w:rFonts w:cstheme="minorHAnsi"/>
                <w:b/>
                <w:bCs/>
                <w:rPrChange w:id="1770" w:author="Fabienne Schmaus" w:date="2026-05-04T09:29:00Z" w16du:dateUtc="2026-05-04T07:29:00Z">
                  <w:rPr>
                    <w:del w:id="1771" w:author="Fabienne Schmaus" w:date="2026-04-30T17:37:00Z" w16du:dateUtc="2026-04-30T15:37:00Z"/>
                    <w:rFonts w:cstheme="minorHAnsi"/>
                  </w:rPr>
                </w:rPrChange>
              </w:rPr>
            </w:pPr>
            <w:del w:id="1772" w:author="Fabienne Schmaus" w:date="2026-05-04T09:29:00Z" w16du:dateUtc="2026-05-04T07:29:00Z">
              <w:r w:rsidRPr="0013787D" w:rsidDel="000C6DA8">
                <w:rPr>
                  <w:rFonts w:cstheme="minorHAnsi"/>
                  <w:b/>
                  <w:bCs/>
                </w:rPr>
                <w:br/>
              </w:r>
            </w:del>
          </w:p>
          <w:p w14:paraId="2B32A83B" w14:textId="77777777" w:rsidR="000C6DA8" w:rsidRPr="000C6DA8" w:rsidDel="00714487" w:rsidRDefault="000C6DA8" w:rsidP="000C6DA8">
            <w:pPr>
              <w:spacing w:line="276" w:lineRule="auto"/>
              <w:rPr>
                <w:del w:id="1773" w:author="Fabienne Schmaus" w:date="2026-05-04T09:23:00Z" w16du:dateUtc="2026-05-04T07:23:00Z"/>
                <w:rFonts w:cstheme="minorHAnsi"/>
                <w:b/>
                <w:bCs/>
                <w:rPrChange w:id="1774" w:author="Fabienne Schmaus" w:date="2026-05-04T09:29:00Z" w16du:dateUtc="2026-05-04T07:29:00Z">
                  <w:rPr>
                    <w:del w:id="1775" w:author="Fabienne Schmaus" w:date="2026-05-04T09:23:00Z" w16du:dateUtc="2026-05-04T07:23:00Z"/>
                    <w:rFonts w:cstheme="minorHAnsi"/>
                  </w:rPr>
                </w:rPrChange>
              </w:rPr>
            </w:pPr>
            <w:del w:id="1776" w:author="Fabienne Schmaus" w:date="2026-05-04T09:23:00Z" w16du:dateUtc="2026-05-04T07:23:00Z">
              <w:r w:rsidRPr="000C6DA8" w:rsidDel="00714487">
                <w:rPr>
                  <w:rFonts w:cstheme="minorHAnsi"/>
                  <w:b/>
                  <w:bCs/>
                  <w:rPrChange w:id="1777" w:author="Fabienne Schmaus" w:date="2026-05-04T09:29:00Z" w16du:dateUtc="2026-05-04T07:29:00Z">
                    <w:rPr>
                      <w:rFonts w:cstheme="minorHAnsi"/>
                    </w:rPr>
                  </w:rPrChange>
                </w:rPr>
                <w:delText>Die Geschichte</w:delText>
              </w:r>
            </w:del>
          </w:p>
          <w:p w14:paraId="516CA4F7" w14:textId="77777777" w:rsidR="000C6DA8" w:rsidRPr="000C6DA8" w:rsidRDefault="000C6DA8" w:rsidP="001955DF">
            <w:pPr>
              <w:spacing w:line="276" w:lineRule="auto"/>
              <w:rPr>
                <w:rFonts w:cstheme="minorHAnsi"/>
              </w:rPr>
            </w:pPr>
            <w:r w:rsidRPr="000C6DA8">
              <w:rPr>
                <w:rFonts w:cstheme="minorHAnsi"/>
                <w:b/>
                <w:bCs/>
                <w:rPrChange w:id="1778" w:author="Fabienne Schmaus" w:date="2026-05-04T09:29:00Z" w16du:dateUtc="2026-05-04T07:29:00Z">
                  <w:rPr>
                    <w:rFonts w:cstheme="minorHAnsi"/>
                  </w:rPr>
                </w:rPrChange>
              </w:rPr>
              <w:t>Mia</w:t>
            </w:r>
            <w:r w:rsidRPr="000C6DA8">
              <w:rPr>
                <w:rFonts w:cstheme="minorHAnsi"/>
              </w:rPr>
              <w:t xml:space="preserve"> ist 14 und verbringt nach der Schule täglich etwa eine Stunde auf Instagram. Sie folgt vor allem Gleichaltrigen und einigen älteren Jugendlichen, die Sport machen, reisen oder einfach gut aussehen. Ihre eigene Schule, ihr eigenes Zimmer, ihr eigener Alltag fühlen sich im Vergleich gerade ziemlich unaufregend an.</w:t>
            </w:r>
          </w:p>
          <w:p w14:paraId="50018726" w14:textId="77777777" w:rsidR="000C6DA8" w:rsidRPr="000C6DA8" w:rsidRDefault="000C6DA8" w:rsidP="001955DF">
            <w:pPr>
              <w:spacing w:line="276" w:lineRule="auto"/>
              <w:rPr>
                <w:rFonts w:cstheme="minorHAnsi"/>
              </w:rPr>
            </w:pPr>
            <w:r w:rsidRPr="000C6DA8">
              <w:rPr>
                <w:rFonts w:cstheme="minorHAnsi"/>
              </w:rPr>
              <w:t xml:space="preserve">Letzte Woche hat sie drei neue Profile entdeckt – alle zeigen Mädchen in ihrem Alter: perfekte Haut, perfekte Outfits, perfekte Urlaubsfotos. Mia weiß, dass diese Fotos wahrscheinlich gefiltert und sorgfältig ausgewählt sind. Aber trotzdem fragt sie sich abends: </w:t>
            </w:r>
            <w:r w:rsidRPr="000C6DA8">
              <w:rPr>
                <w:rFonts w:cstheme="minorHAnsi"/>
                <w:rPrChange w:id="1779" w:author="Fabienne Schmaus" w:date="2026-05-04T09:26:00Z" w16du:dateUtc="2026-05-04T07:26:00Z">
                  <w:rPr>
                    <w:rFonts w:cstheme="minorHAnsi"/>
                    <w:i/>
                    <w:iCs/>
                  </w:rPr>
                </w:rPrChange>
              </w:rPr>
              <w:t>„Warum sehe ich nie so aus? Warum passiert mir nie so was</w:t>
            </w:r>
            <w:del w:id="1780" w:author="Fabienne Schmaus" w:date="2026-05-04T09:23:00Z" w16du:dateUtc="2026-05-04T07:23:00Z">
              <w:r w:rsidRPr="000C6DA8" w:rsidDel="00714487">
                <w:rPr>
                  <w:rFonts w:cstheme="minorHAnsi"/>
                  <w:rPrChange w:id="1781" w:author="Fabienne Schmaus" w:date="2026-05-04T09:26:00Z" w16du:dateUtc="2026-05-04T07:26:00Z">
                    <w:rPr>
                      <w:rFonts w:cstheme="minorHAnsi"/>
                      <w:i/>
                      <w:iCs/>
                    </w:rPr>
                  </w:rPrChange>
                </w:rPr>
                <w:delText>?"</w:delText>
              </w:r>
            </w:del>
            <w:ins w:id="1782" w:author="Fabienne Schmaus" w:date="2026-05-04T09:23:00Z" w16du:dateUtc="2026-05-04T07:23:00Z">
              <w:r w:rsidRPr="000C6DA8">
                <w:rPr>
                  <w:rFonts w:cstheme="minorHAnsi"/>
                  <w:rPrChange w:id="1783" w:author="Fabienne Schmaus" w:date="2026-05-04T09:26:00Z" w16du:dateUtc="2026-05-04T07:26:00Z">
                    <w:rPr>
                      <w:rFonts w:cstheme="minorHAnsi"/>
                      <w:i/>
                      <w:iCs/>
                    </w:rPr>
                  </w:rPrChange>
                </w:rPr>
                <w:t>?“</w:t>
              </w:r>
            </w:ins>
          </w:p>
          <w:p w14:paraId="65AA9A77" w14:textId="77777777" w:rsidR="000C6DA8" w:rsidRPr="000C6DA8" w:rsidRDefault="000C6DA8" w:rsidP="001955DF">
            <w:pPr>
              <w:spacing w:line="276" w:lineRule="auto"/>
              <w:rPr>
                <w:rFonts w:cstheme="minorHAnsi"/>
              </w:rPr>
            </w:pPr>
            <w:r w:rsidRPr="000C6DA8">
              <w:rPr>
                <w:rFonts w:cstheme="minorHAnsi"/>
              </w:rPr>
              <w:t>Sie hat sich vorgenommen, weniger zu scrollen. Aber nach zwei Tagen hat sie wieder angefangen.</w:t>
            </w:r>
          </w:p>
          <w:p w14:paraId="5CF4A304" w14:textId="77777777" w:rsidR="000C6DA8" w:rsidRPr="000C6DA8" w:rsidDel="000C6DA8" w:rsidRDefault="000C6DA8" w:rsidP="001955DF">
            <w:pPr>
              <w:spacing w:line="276" w:lineRule="auto"/>
              <w:rPr>
                <w:del w:id="1784" w:author="Fabienne Schmaus" w:date="2026-05-04T09:26:00Z" w16du:dateUtc="2026-05-04T07:26:00Z"/>
                <w:rFonts w:cstheme="minorHAnsi"/>
                <w:b/>
                <w:bCs/>
                <w:sz w:val="12"/>
                <w:szCs w:val="12"/>
                <w:rPrChange w:id="1785" w:author="Fabienne Schmaus" w:date="2026-05-04T09:27:00Z" w16du:dateUtc="2026-05-04T07:27:00Z">
                  <w:rPr>
                    <w:del w:id="1786" w:author="Fabienne Schmaus" w:date="2026-05-04T09:26:00Z" w16du:dateUtc="2026-05-04T07:26:00Z"/>
                    <w:rFonts w:cstheme="minorHAnsi"/>
                    <w:b/>
                    <w:bCs/>
                  </w:rPr>
                </w:rPrChange>
              </w:rPr>
            </w:pPr>
            <w:del w:id="1787" w:author="Fabienne Schmaus" w:date="2026-05-04T09:26:00Z" w16du:dateUtc="2026-05-04T07:26:00Z">
              <w:r w:rsidRPr="000C6DA8" w:rsidDel="000C6DA8">
                <w:rPr>
                  <w:rFonts w:cstheme="minorHAnsi"/>
                  <w:b/>
                  <w:bCs/>
                  <w:sz w:val="12"/>
                  <w:szCs w:val="12"/>
                  <w:rPrChange w:id="1788" w:author="Fabienne Schmaus" w:date="2026-05-04T09:27:00Z" w16du:dateUtc="2026-05-04T07:27:00Z">
                    <w:rPr>
                      <w:rFonts w:cstheme="minorHAnsi"/>
                      <w:b/>
                      <w:bCs/>
                    </w:rPr>
                  </w:rPrChange>
                </w:rPr>
                <w:delText>Aufgabe</w:delText>
              </w:r>
            </w:del>
          </w:p>
          <w:p w14:paraId="301EBDDA" w14:textId="77777777" w:rsidR="000C6DA8" w:rsidRPr="000C6DA8" w:rsidRDefault="000C6DA8" w:rsidP="001955DF">
            <w:pPr>
              <w:spacing w:line="276" w:lineRule="auto"/>
              <w:rPr>
                <w:ins w:id="1789" w:author="Fabienne Schmaus" w:date="2026-05-04T09:26:00Z" w16du:dateUtc="2026-05-04T07:26:00Z"/>
                <w:rFonts w:cstheme="minorHAnsi"/>
                <w:sz w:val="12"/>
                <w:szCs w:val="12"/>
                <w:rPrChange w:id="1790" w:author="Fabienne Schmaus" w:date="2026-05-04T09:27:00Z" w16du:dateUtc="2026-05-04T07:27:00Z">
                  <w:rPr>
                    <w:ins w:id="1791" w:author="Fabienne Schmaus" w:date="2026-05-04T09:26:00Z" w16du:dateUtc="2026-05-04T07:26:00Z"/>
                    <w:rFonts w:cstheme="minorHAnsi"/>
                  </w:rPr>
                </w:rPrChange>
              </w:rPr>
            </w:pPr>
          </w:p>
          <w:p w14:paraId="26660F2A" w14:textId="77777777" w:rsidR="000C6DA8" w:rsidRPr="000C6DA8" w:rsidRDefault="000C6DA8" w:rsidP="001955DF">
            <w:pPr>
              <w:spacing w:line="276" w:lineRule="auto"/>
              <w:rPr>
                <w:rFonts w:cstheme="minorHAnsi"/>
                <w:i/>
                <w:iCs/>
                <w:rPrChange w:id="1792" w:author="Fabienne Schmaus" w:date="2026-05-04T09:26:00Z" w16du:dateUtc="2026-05-04T07:26:00Z">
                  <w:rPr>
                    <w:rFonts w:cstheme="minorHAnsi"/>
                  </w:rPr>
                </w:rPrChange>
              </w:rPr>
            </w:pPr>
            <w:r w:rsidRPr="000C6DA8">
              <w:rPr>
                <w:rFonts w:cstheme="minorHAnsi"/>
                <w:i/>
                <w:iCs/>
                <w:rPrChange w:id="1793" w:author="Fabienne Schmaus" w:date="2026-05-04T09:26:00Z" w16du:dateUtc="2026-05-04T07:26:00Z">
                  <w:rPr>
                    <w:rFonts w:cstheme="minorHAnsi"/>
                  </w:rPr>
                </w:rPrChange>
              </w:rPr>
              <w:t>Lest die Geschichte und bearbeitet die folgenden Fragen gemeinsam in eurer Gruppe.</w:t>
            </w:r>
          </w:p>
          <w:p w14:paraId="3460963A" w14:textId="77777777" w:rsidR="000C6DA8" w:rsidRPr="0013787D" w:rsidDel="000C6DA8" w:rsidRDefault="000C6DA8">
            <w:pPr>
              <w:tabs>
                <w:tab w:val="num" w:pos="316"/>
              </w:tabs>
              <w:spacing w:line="276" w:lineRule="auto"/>
              <w:ind w:left="316" w:hanging="284"/>
              <w:rPr>
                <w:del w:id="1794" w:author="Fabienne Schmaus" w:date="2026-05-04T09:26:00Z" w16du:dateUtc="2026-05-04T07:26:00Z"/>
                <w:rFonts w:cstheme="minorHAnsi"/>
              </w:rPr>
              <w:pPrChange w:id="1795" w:author="Fabienne Schmaus" w:date="2026-05-04T09:26:00Z" w16du:dateUtc="2026-05-04T07:26:00Z">
                <w:pPr>
                  <w:spacing w:line="276" w:lineRule="auto"/>
                </w:pPr>
              </w:pPrChange>
            </w:pPr>
            <w:del w:id="1796" w:author="Fabienne Schmaus" w:date="2026-05-04T09:26:00Z" w16du:dateUtc="2026-05-04T07:26:00Z">
              <w:r w:rsidRPr="0013787D" w:rsidDel="000C6DA8">
                <w:rPr>
                  <w:rFonts w:cstheme="minorHAnsi"/>
                  <w:b/>
                  <w:bCs/>
                </w:rPr>
                <w:delText>Fragen für alle:</w:delText>
              </w:r>
            </w:del>
          </w:p>
          <w:p w14:paraId="786FEBFC" w14:textId="77777777" w:rsidR="000C6DA8" w:rsidRPr="0013787D" w:rsidRDefault="000C6DA8">
            <w:pPr>
              <w:numPr>
                <w:ilvl w:val="0"/>
                <w:numId w:val="61"/>
              </w:numPr>
              <w:tabs>
                <w:tab w:val="clear" w:pos="720"/>
                <w:tab w:val="num" w:pos="316"/>
              </w:tabs>
              <w:spacing w:line="276" w:lineRule="auto"/>
              <w:ind w:left="316" w:hanging="284"/>
              <w:rPr>
                <w:rFonts w:cstheme="minorHAnsi"/>
              </w:rPr>
              <w:pPrChange w:id="1797" w:author="Fabienne Schmaus" w:date="2026-05-04T09:26:00Z" w16du:dateUtc="2026-05-04T07:26:00Z">
                <w:pPr>
                  <w:numPr>
                    <w:numId w:val="61"/>
                  </w:numPr>
                  <w:tabs>
                    <w:tab w:val="num" w:pos="720"/>
                  </w:tabs>
                  <w:spacing w:line="276" w:lineRule="auto"/>
                  <w:ind w:left="720" w:hanging="360"/>
                </w:pPr>
              </w:pPrChange>
            </w:pPr>
            <w:r w:rsidRPr="0013787D">
              <w:rPr>
                <w:rFonts w:cstheme="minorHAnsi"/>
              </w:rPr>
              <w:t>Was beschäftigt Mia? Beschreibt in eigenen Worten, was in ihr vorgeht.</w:t>
            </w:r>
          </w:p>
          <w:p w14:paraId="78BD163C" w14:textId="77777777" w:rsidR="000C6DA8" w:rsidRPr="0013787D" w:rsidRDefault="000C6DA8">
            <w:pPr>
              <w:numPr>
                <w:ilvl w:val="0"/>
                <w:numId w:val="61"/>
              </w:numPr>
              <w:tabs>
                <w:tab w:val="clear" w:pos="720"/>
                <w:tab w:val="num" w:pos="316"/>
              </w:tabs>
              <w:spacing w:line="276" w:lineRule="auto"/>
              <w:ind w:left="316" w:hanging="284"/>
              <w:rPr>
                <w:rFonts w:cstheme="minorHAnsi"/>
              </w:rPr>
              <w:pPrChange w:id="1798" w:author="Fabienne Schmaus" w:date="2026-05-04T09:26:00Z" w16du:dateUtc="2026-05-04T07:26:00Z">
                <w:pPr>
                  <w:numPr>
                    <w:numId w:val="61"/>
                  </w:numPr>
                  <w:tabs>
                    <w:tab w:val="num" w:pos="720"/>
                  </w:tabs>
                  <w:spacing w:line="276" w:lineRule="auto"/>
                  <w:ind w:left="720" w:hanging="360"/>
                </w:pPr>
              </w:pPrChange>
            </w:pPr>
            <w:r w:rsidRPr="0013787D">
              <w:rPr>
                <w:rFonts w:cstheme="minorHAnsi"/>
              </w:rPr>
              <w:t>Mia weiß, dass die Fotos bearbeitet sind – und fühlt sich trotzdem schlecht. Wie kann das sein?</w:t>
            </w:r>
          </w:p>
          <w:p w14:paraId="090AE706" w14:textId="77777777" w:rsidR="000C6DA8" w:rsidRPr="0013787D" w:rsidRDefault="000C6DA8">
            <w:pPr>
              <w:numPr>
                <w:ilvl w:val="0"/>
                <w:numId w:val="61"/>
              </w:numPr>
              <w:tabs>
                <w:tab w:val="clear" w:pos="720"/>
                <w:tab w:val="num" w:pos="316"/>
              </w:tabs>
              <w:spacing w:line="276" w:lineRule="auto"/>
              <w:ind w:left="316" w:hanging="284"/>
              <w:rPr>
                <w:rFonts w:cstheme="minorHAnsi"/>
              </w:rPr>
              <w:pPrChange w:id="1799" w:author="Fabienne Schmaus" w:date="2026-05-04T09:26:00Z" w16du:dateUtc="2026-05-04T07:26:00Z">
                <w:pPr>
                  <w:numPr>
                    <w:numId w:val="61"/>
                  </w:numPr>
                  <w:tabs>
                    <w:tab w:val="num" w:pos="720"/>
                  </w:tabs>
                  <w:spacing w:line="276" w:lineRule="auto"/>
                  <w:ind w:left="720" w:hanging="360"/>
                </w:pPr>
              </w:pPrChange>
            </w:pPr>
            <w:r w:rsidRPr="0013787D">
              <w:rPr>
                <w:rFonts w:cstheme="minorHAnsi"/>
              </w:rPr>
              <w:t xml:space="preserve">Was könnte Mia helfen? Entwickelt </w:t>
            </w:r>
            <w:r w:rsidRPr="0013787D">
              <w:rPr>
                <w:rFonts w:cstheme="minorHAnsi"/>
                <w:b/>
                <w:bCs/>
              </w:rPr>
              <w:t>mindestens drei</w:t>
            </w:r>
            <w:r w:rsidRPr="0013787D">
              <w:rPr>
                <w:rFonts w:cstheme="minorHAnsi"/>
              </w:rPr>
              <w:t xml:space="preserve"> konkrete Möglichkeiten.</w:t>
            </w:r>
          </w:p>
          <w:p w14:paraId="024D81F6" w14:textId="77777777" w:rsidR="000C6DA8" w:rsidRPr="0013787D" w:rsidDel="000C6DA8" w:rsidRDefault="000C6DA8">
            <w:pPr>
              <w:tabs>
                <w:tab w:val="num" w:pos="316"/>
              </w:tabs>
              <w:spacing w:line="276" w:lineRule="auto"/>
              <w:ind w:left="316" w:hanging="284"/>
              <w:rPr>
                <w:del w:id="1800" w:author="Fabienne Schmaus" w:date="2026-05-04T09:26:00Z" w16du:dateUtc="2026-05-04T07:26:00Z"/>
                <w:rFonts w:cstheme="minorHAnsi"/>
              </w:rPr>
              <w:pPrChange w:id="1801" w:author="Fabienne Schmaus" w:date="2026-05-04T09:26:00Z" w16du:dateUtc="2026-05-04T07:26:00Z">
                <w:pPr>
                  <w:spacing w:line="276" w:lineRule="auto"/>
                </w:pPr>
              </w:pPrChange>
            </w:pPr>
            <w:del w:id="1802" w:author="Fabienne Schmaus" w:date="2026-05-04T09:26:00Z" w16du:dateUtc="2026-05-04T07:26:00Z">
              <w:r w:rsidRPr="0013787D" w:rsidDel="000C6DA8">
                <w:rPr>
                  <w:rFonts w:cstheme="minorHAnsi"/>
                  <w:b/>
                  <w:bCs/>
                </w:rPr>
                <w:delText>Zusatz für Sek II:</w:delText>
              </w:r>
            </w:del>
          </w:p>
          <w:p w14:paraId="727F775B" w14:textId="77777777" w:rsidR="000C6DA8" w:rsidRPr="0013787D" w:rsidRDefault="000C6DA8">
            <w:pPr>
              <w:numPr>
                <w:ilvl w:val="0"/>
                <w:numId w:val="62"/>
              </w:numPr>
              <w:tabs>
                <w:tab w:val="clear" w:pos="720"/>
                <w:tab w:val="num" w:pos="316"/>
              </w:tabs>
              <w:spacing w:line="276" w:lineRule="auto"/>
              <w:ind w:left="316" w:hanging="284"/>
              <w:rPr>
                <w:rFonts w:cstheme="minorHAnsi"/>
              </w:rPr>
              <w:pPrChange w:id="1803" w:author="Fabienne Schmaus" w:date="2026-05-04T09:26:00Z" w16du:dateUtc="2026-05-04T07:26:00Z">
                <w:pPr>
                  <w:numPr>
                    <w:numId w:val="62"/>
                  </w:numPr>
                  <w:tabs>
                    <w:tab w:val="num" w:pos="720"/>
                  </w:tabs>
                  <w:spacing w:line="276" w:lineRule="auto"/>
                  <w:ind w:left="720" w:hanging="360"/>
                </w:pPr>
              </w:pPrChange>
            </w:pPr>
            <w:r w:rsidRPr="0013787D">
              <w:rPr>
                <w:rFonts w:cstheme="minorHAnsi"/>
              </w:rPr>
              <w:t xml:space="preserve">Der Psychologe Leon Festinger beschreibt den sogenannten </w:t>
            </w:r>
            <w:r w:rsidRPr="0013787D">
              <w:rPr>
                <w:rFonts w:cstheme="minorHAnsi"/>
                <w:b/>
                <w:bCs/>
              </w:rPr>
              <w:t>Aufwärtsvergleich</w:t>
            </w:r>
            <w:r w:rsidRPr="0013787D">
              <w:rPr>
                <w:rFonts w:cstheme="minorHAnsi"/>
              </w:rPr>
              <w:t>: Wir vergleichen uns mit Menschen, die wir als „besser</w:t>
            </w:r>
            <w:del w:id="1804" w:author="Fabienne Schmaus" w:date="2026-05-04T09:29:00Z" w16du:dateUtc="2026-05-04T07:29:00Z">
              <w:r w:rsidRPr="0013787D" w:rsidDel="000C6DA8">
                <w:rPr>
                  <w:rFonts w:cstheme="minorHAnsi"/>
                </w:rPr>
                <w:delText xml:space="preserve">" </w:delText>
              </w:r>
            </w:del>
            <w:ins w:id="1805" w:author="Fabienne Schmaus" w:date="2026-05-04T09:29:00Z" w16du:dateUtc="2026-05-04T07:29:00Z">
              <w:r>
                <w:rPr>
                  <w:rFonts w:cstheme="minorHAnsi"/>
                </w:rPr>
                <w:t>“</w:t>
              </w:r>
              <w:r w:rsidRPr="0013787D">
                <w:rPr>
                  <w:rFonts w:cstheme="minorHAnsi"/>
                </w:rPr>
                <w:t xml:space="preserve"> </w:t>
              </w:r>
            </w:ins>
            <w:r w:rsidRPr="0013787D">
              <w:rPr>
                <w:rFonts w:cstheme="minorHAnsi"/>
              </w:rPr>
              <w:t>wahrnehmen – und verlieren dabei fast immer. Erkennt ihr diesen Mechanismus in Mias Geschichte? Was macht ihn auf Social Media besonders stark?</w:t>
            </w:r>
          </w:p>
          <w:p w14:paraId="1F12D8B9" w14:textId="77777777" w:rsidR="000C6DA8" w:rsidRPr="0013787D" w:rsidRDefault="000C6DA8">
            <w:pPr>
              <w:numPr>
                <w:ilvl w:val="0"/>
                <w:numId w:val="62"/>
              </w:numPr>
              <w:tabs>
                <w:tab w:val="clear" w:pos="720"/>
                <w:tab w:val="num" w:pos="316"/>
              </w:tabs>
              <w:spacing w:line="276" w:lineRule="auto"/>
              <w:ind w:left="316" w:hanging="284"/>
              <w:rPr>
                <w:rFonts w:cstheme="minorHAnsi"/>
              </w:rPr>
              <w:pPrChange w:id="1806" w:author="Fabienne Schmaus" w:date="2026-05-04T09:26:00Z" w16du:dateUtc="2026-05-04T07:26:00Z">
                <w:pPr>
                  <w:numPr>
                    <w:numId w:val="62"/>
                  </w:numPr>
                  <w:tabs>
                    <w:tab w:val="num" w:pos="720"/>
                  </w:tabs>
                  <w:spacing w:line="276" w:lineRule="auto"/>
                  <w:ind w:left="720" w:hanging="360"/>
                </w:pPr>
              </w:pPrChange>
            </w:pPr>
            <w:r w:rsidRPr="0013787D">
              <w:rPr>
                <w:rFonts w:cstheme="minorHAnsi"/>
              </w:rPr>
              <w:t xml:space="preserve">Ist das ein </w:t>
            </w:r>
            <w:r w:rsidRPr="0013787D">
              <w:rPr>
                <w:rFonts w:cstheme="minorHAnsi"/>
                <w:b/>
                <w:bCs/>
              </w:rPr>
              <w:t>individuelles Problem</w:t>
            </w:r>
            <w:r w:rsidRPr="0013787D">
              <w:rPr>
                <w:rFonts w:cstheme="minorHAnsi"/>
              </w:rPr>
              <w:t xml:space="preserve"> – oder hat auch die Plattform eine Verantwortung? Begründet.</w:t>
            </w:r>
          </w:p>
          <w:p w14:paraId="3110E296" w14:textId="77777777" w:rsidR="000C6DA8" w:rsidRPr="0013787D" w:rsidRDefault="000C6DA8">
            <w:pPr>
              <w:numPr>
                <w:ilvl w:val="0"/>
                <w:numId w:val="62"/>
              </w:numPr>
              <w:tabs>
                <w:tab w:val="clear" w:pos="720"/>
                <w:tab w:val="num" w:pos="316"/>
              </w:tabs>
              <w:spacing w:line="276" w:lineRule="auto"/>
              <w:ind w:left="316" w:hanging="284"/>
              <w:rPr>
                <w:rFonts w:cstheme="minorHAnsi"/>
              </w:rPr>
              <w:pPrChange w:id="1807" w:author="Fabienne Schmaus" w:date="2026-05-04T09:26:00Z" w16du:dateUtc="2026-05-04T07:26:00Z">
                <w:pPr>
                  <w:numPr>
                    <w:numId w:val="62"/>
                  </w:numPr>
                  <w:tabs>
                    <w:tab w:val="num" w:pos="720"/>
                  </w:tabs>
                  <w:spacing w:line="276" w:lineRule="auto"/>
                  <w:ind w:left="720" w:hanging="360"/>
                </w:pPr>
              </w:pPrChange>
            </w:pPr>
            <w:r w:rsidRPr="0013787D">
              <w:rPr>
                <w:rFonts w:cstheme="minorHAnsi"/>
              </w:rPr>
              <w:t xml:space="preserve">Vogel et al. (2024) haben in einer aktuellen Studie gezeigt, dass soziale Vergleiche auf Social Media </w:t>
            </w:r>
            <w:r w:rsidRPr="0013787D">
              <w:rPr>
                <w:rFonts w:cstheme="minorHAnsi"/>
                <w:b/>
                <w:bCs/>
              </w:rPr>
              <w:t>intensiver und häufiger</w:t>
            </w:r>
            <w:r w:rsidRPr="0013787D">
              <w:rPr>
                <w:rFonts w:cstheme="minorHAnsi"/>
              </w:rPr>
              <w:t xml:space="preserve"> sind als analoge Vergleiche im Alltag. Warum könnte das so sein? Und was bedeutet das für Mias Situation – könnte sie das „einfach abstellen</w:t>
            </w:r>
            <w:del w:id="1808" w:author="Fabienne Schmaus" w:date="2026-05-04T09:29:00Z" w16du:dateUtc="2026-05-04T07:29:00Z">
              <w:r w:rsidRPr="0013787D" w:rsidDel="000C6DA8">
                <w:rPr>
                  <w:rFonts w:cstheme="minorHAnsi"/>
                </w:rPr>
                <w:delText xml:space="preserve">", </w:delText>
              </w:r>
            </w:del>
            <w:ins w:id="1809" w:author="Fabienne Schmaus" w:date="2026-05-04T09:29:00Z" w16du:dateUtc="2026-05-04T07:29:00Z">
              <w:r>
                <w:rPr>
                  <w:rFonts w:cstheme="minorHAnsi"/>
                </w:rPr>
                <w:t>“</w:t>
              </w:r>
              <w:r w:rsidRPr="0013787D">
                <w:rPr>
                  <w:rFonts w:cstheme="minorHAnsi"/>
                </w:rPr>
                <w:t xml:space="preserve">, </w:t>
              </w:r>
            </w:ins>
            <w:r w:rsidRPr="0013787D">
              <w:rPr>
                <w:rFonts w:cstheme="minorHAnsi"/>
              </w:rPr>
              <w:t>wenn sie wollte?</w:t>
            </w:r>
          </w:p>
          <w:p w14:paraId="6FD162DD" w14:textId="77777777" w:rsidR="000C6DA8" w:rsidRPr="0013787D" w:rsidDel="000C6DA8" w:rsidRDefault="000C6DA8" w:rsidP="001955DF">
            <w:pPr>
              <w:spacing w:line="276" w:lineRule="auto"/>
              <w:rPr>
                <w:del w:id="1810" w:author="Fabienne Schmaus" w:date="2026-05-04T09:34:00Z" w16du:dateUtc="2026-05-04T07:34:00Z"/>
                <w:rFonts w:cstheme="minorHAnsi"/>
              </w:rPr>
            </w:pPr>
          </w:p>
          <w:p w14:paraId="4ECAB856" w14:textId="77777777" w:rsidR="000C6DA8" w:rsidRPr="0013787D" w:rsidDel="000C6DA8" w:rsidRDefault="000C6DA8" w:rsidP="001955DF">
            <w:pPr>
              <w:spacing w:line="276" w:lineRule="auto"/>
              <w:rPr>
                <w:del w:id="1811" w:author="Fabienne Schmaus" w:date="2026-05-04T09:34:00Z" w16du:dateUtc="2026-05-04T07:34:00Z"/>
                <w:rFonts w:cstheme="minorHAnsi"/>
                <w:b/>
                <w:bCs/>
              </w:rPr>
            </w:pPr>
            <w:del w:id="1812" w:author="Fabienne Schmaus" w:date="2026-05-04T09:34:00Z" w16du:dateUtc="2026-05-04T07:34:00Z">
              <w:r w:rsidRPr="0013787D" w:rsidDel="000C6DA8">
                <w:rPr>
                  <w:rFonts w:cstheme="minorHAnsi"/>
                  <w:b/>
                  <w:bCs/>
                </w:rPr>
                <w:delText>Für die Kurzvorstellung im Plenum</w:delText>
              </w:r>
            </w:del>
          </w:p>
          <w:p w14:paraId="520EA56A" w14:textId="77777777" w:rsidR="000C6DA8" w:rsidRPr="0013787D" w:rsidDel="000C6DA8" w:rsidRDefault="000C6DA8" w:rsidP="001955DF">
            <w:pPr>
              <w:spacing w:line="276" w:lineRule="auto"/>
              <w:rPr>
                <w:del w:id="1813" w:author="Fabienne Schmaus" w:date="2026-05-04T09:34:00Z" w16du:dateUtc="2026-05-04T07:34:00Z"/>
                <w:rFonts w:cstheme="minorHAnsi"/>
              </w:rPr>
            </w:pPr>
            <w:del w:id="1814" w:author="Fabienne Schmaus" w:date="2026-05-04T09:34:00Z" w16du:dateUtc="2026-05-04T07:34:00Z">
              <w:r w:rsidRPr="0013787D" w:rsidDel="000C6DA8">
                <w:rPr>
                  <w:rFonts w:cstheme="minorHAnsi"/>
                </w:rPr>
                <w:delText xml:space="preserve">Bereitet eine </w:delText>
              </w:r>
              <w:r w:rsidRPr="0013787D" w:rsidDel="000C6DA8">
                <w:rPr>
                  <w:rFonts w:cstheme="minorHAnsi"/>
                  <w:b/>
                  <w:bCs/>
                </w:rPr>
                <w:delText>2-Minuten-Zusammenfassung</w:delText>
              </w:r>
              <w:r w:rsidRPr="0013787D" w:rsidDel="000C6DA8">
                <w:rPr>
                  <w:rFonts w:cstheme="minorHAnsi"/>
                </w:rPr>
                <w:delText xml:space="preserve"> vor:</w:delText>
              </w:r>
            </w:del>
          </w:p>
          <w:p w14:paraId="16ECBC1C" w14:textId="77777777" w:rsidR="000C6DA8" w:rsidRPr="0013787D" w:rsidDel="000C6DA8" w:rsidRDefault="000C6DA8" w:rsidP="001955DF">
            <w:pPr>
              <w:numPr>
                <w:ilvl w:val="0"/>
                <w:numId w:val="63"/>
              </w:numPr>
              <w:spacing w:line="276" w:lineRule="auto"/>
              <w:rPr>
                <w:del w:id="1815" w:author="Fabienne Schmaus" w:date="2026-05-04T09:34:00Z" w16du:dateUtc="2026-05-04T07:34:00Z"/>
                <w:rFonts w:cstheme="minorHAnsi"/>
              </w:rPr>
            </w:pPr>
            <w:del w:id="1816" w:author="Fabienne Schmaus" w:date="2026-05-04T09:34:00Z" w16du:dateUtc="2026-05-04T07:34:00Z">
              <w:r w:rsidRPr="0013787D" w:rsidDel="000C6DA8">
                <w:rPr>
                  <w:rFonts w:cstheme="minorHAnsi"/>
                </w:rPr>
                <w:delText>Was passiert in der Geschichte?</w:delText>
              </w:r>
            </w:del>
          </w:p>
          <w:p w14:paraId="12F94788" w14:textId="77777777" w:rsidR="000C6DA8" w:rsidRPr="0013787D" w:rsidDel="000C6DA8" w:rsidRDefault="000C6DA8" w:rsidP="001955DF">
            <w:pPr>
              <w:numPr>
                <w:ilvl w:val="0"/>
                <w:numId w:val="63"/>
              </w:numPr>
              <w:spacing w:line="276" w:lineRule="auto"/>
              <w:rPr>
                <w:del w:id="1817" w:author="Fabienne Schmaus" w:date="2026-05-04T09:34:00Z" w16du:dateUtc="2026-05-04T07:34:00Z"/>
                <w:rFonts w:cstheme="minorHAnsi"/>
              </w:rPr>
            </w:pPr>
            <w:del w:id="1818" w:author="Fabienne Schmaus" w:date="2026-05-04T09:34:00Z" w16du:dateUtc="2026-05-04T07:34:00Z">
              <w:r w:rsidRPr="0013787D" w:rsidDel="000C6DA8">
                <w:rPr>
                  <w:rFonts w:cstheme="minorHAnsi"/>
                </w:rPr>
                <w:delText>Was beschäftigt die Person?</w:delText>
              </w:r>
            </w:del>
          </w:p>
          <w:p w14:paraId="0039D938" w14:textId="77777777" w:rsidR="000C6DA8" w:rsidDel="000C6DA8" w:rsidRDefault="000C6DA8" w:rsidP="001955DF">
            <w:pPr>
              <w:numPr>
                <w:ilvl w:val="0"/>
                <w:numId w:val="63"/>
              </w:numPr>
              <w:spacing w:line="276" w:lineRule="auto"/>
              <w:rPr>
                <w:del w:id="1819" w:author="Fabienne Schmaus" w:date="2026-05-04T09:34:00Z" w16du:dateUtc="2026-05-04T07:34:00Z"/>
                <w:rFonts w:cstheme="minorHAnsi"/>
              </w:rPr>
            </w:pPr>
            <w:del w:id="1820" w:author="Fabienne Schmaus" w:date="2026-05-04T09:34:00Z" w16du:dateUtc="2026-05-04T07:34:00Z">
              <w:r w:rsidRPr="0013787D" w:rsidDel="000C6DA8">
                <w:rPr>
                  <w:rFonts w:cstheme="minorHAnsi"/>
                </w:rPr>
                <w:delText>Was könnte helfen?</w:delText>
              </w:r>
            </w:del>
          </w:p>
          <w:p w14:paraId="464EDE49" w14:textId="77777777" w:rsidR="000C6DA8" w:rsidRPr="0013787D" w:rsidDel="000C6DA8" w:rsidRDefault="000C6DA8" w:rsidP="001955DF">
            <w:pPr>
              <w:spacing w:line="276" w:lineRule="auto"/>
              <w:ind w:left="720"/>
              <w:rPr>
                <w:del w:id="1821" w:author="Fabienne Schmaus" w:date="2026-05-04T09:27:00Z" w16du:dateUtc="2026-05-04T07:27:00Z"/>
                <w:rFonts w:cstheme="minorHAnsi"/>
              </w:rPr>
            </w:pPr>
          </w:p>
          <w:p w14:paraId="5AB25F0D" w14:textId="77777777" w:rsidR="000C6DA8" w:rsidRPr="000C6DA8" w:rsidRDefault="000C6DA8">
            <w:pPr>
              <w:spacing w:line="276" w:lineRule="auto"/>
              <w:ind w:left="720"/>
              <w:rPr>
                <w:rFonts w:cstheme="minorHAnsi"/>
                <w:b/>
                <w:bCs/>
              </w:rPr>
              <w:pPrChange w:id="1822" w:author="Fabienne Schmaus" w:date="2026-05-04T09:27:00Z" w16du:dateUtc="2026-05-04T07:27:00Z">
                <w:pPr>
                  <w:spacing w:line="276" w:lineRule="auto"/>
                </w:pPr>
              </w:pPrChange>
            </w:pPr>
          </w:p>
        </w:tc>
      </w:tr>
      <w:tr w:rsidR="000C6DA8" w14:paraId="0A640BAD" w14:textId="77777777" w:rsidTr="001955DF">
        <w:trPr>
          <w:ins w:id="1823" w:author="Fabienne Schmaus" w:date="2026-05-04T09:27:00Z"/>
        </w:trPr>
        <w:tc>
          <w:tcPr>
            <w:tcW w:w="10456" w:type="dxa"/>
            <w:tcBorders>
              <w:top w:val="single" w:sz="4" w:space="0" w:color="auto"/>
              <w:bottom w:val="nil"/>
            </w:tcBorders>
            <w:tcPrChange w:id="1824" w:author="Fabienne Schmaus" w:date="2026-05-04T09:36:00Z" w16du:dateUtc="2026-05-04T07:36:00Z">
              <w:tcPr>
                <w:tcW w:w="10456" w:type="dxa"/>
              </w:tcPr>
            </w:tcPrChange>
          </w:tcPr>
          <w:p w14:paraId="6A250B88" w14:textId="77777777" w:rsidR="000C6DA8" w:rsidRPr="0013787D" w:rsidRDefault="000C6DA8" w:rsidP="001955DF">
            <w:pPr>
              <w:spacing w:line="276" w:lineRule="auto"/>
              <w:rPr>
                <w:rFonts w:cstheme="minorHAnsi"/>
                <w:b/>
                <w:bCs/>
              </w:rPr>
            </w:pPr>
            <w:del w:id="1825" w:author="Fabienne Schmaus" w:date="2026-05-04T09:28:00Z" w16du:dateUtc="2026-05-04T07:28:00Z">
              <w:r w:rsidRPr="0013787D" w:rsidDel="000C6DA8">
                <w:rPr>
                  <w:rFonts w:cstheme="minorHAnsi"/>
                  <w:b/>
                  <w:bCs/>
                </w:rPr>
                <w:delText>Arbeitsblatt 3b</w:delText>
              </w:r>
            </w:del>
            <w:ins w:id="1826" w:author="Fabienne Schmaus" w:date="2026-05-04T09:28:00Z" w16du:dateUtc="2026-05-04T07:28:00Z">
              <w:r>
                <w:rPr>
                  <w:rFonts w:cstheme="minorHAnsi"/>
                  <w:b/>
                  <w:bCs/>
                </w:rPr>
                <w:t>II.</w:t>
              </w:r>
            </w:ins>
            <w:del w:id="1827" w:author="Fabienne Schmaus" w:date="2026-05-04T09:28:00Z" w16du:dateUtc="2026-05-04T07:28:00Z">
              <w:r w:rsidRPr="0013787D" w:rsidDel="000C6DA8">
                <w:rPr>
                  <w:rFonts w:cstheme="minorHAnsi"/>
                  <w:b/>
                  <w:bCs/>
                </w:rPr>
                <w:delText xml:space="preserve"> –</w:delText>
              </w:r>
            </w:del>
            <w:r w:rsidRPr="0013787D">
              <w:rPr>
                <w:rFonts w:cstheme="minorHAnsi"/>
                <w:b/>
                <w:bCs/>
              </w:rPr>
              <w:t xml:space="preserve"> Fallbeispiel „Niemand liked meine Beiträge</w:t>
            </w:r>
            <w:del w:id="1828" w:author="Fabienne Schmaus" w:date="2026-05-04T09:29:00Z" w16du:dateUtc="2026-05-04T07:29:00Z">
              <w:r w:rsidRPr="0013787D" w:rsidDel="000C6DA8">
                <w:rPr>
                  <w:rFonts w:cstheme="minorHAnsi"/>
                  <w:b/>
                  <w:bCs/>
                </w:rPr>
                <w:delText>“</w:delText>
              </w:r>
            </w:del>
            <w:ins w:id="1829" w:author="Fabienne Schmaus" w:date="2026-05-04T09:29:00Z" w16du:dateUtc="2026-05-04T07:29:00Z">
              <w:r>
                <w:rPr>
                  <w:rFonts w:cstheme="minorHAnsi"/>
                  <w:b/>
                  <w:bCs/>
                </w:rPr>
                <w:t>“</w:t>
              </w:r>
            </w:ins>
          </w:p>
          <w:p w14:paraId="2A385991" w14:textId="77777777" w:rsidR="000C6DA8" w:rsidRPr="0013787D" w:rsidDel="000C6DA8" w:rsidRDefault="000C6DA8" w:rsidP="001955DF">
            <w:pPr>
              <w:spacing w:line="276" w:lineRule="auto"/>
              <w:rPr>
                <w:del w:id="1830" w:author="Fabienne Schmaus" w:date="2026-05-04T09:29:00Z" w16du:dateUtc="2026-05-04T07:29:00Z"/>
                <w:rFonts w:cstheme="minorHAnsi"/>
                <w:b/>
                <w:bCs/>
              </w:rPr>
            </w:pPr>
          </w:p>
          <w:p w14:paraId="4ED0DE80" w14:textId="77777777" w:rsidR="000C6DA8" w:rsidRPr="0013787D" w:rsidDel="000C6DA8" w:rsidRDefault="000C6DA8" w:rsidP="001955DF">
            <w:pPr>
              <w:spacing w:line="276" w:lineRule="auto"/>
              <w:rPr>
                <w:del w:id="1831" w:author="Fabienne Schmaus" w:date="2026-05-04T09:29:00Z" w16du:dateUtc="2026-05-04T07:29:00Z"/>
                <w:rFonts w:cstheme="minorHAnsi"/>
              </w:rPr>
            </w:pPr>
            <w:del w:id="1832" w:author="Fabienne Schmaus" w:date="2026-05-04T09:29:00Z" w16du:dateUtc="2026-05-04T07:29:00Z">
              <w:r w:rsidRPr="0013787D" w:rsidDel="000C6DA8">
                <w:rPr>
                  <w:rFonts w:cstheme="minorHAnsi"/>
                </w:rPr>
                <w:delText>Die Geschichte</w:delText>
              </w:r>
            </w:del>
          </w:p>
          <w:p w14:paraId="3DF4B1A3" w14:textId="77777777" w:rsidR="000C6DA8" w:rsidRPr="0013787D" w:rsidRDefault="000C6DA8" w:rsidP="001955DF">
            <w:pPr>
              <w:spacing w:line="276" w:lineRule="auto"/>
              <w:rPr>
                <w:rFonts w:cstheme="minorHAnsi"/>
              </w:rPr>
            </w:pPr>
            <w:r w:rsidRPr="000C6DA8">
              <w:rPr>
                <w:rFonts w:cstheme="minorHAnsi"/>
                <w:b/>
                <w:bCs/>
                <w:rPrChange w:id="1833" w:author="Fabienne Schmaus" w:date="2026-05-04T09:29:00Z" w16du:dateUtc="2026-05-04T07:29:00Z">
                  <w:rPr>
                    <w:rFonts w:cstheme="minorHAnsi"/>
                  </w:rPr>
                </w:rPrChange>
              </w:rPr>
              <w:t>Jonas</w:t>
            </w:r>
            <w:r w:rsidRPr="0013787D">
              <w:rPr>
                <w:rFonts w:cstheme="minorHAnsi"/>
              </w:rPr>
              <w:t xml:space="preserve"> ist 16. Er postet regelmäßig auf Instagram – meistens Fotos von Dingen, die er schön findet: Sonnenuntergänge, Details aus der Stadt, ab und zu ein Selfie. Er steckt manchmal viel Zeit in einen Post – den Ausschnitt wählen, bearbeiten, den richtigen Zeitpunkt abpassen.</w:t>
            </w:r>
          </w:p>
          <w:p w14:paraId="6F4F8B96" w14:textId="77777777" w:rsidR="000C6DA8" w:rsidRPr="0013787D" w:rsidRDefault="000C6DA8" w:rsidP="001955DF">
            <w:pPr>
              <w:spacing w:line="276" w:lineRule="auto"/>
              <w:rPr>
                <w:rFonts w:cstheme="minorHAnsi"/>
              </w:rPr>
            </w:pPr>
            <w:r w:rsidRPr="0013787D">
              <w:rPr>
                <w:rFonts w:cstheme="minorHAnsi"/>
              </w:rPr>
              <w:t>Aber die Reaktionen bleiben aus. Seine Beiträge bekommen selten mehr als 12 Likes, die meisten davon von denselben wenigen Personen. Wenn er in Storys Abstimmungen macht, antworten fast keine.</w:t>
            </w:r>
          </w:p>
          <w:p w14:paraId="59AADD5F" w14:textId="77777777" w:rsidR="000C6DA8" w:rsidRPr="0013787D" w:rsidRDefault="000C6DA8" w:rsidP="001955DF">
            <w:pPr>
              <w:spacing w:line="276" w:lineRule="auto"/>
              <w:rPr>
                <w:rFonts w:cstheme="minorHAnsi"/>
              </w:rPr>
            </w:pPr>
            <w:r w:rsidRPr="0013787D">
              <w:rPr>
                <w:rFonts w:cstheme="minorHAnsi"/>
              </w:rPr>
              <w:lastRenderedPageBreak/>
              <w:t>Jonas sagt sich, dass das egal ist. Aber wenn er eine Benachrichtigung sieht, schaut er immer sofort nach. Und wenn nichts dabei ist, kommt kurz das Gefühl</w:t>
            </w:r>
            <w:r w:rsidRPr="000C6DA8">
              <w:rPr>
                <w:rFonts w:cstheme="minorHAnsi"/>
              </w:rPr>
              <w:t xml:space="preserve">: </w:t>
            </w:r>
            <w:r w:rsidRPr="000C6DA8">
              <w:rPr>
                <w:rFonts w:cstheme="minorHAnsi"/>
                <w:rPrChange w:id="1834" w:author="Fabienne Schmaus" w:date="2026-05-04T09:30:00Z" w16du:dateUtc="2026-05-04T07:30:00Z">
                  <w:rPr>
                    <w:rFonts w:cstheme="minorHAnsi"/>
                    <w:i/>
                    <w:iCs/>
                  </w:rPr>
                </w:rPrChange>
              </w:rPr>
              <w:t>„War nicht gut genug. Bin nicht gut genug</w:t>
            </w:r>
            <w:del w:id="1835" w:author="Fabienne Schmaus" w:date="2026-05-04T09:30:00Z" w16du:dateUtc="2026-05-04T07:30:00Z">
              <w:r w:rsidRPr="000C6DA8" w:rsidDel="000C6DA8">
                <w:rPr>
                  <w:rFonts w:cstheme="minorHAnsi"/>
                  <w:rPrChange w:id="1836" w:author="Fabienne Schmaus" w:date="2026-05-04T09:30:00Z" w16du:dateUtc="2026-05-04T07:30:00Z">
                    <w:rPr>
                      <w:rFonts w:cstheme="minorHAnsi"/>
                      <w:i/>
                      <w:iCs/>
                    </w:rPr>
                  </w:rPrChange>
                </w:rPr>
                <w:delText>."</w:delText>
              </w:r>
            </w:del>
            <w:ins w:id="1837" w:author="Fabienne Schmaus" w:date="2026-05-04T09:30:00Z" w16du:dateUtc="2026-05-04T07:30:00Z">
              <w:r w:rsidRPr="000C6DA8">
                <w:rPr>
                  <w:rFonts w:cstheme="minorHAnsi"/>
                  <w:rPrChange w:id="1838" w:author="Fabienne Schmaus" w:date="2026-05-04T09:30:00Z" w16du:dateUtc="2026-05-04T07:30:00Z">
                    <w:rPr>
                      <w:rFonts w:cstheme="minorHAnsi"/>
                      <w:i/>
                      <w:iCs/>
                    </w:rPr>
                  </w:rPrChange>
                </w:rPr>
                <w:t>.“</w:t>
              </w:r>
            </w:ins>
          </w:p>
          <w:p w14:paraId="0AFB644D" w14:textId="77777777" w:rsidR="000C6DA8" w:rsidRPr="000C6DA8" w:rsidRDefault="000C6DA8" w:rsidP="001955DF">
            <w:pPr>
              <w:spacing w:line="276" w:lineRule="auto"/>
              <w:rPr>
                <w:rFonts w:cstheme="minorHAnsi"/>
                <w:sz w:val="12"/>
                <w:szCs w:val="12"/>
                <w:rPrChange w:id="1839" w:author="Fabienne Schmaus" w:date="2026-05-04T09:30:00Z" w16du:dateUtc="2026-05-04T07:30:00Z">
                  <w:rPr>
                    <w:rFonts w:cstheme="minorHAnsi"/>
                  </w:rPr>
                </w:rPrChange>
              </w:rPr>
            </w:pPr>
          </w:p>
          <w:p w14:paraId="694388D4" w14:textId="77777777" w:rsidR="000C6DA8" w:rsidRPr="0013787D" w:rsidDel="000C6DA8" w:rsidRDefault="000C6DA8" w:rsidP="001955DF">
            <w:pPr>
              <w:spacing w:line="276" w:lineRule="auto"/>
              <w:rPr>
                <w:del w:id="1840" w:author="Fabienne Schmaus" w:date="2026-05-04T09:30:00Z" w16du:dateUtc="2026-05-04T07:30:00Z"/>
                <w:rFonts w:cstheme="minorHAnsi"/>
                <w:b/>
                <w:bCs/>
              </w:rPr>
            </w:pPr>
            <w:del w:id="1841" w:author="Fabienne Schmaus" w:date="2026-05-04T09:30:00Z" w16du:dateUtc="2026-05-04T07:30:00Z">
              <w:r w:rsidRPr="0013787D" w:rsidDel="000C6DA8">
                <w:rPr>
                  <w:rFonts w:cstheme="minorHAnsi"/>
                  <w:b/>
                  <w:bCs/>
                </w:rPr>
                <w:delText>Aufgabe</w:delText>
              </w:r>
            </w:del>
          </w:p>
          <w:p w14:paraId="5EE52952" w14:textId="77777777" w:rsidR="000C6DA8" w:rsidRPr="000C6DA8" w:rsidRDefault="000C6DA8" w:rsidP="001955DF">
            <w:pPr>
              <w:spacing w:line="276" w:lineRule="auto"/>
              <w:rPr>
                <w:rFonts w:cstheme="minorHAnsi"/>
                <w:i/>
                <w:iCs/>
                <w:rPrChange w:id="1842" w:author="Fabienne Schmaus" w:date="2026-05-04T09:30:00Z" w16du:dateUtc="2026-05-04T07:30:00Z">
                  <w:rPr>
                    <w:rFonts w:cstheme="minorHAnsi"/>
                  </w:rPr>
                </w:rPrChange>
              </w:rPr>
            </w:pPr>
            <w:r w:rsidRPr="000C6DA8">
              <w:rPr>
                <w:rFonts w:cstheme="minorHAnsi"/>
                <w:i/>
                <w:iCs/>
                <w:rPrChange w:id="1843" w:author="Fabienne Schmaus" w:date="2026-05-04T09:30:00Z" w16du:dateUtc="2026-05-04T07:30:00Z">
                  <w:rPr>
                    <w:rFonts w:cstheme="minorHAnsi"/>
                  </w:rPr>
                </w:rPrChange>
              </w:rPr>
              <w:t>Lest die Geschichte und bearbeitet die folgenden Fragen gemeinsam in eurer Gruppe.</w:t>
            </w:r>
          </w:p>
          <w:p w14:paraId="186F15BE" w14:textId="77777777" w:rsidR="000C6DA8" w:rsidRPr="0013787D" w:rsidDel="000C6DA8" w:rsidRDefault="000C6DA8" w:rsidP="001955DF">
            <w:pPr>
              <w:tabs>
                <w:tab w:val="num" w:pos="313"/>
              </w:tabs>
              <w:spacing w:line="276" w:lineRule="auto"/>
              <w:ind w:left="313" w:hanging="284"/>
              <w:rPr>
                <w:del w:id="1844" w:author="Fabienne Schmaus" w:date="2026-05-04T09:31:00Z" w16du:dateUtc="2026-05-04T07:31:00Z"/>
                <w:rFonts w:cstheme="minorHAnsi"/>
              </w:rPr>
            </w:pPr>
            <w:del w:id="1845" w:author="Fabienne Schmaus" w:date="2026-05-04T09:31:00Z" w16du:dateUtc="2026-05-04T07:31:00Z">
              <w:r w:rsidRPr="0013787D" w:rsidDel="000C6DA8">
                <w:rPr>
                  <w:rFonts w:cstheme="minorHAnsi"/>
                  <w:b/>
                  <w:bCs/>
                </w:rPr>
                <w:delText>Fragen für alle:</w:delText>
              </w:r>
            </w:del>
          </w:p>
          <w:p w14:paraId="78A1E386" w14:textId="77777777" w:rsidR="000C6DA8" w:rsidRPr="0013787D" w:rsidRDefault="000C6DA8" w:rsidP="001955DF">
            <w:pPr>
              <w:numPr>
                <w:ilvl w:val="0"/>
                <w:numId w:val="64"/>
              </w:numPr>
              <w:tabs>
                <w:tab w:val="clear" w:pos="720"/>
                <w:tab w:val="num" w:pos="313"/>
              </w:tabs>
              <w:spacing w:line="276" w:lineRule="auto"/>
              <w:ind w:left="313" w:hanging="284"/>
              <w:rPr>
                <w:rFonts w:cstheme="minorHAnsi"/>
              </w:rPr>
            </w:pPr>
            <w:r w:rsidRPr="0013787D">
              <w:rPr>
                <w:rFonts w:cstheme="minorHAnsi"/>
              </w:rPr>
              <w:t>Was beschäftigt Jonas? Was steckt hinter seinem Gefühl „nicht gut genug</w:t>
            </w:r>
            <w:del w:id="1846" w:author="Fabienne Schmaus" w:date="2026-05-04T09:30:00Z" w16du:dateUtc="2026-05-04T07:30:00Z">
              <w:r w:rsidRPr="0013787D" w:rsidDel="000C6DA8">
                <w:rPr>
                  <w:rFonts w:cstheme="minorHAnsi"/>
                </w:rPr>
                <w:delText>"?</w:delText>
              </w:r>
            </w:del>
            <w:ins w:id="1847" w:author="Fabienne Schmaus" w:date="2026-05-04T09:30:00Z" w16du:dateUtc="2026-05-04T07:30:00Z">
              <w:r>
                <w:rPr>
                  <w:rFonts w:cstheme="minorHAnsi"/>
                </w:rPr>
                <w:t>“</w:t>
              </w:r>
              <w:r w:rsidRPr="0013787D">
                <w:rPr>
                  <w:rFonts w:cstheme="minorHAnsi"/>
                </w:rPr>
                <w:t>?</w:t>
              </w:r>
            </w:ins>
          </w:p>
          <w:p w14:paraId="75A29326" w14:textId="77777777" w:rsidR="000C6DA8" w:rsidRPr="0013787D" w:rsidRDefault="000C6DA8" w:rsidP="001955DF">
            <w:pPr>
              <w:numPr>
                <w:ilvl w:val="0"/>
                <w:numId w:val="64"/>
              </w:numPr>
              <w:tabs>
                <w:tab w:val="clear" w:pos="720"/>
                <w:tab w:val="num" w:pos="313"/>
              </w:tabs>
              <w:spacing w:line="276" w:lineRule="auto"/>
              <w:ind w:left="313" w:hanging="284"/>
              <w:rPr>
                <w:rFonts w:cstheme="minorHAnsi"/>
              </w:rPr>
            </w:pPr>
            <w:r w:rsidRPr="0013787D">
              <w:rPr>
                <w:rFonts w:cstheme="minorHAnsi"/>
              </w:rPr>
              <w:t>Jonas sagt „das ist egal</w:t>
            </w:r>
            <w:del w:id="1848" w:author="Fabienne Schmaus" w:date="2026-05-04T09:30:00Z" w16du:dateUtc="2026-05-04T07:30:00Z">
              <w:r w:rsidRPr="0013787D" w:rsidDel="000C6DA8">
                <w:rPr>
                  <w:rFonts w:cstheme="minorHAnsi"/>
                </w:rPr>
                <w:delText xml:space="preserve">" </w:delText>
              </w:r>
            </w:del>
            <w:ins w:id="1849" w:author="Fabienne Schmaus" w:date="2026-05-04T09:30:00Z" w16du:dateUtc="2026-05-04T07:30:00Z">
              <w:r>
                <w:rPr>
                  <w:rFonts w:cstheme="minorHAnsi"/>
                </w:rPr>
                <w:t>“</w:t>
              </w:r>
              <w:r w:rsidRPr="0013787D">
                <w:rPr>
                  <w:rFonts w:cstheme="minorHAnsi"/>
                </w:rPr>
                <w:t xml:space="preserve"> </w:t>
              </w:r>
            </w:ins>
            <w:r w:rsidRPr="0013787D">
              <w:rPr>
                <w:rFonts w:cstheme="minorHAnsi"/>
              </w:rPr>
              <w:t>– meint er das? Was zeigt sein Verhalten?</w:t>
            </w:r>
          </w:p>
          <w:p w14:paraId="78F4023A" w14:textId="77777777" w:rsidR="000C6DA8" w:rsidRPr="0013787D" w:rsidRDefault="000C6DA8" w:rsidP="001955DF">
            <w:pPr>
              <w:numPr>
                <w:ilvl w:val="0"/>
                <w:numId w:val="64"/>
              </w:numPr>
              <w:tabs>
                <w:tab w:val="clear" w:pos="720"/>
                <w:tab w:val="num" w:pos="313"/>
              </w:tabs>
              <w:spacing w:line="276" w:lineRule="auto"/>
              <w:ind w:left="313" w:hanging="284"/>
              <w:rPr>
                <w:rFonts w:cstheme="minorHAnsi"/>
              </w:rPr>
            </w:pPr>
            <w:r w:rsidRPr="0013787D">
              <w:rPr>
                <w:rFonts w:cstheme="minorHAnsi"/>
              </w:rPr>
              <w:t xml:space="preserve">Was könnte Jonas helfen? Entwickelt </w:t>
            </w:r>
            <w:r w:rsidRPr="0013787D">
              <w:rPr>
                <w:rFonts w:cstheme="minorHAnsi"/>
                <w:b/>
                <w:bCs/>
              </w:rPr>
              <w:t>mindestens drei</w:t>
            </w:r>
            <w:r w:rsidRPr="0013787D">
              <w:rPr>
                <w:rFonts w:cstheme="minorHAnsi"/>
              </w:rPr>
              <w:t xml:space="preserve"> Möglichkeiten.</w:t>
            </w:r>
          </w:p>
          <w:p w14:paraId="44065ACA" w14:textId="77777777" w:rsidR="000C6DA8" w:rsidRPr="0013787D" w:rsidDel="000C6DA8" w:rsidRDefault="000C6DA8" w:rsidP="001955DF">
            <w:pPr>
              <w:tabs>
                <w:tab w:val="num" w:pos="313"/>
              </w:tabs>
              <w:spacing w:line="276" w:lineRule="auto"/>
              <w:ind w:left="313" w:hanging="284"/>
              <w:rPr>
                <w:del w:id="1850" w:author="Fabienne Schmaus" w:date="2026-05-04T09:31:00Z" w16du:dateUtc="2026-05-04T07:31:00Z"/>
                <w:rFonts w:cstheme="minorHAnsi"/>
              </w:rPr>
            </w:pPr>
            <w:del w:id="1851" w:author="Fabienne Schmaus" w:date="2026-05-04T09:31:00Z" w16du:dateUtc="2026-05-04T07:31:00Z">
              <w:r w:rsidRPr="0013787D" w:rsidDel="000C6DA8">
                <w:rPr>
                  <w:rFonts w:cstheme="minorHAnsi"/>
                  <w:b/>
                  <w:bCs/>
                </w:rPr>
                <w:delText>Zusatz für Sek II:</w:delText>
              </w:r>
            </w:del>
          </w:p>
          <w:p w14:paraId="42D5CAA1" w14:textId="77777777" w:rsidR="000C6DA8" w:rsidRPr="0013787D" w:rsidRDefault="000C6DA8" w:rsidP="001955DF">
            <w:pPr>
              <w:numPr>
                <w:ilvl w:val="0"/>
                <w:numId w:val="65"/>
              </w:numPr>
              <w:tabs>
                <w:tab w:val="clear" w:pos="720"/>
                <w:tab w:val="num" w:pos="313"/>
              </w:tabs>
              <w:spacing w:line="276" w:lineRule="auto"/>
              <w:ind w:left="313" w:hanging="284"/>
              <w:rPr>
                <w:rFonts w:cstheme="minorHAnsi"/>
              </w:rPr>
            </w:pPr>
            <w:r w:rsidRPr="0013787D">
              <w:rPr>
                <w:rFonts w:cstheme="minorHAnsi"/>
              </w:rPr>
              <w:t>Jonas koppelt seinen Selbstwert an externe Metriken (Likes, Reaktionen). Warum kann das auf Dauer problematisch sein?</w:t>
            </w:r>
          </w:p>
          <w:p w14:paraId="1ECB54C3" w14:textId="77777777" w:rsidR="000C6DA8" w:rsidRPr="0013787D" w:rsidDel="000C6DA8" w:rsidRDefault="000C6DA8" w:rsidP="000C6DA8">
            <w:pPr>
              <w:numPr>
                <w:ilvl w:val="0"/>
                <w:numId w:val="65"/>
              </w:numPr>
              <w:tabs>
                <w:tab w:val="clear" w:pos="720"/>
                <w:tab w:val="num" w:pos="313"/>
              </w:tabs>
              <w:spacing w:line="276" w:lineRule="auto"/>
              <w:ind w:left="313" w:hanging="284"/>
              <w:rPr>
                <w:del w:id="1852" w:author="Fabienne Schmaus" w:date="2026-05-04T09:34:00Z" w16du:dateUtc="2026-05-04T07:34:00Z"/>
                <w:rFonts w:cstheme="minorHAnsi"/>
              </w:rPr>
            </w:pPr>
            <w:r w:rsidRPr="0013787D">
              <w:rPr>
                <w:rFonts w:cstheme="minorHAnsi"/>
              </w:rPr>
              <w:t>Was würde passieren, wenn Jonas morgen 500 Likes auf einen Post bekäme – würde das sein Problem lösen? Begründet.</w:t>
            </w:r>
          </w:p>
          <w:p w14:paraId="797F813F" w14:textId="77777777" w:rsidR="000C6DA8" w:rsidRPr="0013787D" w:rsidDel="000C6DA8" w:rsidRDefault="000C6DA8">
            <w:pPr>
              <w:numPr>
                <w:ilvl w:val="0"/>
                <w:numId w:val="65"/>
              </w:numPr>
              <w:tabs>
                <w:tab w:val="clear" w:pos="720"/>
                <w:tab w:val="num" w:pos="313"/>
              </w:tabs>
              <w:spacing w:line="276" w:lineRule="auto"/>
              <w:ind w:left="313" w:hanging="284"/>
              <w:rPr>
                <w:del w:id="1853" w:author="Fabienne Schmaus" w:date="2026-05-04T09:34:00Z" w16du:dateUtc="2026-05-04T07:34:00Z"/>
                <w:rFonts w:cstheme="minorHAnsi"/>
              </w:rPr>
              <w:pPrChange w:id="1854" w:author="Fabienne Schmaus" w:date="2026-05-04T09:34:00Z" w16du:dateUtc="2026-05-04T07:34:00Z">
                <w:pPr>
                  <w:spacing w:line="276" w:lineRule="auto"/>
                </w:pPr>
              </w:pPrChange>
            </w:pPr>
          </w:p>
          <w:p w14:paraId="2B8E47DF" w14:textId="77777777" w:rsidR="000C6DA8" w:rsidRPr="0013787D" w:rsidDel="000C6DA8" w:rsidRDefault="000C6DA8">
            <w:pPr>
              <w:numPr>
                <w:ilvl w:val="0"/>
                <w:numId w:val="65"/>
              </w:numPr>
              <w:tabs>
                <w:tab w:val="clear" w:pos="720"/>
                <w:tab w:val="num" w:pos="313"/>
              </w:tabs>
              <w:spacing w:line="276" w:lineRule="auto"/>
              <w:ind w:left="313" w:hanging="284"/>
              <w:rPr>
                <w:del w:id="1855" w:author="Fabienne Schmaus" w:date="2026-05-04T09:34:00Z" w16du:dateUtc="2026-05-04T07:34:00Z"/>
                <w:rFonts w:cstheme="minorHAnsi"/>
                <w:b/>
                <w:bCs/>
              </w:rPr>
              <w:pPrChange w:id="1856" w:author="Fabienne Schmaus" w:date="2026-05-04T09:34:00Z" w16du:dateUtc="2026-05-04T07:34:00Z">
                <w:pPr>
                  <w:spacing w:line="276" w:lineRule="auto"/>
                </w:pPr>
              </w:pPrChange>
            </w:pPr>
            <w:del w:id="1857" w:author="Fabienne Schmaus" w:date="2026-05-04T09:34:00Z" w16du:dateUtc="2026-05-04T07:34:00Z">
              <w:r w:rsidRPr="0013787D" w:rsidDel="000C6DA8">
                <w:rPr>
                  <w:rFonts w:cstheme="minorHAnsi"/>
                  <w:b/>
                  <w:bCs/>
                </w:rPr>
                <w:delText>Für die Kurzvorstellung im Plenum</w:delText>
              </w:r>
            </w:del>
          </w:p>
          <w:p w14:paraId="0C6804C4" w14:textId="77777777" w:rsidR="000C6DA8" w:rsidRPr="0013787D" w:rsidDel="000C6DA8" w:rsidRDefault="000C6DA8">
            <w:pPr>
              <w:numPr>
                <w:ilvl w:val="0"/>
                <w:numId w:val="65"/>
              </w:numPr>
              <w:tabs>
                <w:tab w:val="clear" w:pos="720"/>
                <w:tab w:val="num" w:pos="313"/>
              </w:tabs>
              <w:spacing w:line="276" w:lineRule="auto"/>
              <w:ind w:left="313" w:hanging="284"/>
              <w:rPr>
                <w:del w:id="1858" w:author="Fabienne Schmaus" w:date="2026-05-04T09:34:00Z" w16du:dateUtc="2026-05-04T07:34:00Z"/>
                <w:rFonts w:cstheme="minorHAnsi"/>
              </w:rPr>
              <w:pPrChange w:id="1859" w:author="Fabienne Schmaus" w:date="2026-05-04T09:34:00Z" w16du:dateUtc="2026-05-04T07:34:00Z">
                <w:pPr>
                  <w:spacing w:line="276" w:lineRule="auto"/>
                </w:pPr>
              </w:pPrChange>
            </w:pPr>
            <w:del w:id="1860" w:author="Fabienne Schmaus" w:date="2026-05-04T09:34:00Z" w16du:dateUtc="2026-05-04T07:34:00Z">
              <w:r w:rsidRPr="0013787D" w:rsidDel="000C6DA8">
                <w:rPr>
                  <w:rFonts w:cstheme="minorHAnsi"/>
                </w:rPr>
                <w:delText xml:space="preserve">Bereitet eine </w:delText>
              </w:r>
              <w:r w:rsidRPr="0013787D" w:rsidDel="000C6DA8">
                <w:rPr>
                  <w:rFonts w:cstheme="minorHAnsi"/>
                  <w:b/>
                  <w:bCs/>
                </w:rPr>
                <w:delText>2-Minuten-Zusammenfassung</w:delText>
              </w:r>
              <w:r w:rsidRPr="0013787D" w:rsidDel="000C6DA8">
                <w:rPr>
                  <w:rFonts w:cstheme="minorHAnsi"/>
                </w:rPr>
                <w:delText xml:space="preserve"> vor:</w:delText>
              </w:r>
            </w:del>
          </w:p>
          <w:p w14:paraId="0D8B8303" w14:textId="77777777" w:rsidR="000C6DA8" w:rsidRPr="0013787D" w:rsidDel="000C6DA8" w:rsidRDefault="000C6DA8">
            <w:pPr>
              <w:numPr>
                <w:ilvl w:val="0"/>
                <w:numId w:val="65"/>
              </w:numPr>
              <w:tabs>
                <w:tab w:val="clear" w:pos="720"/>
                <w:tab w:val="num" w:pos="313"/>
              </w:tabs>
              <w:spacing w:line="276" w:lineRule="auto"/>
              <w:ind w:left="313" w:hanging="284"/>
              <w:rPr>
                <w:del w:id="1861" w:author="Fabienne Schmaus" w:date="2026-05-04T09:34:00Z" w16du:dateUtc="2026-05-04T07:34:00Z"/>
                <w:rFonts w:cstheme="minorHAnsi"/>
              </w:rPr>
              <w:pPrChange w:id="1862" w:author="Fabienne Schmaus" w:date="2026-05-04T09:34:00Z" w16du:dateUtc="2026-05-04T07:34:00Z">
                <w:pPr>
                  <w:numPr>
                    <w:numId w:val="66"/>
                  </w:numPr>
                  <w:tabs>
                    <w:tab w:val="num" w:pos="720"/>
                  </w:tabs>
                  <w:spacing w:line="276" w:lineRule="auto"/>
                  <w:ind w:left="720" w:hanging="360"/>
                </w:pPr>
              </w:pPrChange>
            </w:pPr>
            <w:del w:id="1863" w:author="Fabienne Schmaus" w:date="2026-05-04T09:34:00Z" w16du:dateUtc="2026-05-04T07:34:00Z">
              <w:r w:rsidRPr="0013787D" w:rsidDel="000C6DA8">
                <w:rPr>
                  <w:rFonts w:cstheme="minorHAnsi"/>
                </w:rPr>
                <w:delText>Was passiert in der Geschichte?</w:delText>
              </w:r>
            </w:del>
          </w:p>
          <w:p w14:paraId="3C2DB938" w14:textId="77777777" w:rsidR="000C6DA8" w:rsidRPr="0013787D" w:rsidDel="000C6DA8" w:rsidRDefault="000C6DA8">
            <w:pPr>
              <w:numPr>
                <w:ilvl w:val="0"/>
                <w:numId w:val="65"/>
              </w:numPr>
              <w:tabs>
                <w:tab w:val="clear" w:pos="720"/>
                <w:tab w:val="num" w:pos="313"/>
              </w:tabs>
              <w:spacing w:line="276" w:lineRule="auto"/>
              <w:ind w:left="313" w:hanging="284"/>
              <w:rPr>
                <w:del w:id="1864" w:author="Fabienne Schmaus" w:date="2026-05-04T09:34:00Z" w16du:dateUtc="2026-05-04T07:34:00Z"/>
                <w:rFonts w:cstheme="minorHAnsi"/>
              </w:rPr>
              <w:pPrChange w:id="1865" w:author="Fabienne Schmaus" w:date="2026-05-04T09:34:00Z" w16du:dateUtc="2026-05-04T07:34:00Z">
                <w:pPr>
                  <w:numPr>
                    <w:numId w:val="66"/>
                  </w:numPr>
                  <w:tabs>
                    <w:tab w:val="num" w:pos="720"/>
                  </w:tabs>
                  <w:spacing w:line="276" w:lineRule="auto"/>
                  <w:ind w:left="720" w:hanging="360"/>
                </w:pPr>
              </w:pPrChange>
            </w:pPr>
            <w:del w:id="1866" w:author="Fabienne Schmaus" w:date="2026-05-04T09:34:00Z" w16du:dateUtc="2026-05-04T07:34:00Z">
              <w:r w:rsidRPr="0013787D" w:rsidDel="000C6DA8">
                <w:rPr>
                  <w:rFonts w:cstheme="minorHAnsi"/>
                </w:rPr>
                <w:delText>Was beschäftigt die Person?</w:delText>
              </w:r>
            </w:del>
          </w:p>
          <w:p w14:paraId="41277CD9" w14:textId="77777777" w:rsidR="000C6DA8" w:rsidRPr="0013787D" w:rsidRDefault="000C6DA8">
            <w:pPr>
              <w:numPr>
                <w:ilvl w:val="0"/>
                <w:numId w:val="65"/>
              </w:numPr>
              <w:tabs>
                <w:tab w:val="clear" w:pos="720"/>
                <w:tab w:val="num" w:pos="313"/>
              </w:tabs>
              <w:spacing w:line="276" w:lineRule="auto"/>
              <w:ind w:left="313" w:hanging="284"/>
              <w:rPr>
                <w:rFonts w:cstheme="minorHAnsi"/>
              </w:rPr>
              <w:pPrChange w:id="1867" w:author="Fabienne Schmaus" w:date="2026-05-04T09:34:00Z" w16du:dateUtc="2026-05-04T07:34:00Z">
                <w:pPr>
                  <w:numPr>
                    <w:numId w:val="66"/>
                  </w:numPr>
                  <w:tabs>
                    <w:tab w:val="num" w:pos="720"/>
                  </w:tabs>
                  <w:spacing w:line="276" w:lineRule="auto"/>
                  <w:ind w:left="720" w:hanging="360"/>
                </w:pPr>
              </w:pPrChange>
            </w:pPr>
            <w:del w:id="1868" w:author="Fabienne Schmaus" w:date="2026-05-04T09:34:00Z" w16du:dateUtc="2026-05-04T07:34:00Z">
              <w:r w:rsidRPr="0013787D" w:rsidDel="000C6DA8">
                <w:rPr>
                  <w:rFonts w:cstheme="minorHAnsi"/>
                </w:rPr>
                <w:delText>Was könnte helfen?</w:delText>
              </w:r>
            </w:del>
          </w:p>
          <w:p w14:paraId="22ED7311" w14:textId="77777777" w:rsidR="000C6DA8" w:rsidRPr="0013787D" w:rsidDel="00714487" w:rsidRDefault="000C6DA8" w:rsidP="001955DF">
            <w:pPr>
              <w:spacing w:line="276" w:lineRule="auto"/>
              <w:rPr>
                <w:ins w:id="1869" w:author="Fabienne Schmaus" w:date="2026-05-04T09:27:00Z" w16du:dateUtc="2026-05-04T07:27:00Z"/>
                <w:rFonts w:cstheme="minorHAnsi"/>
                <w:b/>
                <w:bCs/>
              </w:rPr>
            </w:pPr>
          </w:p>
        </w:tc>
      </w:tr>
      <w:tr w:rsidR="000C6DA8" w14:paraId="2422F0AA" w14:textId="77777777" w:rsidTr="001955DF">
        <w:tc>
          <w:tcPr>
            <w:tcW w:w="10456" w:type="dxa"/>
            <w:tcBorders>
              <w:top w:val="nil"/>
              <w:left w:val="nil"/>
              <w:bottom w:val="single" w:sz="4" w:space="0" w:color="auto"/>
              <w:right w:val="single" w:sz="4" w:space="0" w:color="auto"/>
            </w:tcBorders>
            <w:tcPrChange w:id="1870" w:author="Fabienne Schmaus" w:date="2026-05-04T09:36:00Z" w16du:dateUtc="2026-05-04T07:36:00Z">
              <w:tcPr>
                <w:tcW w:w="10456" w:type="dxa"/>
                <w:tcBorders>
                  <w:top w:val="nil"/>
                  <w:left w:val="nil"/>
                  <w:bottom w:val="nil"/>
                  <w:right w:val="nil"/>
                </w:tcBorders>
              </w:tcPr>
            </w:tcPrChange>
          </w:tcPr>
          <w:p w14:paraId="3B209DAD" w14:textId="77777777" w:rsidR="000C6DA8" w:rsidRPr="0013787D" w:rsidRDefault="000C6DA8" w:rsidP="001955DF">
            <w:pPr>
              <w:spacing w:line="276" w:lineRule="auto"/>
              <w:rPr>
                <w:rFonts w:cstheme="minorHAnsi"/>
              </w:rPr>
            </w:pPr>
            <w:del w:id="1871" w:author="Fabienne Schmaus" w:date="2026-05-04T09:35:00Z" w16du:dateUtc="2026-05-04T07:35:00Z">
              <w:r w:rsidRPr="0013787D" w:rsidDel="000C6DA8">
                <w:rPr>
                  <w:rFonts w:cstheme="minorHAnsi"/>
                  <w:b/>
                  <w:bCs/>
                </w:rPr>
                <w:lastRenderedPageBreak/>
                <w:delText>Arbeitsblatt 3c –</w:delText>
              </w:r>
            </w:del>
            <w:ins w:id="1872" w:author="Fabienne Schmaus" w:date="2026-05-04T09:35:00Z" w16du:dateUtc="2026-05-04T07:35:00Z">
              <w:r>
                <w:rPr>
                  <w:rFonts w:cstheme="minorHAnsi"/>
                  <w:b/>
                  <w:bCs/>
                </w:rPr>
                <w:t>III.</w:t>
              </w:r>
            </w:ins>
            <w:r w:rsidRPr="0013787D">
              <w:rPr>
                <w:rFonts w:cstheme="minorHAnsi"/>
                <w:b/>
                <w:bCs/>
              </w:rPr>
              <w:t xml:space="preserve"> Fallbeispiel „Mein Profil zeigt nicht, wer ich bin</w:t>
            </w:r>
            <w:r>
              <w:rPr>
                <w:rFonts w:cstheme="minorHAnsi"/>
                <w:b/>
                <w:bCs/>
              </w:rPr>
              <w:t>“</w:t>
            </w:r>
          </w:p>
          <w:p w14:paraId="6D4DC7AB" w14:textId="77777777" w:rsidR="000C6DA8" w:rsidRPr="0013787D" w:rsidDel="000C6DA8" w:rsidRDefault="000C6DA8" w:rsidP="001955DF">
            <w:pPr>
              <w:spacing w:line="276" w:lineRule="auto"/>
              <w:rPr>
                <w:del w:id="1873" w:author="Fabienne Schmaus" w:date="2026-05-04T09:35:00Z" w16du:dateUtc="2026-05-04T07:35:00Z"/>
                <w:rFonts w:cstheme="minorHAnsi"/>
                <w:b/>
                <w:bCs/>
              </w:rPr>
            </w:pPr>
          </w:p>
          <w:p w14:paraId="5BF1D272" w14:textId="77777777" w:rsidR="000C6DA8" w:rsidRPr="0013787D" w:rsidDel="000C6DA8" w:rsidRDefault="000C6DA8" w:rsidP="001955DF">
            <w:pPr>
              <w:spacing w:line="276" w:lineRule="auto"/>
              <w:rPr>
                <w:del w:id="1874" w:author="Fabienne Schmaus" w:date="2026-05-04T09:35:00Z" w16du:dateUtc="2026-05-04T07:35:00Z"/>
                <w:rFonts w:cstheme="minorHAnsi"/>
              </w:rPr>
            </w:pPr>
            <w:del w:id="1875" w:author="Fabienne Schmaus" w:date="2026-05-04T09:35:00Z" w16du:dateUtc="2026-05-04T07:35:00Z">
              <w:r w:rsidRPr="0013787D" w:rsidDel="000C6DA8">
                <w:rPr>
                  <w:rFonts w:cstheme="minorHAnsi"/>
                </w:rPr>
                <w:delText>Die Geschichte</w:delText>
              </w:r>
            </w:del>
          </w:p>
          <w:p w14:paraId="67234BD5" w14:textId="77777777" w:rsidR="000C6DA8" w:rsidRPr="0013787D" w:rsidRDefault="000C6DA8" w:rsidP="001955DF">
            <w:pPr>
              <w:spacing w:line="276" w:lineRule="auto"/>
              <w:rPr>
                <w:rFonts w:cstheme="minorHAnsi"/>
              </w:rPr>
            </w:pPr>
            <w:r w:rsidRPr="000C6DA8">
              <w:rPr>
                <w:rFonts w:cstheme="minorHAnsi"/>
                <w:b/>
                <w:bCs/>
                <w:rPrChange w:id="1876" w:author="Fabienne Schmaus" w:date="2026-05-04T09:35:00Z" w16du:dateUtc="2026-05-04T07:35:00Z">
                  <w:rPr>
                    <w:rFonts w:cstheme="minorHAnsi"/>
                  </w:rPr>
                </w:rPrChange>
              </w:rPr>
              <w:t>Leonie</w:t>
            </w:r>
            <w:r w:rsidRPr="0013787D">
              <w:rPr>
                <w:rFonts w:cstheme="minorHAnsi"/>
              </w:rPr>
              <w:t xml:space="preserve"> ist 17. Ihr Instagram-Profil sieht gut aus – ästhetische Bilder, ein konsistenter Stil, viele positive Kommentare. Aber in letzter Zeit fühlt sie sich komisch, wenn sie es anschaut.</w:t>
            </w:r>
          </w:p>
          <w:p w14:paraId="50212436" w14:textId="77777777" w:rsidR="000C6DA8" w:rsidRPr="0013787D" w:rsidRDefault="000C6DA8" w:rsidP="001955DF">
            <w:pPr>
              <w:spacing w:line="276" w:lineRule="auto"/>
              <w:rPr>
                <w:rFonts w:cstheme="minorHAnsi"/>
              </w:rPr>
            </w:pPr>
            <w:r w:rsidRPr="0013787D">
              <w:rPr>
                <w:rFonts w:cstheme="minorHAnsi"/>
              </w:rPr>
              <w:t>Das Profil zeigt eine Version von ihr, die sie irgendwann selbst aufgebaut hat: immer locker, immer gut drauf, immer unternehmungslustig. Aber das ist nicht alles, was sie ist. Sie ist auch manchmal unsicher, braucht viel Zeit für sich, mag es nicht, im Mittelpunkt zu stehen.</w:t>
            </w:r>
          </w:p>
          <w:p w14:paraId="227712CC" w14:textId="77777777" w:rsidR="000C6DA8" w:rsidRPr="0013787D" w:rsidRDefault="000C6DA8" w:rsidP="001955DF">
            <w:pPr>
              <w:spacing w:line="276" w:lineRule="auto"/>
              <w:rPr>
                <w:rFonts w:cstheme="minorHAnsi"/>
              </w:rPr>
            </w:pPr>
            <w:r w:rsidRPr="0013787D">
              <w:rPr>
                <w:rFonts w:cstheme="minorHAnsi"/>
              </w:rPr>
              <w:t xml:space="preserve">Sie überlegt, einfach einen Post zu machen, der ehrlicher ist. Aber dann denkt sie: </w:t>
            </w:r>
            <w:r w:rsidRPr="000C6DA8">
              <w:rPr>
                <w:rFonts w:cstheme="minorHAnsi"/>
                <w:rPrChange w:id="1877" w:author="Fabienne Schmaus" w:date="2026-05-04T09:35:00Z" w16du:dateUtc="2026-05-04T07:35:00Z">
                  <w:rPr>
                    <w:rFonts w:cstheme="minorHAnsi"/>
                    <w:i/>
                    <w:iCs/>
                  </w:rPr>
                </w:rPrChange>
              </w:rPr>
              <w:t>„Was sollen die Leute denken? Die kennen mich ja jetzt anders</w:t>
            </w:r>
            <w:del w:id="1878" w:author="Fabienne Schmaus" w:date="2026-05-04T09:35:00Z" w16du:dateUtc="2026-05-04T07:35:00Z">
              <w:r w:rsidRPr="000C6DA8" w:rsidDel="000C6DA8">
                <w:rPr>
                  <w:rFonts w:cstheme="minorHAnsi"/>
                  <w:rPrChange w:id="1879" w:author="Fabienne Schmaus" w:date="2026-05-04T09:35:00Z" w16du:dateUtc="2026-05-04T07:35:00Z">
                    <w:rPr>
                      <w:rFonts w:cstheme="minorHAnsi"/>
                      <w:i/>
                      <w:iCs/>
                    </w:rPr>
                  </w:rPrChange>
                </w:rPr>
                <w:delText>."</w:delText>
              </w:r>
              <w:r w:rsidRPr="000C6DA8" w:rsidDel="000C6DA8">
                <w:rPr>
                  <w:rFonts w:cstheme="minorHAnsi"/>
                </w:rPr>
                <w:delText xml:space="preserve"> </w:delText>
              </w:r>
            </w:del>
            <w:ins w:id="1880" w:author="Fabienne Schmaus" w:date="2026-05-04T09:35:00Z" w16du:dateUtc="2026-05-04T07:35:00Z">
              <w:r w:rsidRPr="000C6DA8">
                <w:rPr>
                  <w:rFonts w:cstheme="minorHAnsi"/>
                  <w:rPrChange w:id="1881" w:author="Fabienne Schmaus" w:date="2026-05-04T09:35:00Z" w16du:dateUtc="2026-05-04T07:35:00Z">
                    <w:rPr>
                      <w:rFonts w:cstheme="minorHAnsi"/>
                      <w:i/>
                      <w:iCs/>
                    </w:rPr>
                  </w:rPrChange>
                </w:rPr>
                <w:t>.“</w:t>
              </w:r>
              <w:r w:rsidRPr="0013787D">
                <w:rPr>
                  <w:rFonts w:cstheme="minorHAnsi"/>
                </w:rPr>
                <w:t xml:space="preserve"> </w:t>
              </w:r>
            </w:ins>
            <w:r w:rsidRPr="0013787D">
              <w:rPr>
                <w:rFonts w:cstheme="minorHAnsi"/>
              </w:rPr>
              <w:t>Also postet sie wieder das Übliche. Und fühlt sich danach kleiner als vorher.</w:t>
            </w:r>
          </w:p>
          <w:p w14:paraId="4D18D428" w14:textId="77777777" w:rsidR="000C6DA8" w:rsidRPr="000C6DA8" w:rsidDel="000C6DA8" w:rsidRDefault="000C6DA8" w:rsidP="001955DF">
            <w:pPr>
              <w:spacing w:line="276" w:lineRule="auto"/>
              <w:rPr>
                <w:del w:id="1882" w:author="Fabienne Schmaus" w:date="2026-05-04T09:35:00Z" w16du:dateUtc="2026-05-04T07:35:00Z"/>
                <w:rFonts w:cstheme="minorHAnsi"/>
                <w:sz w:val="12"/>
                <w:szCs w:val="12"/>
                <w:rPrChange w:id="1883" w:author="Fabienne Schmaus" w:date="2026-05-04T09:35:00Z" w16du:dateUtc="2026-05-04T07:35:00Z">
                  <w:rPr>
                    <w:del w:id="1884" w:author="Fabienne Schmaus" w:date="2026-05-04T09:35:00Z" w16du:dateUtc="2026-05-04T07:35:00Z"/>
                    <w:rFonts w:cstheme="minorHAnsi"/>
                  </w:rPr>
                </w:rPrChange>
              </w:rPr>
            </w:pPr>
          </w:p>
          <w:p w14:paraId="4C8FD746" w14:textId="77777777" w:rsidR="000C6DA8" w:rsidRPr="000C6DA8" w:rsidDel="000C6DA8" w:rsidRDefault="000C6DA8" w:rsidP="001955DF">
            <w:pPr>
              <w:spacing w:line="276" w:lineRule="auto"/>
              <w:rPr>
                <w:del w:id="1885" w:author="Fabienne Schmaus" w:date="2026-05-04T09:35:00Z" w16du:dateUtc="2026-05-04T07:35:00Z"/>
                <w:rFonts w:cstheme="minorHAnsi"/>
                <w:b/>
                <w:bCs/>
                <w:sz w:val="12"/>
                <w:szCs w:val="12"/>
                <w:rPrChange w:id="1886" w:author="Fabienne Schmaus" w:date="2026-05-04T09:35:00Z" w16du:dateUtc="2026-05-04T07:35:00Z">
                  <w:rPr>
                    <w:del w:id="1887" w:author="Fabienne Schmaus" w:date="2026-05-04T09:35:00Z" w16du:dateUtc="2026-05-04T07:35:00Z"/>
                    <w:rFonts w:cstheme="minorHAnsi"/>
                    <w:b/>
                    <w:bCs/>
                  </w:rPr>
                </w:rPrChange>
              </w:rPr>
            </w:pPr>
            <w:del w:id="1888" w:author="Fabienne Schmaus" w:date="2026-05-04T09:35:00Z" w16du:dateUtc="2026-05-04T07:35:00Z">
              <w:r w:rsidRPr="000C6DA8" w:rsidDel="000C6DA8">
                <w:rPr>
                  <w:rFonts w:cstheme="minorHAnsi"/>
                  <w:b/>
                  <w:bCs/>
                  <w:sz w:val="12"/>
                  <w:szCs w:val="12"/>
                  <w:rPrChange w:id="1889" w:author="Fabienne Schmaus" w:date="2026-05-04T09:35:00Z" w16du:dateUtc="2026-05-04T07:35:00Z">
                    <w:rPr>
                      <w:rFonts w:cstheme="minorHAnsi"/>
                      <w:b/>
                      <w:bCs/>
                    </w:rPr>
                  </w:rPrChange>
                </w:rPr>
                <w:delText>Aufgabe</w:delText>
              </w:r>
            </w:del>
          </w:p>
          <w:p w14:paraId="454282FA" w14:textId="77777777" w:rsidR="000C6DA8" w:rsidRPr="000C6DA8" w:rsidRDefault="000C6DA8" w:rsidP="001955DF">
            <w:pPr>
              <w:spacing w:line="276" w:lineRule="auto"/>
              <w:rPr>
                <w:ins w:id="1890" w:author="Fabienne Schmaus" w:date="2026-05-04T09:35:00Z" w16du:dateUtc="2026-05-04T07:35:00Z"/>
                <w:rFonts w:cstheme="minorHAnsi"/>
                <w:sz w:val="12"/>
                <w:szCs w:val="12"/>
                <w:rPrChange w:id="1891" w:author="Fabienne Schmaus" w:date="2026-05-04T09:35:00Z" w16du:dateUtc="2026-05-04T07:35:00Z">
                  <w:rPr>
                    <w:ins w:id="1892" w:author="Fabienne Schmaus" w:date="2026-05-04T09:35:00Z" w16du:dateUtc="2026-05-04T07:35:00Z"/>
                    <w:rFonts w:cstheme="minorHAnsi"/>
                  </w:rPr>
                </w:rPrChange>
              </w:rPr>
            </w:pPr>
          </w:p>
          <w:p w14:paraId="23A795E7" w14:textId="77777777" w:rsidR="000C6DA8" w:rsidRPr="000C6DA8" w:rsidRDefault="000C6DA8" w:rsidP="001955DF">
            <w:pPr>
              <w:spacing w:line="276" w:lineRule="auto"/>
              <w:rPr>
                <w:rFonts w:cstheme="minorHAnsi"/>
                <w:i/>
                <w:iCs/>
                <w:rPrChange w:id="1893" w:author="Fabienne Schmaus" w:date="2026-05-04T09:35:00Z" w16du:dateUtc="2026-05-04T07:35:00Z">
                  <w:rPr>
                    <w:rFonts w:cstheme="minorHAnsi"/>
                  </w:rPr>
                </w:rPrChange>
              </w:rPr>
            </w:pPr>
            <w:r w:rsidRPr="000C6DA8">
              <w:rPr>
                <w:rFonts w:cstheme="minorHAnsi"/>
                <w:i/>
                <w:iCs/>
                <w:rPrChange w:id="1894" w:author="Fabienne Schmaus" w:date="2026-05-04T09:35:00Z" w16du:dateUtc="2026-05-04T07:35:00Z">
                  <w:rPr>
                    <w:rFonts w:cstheme="minorHAnsi"/>
                  </w:rPr>
                </w:rPrChange>
              </w:rPr>
              <w:t>Lest die Geschichte und bearbeitet die folgenden Fragen gemeinsam in eurer Gruppe.</w:t>
            </w:r>
          </w:p>
          <w:p w14:paraId="6F2E73AA" w14:textId="77777777" w:rsidR="000C6DA8" w:rsidRPr="0013787D" w:rsidDel="000C6DA8" w:rsidRDefault="000C6DA8">
            <w:pPr>
              <w:tabs>
                <w:tab w:val="num" w:pos="316"/>
              </w:tabs>
              <w:spacing w:line="276" w:lineRule="auto"/>
              <w:ind w:left="316" w:hanging="316"/>
              <w:rPr>
                <w:del w:id="1895" w:author="Fabienne Schmaus" w:date="2026-05-04T09:35:00Z" w16du:dateUtc="2026-05-04T07:35:00Z"/>
                <w:rFonts w:cstheme="minorHAnsi"/>
              </w:rPr>
              <w:pPrChange w:id="1896" w:author="Fabienne Schmaus" w:date="2026-05-04T09:36:00Z" w16du:dateUtc="2026-05-04T07:36:00Z">
                <w:pPr>
                  <w:spacing w:line="276" w:lineRule="auto"/>
                </w:pPr>
              </w:pPrChange>
            </w:pPr>
            <w:del w:id="1897" w:author="Fabienne Schmaus" w:date="2026-05-04T09:35:00Z" w16du:dateUtc="2026-05-04T07:35:00Z">
              <w:r w:rsidRPr="0013787D" w:rsidDel="000C6DA8">
                <w:rPr>
                  <w:rFonts w:cstheme="minorHAnsi"/>
                  <w:b/>
                  <w:bCs/>
                </w:rPr>
                <w:delText>Fragen für alle:</w:delText>
              </w:r>
            </w:del>
          </w:p>
          <w:p w14:paraId="64183C2A" w14:textId="77777777" w:rsidR="000C6DA8" w:rsidRPr="0013787D" w:rsidRDefault="000C6DA8">
            <w:pPr>
              <w:numPr>
                <w:ilvl w:val="0"/>
                <w:numId w:val="67"/>
              </w:numPr>
              <w:tabs>
                <w:tab w:val="clear" w:pos="720"/>
                <w:tab w:val="num" w:pos="316"/>
              </w:tabs>
              <w:spacing w:line="276" w:lineRule="auto"/>
              <w:ind w:left="316" w:hanging="316"/>
              <w:rPr>
                <w:rFonts w:cstheme="minorHAnsi"/>
              </w:rPr>
              <w:pPrChange w:id="1898" w:author="Fabienne Schmaus" w:date="2026-05-04T09:36:00Z" w16du:dateUtc="2026-05-04T07:36:00Z">
                <w:pPr>
                  <w:numPr>
                    <w:numId w:val="67"/>
                  </w:numPr>
                  <w:tabs>
                    <w:tab w:val="num" w:pos="720"/>
                  </w:tabs>
                  <w:spacing w:line="276" w:lineRule="auto"/>
                  <w:ind w:left="720" w:hanging="360"/>
                </w:pPr>
              </w:pPrChange>
            </w:pPr>
            <w:r w:rsidRPr="0013787D">
              <w:rPr>
                <w:rFonts w:cstheme="minorHAnsi"/>
              </w:rPr>
              <w:t>Was beschäftigt Leonie? Beschreibt in eigenen Worten, was das Problem ist.</w:t>
            </w:r>
          </w:p>
          <w:p w14:paraId="10C8F765" w14:textId="77777777" w:rsidR="000C6DA8" w:rsidRPr="0013787D" w:rsidRDefault="000C6DA8">
            <w:pPr>
              <w:numPr>
                <w:ilvl w:val="0"/>
                <w:numId w:val="67"/>
              </w:numPr>
              <w:tabs>
                <w:tab w:val="clear" w:pos="720"/>
                <w:tab w:val="num" w:pos="316"/>
              </w:tabs>
              <w:spacing w:line="276" w:lineRule="auto"/>
              <w:ind w:left="316" w:hanging="316"/>
              <w:rPr>
                <w:rFonts w:cstheme="minorHAnsi"/>
              </w:rPr>
              <w:pPrChange w:id="1899" w:author="Fabienne Schmaus" w:date="2026-05-04T09:36:00Z" w16du:dateUtc="2026-05-04T07:36:00Z">
                <w:pPr>
                  <w:numPr>
                    <w:numId w:val="67"/>
                  </w:numPr>
                  <w:tabs>
                    <w:tab w:val="num" w:pos="720"/>
                  </w:tabs>
                  <w:spacing w:line="276" w:lineRule="auto"/>
                  <w:ind w:left="720" w:hanging="360"/>
                </w:pPr>
              </w:pPrChange>
            </w:pPr>
            <w:r w:rsidRPr="0013787D">
              <w:rPr>
                <w:rFonts w:cstheme="minorHAnsi"/>
              </w:rPr>
              <w:t>Warum fühlt sie sich nach dem Posten „kleiner als vorher</w:t>
            </w:r>
            <w:del w:id="1900" w:author="Fabienne Schmaus" w:date="2026-05-04T09:36:00Z" w16du:dateUtc="2026-05-04T07:36:00Z">
              <w:r w:rsidRPr="0013787D" w:rsidDel="000C6DA8">
                <w:rPr>
                  <w:rFonts w:cstheme="minorHAnsi"/>
                </w:rPr>
                <w:delText>"?</w:delText>
              </w:r>
            </w:del>
            <w:ins w:id="1901" w:author="Fabienne Schmaus" w:date="2026-05-04T09:36:00Z" w16du:dateUtc="2026-05-04T07:36:00Z">
              <w:r>
                <w:rPr>
                  <w:rFonts w:cstheme="minorHAnsi"/>
                </w:rPr>
                <w:t>“</w:t>
              </w:r>
              <w:r w:rsidRPr="0013787D">
                <w:rPr>
                  <w:rFonts w:cstheme="minorHAnsi"/>
                </w:rPr>
                <w:t>?</w:t>
              </w:r>
            </w:ins>
          </w:p>
          <w:p w14:paraId="08C792E5" w14:textId="77777777" w:rsidR="000C6DA8" w:rsidRPr="0013787D" w:rsidRDefault="000C6DA8">
            <w:pPr>
              <w:numPr>
                <w:ilvl w:val="0"/>
                <w:numId w:val="67"/>
              </w:numPr>
              <w:tabs>
                <w:tab w:val="clear" w:pos="720"/>
                <w:tab w:val="num" w:pos="316"/>
              </w:tabs>
              <w:spacing w:line="276" w:lineRule="auto"/>
              <w:ind w:left="316" w:hanging="316"/>
              <w:rPr>
                <w:rFonts w:cstheme="minorHAnsi"/>
              </w:rPr>
              <w:pPrChange w:id="1902" w:author="Fabienne Schmaus" w:date="2026-05-04T09:36:00Z" w16du:dateUtc="2026-05-04T07:36:00Z">
                <w:pPr>
                  <w:numPr>
                    <w:numId w:val="67"/>
                  </w:numPr>
                  <w:tabs>
                    <w:tab w:val="num" w:pos="720"/>
                  </w:tabs>
                  <w:spacing w:line="276" w:lineRule="auto"/>
                  <w:ind w:left="720" w:hanging="360"/>
                </w:pPr>
              </w:pPrChange>
            </w:pPr>
            <w:r w:rsidRPr="0013787D">
              <w:rPr>
                <w:rFonts w:cstheme="minorHAnsi"/>
              </w:rPr>
              <w:t xml:space="preserve">Was könnte Leonie helfen? Entwickelt </w:t>
            </w:r>
            <w:r w:rsidRPr="0013787D">
              <w:rPr>
                <w:rFonts w:cstheme="minorHAnsi"/>
                <w:b/>
                <w:bCs/>
              </w:rPr>
              <w:t>mindestens drei</w:t>
            </w:r>
            <w:r w:rsidRPr="0013787D">
              <w:rPr>
                <w:rFonts w:cstheme="minorHAnsi"/>
              </w:rPr>
              <w:t xml:space="preserve"> Möglichkeiten.</w:t>
            </w:r>
          </w:p>
          <w:p w14:paraId="6B5B0D51" w14:textId="77777777" w:rsidR="000C6DA8" w:rsidRPr="0013787D" w:rsidDel="000C6DA8" w:rsidRDefault="000C6DA8">
            <w:pPr>
              <w:tabs>
                <w:tab w:val="num" w:pos="316"/>
              </w:tabs>
              <w:spacing w:line="276" w:lineRule="auto"/>
              <w:ind w:left="316" w:hanging="316"/>
              <w:rPr>
                <w:del w:id="1903" w:author="Fabienne Schmaus" w:date="2026-05-04T09:35:00Z" w16du:dateUtc="2026-05-04T07:35:00Z"/>
                <w:rFonts w:cstheme="minorHAnsi"/>
              </w:rPr>
              <w:pPrChange w:id="1904" w:author="Fabienne Schmaus" w:date="2026-05-04T09:36:00Z" w16du:dateUtc="2026-05-04T07:36:00Z">
                <w:pPr>
                  <w:spacing w:line="276" w:lineRule="auto"/>
                </w:pPr>
              </w:pPrChange>
            </w:pPr>
            <w:del w:id="1905" w:author="Fabienne Schmaus" w:date="2026-05-04T09:35:00Z" w16du:dateUtc="2026-05-04T07:35:00Z">
              <w:r w:rsidRPr="0013787D" w:rsidDel="000C6DA8">
                <w:rPr>
                  <w:rFonts w:cstheme="minorHAnsi"/>
                  <w:b/>
                  <w:bCs/>
                </w:rPr>
                <w:delText>Zusatz für Sek II:</w:delText>
              </w:r>
            </w:del>
          </w:p>
          <w:p w14:paraId="1F1ACA20" w14:textId="77777777" w:rsidR="000C6DA8" w:rsidRPr="0013787D" w:rsidRDefault="000C6DA8">
            <w:pPr>
              <w:numPr>
                <w:ilvl w:val="0"/>
                <w:numId w:val="68"/>
              </w:numPr>
              <w:tabs>
                <w:tab w:val="clear" w:pos="720"/>
                <w:tab w:val="num" w:pos="316"/>
              </w:tabs>
              <w:spacing w:line="276" w:lineRule="auto"/>
              <w:ind w:left="316" w:hanging="316"/>
              <w:rPr>
                <w:rFonts w:cstheme="minorHAnsi"/>
              </w:rPr>
              <w:pPrChange w:id="1906" w:author="Fabienne Schmaus" w:date="2026-05-04T09:36:00Z" w16du:dateUtc="2026-05-04T07:36:00Z">
                <w:pPr>
                  <w:numPr>
                    <w:numId w:val="68"/>
                  </w:numPr>
                  <w:tabs>
                    <w:tab w:val="num" w:pos="720"/>
                  </w:tabs>
                  <w:spacing w:line="276" w:lineRule="auto"/>
                  <w:ind w:left="720" w:hanging="360"/>
                </w:pPr>
              </w:pPrChange>
            </w:pPr>
            <w:r w:rsidRPr="0013787D">
              <w:rPr>
                <w:rFonts w:cstheme="minorHAnsi"/>
              </w:rPr>
              <w:t xml:space="preserve">Leonie erlebt eine </w:t>
            </w:r>
            <w:r w:rsidRPr="0013787D">
              <w:rPr>
                <w:rFonts w:cstheme="minorHAnsi"/>
                <w:b/>
                <w:bCs/>
              </w:rPr>
              <w:t>Identitätsdiskrepanz</w:t>
            </w:r>
            <w:r w:rsidRPr="0013787D">
              <w:rPr>
                <w:rFonts w:cstheme="minorHAnsi"/>
              </w:rPr>
              <w:t>: Das Online-Selbst und das reale Selbst driften auseinander. Was kann das auf Dauer mit dem Wohlbefinden machen?</w:t>
            </w:r>
          </w:p>
          <w:p w14:paraId="61C8DE1A" w14:textId="77777777" w:rsidR="000C6DA8" w:rsidRPr="0013787D" w:rsidRDefault="000C6DA8">
            <w:pPr>
              <w:numPr>
                <w:ilvl w:val="0"/>
                <w:numId w:val="68"/>
              </w:numPr>
              <w:tabs>
                <w:tab w:val="clear" w:pos="720"/>
                <w:tab w:val="num" w:pos="316"/>
              </w:tabs>
              <w:spacing w:line="276" w:lineRule="auto"/>
              <w:ind w:left="316" w:hanging="316"/>
              <w:rPr>
                <w:rFonts w:cstheme="minorHAnsi"/>
              </w:rPr>
              <w:pPrChange w:id="1907" w:author="Fabienne Schmaus" w:date="2026-05-04T09:36:00Z" w16du:dateUtc="2026-05-04T07:36:00Z">
                <w:pPr>
                  <w:numPr>
                    <w:numId w:val="68"/>
                  </w:numPr>
                  <w:tabs>
                    <w:tab w:val="num" w:pos="720"/>
                  </w:tabs>
                  <w:spacing w:line="276" w:lineRule="auto"/>
                  <w:ind w:left="720" w:hanging="360"/>
                </w:pPr>
              </w:pPrChange>
            </w:pPr>
            <w:r w:rsidRPr="0013787D">
              <w:rPr>
                <w:rFonts w:cstheme="minorHAnsi"/>
              </w:rPr>
              <w:t>Ist Leonies Dilemma lösbar? Oder ist das Auseinanderfallen von Online-Ich und realem Ich unvermeidlich?</w:t>
            </w:r>
          </w:p>
          <w:p w14:paraId="71FD794A" w14:textId="77777777" w:rsidR="000C6DA8" w:rsidRPr="0013787D" w:rsidDel="000C6DA8" w:rsidRDefault="000C6DA8" w:rsidP="001955DF">
            <w:pPr>
              <w:spacing w:line="276" w:lineRule="auto"/>
              <w:rPr>
                <w:rFonts w:cstheme="minorHAnsi"/>
                <w:b/>
                <w:bCs/>
              </w:rPr>
            </w:pPr>
          </w:p>
        </w:tc>
      </w:tr>
      <w:tr w:rsidR="000C6DA8" w14:paraId="5F06C409" w14:textId="77777777" w:rsidTr="001955DF">
        <w:tc>
          <w:tcPr>
            <w:tcW w:w="10456" w:type="dxa"/>
            <w:tcBorders>
              <w:top w:val="single" w:sz="4" w:space="0" w:color="auto"/>
              <w:left w:val="nil"/>
              <w:bottom w:val="single" w:sz="4" w:space="0" w:color="auto"/>
              <w:right w:val="nil"/>
            </w:tcBorders>
            <w:tcPrChange w:id="1908" w:author="Fabienne Schmaus" w:date="2026-05-04T09:36:00Z" w16du:dateUtc="2026-05-04T07:36:00Z">
              <w:tcPr>
                <w:tcW w:w="10456" w:type="dxa"/>
                <w:tcBorders>
                  <w:top w:val="nil"/>
                  <w:left w:val="nil"/>
                  <w:bottom w:val="single" w:sz="4" w:space="0" w:color="auto"/>
                  <w:right w:val="nil"/>
                </w:tcBorders>
              </w:tcPr>
            </w:tcPrChange>
          </w:tcPr>
          <w:p w14:paraId="6B776912" w14:textId="77777777" w:rsidR="000C6DA8" w:rsidRPr="0013787D" w:rsidRDefault="000C6DA8" w:rsidP="001955DF">
            <w:pPr>
              <w:spacing w:line="276" w:lineRule="auto"/>
              <w:rPr>
                <w:rFonts w:cstheme="minorHAnsi"/>
                <w:b/>
                <w:bCs/>
              </w:rPr>
            </w:pPr>
          </w:p>
        </w:tc>
      </w:tr>
      <w:tr w:rsidR="000C6DA8" w14:paraId="0E2D112E" w14:textId="77777777" w:rsidTr="001955DF">
        <w:tc>
          <w:tcPr>
            <w:tcW w:w="10456" w:type="dxa"/>
            <w:tcBorders>
              <w:top w:val="single" w:sz="4" w:space="0" w:color="auto"/>
              <w:left w:val="single" w:sz="4" w:space="0" w:color="auto"/>
              <w:bottom w:val="single" w:sz="4" w:space="0" w:color="auto"/>
              <w:right w:val="single" w:sz="4" w:space="0" w:color="auto"/>
            </w:tcBorders>
          </w:tcPr>
          <w:p w14:paraId="219B67B6" w14:textId="77777777" w:rsidR="000C6DA8" w:rsidRPr="0013787D" w:rsidRDefault="000C6DA8" w:rsidP="001955DF">
            <w:pPr>
              <w:spacing w:line="276" w:lineRule="auto"/>
              <w:rPr>
                <w:rFonts w:cstheme="minorHAnsi"/>
                <w:b/>
                <w:bCs/>
              </w:rPr>
            </w:pPr>
            <w:r w:rsidRPr="0013787D">
              <w:rPr>
                <w:rFonts w:cstheme="minorHAnsi"/>
                <w:b/>
                <w:bCs/>
              </w:rPr>
              <w:t>Für die Kurzvorstellung im Plenum</w:t>
            </w:r>
          </w:p>
          <w:p w14:paraId="61E66DCF" w14:textId="77777777" w:rsidR="000C6DA8" w:rsidRPr="0013787D" w:rsidRDefault="000C6DA8" w:rsidP="001955DF">
            <w:pPr>
              <w:spacing w:line="276" w:lineRule="auto"/>
              <w:rPr>
                <w:rFonts w:cstheme="minorHAnsi"/>
              </w:rPr>
            </w:pPr>
            <w:r w:rsidRPr="0013787D">
              <w:rPr>
                <w:rFonts w:cstheme="minorHAnsi"/>
              </w:rPr>
              <w:t xml:space="preserve">Bereitet eine </w:t>
            </w:r>
            <w:r w:rsidRPr="0013787D">
              <w:rPr>
                <w:rFonts w:cstheme="minorHAnsi"/>
                <w:b/>
                <w:bCs/>
              </w:rPr>
              <w:t>2-Minuten-Zusammenfassung</w:t>
            </w:r>
            <w:r w:rsidRPr="0013787D">
              <w:rPr>
                <w:rFonts w:cstheme="minorHAnsi"/>
              </w:rPr>
              <w:t xml:space="preserve"> vor:</w:t>
            </w:r>
          </w:p>
          <w:p w14:paraId="600F7CFB" w14:textId="77777777" w:rsidR="000C6DA8" w:rsidRPr="0013787D" w:rsidRDefault="000C6DA8" w:rsidP="001955DF">
            <w:pPr>
              <w:numPr>
                <w:ilvl w:val="0"/>
                <w:numId w:val="69"/>
              </w:numPr>
              <w:spacing w:line="276" w:lineRule="auto"/>
              <w:rPr>
                <w:rFonts w:cstheme="minorHAnsi"/>
              </w:rPr>
            </w:pPr>
            <w:r w:rsidRPr="0013787D">
              <w:rPr>
                <w:rFonts w:cstheme="minorHAnsi"/>
              </w:rPr>
              <w:t>Was passiert in der Geschichte?</w:t>
            </w:r>
          </w:p>
          <w:p w14:paraId="4D3AA0C5" w14:textId="77777777" w:rsidR="000C6DA8" w:rsidRPr="0013787D" w:rsidRDefault="000C6DA8" w:rsidP="001955DF">
            <w:pPr>
              <w:numPr>
                <w:ilvl w:val="0"/>
                <w:numId w:val="69"/>
              </w:numPr>
              <w:spacing w:line="276" w:lineRule="auto"/>
              <w:rPr>
                <w:rFonts w:cstheme="minorHAnsi"/>
              </w:rPr>
            </w:pPr>
            <w:r w:rsidRPr="0013787D">
              <w:rPr>
                <w:rFonts w:cstheme="minorHAnsi"/>
              </w:rPr>
              <w:t>Was beschäftigt die Person?</w:t>
            </w:r>
          </w:p>
          <w:p w14:paraId="5D367B82" w14:textId="77777777" w:rsidR="000C6DA8" w:rsidRPr="000C6DA8" w:rsidRDefault="000C6DA8" w:rsidP="001955DF">
            <w:pPr>
              <w:numPr>
                <w:ilvl w:val="0"/>
                <w:numId w:val="69"/>
              </w:numPr>
              <w:spacing w:line="276" w:lineRule="auto"/>
              <w:rPr>
                <w:rFonts w:cstheme="minorHAnsi"/>
              </w:rPr>
            </w:pPr>
            <w:r w:rsidRPr="0013787D">
              <w:rPr>
                <w:rFonts w:cstheme="minorHAnsi"/>
              </w:rPr>
              <w:lastRenderedPageBreak/>
              <w:t>Was könnte helfen?</w:t>
            </w:r>
          </w:p>
        </w:tc>
      </w:tr>
    </w:tbl>
    <w:p w14:paraId="21860052" w14:textId="77777777" w:rsidR="0013787D" w:rsidRDefault="0013787D">
      <w:pPr>
        <w:rPr>
          <w:ins w:id="1909" w:author="Fabienne Schmaus" w:date="2026-04-30T17:39:00Z" w16du:dateUtc="2026-04-30T15:39:00Z"/>
          <w:rFonts w:cstheme="minorHAnsi"/>
          <w:b/>
          <w:bCs/>
        </w:rPr>
      </w:pPr>
      <w:ins w:id="1910" w:author="Fabienne Schmaus" w:date="2026-04-30T17:39:00Z" w16du:dateUtc="2026-04-30T15:39:00Z">
        <w:r>
          <w:rPr>
            <w:rFonts w:cstheme="minorHAnsi"/>
            <w:b/>
            <w:bCs/>
          </w:rPr>
          <w:lastRenderedPageBreak/>
          <w:br w:type="page"/>
        </w:r>
      </w:ins>
    </w:p>
    <w:p w14:paraId="4AE16BA3" w14:textId="77777777" w:rsidR="0013787D" w:rsidRPr="001955DF" w:rsidRDefault="0013787D" w:rsidP="0013787D">
      <w:pPr>
        <w:rPr>
          <w:ins w:id="1911" w:author="Fabienne Schmaus" w:date="2026-04-30T17:39:00Z" w16du:dateUtc="2026-04-30T15:39:00Z"/>
          <w:rFonts w:cstheme="minorHAnsi"/>
        </w:rPr>
      </w:pPr>
      <w:ins w:id="1912" w:author="Fabienne Schmaus" w:date="2026-04-30T17:39:00Z" w16du:dateUtc="2026-04-30T15:39:00Z">
        <w:r w:rsidRPr="001955DF">
          <w:rPr>
            <w:rFonts w:cstheme="minorHAnsi"/>
            <w:highlight w:val="yellow"/>
          </w:rPr>
          <w:lastRenderedPageBreak/>
          <w:t xml:space="preserve">((Seite </w:t>
        </w:r>
        <w:r w:rsidRPr="0013787D">
          <w:rPr>
            <w:rFonts w:cstheme="minorHAnsi"/>
            <w:highlight w:val="yellow"/>
          </w:rPr>
          <w:t>xx</w:t>
        </w:r>
        <w:r w:rsidRPr="001955DF">
          <w:rPr>
            <w:rFonts w:cstheme="minorHAnsi"/>
            <w:highlight w:val="yellow"/>
          </w:rPr>
          <w:t>))</w:t>
        </w:r>
      </w:ins>
    </w:p>
    <w:p w14:paraId="4775757D" w14:textId="206A6FB1" w:rsidR="0013787D" w:rsidRPr="0013787D" w:rsidRDefault="0013787D" w:rsidP="0013787D">
      <w:pPr>
        <w:rPr>
          <w:ins w:id="1913" w:author="Fabienne Schmaus" w:date="2026-04-30T17:39:00Z" w16du:dateUtc="2026-04-30T15:39:00Z"/>
          <w:rFonts w:cstheme="minorHAnsi"/>
          <w:sz w:val="24"/>
          <w:szCs w:val="24"/>
          <w:rPrChange w:id="1914" w:author="Fabienne Schmaus" w:date="2026-04-30T17:40:00Z" w16du:dateUtc="2026-04-30T15:40:00Z">
            <w:rPr>
              <w:ins w:id="1915" w:author="Fabienne Schmaus" w:date="2026-04-30T17:39:00Z" w16du:dateUtc="2026-04-30T15:39:00Z"/>
              <w:rFonts w:cstheme="minorHAnsi"/>
            </w:rPr>
          </w:rPrChange>
        </w:rPr>
      </w:pPr>
      <w:r w:rsidRPr="0013787D">
        <w:rPr>
          <w:rFonts w:cstheme="minorHAnsi"/>
          <w:b/>
          <w:bCs/>
          <w:sz w:val="24"/>
          <w:szCs w:val="24"/>
          <w:rPrChange w:id="1916" w:author="Fabienne Schmaus" w:date="2026-04-30T17:40:00Z" w16du:dateUtc="2026-04-30T15:40:00Z">
            <w:rPr>
              <w:rFonts w:cstheme="minorHAnsi"/>
              <w:b/>
              <w:bCs/>
            </w:rPr>
          </w:rPrChange>
        </w:rPr>
        <w:t>Arbeitsblatt 4</w:t>
      </w:r>
      <w:ins w:id="1917" w:author="Fabienne Schmaus" w:date="2026-05-04T09:44:00Z" w16du:dateUtc="2026-05-04T07:44:00Z">
        <w:r w:rsidR="00CC0E88">
          <w:rPr>
            <w:rFonts w:cstheme="minorHAnsi"/>
            <w:b/>
            <w:bCs/>
            <w:sz w:val="24"/>
            <w:szCs w:val="24"/>
          </w:rPr>
          <w:t>A</w:t>
        </w:r>
      </w:ins>
      <w:ins w:id="1918" w:author="Fabienne Schmaus" w:date="2026-04-30T17:40:00Z" w16du:dateUtc="2026-04-30T15:40:00Z">
        <w:r w:rsidRPr="0013787D">
          <w:rPr>
            <w:rFonts w:cstheme="minorHAnsi"/>
            <w:b/>
            <w:bCs/>
            <w:sz w:val="24"/>
            <w:szCs w:val="24"/>
            <w:rPrChange w:id="1919" w:author="Fabienne Schmaus" w:date="2026-04-30T17:40:00Z" w16du:dateUtc="2026-04-30T15:40:00Z">
              <w:rPr>
                <w:rFonts w:cstheme="minorHAnsi"/>
                <w:b/>
                <w:bCs/>
              </w:rPr>
            </w:rPrChange>
          </w:rPr>
          <w:br/>
        </w:r>
      </w:ins>
      <w:del w:id="1920" w:author="Fabienne Schmaus" w:date="2026-04-30T17:39:00Z" w16du:dateUtc="2026-04-30T15:39:00Z">
        <w:r w:rsidRPr="0013787D" w:rsidDel="0013787D">
          <w:rPr>
            <w:rFonts w:cstheme="minorHAnsi"/>
            <w:b/>
            <w:bCs/>
            <w:sz w:val="24"/>
            <w:szCs w:val="24"/>
            <w:rPrChange w:id="1921" w:author="Fabienne Schmaus" w:date="2026-04-30T17:40:00Z" w16du:dateUtc="2026-04-30T15:40:00Z">
              <w:rPr>
                <w:rFonts w:cstheme="minorHAnsi"/>
                <w:b/>
                <w:bCs/>
              </w:rPr>
            </w:rPrChange>
          </w:rPr>
          <w:delText xml:space="preserve"> – </w:delText>
        </w:r>
      </w:del>
      <w:r w:rsidRPr="0013787D">
        <w:rPr>
          <w:rFonts w:cstheme="minorHAnsi"/>
          <w:sz w:val="24"/>
          <w:szCs w:val="24"/>
          <w:rPrChange w:id="1922" w:author="Fabienne Schmaus" w:date="2026-04-30T17:40:00Z" w16du:dateUtc="2026-04-30T15:40:00Z">
            <w:rPr>
              <w:rFonts w:cstheme="minorHAnsi"/>
              <w:b/>
              <w:bCs/>
            </w:rPr>
          </w:rPrChange>
        </w:rPr>
        <w:t>5 Fragen vor dem Posten</w:t>
      </w:r>
      <w:del w:id="1923" w:author="Fabienne Schmaus" w:date="2026-04-30T17:39:00Z" w16du:dateUtc="2026-04-30T15:39:00Z">
        <w:r w:rsidRPr="0013787D" w:rsidDel="0013787D">
          <w:rPr>
            <w:rFonts w:cstheme="minorHAnsi"/>
            <w:sz w:val="24"/>
            <w:szCs w:val="24"/>
            <w:rPrChange w:id="1924" w:author="Fabienne Schmaus" w:date="2026-04-30T17:40:00Z" w16du:dateUtc="2026-04-30T15:40:00Z">
              <w:rPr>
                <w:rFonts w:cstheme="minorHAnsi"/>
                <w:b/>
                <w:bCs/>
              </w:rPr>
            </w:rPrChange>
          </w:rPr>
          <w:br/>
        </w:r>
      </w:del>
    </w:p>
    <w:p w14:paraId="57849A4F" w14:textId="77777777" w:rsidR="0013787D" w:rsidRPr="0013787D" w:rsidRDefault="0013787D" w:rsidP="0013787D">
      <w:pPr>
        <w:rPr>
          <w:rFonts w:cstheme="minorHAnsi"/>
        </w:rPr>
      </w:pPr>
    </w:p>
    <w:p w14:paraId="0029113C" w14:textId="5B8ACE29" w:rsidR="0013787D" w:rsidRPr="007B59A2" w:rsidDel="007B59A2" w:rsidRDefault="0013787D" w:rsidP="0013787D">
      <w:pPr>
        <w:rPr>
          <w:del w:id="1925" w:author="Fabienne Schmaus" w:date="2026-05-04T09:41:00Z" w16du:dateUtc="2026-05-04T07:41:00Z"/>
          <w:rFonts w:cstheme="minorHAnsi"/>
          <w:b/>
          <w:bCs/>
          <w:i/>
          <w:iCs/>
          <w:rPrChange w:id="1926" w:author="Fabienne Schmaus" w:date="2026-05-04T09:41:00Z" w16du:dateUtc="2026-05-04T07:41:00Z">
            <w:rPr>
              <w:del w:id="1927" w:author="Fabienne Schmaus" w:date="2026-05-04T09:41:00Z" w16du:dateUtc="2026-05-04T07:41:00Z"/>
              <w:rFonts w:cstheme="minorHAnsi"/>
              <w:b/>
              <w:bCs/>
            </w:rPr>
          </w:rPrChange>
        </w:rPr>
      </w:pPr>
      <w:del w:id="1928" w:author="Fabienne Schmaus" w:date="2026-05-04T09:41:00Z" w16du:dateUtc="2026-05-04T07:41:00Z">
        <w:r w:rsidRPr="007B59A2" w:rsidDel="007B59A2">
          <w:rPr>
            <w:rFonts w:cstheme="minorHAnsi"/>
            <w:b/>
            <w:bCs/>
            <w:i/>
            <w:iCs/>
            <w:rPrChange w:id="1929" w:author="Fabienne Schmaus" w:date="2026-05-04T09:41:00Z" w16du:dateUtc="2026-05-04T07:41:00Z">
              <w:rPr>
                <w:rFonts w:cstheme="minorHAnsi"/>
                <w:b/>
                <w:bCs/>
              </w:rPr>
            </w:rPrChange>
          </w:rPr>
          <w:delText>Sek I: Nutze diese 5 Fragen</w:delText>
        </w:r>
      </w:del>
    </w:p>
    <w:p w14:paraId="4286CF96" w14:textId="77777777" w:rsidR="0013787D" w:rsidRPr="007B59A2" w:rsidRDefault="0013787D" w:rsidP="0013787D">
      <w:pPr>
        <w:rPr>
          <w:rFonts w:cstheme="minorHAnsi"/>
          <w:i/>
          <w:iCs/>
          <w:rPrChange w:id="1930" w:author="Fabienne Schmaus" w:date="2026-05-04T09:41:00Z" w16du:dateUtc="2026-05-04T07:41:00Z">
            <w:rPr>
              <w:rFonts w:cstheme="minorHAnsi"/>
            </w:rPr>
          </w:rPrChange>
        </w:rPr>
      </w:pPr>
      <w:r w:rsidRPr="007B59A2">
        <w:rPr>
          <w:rFonts w:cstheme="minorHAnsi"/>
          <w:i/>
          <w:iCs/>
          <w:rPrChange w:id="1931" w:author="Fabienne Schmaus" w:date="2026-05-04T09:41:00Z" w16du:dateUtc="2026-05-04T07:41:00Z">
            <w:rPr>
              <w:rFonts w:cstheme="minorHAnsi"/>
            </w:rPr>
          </w:rPrChange>
        </w:rPr>
        <w:t>Bevor du etwas postest oder in einer Story teilst, kannst du diese Fragen im Kopf durchgehen. Sie helfen dir, bewusster zu entscheiden – ohne dass du alles analysieren musst.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1932" w:author="Fabienne Schmaus" w:date="2026-05-04T09:42:00Z" w16du:dateUtc="2026-05-04T07:42:00Z">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207"/>
        <w:gridCol w:w="5641"/>
        <w:gridCol w:w="4363"/>
        <w:tblGridChange w:id="1933">
          <w:tblGrid>
            <w:gridCol w:w="207"/>
            <w:gridCol w:w="5641"/>
            <w:gridCol w:w="132"/>
            <w:gridCol w:w="1914"/>
            <w:gridCol w:w="2317"/>
          </w:tblGrid>
        </w:tblGridChange>
      </w:tblGrid>
      <w:tr w:rsidR="0013787D" w:rsidRPr="0013787D" w14:paraId="51487688" w14:textId="77777777" w:rsidTr="007B59A2">
        <w:trPr>
          <w:tblHeader/>
          <w:tblCellSpacing w:w="15" w:type="dxa"/>
          <w:trPrChange w:id="1934" w:author="Fabienne Schmaus" w:date="2026-05-04T09:42:00Z" w16du:dateUtc="2026-05-04T07:42:00Z">
            <w:trPr>
              <w:gridAfter w:val="0"/>
              <w:tblHeader/>
              <w:tblCellSpacing w:w="15" w:type="dxa"/>
            </w:trPr>
          </w:trPrChange>
        </w:trPr>
        <w:tc>
          <w:tcPr>
            <w:tcW w:w="0" w:type="auto"/>
            <w:vAlign w:val="center"/>
            <w:hideMark/>
            <w:tcPrChange w:id="1935" w:author="Fabienne Schmaus" w:date="2026-05-04T09:42:00Z" w16du:dateUtc="2026-05-04T07:42:00Z">
              <w:tcPr>
                <w:tcW w:w="0" w:type="auto"/>
                <w:vAlign w:val="center"/>
                <w:hideMark/>
              </w:tcPr>
            </w:tcPrChange>
          </w:tcPr>
          <w:p w14:paraId="48D68E73" w14:textId="77777777" w:rsidR="0013787D" w:rsidRPr="0013787D" w:rsidRDefault="0013787D" w:rsidP="0013787D">
            <w:pPr>
              <w:rPr>
                <w:rFonts w:cstheme="minorHAnsi"/>
                <w:b/>
                <w:bCs/>
              </w:rPr>
            </w:pPr>
            <w:r w:rsidRPr="0013787D">
              <w:rPr>
                <w:rFonts w:cstheme="minorHAnsi"/>
                <w:b/>
                <w:bCs/>
              </w:rPr>
              <w:t>#</w:t>
            </w:r>
          </w:p>
        </w:tc>
        <w:tc>
          <w:tcPr>
            <w:tcW w:w="0" w:type="auto"/>
            <w:vAlign w:val="center"/>
            <w:hideMark/>
            <w:tcPrChange w:id="1936" w:author="Fabienne Schmaus" w:date="2026-05-04T09:42:00Z" w16du:dateUtc="2026-05-04T07:42:00Z">
              <w:tcPr>
                <w:tcW w:w="0" w:type="auto"/>
                <w:gridSpan w:val="2"/>
                <w:vAlign w:val="center"/>
                <w:hideMark/>
              </w:tcPr>
            </w:tcPrChange>
          </w:tcPr>
          <w:p w14:paraId="6A23BBA6" w14:textId="10705BD1" w:rsidR="0013787D" w:rsidRPr="0013787D" w:rsidRDefault="0013787D" w:rsidP="0013787D">
            <w:pPr>
              <w:rPr>
                <w:rFonts w:cstheme="minorHAnsi"/>
                <w:b/>
                <w:bCs/>
              </w:rPr>
            </w:pPr>
            <w:r w:rsidRPr="0013787D">
              <w:rPr>
                <w:rFonts w:cstheme="minorHAnsi"/>
                <w:b/>
                <w:bCs/>
              </w:rPr>
              <w:t>Frage</w:t>
            </w:r>
            <w:ins w:id="1937" w:author="Fabienne Schmaus" w:date="2026-05-04T09:42:00Z" w16du:dateUtc="2026-05-04T07:42:00Z">
              <w:r w:rsidR="007B59A2">
                <w:rPr>
                  <w:rFonts w:cstheme="minorHAnsi"/>
                  <w:b/>
                  <w:bCs/>
                </w:rPr>
                <w:t>n</w:t>
              </w:r>
            </w:ins>
          </w:p>
        </w:tc>
        <w:tc>
          <w:tcPr>
            <w:tcW w:w="4318" w:type="dxa"/>
            <w:vAlign w:val="center"/>
            <w:hideMark/>
            <w:tcPrChange w:id="1938" w:author="Fabienne Schmaus" w:date="2026-05-04T09:42:00Z" w16du:dateUtc="2026-05-04T07:42:00Z">
              <w:tcPr>
                <w:tcW w:w="0" w:type="auto"/>
                <w:vAlign w:val="center"/>
                <w:hideMark/>
              </w:tcPr>
            </w:tcPrChange>
          </w:tcPr>
          <w:p w14:paraId="77E2C264" w14:textId="77777777" w:rsidR="0013787D" w:rsidRPr="0013787D" w:rsidRDefault="0013787D" w:rsidP="0013787D">
            <w:pPr>
              <w:rPr>
                <w:rFonts w:cstheme="minorHAnsi"/>
                <w:b/>
                <w:bCs/>
              </w:rPr>
            </w:pPr>
            <w:r w:rsidRPr="0013787D">
              <w:rPr>
                <w:rFonts w:cstheme="minorHAnsi"/>
                <w:b/>
                <w:bCs/>
              </w:rPr>
              <w:t>Mein Gedanke dazu</w:t>
            </w:r>
          </w:p>
        </w:tc>
      </w:tr>
      <w:tr w:rsidR="0013787D" w:rsidRPr="0013787D" w14:paraId="7C7A1BEE" w14:textId="77777777" w:rsidTr="007B59A2">
        <w:trPr>
          <w:tblCellSpacing w:w="15" w:type="dxa"/>
          <w:trPrChange w:id="1939" w:author="Fabienne Schmaus" w:date="2026-05-04T09:42:00Z" w16du:dateUtc="2026-05-04T07:42:00Z">
            <w:trPr>
              <w:gridAfter w:val="0"/>
              <w:tblCellSpacing w:w="15" w:type="dxa"/>
            </w:trPr>
          </w:trPrChange>
        </w:trPr>
        <w:tc>
          <w:tcPr>
            <w:tcW w:w="0" w:type="auto"/>
            <w:vAlign w:val="center"/>
            <w:hideMark/>
            <w:tcPrChange w:id="1940" w:author="Fabienne Schmaus" w:date="2026-05-04T09:42:00Z" w16du:dateUtc="2026-05-04T07:42:00Z">
              <w:tcPr>
                <w:tcW w:w="0" w:type="auto"/>
                <w:vAlign w:val="center"/>
                <w:hideMark/>
              </w:tcPr>
            </w:tcPrChange>
          </w:tcPr>
          <w:p w14:paraId="63F81127" w14:textId="77777777" w:rsidR="0013787D" w:rsidRPr="0013787D" w:rsidRDefault="0013787D" w:rsidP="0013787D">
            <w:pPr>
              <w:rPr>
                <w:rFonts w:cstheme="minorHAnsi"/>
              </w:rPr>
            </w:pPr>
            <w:r w:rsidRPr="0013787D">
              <w:rPr>
                <w:rFonts w:cstheme="minorHAnsi"/>
              </w:rPr>
              <w:t>1</w:t>
            </w:r>
          </w:p>
        </w:tc>
        <w:tc>
          <w:tcPr>
            <w:tcW w:w="0" w:type="auto"/>
            <w:vAlign w:val="center"/>
            <w:hideMark/>
            <w:tcPrChange w:id="1941" w:author="Fabienne Schmaus" w:date="2026-05-04T09:42:00Z" w16du:dateUtc="2026-05-04T07:42:00Z">
              <w:tcPr>
                <w:tcW w:w="0" w:type="auto"/>
                <w:gridSpan w:val="2"/>
                <w:vAlign w:val="center"/>
                <w:hideMark/>
              </w:tcPr>
            </w:tcPrChange>
          </w:tcPr>
          <w:p w14:paraId="3EB6E587" w14:textId="291F36C4" w:rsidR="0013787D" w:rsidRPr="007B59A2" w:rsidRDefault="0013787D" w:rsidP="0013787D">
            <w:pPr>
              <w:rPr>
                <w:rFonts w:cstheme="minorHAnsi"/>
              </w:rPr>
            </w:pPr>
            <w:r w:rsidRPr="007B59A2">
              <w:rPr>
                <w:rFonts w:cstheme="minorHAnsi"/>
                <w:rPrChange w:id="1942" w:author="Fabienne Schmaus" w:date="2026-05-04T09:42:00Z" w16du:dateUtc="2026-05-04T07:42:00Z">
                  <w:rPr>
                    <w:rFonts w:cstheme="minorHAnsi"/>
                    <w:b/>
                    <w:bCs/>
                  </w:rPr>
                </w:rPrChange>
              </w:rPr>
              <w:t>Warum poste ich das?</w:t>
            </w:r>
            <w:r w:rsidRPr="007B59A2">
              <w:rPr>
                <w:rFonts w:cstheme="minorHAnsi"/>
              </w:rPr>
              <w:t xml:space="preserve"> (</w:t>
            </w:r>
            <w:del w:id="1943" w:author="Fabienne Schmaus" w:date="2026-05-04T09:42:00Z" w16du:dateUtc="2026-05-04T07:42:00Z">
              <w:r w:rsidRPr="007B59A2" w:rsidDel="007B59A2">
                <w:rPr>
                  <w:rFonts w:cstheme="minorHAnsi"/>
                </w:rPr>
                <w:delText xml:space="preserve">Für wen – </w:delText>
              </w:r>
            </w:del>
            <w:r w:rsidRPr="007B59A2">
              <w:rPr>
                <w:rFonts w:cstheme="minorHAnsi"/>
              </w:rPr>
              <w:t>für mich</w:t>
            </w:r>
            <w:ins w:id="1944" w:author="Fabienne Schmaus" w:date="2026-05-04T09:42:00Z" w16du:dateUtc="2026-05-04T07:42:00Z">
              <w:r w:rsidR="007B59A2">
                <w:rPr>
                  <w:rFonts w:cstheme="minorHAnsi"/>
                </w:rPr>
                <w:t xml:space="preserve">, </w:t>
              </w:r>
            </w:ins>
            <w:del w:id="1945" w:author="Fabienne Schmaus" w:date="2026-05-04T09:42:00Z" w16du:dateUtc="2026-05-04T07:42:00Z">
              <w:r w:rsidRPr="007B59A2" w:rsidDel="007B59A2">
                <w:rPr>
                  <w:rFonts w:cstheme="minorHAnsi"/>
                </w:rPr>
                <w:delText xml:space="preserve"> oder </w:delText>
              </w:r>
            </w:del>
            <w:r w:rsidRPr="007B59A2">
              <w:rPr>
                <w:rFonts w:cstheme="minorHAnsi"/>
              </w:rPr>
              <w:t>für andere?)</w:t>
            </w:r>
          </w:p>
        </w:tc>
        <w:tc>
          <w:tcPr>
            <w:tcW w:w="4318" w:type="dxa"/>
            <w:vAlign w:val="center"/>
            <w:hideMark/>
            <w:tcPrChange w:id="1946" w:author="Fabienne Schmaus" w:date="2026-05-04T09:42:00Z" w16du:dateUtc="2026-05-04T07:42:00Z">
              <w:tcPr>
                <w:tcW w:w="0" w:type="auto"/>
                <w:vAlign w:val="center"/>
                <w:hideMark/>
              </w:tcPr>
            </w:tcPrChange>
          </w:tcPr>
          <w:p w14:paraId="09903627" w14:textId="4EB3D37E" w:rsidR="007B59A2" w:rsidRPr="0013787D" w:rsidRDefault="007B59A2" w:rsidP="0013787D">
            <w:pPr>
              <w:rPr>
                <w:rFonts w:cstheme="minorHAnsi"/>
              </w:rPr>
            </w:pPr>
            <w:ins w:id="1947" w:author="Fabienne Schmaus" w:date="2026-05-04T09:43:00Z" w16du:dateUtc="2026-05-04T07:43:00Z">
              <w:r>
                <w:rPr>
                  <w:rFonts w:cstheme="minorHAnsi"/>
                </w:rPr>
                <w:br/>
              </w:r>
            </w:ins>
          </w:p>
        </w:tc>
      </w:tr>
      <w:tr w:rsidR="0013787D" w:rsidRPr="0013787D" w14:paraId="174106A5" w14:textId="77777777" w:rsidTr="007B59A2">
        <w:trPr>
          <w:tblCellSpacing w:w="15" w:type="dxa"/>
          <w:trPrChange w:id="1948" w:author="Fabienne Schmaus" w:date="2026-05-04T09:42:00Z" w16du:dateUtc="2026-05-04T07:42:00Z">
            <w:trPr>
              <w:gridAfter w:val="0"/>
              <w:tblCellSpacing w:w="15" w:type="dxa"/>
            </w:trPr>
          </w:trPrChange>
        </w:trPr>
        <w:tc>
          <w:tcPr>
            <w:tcW w:w="0" w:type="auto"/>
            <w:vAlign w:val="center"/>
            <w:hideMark/>
            <w:tcPrChange w:id="1949" w:author="Fabienne Schmaus" w:date="2026-05-04T09:42:00Z" w16du:dateUtc="2026-05-04T07:42:00Z">
              <w:tcPr>
                <w:tcW w:w="0" w:type="auto"/>
                <w:vAlign w:val="center"/>
                <w:hideMark/>
              </w:tcPr>
            </w:tcPrChange>
          </w:tcPr>
          <w:p w14:paraId="738E6847" w14:textId="77777777" w:rsidR="0013787D" w:rsidRPr="0013787D" w:rsidRDefault="0013787D" w:rsidP="0013787D">
            <w:pPr>
              <w:rPr>
                <w:rFonts w:cstheme="minorHAnsi"/>
              </w:rPr>
            </w:pPr>
            <w:r w:rsidRPr="0013787D">
              <w:rPr>
                <w:rFonts w:cstheme="minorHAnsi"/>
              </w:rPr>
              <w:t>2</w:t>
            </w:r>
          </w:p>
        </w:tc>
        <w:tc>
          <w:tcPr>
            <w:tcW w:w="0" w:type="auto"/>
            <w:vAlign w:val="center"/>
            <w:hideMark/>
            <w:tcPrChange w:id="1950" w:author="Fabienne Schmaus" w:date="2026-05-04T09:42:00Z" w16du:dateUtc="2026-05-04T07:42:00Z">
              <w:tcPr>
                <w:tcW w:w="0" w:type="auto"/>
                <w:gridSpan w:val="2"/>
                <w:vAlign w:val="center"/>
                <w:hideMark/>
              </w:tcPr>
            </w:tcPrChange>
          </w:tcPr>
          <w:p w14:paraId="39435E82" w14:textId="5513C4F4" w:rsidR="0013787D" w:rsidRPr="007B59A2" w:rsidRDefault="0013787D" w:rsidP="0013787D">
            <w:pPr>
              <w:rPr>
                <w:rFonts w:cstheme="minorHAnsi"/>
              </w:rPr>
            </w:pPr>
            <w:r w:rsidRPr="007B59A2">
              <w:rPr>
                <w:rFonts w:cstheme="minorHAnsi"/>
                <w:rPrChange w:id="1951" w:author="Fabienne Schmaus" w:date="2026-05-04T09:42:00Z" w16du:dateUtc="2026-05-04T07:42:00Z">
                  <w:rPr>
                    <w:rFonts w:cstheme="minorHAnsi"/>
                    <w:b/>
                    <w:bCs/>
                  </w:rPr>
                </w:rPrChange>
              </w:rPr>
              <w:t>Wie fühle ich mich dabei?</w:t>
            </w:r>
            <w:r w:rsidRPr="007B59A2">
              <w:rPr>
                <w:rFonts w:cstheme="minorHAnsi"/>
              </w:rPr>
              <w:t xml:space="preserve"> (</w:t>
            </w:r>
            <w:del w:id="1952" w:author="Fabienne Schmaus" w:date="2026-05-04T09:42:00Z" w16du:dateUtc="2026-05-04T07:42:00Z">
              <w:r w:rsidRPr="007B59A2" w:rsidDel="007B59A2">
                <w:rPr>
                  <w:rFonts w:cstheme="minorHAnsi"/>
                </w:rPr>
                <w:delText>Gut</w:delText>
              </w:r>
            </w:del>
            <w:ins w:id="1953" w:author="Fabienne Schmaus" w:date="2026-05-04T09:42:00Z" w16du:dateUtc="2026-05-04T07:42:00Z">
              <w:r w:rsidR="007B59A2">
                <w:rPr>
                  <w:rFonts w:cstheme="minorHAnsi"/>
                </w:rPr>
                <w:t>g</w:t>
              </w:r>
              <w:r w:rsidR="007B59A2" w:rsidRPr="007B59A2">
                <w:rPr>
                  <w:rFonts w:cstheme="minorHAnsi"/>
                </w:rPr>
                <w:t>ut</w:t>
              </w:r>
            </w:ins>
            <w:r w:rsidRPr="007B59A2">
              <w:rPr>
                <w:rFonts w:cstheme="minorHAnsi"/>
              </w:rPr>
              <w:t>, unsicher, unter Druck?)</w:t>
            </w:r>
          </w:p>
        </w:tc>
        <w:tc>
          <w:tcPr>
            <w:tcW w:w="4318" w:type="dxa"/>
            <w:vAlign w:val="center"/>
            <w:hideMark/>
            <w:tcPrChange w:id="1954" w:author="Fabienne Schmaus" w:date="2026-05-04T09:42:00Z" w16du:dateUtc="2026-05-04T07:42:00Z">
              <w:tcPr>
                <w:tcW w:w="0" w:type="auto"/>
                <w:vAlign w:val="center"/>
                <w:hideMark/>
              </w:tcPr>
            </w:tcPrChange>
          </w:tcPr>
          <w:p w14:paraId="688D7EA9" w14:textId="2B55AF2C" w:rsidR="0013787D" w:rsidRPr="0013787D" w:rsidRDefault="007B59A2" w:rsidP="0013787D">
            <w:pPr>
              <w:rPr>
                <w:rFonts w:cstheme="minorHAnsi"/>
              </w:rPr>
            </w:pPr>
            <w:ins w:id="1955" w:author="Fabienne Schmaus" w:date="2026-05-04T09:43:00Z" w16du:dateUtc="2026-05-04T07:43:00Z">
              <w:r>
                <w:rPr>
                  <w:rFonts w:cstheme="minorHAnsi"/>
                </w:rPr>
                <w:br/>
              </w:r>
            </w:ins>
          </w:p>
        </w:tc>
      </w:tr>
      <w:tr w:rsidR="0013787D" w:rsidRPr="0013787D" w14:paraId="1871EB41" w14:textId="77777777" w:rsidTr="007B59A2">
        <w:trPr>
          <w:tblCellSpacing w:w="15" w:type="dxa"/>
          <w:trPrChange w:id="1956" w:author="Fabienne Schmaus" w:date="2026-05-04T09:42:00Z" w16du:dateUtc="2026-05-04T07:42:00Z">
            <w:trPr>
              <w:gridAfter w:val="0"/>
              <w:tblCellSpacing w:w="15" w:type="dxa"/>
            </w:trPr>
          </w:trPrChange>
        </w:trPr>
        <w:tc>
          <w:tcPr>
            <w:tcW w:w="0" w:type="auto"/>
            <w:vAlign w:val="center"/>
            <w:hideMark/>
            <w:tcPrChange w:id="1957" w:author="Fabienne Schmaus" w:date="2026-05-04T09:42:00Z" w16du:dateUtc="2026-05-04T07:42:00Z">
              <w:tcPr>
                <w:tcW w:w="0" w:type="auto"/>
                <w:vAlign w:val="center"/>
                <w:hideMark/>
              </w:tcPr>
            </w:tcPrChange>
          </w:tcPr>
          <w:p w14:paraId="34A894F9" w14:textId="77777777" w:rsidR="0013787D" w:rsidRPr="0013787D" w:rsidRDefault="0013787D" w:rsidP="0013787D">
            <w:pPr>
              <w:rPr>
                <w:rFonts w:cstheme="minorHAnsi"/>
              </w:rPr>
            </w:pPr>
            <w:r w:rsidRPr="0013787D">
              <w:rPr>
                <w:rFonts w:cstheme="minorHAnsi"/>
              </w:rPr>
              <w:t>3</w:t>
            </w:r>
          </w:p>
        </w:tc>
        <w:tc>
          <w:tcPr>
            <w:tcW w:w="0" w:type="auto"/>
            <w:vAlign w:val="center"/>
            <w:hideMark/>
            <w:tcPrChange w:id="1958" w:author="Fabienne Schmaus" w:date="2026-05-04T09:42:00Z" w16du:dateUtc="2026-05-04T07:42:00Z">
              <w:tcPr>
                <w:tcW w:w="0" w:type="auto"/>
                <w:gridSpan w:val="2"/>
                <w:vAlign w:val="center"/>
                <w:hideMark/>
              </w:tcPr>
            </w:tcPrChange>
          </w:tcPr>
          <w:p w14:paraId="4267F4AA" w14:textId="77777777" w:rsidR="0013787D" w:rsidRPr="007B59A2" w:rsidRDefault="0013787D" w:rsidP="0013787D">
            <w:pPr>
              <w:rPr>
                <w:rFonts w:cstheme="minorHAnsi"/>
              </w:rPr>
            </w:pPr>
            <w:r w:rsidRPr="007B59A2">
              <w:rPr>
                <w:rFonts w:cstheme="minorHAnsi"/>
                <w:rPrChange w:id="1959" w:author="Fabienne Schmaus" w:date="2026-05-04T09:42:00Z" w16du:dateUtc="2026-05-04T07:42:00Z">
                  <w:rPr>
                    <w:rFonts w:cstheme="minorHAnsi"/>
                    <w:b/>
                    <w:bCs/>
                  </w:rPr>
                </w:rPrChange>
              </w:rPr>
              <w:t>Würde ich das auch offline sagen oder zeigen?</w:t>
            </w:r>
          </w:p>
        </w:tc>
        <w:tc>
          <w:tcPr>
            <w:tcW w:w="4318" w:type="dxa"/>
            <w:vAlign w:val="center"/>
            <w:hideMark/>
            <w:tcPrChange w:id="1960" w:author="Fabienne Schmaus" w:date="2026-05-04T09:42:00Z" w16du:dateUtc="2026-05-04T07:42:00Z">
              <w:tcPr>
                <w:tcW w:w="0" w:type="auto"/>
                <w:vAlign w:val="center"/>
                <w:hideMark/>
              </w:tcPr>
            </w:tcPrChange>
          </w:tcPr>
          <w:p w14:paraId="2922004A" w14:textId="36D54198" w:rsidR="0013787D" w:rsidRPr="0013787D" w:rsidRDefault="007B59A2" w:rsidP="0013787D">
            <w:pPr>
              <w:rPr>
                <w:rFonts w:cstheme="minorHAnsi"/>
              </w:rPr>
            </w:pPr>
            <w:ins w:id="1961" w:author="Fabienne Schmaus" w:date="2026-05-04T09:43:00Z" w16du:dateUtc="2026-05-04T07:43:00Z">
              <w:r>
                <w:rPr>
                  <w:rFonts w:cstheme="minorHAnsi"/>
                </w:rPr>
                <w:br/>
              </w:r>
            </w:ins>
          </w:p>
        </w:tc>
      </w:tr>
      <w:tr w:rsidR="0013787D" w:rsidRPr="0013787D" w14:paraId="54F6DADF" w14:textId="77777777" w:rsidTr="007B59A2">
        <w:trPr>
          <w:tblCellSpacing w:w="15" w:type="dxa"/>
          <w:trPrChange w:id="1962" w:author="Fabienne Schmaus" w:date="2026-05-04T09:42:00Z" w16du:dateUtc="2026-05-04T07:42:00Z">
            <w:trPr>
              <w:gridAfter w:val="0"/>
              <w:tblCellSpacing w:w="15" w:type="dxa"/>
            </w:trPr>
          </w:trPrChange>
        </w:trPr>
        <w:tc>
          <w:tcPr>
            <w:tcW w:w="0" w:type="auto"/>
            <w:vAlign w:val="center"/>
            <w:hideMark/>
            <w:tcPrChange w:id="1963" w:author="Fabienne Schmaus" w:date="2026-05-04T09:42:00Z" w16du:dateUtc="2026-05-04T07:42:00Z">
              <w:tcPr>
                <w:tcW w:w="0" w:type="auto"/>
                <w:vAlign w:val="center"/>
                <w:hideMark/>
              </w:tcPr>
            </w:tcPrChange>
          </w:tcPr>
          <w:p w14:paraId="655AE451" w14:textId="77777777" w:rsidR="0013787D" w:rsidRPr="0013787D" w:rsidRDefault="0013787D" w:rsidP="0013787D">
            <w:pPr>
              <w:rPr>
                <w:rFonts w:cstheme="minorHAnsi"/>
              </w:rPr>
            </w:pPr>
            <w:r w:rsidRPr="0013787D">
              <w:rPr>
                <w:rFonts w:cstheme="minorHAnsi"/>
              </w:rPr>
              <w:t>4</w:t>
            </w:r>
          </w:p>
        </w:tc>
        <w:tc>
          <w:tcPr>
            <w:tcW w:w="0" w:type="auto"/>
            <w:vAlign w:val="center"/>
            <w:hideMark/>
            <w:tcPrChange w:id="1964" w:author="Fabienne Schmaus" w:date="2026-05-04T09:42:00Z" w16du:dateUtc="2026-05-04T07:42:00Z">
              <w:tcPr>
                <w:tcW w:w="0" w:type="auto"/>
                <w:gridSpan w:val="2"/>
                <w:vAlign w:val="center"/>
                <w:hideMark/>
              </w:tcPr>
            </w:tcPrChange>
          </w:tcPr>
          <w:p w14:paraId="6AF5F11B" w14:textId="77777777" w:rsidR="0013787D" w:rsidRPr="007B59A2" w:rsidRDefault="0013787D" w:rsidP="0013787D">
            <w:pPr>
              <w:rPr>
                <w:rFonts w:cstheme="minorHAnsi"/>
              </w:rPr>
            </w:pPr>
            <w:r w:rsidRPr="007B59A2">
              <w:rPr>
                <w:rFonts w:cstheme="minorHAnsi"/>
                <w:rPrChange w:id="1965" w:author="Fabienne Schmaus" w:date="2026-05-04T09:42:00Z" w16du:dateUtc="2026-05-04T07:42:00Z">
                  <w:rPr>
                    <w:rFonts w:cstheme="minorHAnsi"/>
                    <w:b/>
                    <w:bCs/>
                  </w:rPr>
                </w:rPrChange>
              </w:rPr>
              <w:t>Bin ich damit einverstanden, dass das dauerhaft online bleibt?</w:t>
            </w:r>
          </w:p>
        </w:tc>
        <w:tc>
          <w:tcPr>
            <w:tcW w:w="4318" w:type="dxa"/>
            <w:vAlign w:val="center"/>
            <w:hideMark/>
            <w:tcPrChange w:id="1966" w:author="Fabienne Schmaus" w:date="2026-05-04T09:42:00Z" w16du:dateUtc="2026-05-04T07:42:00Z">
              <w:tcPr>
                <w:tcW w:w="0" w:type="auto"/>
                <w:vAlign w:val="center"/>
                <w:hideMark/>
              </w:tcPr>
            </w:tcPrChange>
          </w:tcPr>
          <w:p w14:paraId="782F9869" w14:textId="59F20016" w:rsidR="0013787D" w:rsidRPr="0013787D" w:rsidRDefault="007B59A2" w:rsidP="0013787D">
            <w:pPr>
              <w:rPr>
                <w:rFonts w:cstheme="minorHAnsi"/>
              </w:rPr>
            </w:pPr>
            <w:ins w:id="1967" w:author="Fabienne Schmaus" w:date="2026-05-04T09:43:00Z" w16du:dateUtc="2026-05-04T07:43:00Z">
              <w:r>
                <w:rPr>
                  <w:rFonts w:cstheme="minorHAnsi"/>
                </w:rPr>
                <w:br/>
              </w:r>
            </w:ins>
          </w:p>
        </w:tc>
      </w:tr>
      <w:tr w:rsidR="0013787D" w:rsidRPr="0013787D" w14:paraId="1F8FE12E" w14:textId="77777777" w:rsidTr="007B59A2">
        <w:trPr>
          <w:tblCellSpacing w:w="15" w:type="dxa"/>
          <w:trPrChange w:id="1968" w:author="Fabienne Schmaus" w:date="2026-05-04T09:42:00Z" w16du:dateUtc="2026-05-04T07:42:00Z">
            <w:trPr>
              <w:gridAfter w:val="0"/>
              <w:tblCellSpacing w:w="15" w:type="dxa"/>
            </w:trPr>
          </w:trPrChange>
        </w:trPr>
        <w:tc>
          <w:tcPr>
            <w:tcW w:w="0" w:type="auto"/>
            <w:vAlign w:val="center"/>
            <w:hideMark/>
            <w:tcPrChange w:id="1969" w:author="Fabienne Schmaus" w:date="2026-05-04T09:42:00Z" w16du:dateUtc="2026-05-04T07:42:00Z">
              <w:tcPr>
                <w:tcW w:w="0" w:type="auto"/>
                <w:vAlign w:val="center"/>
                <w:hideMark/>
              </w:tcPr>
            </w:tcPrChange>
          </w:tcPr>
          <w:p w14:paraId="1D37780D" w14:textId="77777777" w:rsidR="0013787D" w:rsidRPr="0013787D" w:rsidRDefault="0013787D" w:rsidP="0013787D">
            <w:pPr>
              <w:rPr>
                <w:rFonts w:cstheme="minorHAnsi"/>
              </w:rPr>
            </w:pPr>
            <w:r w:rsidRPr="0013787D">
              <w:rPr>
                <w:rFonts w:cstheme="minorHAnsi"/>
              </w:rPr>
              <w:t>5</w:t>
            </w:r>
          </w:p>
        </w:tc>
        <w:tc>
          <w:tcPr>
            <w:tcW w:w="0" w:type="auto"/>
            <w:vAlign w:val="center"/>
            <w:hideMark/>
            <w:tcPrChange w:id="1970" w:author="Fabienne Schmaus" w:date="2026-05-04T09:42:00Z" w16du:dateUtc="2026-05-04T07:42:00Z">
              <w:tcPr>
                <w:tcW w:w="0" w:type="auto"/>
                <w:gridSpan w:val="2"/>
                <w:vAlign w:val="center"/>
                <w:hideMark/>
              </w:tcPr>
            </w:tcPrChange>
          </w:tcPr>
          <w:p w14:paraId="740558CC" w14:textId="77777777" w:rsidR="0013787D" w:rsidRPr="007B59A2" w:rsidRDefault="0013787D" w:rsidP="0013787D">
            <w:pPr>
              <w:rPr>
                <w:rFonts w:cstheme="minorHAnsi"/>
              </w:rPr>
            </w:pPr>
            <w:r w:rsidRPr="007B59A2">
              <w:rPr>
                <w:rFonts w:cstheme="minorHAnsi"/>
                <w:rPrChange w:id="1971" w:author="Fabienne Schmaus" w:date="2026-05-04T09:42:00Z" w16du:dateUtc="2026-05-04T07:42:00Z">
                  <w:rPr>
                    <w:rFonts w:cstheme="minorHAnsi"/>
                    <w:b/>
                    <w:bCs/>
                  </w:rPr>
                </w:rPrChange>
              </w:rPr>
              <w:t>Zeigt das, wer ich wirklich bin – oder wer ich sein möchte?</w:t>
            </w:r>
          </w:p>
        </w:tc>
        <w:tc>
          <w:tcPr>
            <w:tcW w:w="4318" w:type="dxa"/>
            <w:vAlign w:val="center"/>
            <w:hideMark/>
            <w:tcPrChange w:id="1972" w:author="Fabienne Schmaus" w:date="2026-05-04T09:42:00Z" w16du:dateUtc="2026-05-04T07:42:00Z">
              <w:tcPr>
                <w:tcW w:w="0" w:type="auto"/>
                <w:vAlign w:val="center"/>
                <w:hideMark/>
              </w:tcPr>
            </w:tcPrChange>
          </w:tcPr>
          <w:p w14:paraId="0C2C6E4B" w14:textId="6D91D6BC" w:rsidR="0013787D" w:rsidRPr="0013787D" w:rsidRDefault="007B59A2" w:rsidP="0013787D">
            <w:pPr>
              <w:rPr>
                <w:rFonts w:cstheme="minorHAnsi"/>
              </w:rPr>
            </w:pPr>
            <w:ins w:id="1973" w:author="Fabienne Schmaus" w:date="2026-05-04T09:43:00Z" w16du:dateUtc="2026-05-04T07:43:00Z">
              <w:r>
                <w:rPr>
                  <w:rFonts w:cstheme="minorHAnsi"/>
                </w:rPr>
                <w:br/>
              </w:r>
            </w:ins>
          </w:p>
        </w:tc>
      </w:tr>
    </w:tbl>
    <w:p w14:paraId="6DBE6272" w14:textId="77777777" w:rsidR="0013787D" w:rsidRPr="0013787D" w:rsidRDefault="0013787D" w:rsidP="0013787D">
      <w:pPr>
        <w:rPr>
          <w:rFonts w:cstheme="minorHAnsi"/>
        </w:rPr>
      </w:pPr>
    </w:p>
    <w:p w14:paraId="3BD3AD38" w14:textId="215C039E" w:rsidR="0013787D" w:rsidRPr="007B59A2" w:rsidRDefault="0013787D" w:rsidP="0013787D">
      <w:pPr>
        <w:rPr>
          <w:rFonts w:cstheme="minorHAnsi"/>
          <w:i/>
          <w:iCs/>
          <w:rPrChange w:id="1974" w:author="Fabienne Schmaus" w:date="2026-05-04T09:44:00Z" w16du:dateUtc="2026-05-04T07:44:00Z">
            <w:rPr>
              <w:rFonts w:cstheme="minorHAnsi"/>
            </w:rPr>
          </w:rPrChange>
        </w:rPr>
      </w:pPr>
      <w:r w:rsidRPr="007B59A2">
        <w:rPr>
          <w:rFonts w:cstheme="minorHAnsi"/>
          <w:i/>
          <w:iCs/>
          <w:rPrChange w:id="1975" w:author="Fabienne Schmaus" w:date="2026-05-04T09:44:00Z" w16du:dateUtc="2026-05-04T07:44:00Z">
            <w:rPr>
              <w:rFonts w:cstheme="minorHAnsi"/>
              <w:b/>
              <w:bCs/>
            </w:rPr>
          </w:rPrChange>
        </w:rPr>
        <w:t xml:space="preserve">Diskutiert </w:t>
      </w:r>
      <w:del w:id="1976" w:author="Fabienne Schmaus" w:date="2026-05-04T09:43:00Z" w16du:dateUtc="2026-05-04T07:43:00Z">
        <w:r w:rsidRPr="007B59A2" w:rsidDel="007B59A2">
          <w:rPr>
            <w:rFonts w:cstheme="minorHAnsi"/>
            <w:i/>
            <w:iCs/>
            <w:rPrChange w:id="1977" w:author="Fabienne Schmaus" w:date="2026-05-04T09:44:00Z" w16du:dateUtc="2026-05-04T07:44:00Z">
              <w:rPr>
                <w:rFonts w:cstheme="minorHAnsi"/>
                <w:b/>
                <w:bCs/>
              </w:rPr>
            </w:rPrChange>
          </w:rPr>
          <w:delText>in der Partnerarbeit:</w:delText>
        </w:r>
      </w:del>
      <w:ins w:id="1978" w:author="Fabienne Schmaus" w:date="2026-05-04T09:43:00Z" w16du:dateUtc="2026-05-04T07:43:00Z">
        <w:r w:rsidR="007B59A2" w:rsidRPr="007B59A2">
          <w:rPr>
            <w:rFonts w:cstheme="minorHAnsi"/>
            <w:i/>
            <w:iCs/>
            <w:rPrChange w:id="1979" w:author="Fabienne Schmaus" w:date="2026-05-04T09:44:00Z" w16du:dateUtc="2026-05-04T07:44:00Z">
              <w:rPr>
                <w:rFonts w:cstheme="minorHAnsi"/>
                <w:b/>
                <w:bCs/>
              </w:rPr>
            </w:rPrChange>
          </w:rPr>
          <w:t>zu zweit</w:t>
        </w:r>
      </w:ins>
      <w:ins w:id="1980" w:author="Fabienne Schmaus" w:date="2026-05-04T09:44:00Z" w16du:dateUtc="2026-05-04T07:44:00Z">
        <w:r w:rsidR="007B59A2">
          <w:rPr>
            <w:rFonts w:cstheme="minorHAnsi"/>
            <w:i/>
            <w:iCs/>
          </w:rPr>
          <w:t xml:space="preserve"> mithilfe dieser Fragen</w:t>
        </w:r>
      </w:ins>
      <w:ins w:id="1981" w:author="Fabienne Schmaus" w:date="2026-05-04T09:43:00Z" w16du:dateUtc="2026-05-04T07:43:00Z">
        <w:r w:rsidR="007B59A2" w:rsidRPr="007B59A2">
          <w:rPr>
            <w:rFonts w:cstheme="minorHAnsi"/>
            <w:i/>
            <w:iCs/>
            <w:rPrChange w:id="1982" w:author="Fabienne Schmaus" w:date="2026-05-04T09:44:00Z" w16du:dateUtc="2026-05-04T07:44:00Z">
              <w:rPr>
                <w:rFonts w:cstheme="minorHAnsi"/>
                <w:b/>
                <w:bCs/>
              </w:rPr>
            </w:rPrChange>
          </w:rPr>
          <w:t>.</w:t>
        </w:r>
      </w:ins>
    </w:p>
    <w:p w14:paraId="42A91649" w14:textId="77777777" w:rsidR="0013787D" w:rsidRPr="0013787D" w:rsidRDefault="0013787D">
      <w:pPr>
        <w:numPr>
          <w:ilvl w:val="0"/>
          <w:numId w:val="70"/>
        </w:numPr>
        <w:tabs>
          <w:tab w:val="clear" w:pos="720"/>
          <w:tab w:val="num" w:pos="284"/>
        </w:tabs>
        <w:ind w:left="284" w:hanging="284"/>
        <w:rPr>
          <w:rFonts w:cstheme="minorHAnsi"/>
        </w:rPr>
        <w:pPrChange w:id="1983" w:author="Fabienne Schmaus" w:date="2026-05-04T09:44:00Z" w16du:dateUtc="2026-05-04T07:44:00Z">
          <w:pPr>
            <w:numPr>
              <w:numId w:val="70"/>
            </w:numPr>
            <w:tabs>
              <w:tab w:val="num" w:pos="720"/>
            </w:tabs>
            <w:ind w:left="720" w:hanging="360"/>
          </w:pPr>
        </w:pPrChange>
      </w:pPr>
      <w:r w:rsidRPr="0013787D">
        <w:rPr>
          <w:rFonts w:cstheme="minorHAnsi"/>
        </w:rPr>
        <w:t>Welche dieser Fragen findet ihr am hilfreichsten? Warum?</w:t>
      </w:r>
    </w:p>
    <w:p w14:paraId="6BC8B94C" w14:textId="332E6E7D" w:rsidR="0013787D" w:rsidRPr="0013787D" w:rsidRDefault="0013787D">
      <w:pPr>
        <w:numPr>
          <w:ilvl w:val="0"/>
          <w:numId w:val="70"/>
        </w:numPr>
        <w:tabs>
          <w:tab w:val="clear" w:pos="720"/>
          <w:tab w:val="num" w:pos="284"/>
        </w:tabs>
        <w:ind w:left="284" w:hanging="284"/>
        <w:rPr>
          <w:rFonts w:cstheme="minorHAnsi"/>
        </w:rPr>
        <w:pPrChange w:id="1984" w:author="Fabienne Schmaus" w:date="2026-05-04T09:44:00Z" w16du:dateUtc="2026-05-04T07:44:00Z">
          <w:pPr>
            <w:numPr>
              <w:numId w:val="70"/>
            </w:numPr>
            <w:tabs>
              <w:tab w:val="num" w:pos="720"/>
            </w:tabs>
            <w:ind w:left="720" w:hanging="360"/>
          </w:pPr>
        </w:pPrChange>
      </w:pPr>
      <w:r w:rsidRPr="0013787D">
        <w:rPr>
          <w:rFonts w:cstheme="minorHAnsi"/>
        </w:rPr>
        <w:t>Gibt es eine Frage, bei der ihr euch unwohl fühlt</w:t>
      </w:r>
      <w:ins w:id="1985" w:author="Fabienne Schmaus" w:date="2026-05-04T09:44:00Z" w16du:dateUtc="2026-05-04T07:44:00Z">
        <w:r w:rsidR="007B59A2">
          <w:rPr>
            <w:rFonts w:cstheme="minorHAnsi"/>
          </w:rPr>
          <w:t xml:space="preserve">, </w:t>
        </w:r>
      </w:ins>
      <w:del w:id="1986" w:author="Fabienne Schmaus" w:date="2026-05-04T09:44:00Z" w16du:dateUtc="2026-05-04T07:44:00Z">
        <w:r w:rsidRPr="0013787D" w:rsidDel="007B59A2">
          <w:rPr>
            <w:rFonts w:cstheme="minorHAnsi"/>
          </w:rPr>
          <w:delText xml:space="preserve"> – </w:delText>
        </w:r>
      </w:del>
      <w:r w:rsidRPr="0013787D">
        <w:rPr>
          <w:rFonts w:cstheme="minorHAnsi"/>
        </w:rPr>
        <w:t>weil die Antwort unbequem sein könnte?</w:t>
      </w:r>
    </w:p>
    <w:p w14:paraId="0E797D17" w14:textId="77777777" w:rsidR="0013787D" w:rsidRPr="0013787D" w:rsidRDefault="0013787D">
      <w:pPr>
        <w:numPr>
          <w:ilvl w:val="0"/>
          <w:numId w:val="70"/>
        </w:numPr>
        <w:tabs>
          <w:tab w:val="clear" w:pos="720"/>
          <w:tab w:val="num" w:pos="284"/>
        </w:tabs>
        <w:ind w:left="284" w:hanging="284"/>
        <w:rPr>
          <w:rFonts w:cstheme="minorHAnsi"/>
        </w:rPr>
        <w:pPrChange w:id="1987" w:author="Fabienne Schmaus" w:date="2026-05-04T09:44:00Z" w16du:dateUtc="2026-05-04T07:44:00Z">
          <w:pPr>
            <w:numPr>
              <w:numId w:val="70"/>
            </w:numPr>
            <w:tabs>
              <w:tab w:val="num" w:pos="720"/>
            </w:tabs>
            <w:ind w:left="720" w:hanging="360"/>
          </w:pPr>
        </w:pPrChange>
      </w:pPr>
      <w:r w:rsidRPr="0013787D">
        <w:rPr>
          <w:rFonts w:cstheme="minorHAnsi"/>
        </w:rPr>
        <w:t>Würdet ihr das wirklich tun – diese Fragen vor dem Posten durchgehen? Ehrlich!</w:t>
      </w:r>
    </w:p>
    <w:p w14:paraId="341226AA" w14:textId="77777777" w:rsidR="00CC0E88" w:rsidRDefault="00CC0E88">
      <w:pPr>
        <w:rPr>
          <w:rFonts w:cstheme="minorHAnsi"/>
        </w:rPr>
      </w:pPr>
      <w:r>
        <w:rPr>
          <w:rFonts w:cstheme="minorHAnsi"/>
        </w:rPr>
        <w:br w:type="page"/>
      </w:r>
    </w:p>
    <w:p w14:paraId="07C5ED76" w14:textId="77777777" w:rsidR="00CC0E88" w:rsidRPr="001955DF" w:rsidRDefault="00CC0E88" w:rsidP="00CC0E88">
      <w:pPr>
        <w:rPr>
          <w:ins w:id="1988" w:author="Fabienne Schmaus" w:date="2026-04-30T17:39:00Z" w16du:dateUtc="2026-04-30T15:39:00Z"/>
          <w:rFonts w:cstheme="minorHAnsi"/>
        </w:rPr>
      </w:pPr>
      <w:ins w:id="1989" w:author="Fabienne Schmaus" w:date="2026-04-30T17:39:00Z" w16du:dateUtc="2026-04-30T15:39:00Z">
        <w:r w:rsidRPr="001955DF">
          <w:rPr>
            <w:rFonts w:cstheme="minorHAnsi"/>
            <w:highlight w:val="yellow"/>
          </w:rPr>
          <w:lastRenderedPageBreak/>
          <w:t xml:space="preserve">((Seite </w:t>
        </w:r>
        <w:r w:rsidRPr="0013787D">
          <w:rPr>
            <w:rFonts w:cstheme="minorHAnsi"/>
            <w:highlight w:val="yellow"/>
          </w:rPr>
          <w:t>xx</w:t>
        </w:r>
        <w:r w:rsidRPr="001955DF">
          <w:rPr>
            <w:rFonts w:cstheme="minorHAnsi"/>
            <w:highlight w:val="yellow"/>
          </w:rPr>
          <w:t>))</w:t>
        </w:r>
      </w:ins>
    </w:p>
    <w:p w14:paraId="4F338D53" w14:textId="0479AF77" w:rsidR="00CC0E88" w:rsidRPr="0013787D" w:rsidRDefault="00CC0E88" w:rsidP="00CC0E88">
      <w:pPr>
        <w:rPr>
          <w:ins w:id="1990" w:author="Fabienne Schmaus" w:date="2026-04-30T17:39:00Z" w16du:dateUtc="2026-04-30T15:39:00Z"/>
          <w:rFonts w:cstheme="minorHAnsi"/>
          <w:sz w:val="24"/>
          <w:szCs w:val="24"/>
          <w:rPrChange w:id="1991" w:author="Fabienne Schmaus" w:date="2026-04-30T17:40:00Z" w16du:dateUtc="2026-04-30T15:40:00Z">
            <w:rPr>
              <w:ins w:id="1992" w:author="Fabienne Schmaus" w:date="2026-04-30T17:39:00Z" w16du:dateUtc="2026-04-30T15:39:00Z"/>
              <w:rFonts w:cstheme="minorHAnsi"/>
            </w:rPr>
          </w:rPrChange>
        </w:rPr>
      </w:pPr>
      <w:r w:rsidRPr="0013787D">
        <w:rPr>
          <w:rFonts w:cstheme="minorHAnsi"/>
          <w:b/>
          <w:bCs/>
          <w:sz w:val="24"/>
          <w:szCs w:val="24"/>
          <w:rPrChange w:id="1993" w:author="Fabienne Schmaus" w:date="2026-04-30T17:40:00Z" w16du:dateUtc="2026-04-30T15:40:00Z">
            <w:rPr>
              <w:rFonts w:cstheme="minorHAnsi"/>
              <w:b/>
              <w:bCs/>
            </w:rPr>
          </w:rPrChange>
        </w:rPr>
        <w:t>Arbeitsblatt 4</w:t>
      </w:r>
      <w:ins w:id="1994" w:author="Fabienne Schmaus" w:date="2026-05-04T09:50:00Z" w16du:dateUtc="2026-05-04T07:50:00Z">
        <w:r w:rsidR="00E426A8">
          <w:rPr>
            <w:rFonts w:cstheme="minorHAnsi"/>
            <w:b/>
            <w:bCs/>
            <w:sz w:val="24"/>
            <w:szCs w:val="24"/>
          </w:rPr>
          <w:t>B</w:t>
        </w:r>
      </w:ins>
      <w:ins w:id="1995" w:author="Fabienne Schmaus" w:date="2026-04-30T17:40:00Z" w16du:dateUtc="2026-04-30T15:40:00Z">
        <w:r w:rsidRPr="0013787D">
          <w:rPr>
            <w:rFonts w:cstheme="minorHAnsi"/>
            <w:b/>
            <w:bCs/>
            <w:sz w:val="24"/>
            <w:szCs w:val="24"/>
            <w:rPrChange w:id="1996" w:author="Fabienne Schmaus" w:date="2026-04-30T17:40:00Z" w16du:dateUtc="2026-04-30T15:40:00Z">
              <w:rPr>
                <w:rFonts w:cstheme="minorHAnsi"/>
                <w:b/>
                <w:bCs/>
              </w:rPr>
            </w:rPrChange>
          </w:rPr>
          <w:br/>
        </w:r>
      </w:ins>
      <w:del w:id="1997" w:author="Fabienne Schmaus" w:date="2026-04-30T17:39:00Z" w16du:dateUtc="2026-04-30T15:39:00Z">
        <w:r w:rsidRPr="0013787D" w:rsidDel="0013787D">
          <w:rPr>
            <w:rFonts w:cstheme="minorHAnsi"/>
            <w:b/>
            <w:bCs/>
            <w:sz w:val="24"/>
            <w:szCs w:val="24"/>
            <w:rPrChange w:id="1998" w:author="Fabienne Schmaus" w:date="2026-04-30T17:40:00Z" w16du:dateUtc="2026-04-30T15:40:00Z">
              <w:rPr>
                <w:rFonts w:cstheme="minorHAnsi"/>
                <w:b/>
                <w:bCs/>
              </w:rPr>
            </w:rPrChange>
          </w:rPr>
          <w:delText xml:space="preserve"> – </w:delText>
        </w:r>
      </w:del>
      <w:r w:rsidRPr="0013787D">
        <w:rPr>
          <w:rFonts w:cstheme="minorHAnsi"/>
          <w:sz w:val="24"/>
          <w:szCs w:val="24"/>
          <w:rPrChange w:id="1999" w:author="Fabienne Schmaus" w:date="2026-04-30T17:40:00Z" w16du:dateUtc="2026-04-30T15:40:00Z">
            <w:rPr>
              <w:rFonts w:cstheme="minorHAnsi"/>
              <w:b/>
              <w:bCs/>
            </w:rPr>
          </w:rPrChange>
        </w:rPr>
        <w:t>5 Fragen vor dem Posten</w:t>
      </w:r>
      <w:del w:id="2000" w:author="Fabienne Schmaus" w:date="2026-04-30T17:39:00Z" w16du:dateUtc="2026-04-30T15:39:00Z">
        <w:r w:rsidRPr="0013787D" w:rsidDel="0013787D">
          <w:rPr>
            <w:rFonts w:cstheme="minorHAnsi"/>
            <w:sz w:val="24"/>
            <w:szCs w:val="24"/>
            <w:rPrChange w:id="2001" w:author="Fabienne Schmaus" w:date="2026-04-30T17:40:00Z" w16du:dateUtc="2026-04-30T15:40:00Z">
              <w:rPr>
                <w:rFonts w:cstheme="minorHAnsi"/>
                <w:b/>
                <w:bCs/>
              </w:rPr>
            </w:rPrChange>
          </w:rPr>
          <w:br/>
        </w:r>
      </w:del>
    </w:p>
    <w:p w14:paraId="07C1919B" w14:textId="77777777" w:rsidR="00CC0E88" w:rsidRPr="0013787D" w:rsidRDefault="00CC0E88" w:rsidP="00CC0E88">
      <w:pPr>
        <w:rPr>
          <w:rFonts w:cstheme="minorHAnsi"/>
        </w:rPr>
      </w:pPr>
    </w:p>
    <w:p w14:paraId="27FBA2BB" w14:textId="77777777" w:rsidR="00CC0E88" w:rsidRPr="007B59A2" w:rsidDel="007B59A2" w:rsidRDefault="00CC0E88" w:rsidP="00CC0E88">
      <w:pPr>
        <w:rPr>
          <w:del w:id="2002" w:author="Fabienne Schmaus" w:date="2026-05-04T09:41:00Z" w16du:dateUtc="2026-05-04T07:41:00Z"/>
          <w:rFonts w:cstheme="minorHAnsi"/>
          <w:b/>
          <w:bCs/>
          <w:i/>
          <w:iCs/>
          <w:rPrChange w:id="2003" w:author="Fabienne Schmaus" w:date="2026-05-04T09:41:00Z" w16du:dateUtc="2026-05-04T07:41:00Z">
            <w:rPr>
              <w:del w:id="2004" w:author="Fabienne Schmaus" w:date="2026-05-04T09:41:00Z" w16du:dateUtc="2026-05-04T07:41:00Z"/>
              <w:rFonts w:cstheme="minorHAnsi"/>
              <w:b/>
              <w:bCs/>
            </w:rPr>
          </w:rPrChange>
        </w:rPr>
      </w:pPr>
      <w:del w:id="2005" w:author="Fabienne Schmaus" w:date="2026-05-04T09:41:00Z" w16du:dateUtc="2026-05-04T07:41:00Z">
        <w:r w:rsidRPr="007B59A2" w:rsidDel="007B59A2">
          <w:rPr>
            <w:rFonts w:cstheme="minorHAnsi"/>
            <w:b/>
            <w:bCs/>
            <w:i/>
            <w:iCs/>
            <w:rPrChange w:id="2006" w:author="Fabienne Schmaus" w:date="2026-05-04T09:41:00Z" w16du:dateUtc="2026-05-04T07:41:00Z">
              <w:rPr>
                <w:rFonts w:cstheme="minorHAnsi"/>
                <w:b/>
                <w:bCs/>
              </w:rPr>
            </w:rPrChange>
          </w:rPr>
          <w:delText>Sek I: Nutze diese 5 Fragen</w:delText>
        </w:r>
      </w:del>
    </w:p>
    <w:p w14:paraId="7B9E94FB" w14:textId="77777777" w:rsidR="00CC0E88" w:rsidRPr="007B59A2" w:rsidRDefault="00CC0E88" w:rsidP="00CC0E88">
      <w:pPr>
        <w:rPr>
          <w:rFonts w:cstheme="minorHAnsi"/>
          <w:i/>
          <w:iCs/>
          <w:rPrChange w:id="2007" w:author="Fabienne Schmaus" w:date="2026-05-04T09:41:00Z" w16du:dateUtc="2026-05-04T07:41:00Z">
            <w:rPr>
              <w:rFonts w:cstheme="minorHAnsi"/>
            </w:rPr>
          </w:rPrChange>
        </w:rPr>
      </w:pPr>
      <w:r w:rsidRPr="007B59A2">
        <w:rPr>
          <w:rFonts w:cstheme="minorHAnsi"/>
          <w:i/>
          <w:iCs/>
          <w:rPrChange w:id="2008" w:author="Fabienne Schmaus" w:date="2026-05-04T09:41:00Z" w16du:dateUtc="2026-05-04T07:41:00Z">
            <w:rPr>
              <w:rFonts w:cstheme="minorHAnsi"/>
            </w:rPr>
          </w:rPrChange>
        </w:rPr>
        <w:t>Bevor du etwas postest oder in einer Story teilst, kannst du diese Fragen im Kopf durchgehen. Sie helfen dir, bewusster zu entscheiden – ohne dass du alles analysieren musst.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2009" w:author="Fabienne Schmaus" w:date="2026-05-04T09:42:00Z" w16du:dateUtc="2026-05-04T07:42:00Z">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207"/>
        <w:gridCol w:w="5641"/>
        <w:gridCol w:w="4363"/>
        <w:tblGridChange w:id="2010">
          <w:tblGrid>
            <w:gridCol w:w="207"/>
            <w:gridCol w:w="5641"/>
            <w:gridCol w:w="132"/>
            <w:gridCol w:w="1914"/>
            <w:gridCol w:w="2317"/>
          </w:tblGrid>
        </w:tblGridChange>
      </w:tblGrid>
      <w:tr w:rsidR="00CC0E88" w:rsidRPr="0013787D" w14:paraId="4D31FB0F" w14:textId="77777777" w:rsidTr="001955DF">
        <w:trPr>
          <w:tblHeader/>
          <w:tblCellSpacing w:w="15" w:type="dxa"/>
          <w:trPrChange w:id="2011" w:author="Fabienne Schmaus" w:date="2026-05-04T09:42:00Z" w16du:dateUtc="2026-05-04T07:42:00Z">
            <w:trPr>
              <w:gridAfter w:val="0"/>
              <w:tblHeader/>
              <w:tblCellSpacing w:w="15" w:type="dxa"/>
            </w:trPr>
          </w:trPrChange>
        </w:trPr>
        <w:tc>
          <w:tcPr>
            <w:tcW w:w="0" w:type="auto"/>
            <w:vAlign w:val="center"/>
            <w:hideMark/>
            <w:tcPrChange w:id="2012" w:author="Fabienne Schmaus" w:date="2026-05-04T09:42:00Z" w16du:dateUtc="2026-05-04T07:42:00Z">
              <w:tcPr>
                <w:tcW w:w="0" w:type="auto"/>
                <w:vAlign w:val="center"/>
                <w:hideMark/>
              </w:tcPr>
            </w:tcPrChange>
          </w:tcPr>
          <w:p w14:paraId="0DC6521B" w14:textId="77777777" w:rsidR="00CC0E88" w:rsidRPr="0013787D" w:rsidRDefault="00CC0E88" w:rsidP="001955DF">
            <w:pPr>
              <w:rPr>
                <w:rFonts w:cstheme="minorHAnsi"/>
                <w:b/>
                <w:bCs/>
              </w:rPr>
            </w:pPr>
            <w:r w:rsidRPr="0013787D">
              <w:rPr>
                <w:rFonts w:cstheme="minorHAnsi"/>
                <w:b/>
                <w:bCs/>
              </w:rPr>
              <w:t>#</w:t>
            </w:r>
          </w:p>
        </w:tc>
        <w:tc>
          <w:tcPr>
            <w:tcW w:w="0" w:type="auto"/>
            <w:vAlign w:val="center"/>
            <w:hideMark/>
            <w:tcPrChange w:id="2013" w:author="Fabienne Schmaus" w:date="2026-05-04T09:42:00Z" w16du:dateUtc="2026-05-04T07:42:00Z">
              <w:tcPr>
                <w:tcW w:w="0" w:type="auto"/>
                <w:gridSpan w:val="2"/>
                <w:vAlign w:val="center"/>
                <w:hideMark/>
              </w:tcPr>
            </w:tcPrChange>
          </w:tcPr>
          <w:p w14:paraId="0C487F19" w14:textId="77777777" w:rsidR="00CC0E88" w:rsidRPr="0013787D" w:rsidRDefault="00CC0E88" w:rsidP="001955DF">
            <w:pPr>
              <w:rPr>
                <w:rFonts w:cstheme="minorHAnsi"/>
                <w:b/>
                <w:bCs/>
              </w:rPr>
            </w:pPr>
            <w:r w:rsidRPr="0013787D">
              <w:rPr>
                <w:rFonts w:cstheme="minorHAnsi"/>
                <w:b/>
                <w:bCs/>
              </w:rPr>
              <w:t>Frage</w:t>
            </w:r>
            <w:ins w:id="2014" w:author="Fabienne Schmaus" w:date="2026-05-04T09:42:00Z" w16du:dateUtc="2026-05-04T07:42:00Z">
              <w:r>
                <w:rPr>
                  <w:rFonts w:cstheme="minorHAnsi"/>
                  <w:b/>
                  <w:bCs/>
                </w:rPr>
                <w:t>n</w:t>
              </w:r>
            </w:ins>
          </w:p>
        </w:tc>
        <w:tc>
          <w:tcPr>
            <w:tcW w:w="4318" w:type="dxa"/>
            <w:vAlign w:val="center"/>
            <w:hideMark/>
            <w:tcPrChange w:id="2015" w:author="Fabienne Schmaus" w:date="2026-05-04T09:42:00Z" w16du:dateUtc="2026-05-04T07:42:00Z">
              <w:tcPr>
                <w:tcW w:w="0" w:type="auto"/>
                <w:vAlign w:val="center"/>
                <w:hideMark/>
              </w:tcPr>
            </w:tcPrChange>
          </w:tcPr>
          <w:p w14:paraId="544098C7" w14:textId="77777777" w:rsidR="00CC0E88" w:rsidRPr="0013787D" w:rsidRDefault="00CC0E88" w:rsidP="001955DF">
            <w:pPr>
              <w:rPr>
                <w:rFonts w:cstheme="minorHAnsi"/>
                <w:b/>
                <w:bCs/>
              </w:rPr>
            </w:pPr>
            <w:r w:rsidRPr="0013787D">
              <w:rPr>
                <w:rFonts w:cstheme="minorHAnsi"/>
                <w:b/>
                <w:bCs/>
              </w:rPr>
              <w:t>Mein Gedanke dazu</w:t>
            </w:r>
          </w:p>
        </w:tc>
      </w:tr>
      <w:tr w:rsidR="00CC0E88" w:rsidRPr="0013787D" w14:paraId="6A5AAB84" w14:textId="77777777" w:rsidTr="001955DF">
        <w:trPr>
          <w:tblCellSpacing w:w="15" w:type="dxa"/>
          <w:trPrChange w:id="2016" w:author="Fabienne Schmaus" w:date="2026-05-04T09:42:00Z" w16du:dateUtc="2026-05-04T07:42:00Z">
            <w:trPr>
              <w:gridAfter w:val="0"/>
              <w:tblCellSpacing w:w="15" w:type="dxa"/>
            </w:trPr>
          </w:trPrChange>
        </w:trPr>
        <w:tc>
          <w:tcPr>
            <w:tcW w:w="0" w:type="auto"/>
            <w:vAlign w:val="center"/>
            <w:hideMark/>
            <w:tcPrChange w:id="2017" w:author="Fabienne Schmaus" w:date="2026-05-04T09:42:00Z" w16du:dateUtc="2026-05-04T07:42:00Z">
              <w:tcPr>
                <w:tcW w:w="0" w:type="auto"/>
                <w:vAlign w:val="center"/>
                <w:hideMark/>
              </w:tcPr>
            </w:tcPrChange>
          </w:tcPr>
          <w:p w14:paraId="11795674" w14:textId="77777777" w:rsidR="00CC0E88" w:rsidRPr="0013787D" w:rsidRDefault="00CC0E88" w:rsidP="001955DF">
            <w:pPr>
              <w:rPr>
                <w:rFonts w:cstheme="minorHAnsi"/>
              </w:rPr>
            </w:pPr>
            <w:r w:rsidRPr="0013787D">
              <w:rPr>
                <w:rFonts w:cstheme="minorHAnsi"/>
              </w:rPr>
              <w:t>1</w:t>
            </w:r>
          </w:p>
        </w:tc>
        <w:tc>
          <w:tcPr>
            <w:tcW w:w="0" w:type="auto"/>
            <w:vAlign w:val="center"/>
            <w:hideMark/>
            <w:tcPrChange w:id="2018" w:author="Fabienne Schmaus" w:date="2026-05-04T09:42:00Z" w16du:dateUtc="2026-05-04T07:42:00Z">
              <w:tcPr>
                <w:tcW w:w="0" w:type="auto"/>
                <w:gridSpan w:val="2"/>
                <w:vAlign w:val="center"/>
                <w:hideMark/>
              </w:tcPr>
            </w:tcPrChange>
          </w:tcPr>
          <w:p w14:paraId="76F6581C" w14:textId="77777777" w:rsidR="00CC0E88" w:rsidRPr="007B59A2" w:rsidRDefault="00CC0E88" w:rsidP="001955DF">
            <w:pPr>
              <w:rPr>
                <w:rFonts w:cstheme="minorHAnsi"/>
              </w:rPr>
            </w:pPr>
            <w:r w:rsidRPr="007B59A2">
              <w:rPr>
                <w:rFonts w:cstheme="minorHAnsi"/>
                <w:rPrChange w:id="2019" w:author="Fabienne Schmaus" w:date="2026-05-04T09:42:00Z" w16du:dateUtc="2026-05-04T07:42:00Z">
                  <w:rPr>
                    <w:rFonts w:cstheme="minorHAnsi"/>
                    <w:b/>
                    <w:bCs/>
                  </w:rPr>
                </w:rPrChange>
              </w:rPr>
              <w:t>Warum poste ich das?</w:t>
            </w:r>
            <w:r w:rsidRPr="007B59A2">
              <w:rPr>
                <w:rFonts w:cstheme="minorHAnsi"/>
              </w:rPr>
              <w:t xml:space="preserve"> (</w:t>
            </w:r>
            <w:del w:id="2020" w:author="Fabienne Schmaus" w:date="2026-05-04T09:42:00Z" w16du:dateUtc="2026-05-04T07:42:00Z">
              <w:r w:rsidRPr="007B59A2" w:rsidDel="007B59A2">
                <w:rPr>
                  <w:rFonts w:cstheme="minorHAnsi"/>
                </w:rPr>
                <w:delText xml:space="preserve">Für wen – </w:delText>
              </w:r>
            </w:del>
            <w:r w:rsidRPr="007B59A2">
              <w:rPr>
                <w:rFonts w:cstheme="minorHAnsi"/>
              </w:rPr>
              <w:t>für mich</w:t>
            </w:r>
            <w:ins w:id="2021" w:author="Fabienne Schmaus" w:date="2026-05-04T09:42:00Z" w16du:dateUtc="2026-05-04T07:42:00Z">
              <w:r>
                <w:rPr>
                  <w:rFonts w:cstheme="minorHAnsi"/>
                </w:rPr>
                <w:t xml:space="preserve">, </w:t>
              </w:r>
            </w:ins>
            <w:del w:id="2022" w:author="Fabienne Schmaus" w:date="2026-05-04T09:42:00Z" w16du:dateUtc="2026-05-04T07:42:00Z">
              <w:r w:rsidRPr="007B59A2" w:rsidDel="007B59A2">
                <w:rPr>
                  <w:rFonts w:cstheme="minorHAnsi"/>
                </w:rPr>
                <w:delText xml:space="preserve"> oder </w:delText>
              </w:r>
            </w:del>
            <w:r w:rsidRPr="007B59A2">
              <w:rPr>
                <w:rFonts w:cstheme="minorHAnsi"/>
              </w:rPr>
              <w:t>für andere?)</w:t>
            </w:r>
          </w:p>
        </w:tc>
        <w:tc>
          <w:tcPr>
            <w:tcW w:w="4318" w:type="dxa"/>
            <w:vAlign w:val="center"/>
            <w:hideMark/>
            <w:tcPrChange w:id="2023" w:author="Fabienne Schmaus" w:date="2026-05-04T09:42:00Z" w16du:dateUtc="2026-05-04T07:42:00Z">
              <w:tcPr>
                <w:tcW w:w="0" w:type="auto"/>
                <w:vAlign w:val="center"/>
                <w:hideMark/>
              </w:tcPr>
            </w:tcPrChange>
          </w:tcPr>
          <w:p w14:paraId="639F1E4F" w14:textId="77777777" w:rsidR="00CC0E88" w:rsidRPr="0013787D" w:rsidRDefault="00CC0E88" w:rsidP="001955DF">
            <w:pPr>
              <w:rPr>
                <w:rFonts w:cstheme="minorHAnsi"/>
              </w:rPr>
            </w:pPr>
            <w:ins w:id="2024" w:author="Fabienne Schmaus" w:date="2026-05-04T09:43:00Z" w16du:dateUtc="2026-05-04T07:43:00Z">
              <w:r>
                <w:rPr>
                  <w:rFonts w:cstheme="minorHAnsi"/>
                </w:rPr>
                <w:br/>
              </w:r>
            </w:ins>
          </w:p>
        </w:tc>
      </w:tr>
      <w:tr w:rsidR="00CC0E88" w:rsidRPr="0013787D" w14:paraId="2D064AAF" w14:textId="77777777" w:rsidTr="001955DF">
        <w:trPr>
          <w:tblCellSpacing w:w="15" w:type="dxa"/>
          <w:trPrChange w:id="2025" w:author="Fabienne Schmaus" w:date="2026-05-04T09:42:00Z" w16du:dateUtc="2026-05-04T07:42:00Z">
            <w:trPr>
              <w:gridAfter w:val="0"/>
              <w:tblCellSpacing w:w="15" w:type="dxa"/>
            </w:trPr>
          </w:trPrChange>
        </w:trPr>
        <w:tc>
          <w:tcPr>
            <w:tcW w:w="0" w:type="auto"/>
            <w:vAlign w:val="center"/>
            <w:hideMark/>
            <w:tcPrChange w:id="2026" w:author="Fabienne Schmaus" w:date="2026-05-04T09:42:00Z" w16du:dateUtc="2026-05-04T07:42:00Z">
              <w:tcPr>
                <w:tcW w:w="0" w:type="auto"/>
                <w:vAlign w:val="center"/>
                <w:hideMark/>
              </w:tcPr>
            </w:tcPrChange>
          </w:tcPr>
          <w:p w14:paraId="3372D998" w14:textId="77777777" w:rsidR="00CC0E88" w:rsidRPr="0013787D" w:rsidRDefault="00CC0E88" w:rsidP="001955DF">
            <w:pPr>
              <w:rPr>
                <w:rFonts w:cstheme="minorHAnsi"/>
              </w:rPr>
            </w:pPr>
            <w:r w:rsidRPr="0013787D">
              <w:rPr>
                <w:rFonts w:cstheme="minorHAnsi"/>
              </w:rPr>
              <w:t>2</w:t>
            </w:r>
          </w:p>
        </w:tc>
        <w:tc>
          <w:tcPr>
            <w:tcW w:w="0" w:type="auto"/>
            <w:vAlign w:val="center"/>
            <w:hideMark/>
            <w:tcPrChange w:id="2027" w:author="Fabienne Schmaus" w:date="2026-05-04T09:42:00Z" w16du:dateUtc="2026-05-04T07:42:00Z">
              <w:tcPr>
                <w:tcW w:w="0" w:type="auto"/>
                <w:gridSpan w:val="2"/>
                <w:vAlign w:val="center"/>
                <w:hideMark/>
              </w:tcPr>
            </w:tcPrChange>
          </w:tcPr>
          <w:p w14:paraId="5812729C" w14:textId="77777777" w:rsidR="00CC0E88" w:rsidRPr="007B59A2" w:rsidRDefault="00CC0E88" w:rsidP="001955DF">
            <w:pPr>
              <w:rPr>
                <w:rFonts w:cstheme="minorHAnsi"/>
              </w:rPr>
            </w:pPr>
            <w:r w:rsidRPr="007B59A2">
              <w:rPr>
                <w:rFonts w:cstheme="minorHAnsi"/>
                <w:rPrChange w:id="2028" w:author="Fabienne Schmaus" w:date="2026-05-04T09:42:00Z" w16du:dateUtc="2026-05-04T07:42:00Z">
                  <w:rPr>
                    <w:rFonts w:cstheme="minorHAnsi"/>
                    <w:b/>
                    <w:bCs/>
                  </w:rPr>
                </w:rPrChange>
              </w:rPr>
              <w:t>Wie fühle ich mich dabei?</w:t>
            </w:r>
            <w:r w:rsidRPr="007B59A2">
              <w:rPr>
                <w:rFonts w:cstheme="minorHAnsi"/>
              </w:rPr>
              <w:t xml:space="preserve"> (</w:t>
            </w:r>
            <w:del w:id="2029" w:author="Fabienne Schmaus" w:date="2026-05-04T09:42:00Z" w16du:dateUtc="2026-05-04T07:42:00Z">
              <w:r w:rsidRPr="007B59A2" w:rsidDel="007B59A2">
                <w:rPr>
                  <w:rFonts w:cstheme="minorHAnsi"/>
                </w:rPr>
                <w:delText>Gut</w:delText>
              </w:r>
            </w:del>
            <w:ins w:id="2030" w:author="Fabienne Schmaus" w:date="2026-05-04T09:42:00Z" w16du:dateUtc="2026-05-04T07:42:00Z">
              <w:r>
                <w:rPr>
                  <w:rFonts w:cstheme="minorHAnsi"/>
                </w:rPr>
                <w:t>g</w:t>
              </w:r>
              <w:r w:rsidRPr="007B59A2">
                <w:rPr>
                  <w:rFonts w:cstheme="minorHAnsi"/>
                </w:rPr>
                <w:t>ut</w:t>
              </w:r>
            </w:ins>
            <w:r w:rsidRPr="007B59A2">
              <w:rPr>
                <w:rFonts w:cstheme="minorHAnsi"/>
              </w:rPr>
              <w:t>, unsicher, unter Druck?)</w:t>
            </w:r>
          </w:p>
        </w:tc>
        <w:tc>
          <w:tcPr>
            <w:tcW w:w="4318" w:type="dxa"/>
            <w:vAlign w:val="center"/>
            <w:hideMark/>
            <w:tcPrChange w:id="2031" w:author="Fabienne Schmaus" w:date="2026-05-04T09:42:00Z" w16du:dateUtc="2026-05-04T07:42:00Z">
              <w:tcPr>
                <w:tcW w:w="0" w:type="auto"/>
                <w:vAlign w:val="center"/>
                <w:hideMark/>
              </w:tcPr>
            </w:tcPrChange>
          </w:tcPr>
          <w:p w14:paraId="56C3B512" w14:textId="77777777" w:rsidR="00CC0E88" w:rsidRPr="0013787D" w:rsidRDefault="00CC0E88" w:rsidP="001955DF">
            <w:pPr>
              <w:rPr>
                <w:rFonts w:cstheme="minorHAnsi"/>
              </w:rPr>
            </w:pPr>
            <w:ins w:id="2032" w:author="Fabienne Schmaus" w:date="2026-05-04T09:43:00Z" w16du:dateUtc="2026-05-04T07:43:00Z">
              <w:r>
                <w:rPr>
                  <w:rFonts w:cstheme="minorHAnsi"/>
                </w:rPr>
                <w:br/>
              </w:r>
            </w:ins>
          </w:p>
        </w:tc>
      </w:tr>
      <w:tr w:rsidR="00CC0E88" w:rsidRPr="0013787D" w14:paraId="719D389A" w14:textId="77777777" w:rsidTr="001955DF">
        <w:trPr>
          <w:tblCellSpacing w:w="15" w:type="dxa"/>
          <w:trPrChange w:id="2033" w:author="Fabienne Schmaus" w:date="2026-05-04T09:42:00Z" w16du:dateUtc="2026-05-04T07:42:00Z">
            <w:trPr>
              <w:gridAfter w:val="0"/>
              <w:tblCellSpacing w:w="15" w:type="dxa"/>
            </w:trPr>
          </w:trPrChange>
        </w:trPr>
        <w:tc>
          <w:tcPr>
            <w:tcW w:w="0" w:type="auto"/>
            <w:vAlign w:val="center"/>
            <w:hideMark/>
            <w:tcPrChange w:id="2034" w:author="Fabienne Schmaus" w:date="2026-05-04T09:42:00Z" w16du:dateUtc="2026-05-04T07:42:00Z">
              <w:tcPr>
                <w:tcW w:w="0" w:type="auto"/>
                <w:vAlign w:val="center"/>
                <w:hideMark/>
              </w:tcPr>
            </w:tcPrChange>
          </w:tcPr>
          <w:p w14:paraId="656BD890" w14:textId="77777777" w:rsidR="00CC0E88" w:rsidRPr="0013787D" w:rsidRDefault="00CC0E88" w:rsidP="001955DF">
            <w:pPr>
              <w:rPr>
                <w:rFonts w:cstheme="minorHAnsi"/>
              </w:rPr>
            </w:pPr>
            <w:r w:rsidRPr="0013787D">
              <w:rPr>
                <w:rFonts w:cstheme="minorHAnsi"/>
              </w:rPr>
              <w:t>3</w:t>
            </w:r>
          </w:p>
        </w:tc>
        <w:tc>
          <w:tcPr>
            <w:tcW w:w="0" w:type="auto"/>
            <w:vAlign w:val="center"/>
            <w:hideMark/>
            <w:tcPrChange w:id="2035" w:author="Fabienne Schmaus" w:date="2026-05-04T09:42:00Z" w16du:dateUtc="2026-05-04T07:42:00Z">
              <w:tcPr>
                <w:tcW w:w="0" w:type="auto"/>
                <w:gridSpan w:val="2"/>
                <w:vAlign w:val="center"/>
                <w:hideMark/>
              </w:tcPr>
            </w:tcPrChange>
          </w:tcPr>
          <w:p w14:paraId="756006F8" w14:textId="77777777" w:rsidR="00CC0E88" w:rsidRPr="007B59A2" w:rsidRDefault="00CC0E88" w:rsidP="001955DF">
            <w:pPr>
              <w:rPr>
                <w:rFonts w:cstheme="minorHAnsi"/>
              </w:rPr>
            </w:pPr>
            <w:r w:rsidRPr="007B59A2">
              <w:rPr>
                <w:rFonts w:cstheme="minorHAnsi"/>
                <w:rPrChange w:id="2036" w:author="Fabienne Schmaus" w:date="2026-05-04T09:42:00Z" w16du:dateUtc="2026-05-04T07:42:00Z">
                  <w:rPr>
                    <w:rFonts w:cstheme="minorHAnsi"/>
                    <w:b/>
                    <w:bCs/>
                  </w:rPr>
                </w:rPrChange>
              </w:rPr>
              <w:t>Würde ich das auch offline sagen oder zeigen?</w:t>
            </w:r>
          </w:p>
        </w:tc>
        <w:tc>
          <w:tcPr>
            <w:tcW w:w="4318" w:type="dxa"/>
            <w:vAlign w:val="center"/>
            <w:hideMark/>
            <w:tcPrChange w:id="2037" w:author="Fabienne Schmaus" w:date="2026-05-04T09:42:00Z" w16du:dateUtc="2026-05-04T07:42:00Z">
              <w:tcPr>
                <w:tcW w:w="0" w:type="auto"/>
                <w:vAlign w:val="center"/>
                <w:hideMark/>
              </w:tcPr>
            </w:tcPrChange>
          </w:tcPr>
          <w:p w14:paraId="7FF83F31" w14:textId="77777777" w:rsidR="00CC0E88" w:rsidRPr="0013787D" w:rsidRDefault="00CC0E88" w:rsidP="001955DF">
            <w:pPr>
              <w:rPr>
                <w:rFonts w:cstheme="minorHAnsi"/>
              </w:rPr>
            </w:pPr>
            <w:ins w:id="2038" w:author="Fabienne Schmaus" w:date="2026-05-04T09:43:00Z" w16du:dateUtc="2026-05-04T07:43:00Z">
              <w:r>
                <w:rPr>
                  <w:rFonts w:cstheme="minorHAnsi"/>
                </w:rPr>
                <w:br/>
              </w:r>
            </w:ins>
          </w:p>
        </w:tc>
      </w:tr>
      <w:tr w:rsidR="00CC0E88" w:rsidRPr="0013787D" w14:paraId="3A86AFCD" w14:textId="77777777" w:rsidTr="001955DF">
        <w:trPr>
          <w:tblCellSpacing w:w="15" w:type="dxa"/>
          <w:trPrChange w:id="2039" w:author="Fabienne Schmaus" w:date="2026-05-04T09:42:00Z" w16du:dateUtc="2026-05-04T07:42:00Z">
            <w:trPr>
              <w:gridAfter w:val="0"/>
              <w:tblCellSpacing w:w="15" w:type="dxa"/>
            </w:trPr>
          </w:trPrChange>
        </w:trPr>
        <w:tc>
          <w:tcPr>
            <w:tcW w:w="0" w:type="auto"/>
            <w:vAlign w:val="center"/>
            <w:hideMark/>
            <w:tcPrChange w:id="2040" w:author="Fabienne Schmaus" w:date="2026-05-04T09:42:00Z" w16du:dateUtc="2026-05-04T07:42:00Z">
              <w:tcPr>
                <w:tcW w:w="0" w:type="auto"/>
                <w:vAlign w:val="center"/>
                <w:hideMark/>
              </w:tcPr>
            </w:tcPrChange>
          </w:tcPr>
          <w:p w14:paraId="37916B40" w14:textId="77777777" w:rsidR="00CC0E88" w:rsidRPr="0013787D" w:rsidRDefault="00CC0E88" w:rsidP="001955DF">
            <w:pPr>
              <w:rPr>
                <w:rFonts w:cstheme="minorHAnsi"/>
              </w:rPr>
            </w:pPr>
            <w:r w:rsidRPr="0013787D">
              <w:rPr>
                <w:rFonts w:cstheme="minorHAnsi"/>
              </w:rPr>
              <w:t>4</w:t>
            </w:r>
          </w:p>
        </w:tc>
        <w:tc>
          <w:tcPr>
            <w:tcW w:w="0" w:type="auto"/>
            <w:vAlign w:val="center"/>
            <w:hideMark/>
            <w:tcPrChange w:id="2041" w:author="Fabienne Schmaus" w:date="2026-05-04T09:42:00Z" w16du:dateUtc="2026-05-04T07:42:00Z">
              <w:tcPr>
                <w:tcW w:w="0" w:type="auto"/>
                <w:gridSpan w:val="2"/>
                <w:vAlign w:val="center"/>
                <w:hideMark/>
              </w:tcPr>
            </w:tcPrChange>
          </w:tcPr>
          <w:p w14:paraId="60CC411A" w14:textId="77777777" w:rsidR="00CC0E88" w:rsidRPr="007B59A2" w:rsidRDefault="00CC0E88" w:rsidP="001955DF">
            <w:pPr>
              <w:rPr>
                <w:rFonts w:cstheme="minorHAnsi"/>
              </w:rPr>
            </w:pPr>
            <w:r w:rsidRPr="007B59A2">
              <w:rPr>
                <w:rFonts w:cstheme="minorHAnsi"/>
                <w:rPrChange w:id="2042" w:author="Fabienne Schmaus" w:date="2026-05-04T09:42:00Z" w16du:dateUtc="2026-05-04T07:42:00Z">
                  <w:rPr>
                    <w:rFonts w:cstheme="minorHAnsi"/>
                    <w:b/>
                    <w:bCs/>
                  </w:rPr>
                </w:rPrChange>
              </w:rPr>
              <w:t>Bin ich damit einverstanden, dass das dauerhaft online bleibt?</w:t>
            </w:r>
          </w:p>
        </w:tc>
        <w:tc>
          <w:tcPr>
            <w:tcW w:w="4318" w:type="dxa"/>
            <w:vAlign w:val="center"/>
            <w:hideMark/>
            <w:tcPrChange w:id="2043" w:author="Fabienne Schmaus" w:date="2026-05-04T09:42:00Z" w16du:dateUtc="2026-05-04T07:42:00Z">
              <w:tcPr>
                <w:tcW w:w="0" w:type="auto"/>
                <w:vAlign w:val="center"/>
                <w:hideMark/>
              </w:tcPr>
            </w:tcPrChange>
          </w:tcPr>
          <w:p w14:paraId="16EA6DE5" w14:textId="77777777" w:rsidR="00CC0E88" w:rsidRPr="0013787D" w:rsidRDefault="00CC0E88" w:rsidP="001955DF">
            <w:pPr>
              <w:rPr>
                <w:rFonts w:cstheme="minorHAnsi"/>
              </w:rPr>
            </w:pPr>
            <w:ins w:id="2044" w:author="Fabienne Schmaus" w:date="2026-05-04T09:43:00Z" w16du:dateUtc="2026-05-04T07:43:00Z">
              <w:r>
                <w:rPr>
                  <w:rFonts w:cstheme="minorHAnsi"/>
                </w:rPr>
                <w:br/>
              </w:r>
            </w:ins>
          </w:p>
        </w:tc>
      </w:tr>
      <w:tr w:rsidR="00CC0E88" w:rsidRPr="0013787D" w14:paraId="68966B99" w14:textId="77777777" w:rsidTr="001955DF">
        <w:trPr>
          <w:tblCellSpacing w:w="15" w:type="dxa"/>
          <w:trPrChange w:id="2045" w:author="Fabienne Schmaus" w:date="2026-05-04T09:42:00Z" w16du:dateUtc="2026-05-04T07:42:00Z">
            <w:trPr>
              <w:gridAfter w:val="0"/>
              <w:tblCellSpacing w:w="15" w:type="dxa"/>
            </w:trPr>
          </w:trPrChange>
        </w:trPr>
        <w:tc>
          <w:tcPr>
            <w:tcW w:w="0" w:type="auto"/>
            <w:vAlign w:val="center"/>
            <w:hideMark/>
            <w:tcPrChange w:id="2046" w:author="Fabienne Schmaus" w:date="2026-05-04T09:42:00Z" w16du:dateUtc="2026-05-04T07:42:00Z">
              <w:tcPr>
                <w:tcW w:w="0" w:type="auto"/>
                <w:vAlign w:val="center"/>
                <w:hideMark/>
              </w:tcPr>
            </w:tcPrChange>
          </w:tcPr>
          <w:p w14:paraId="5C131B7F" w14:textId="77777777" w:rsidR="00CC0E88" w:rsidRPr="0013787D" w:rsidRDefault="00CC0E88" w:rsidP="001955DF">
            <w:pPr>
              <w:rPr>
                <w:rFonts w:cstheme="minorHAnsi"/>
              </w:rPr>
            </w:pPr>
            <w:r w:rsidRPr="0013787D">
              <w:rPr>
                <w:rFonts w:cstheme="minorHAnsi"/>
              </w:rPr>
              <w:t>5</w:t>
            </w:r>
          </w:p>
        </w:tc>
        <w:tc>
          <w:tcPr>
            <w:tcW w:w="0" w:type="auto"/>
            <w:vAlign w:val="center"/>
            <w:hideMark/>
            <w:tcPrChange w:id="2047" w:author="Fabienne Schmaus" w:date="2026-05-04T09:42:00Z" w16du:dateUtc="2026-05-04T07:42:00Z">
              <w:tcPr>
                <w:tcW w:w="0" w:type="auto"/>
                <w:gridSpan w:val="2"/>
                <w:vAlign w:val="center"/>
                <w:hideMark/>
              </w:tcPr>
            </w:tcPrChange>
          </w:tcPr>
          <w:p w14:paraId="6412B0AD" w14:textId="77777777" w:rsidR="00CC0E88" w:rsidRPr="007B59A2" w:rsidRDefault="00CC0E88" w:rsidP="001955DF">
            <w:pPr>
              <w:rPr>
                <w:rFonts w:cstheme="minorHAnsi"/>
              </w:rPr>
            </w:pPr>
            <w:r w:rsidRPr="007B59A2">
              <w:rPr>
                <w:rFonts w:cstheme="minorHAnsi"/>
                <w:rPrChange w:id="2048" w:author="Fabienne Schmaus" w:date="2026-05-04T09:42:00Z" w16du:dateUtc="2026-05-04T07:42:00Z">
                  <w:rPr>
                    <w:rFonts w:cstheme="minorHAnsi"/>
                    <w:b/>
                    <w:bCs/>
                  </w:rPr>
                </w:rPrChange>
              </w:rPr>
              <w:t>Zeigt das, wer ich wirklich bin – oder wer ich sein möchte?</w:t>
            </w:r>
          </w:p>
        </w:tc>
        <w:tc>
          <w:tcPr>
            <w:tcW w:w="4318" w:type="dxa"/>
            <w:vAlign w:val="center"/>
            <w:hideMark/>
            <w:tcPrChange w:id="2049" w:author="Fabienne Schmaus" w:date="2026-05-04T09:42:00Z" w16du:dateUtc="2026-05-04T07:42:00Z">
              <w:tcPr>
                <w:tcW w:w="0" w:type="auto"/>
                <w:vAlign w:val="center"/>
                <w:hideMark/>
              </w:tcPr>
            </w:tcPrChange>
          </w:tcPr>
          <w:p w14:paraId="3C10B903" w14:textId="77777777" w:rsidR="00CC0E88" w:rsidRPr="0013787D" w:rsidRDefault="00CC0E88" w:rsidP="001955DF">
            <w:pPr>
              <w:rPr>
                <w:rFonts w:cstheme="minorHAnsi"/>
              </w:rPr>
            </w:pPr>
            <w:ins w:id="2050" w:author="Fabienne Schmaus" w:date="2026-05-04T09:43:00Z" w16du:dateUtc="2026-05-04T07:43:00Z">
              <w:r>
                <w:rPr>
                  <w:rFonts w:cstheme="minorHAnsi"/>
                </w:rPr>
                <w:br/>
              </w:r>
            </w:ins>
          </w:p>
        </w:tc>
      </w:tr>
    </w:tbl>
    <w:p w14:paraId="6DAABFAB" w14:textId="77777777" w:rsidR="00CC0E88" w:rsidRPr="0013787D" w:rsidRDefault="00CC0E88" w:rsidP="00CC0E88">
      <w:pPr>
        <w:rPr>
          <w:rFonts w:cstheme="minorHAnsi"/>
        </w:rPr>
      </w:pPr>
    </w:p>
    <w:p w14:paraId="4A880353" w14:textId="77777777" w:rsidR="00CC0E88" w:rsidRPr="007B59A2" w:rsidRDefault="00CC0E88" w:rsidP="00CC0E88">
      <w:pPr>
        <w:rPr>
          <w:rFonts w:cstheme="minorHAnsi"/>
          <w:i/>
          <w:iCs/>
          <w:rPrChange w:id="2051" w:author="Fabienne Schmaus" w:date="2026-05-04T09:44:00Z" w16du:dateUtc="2026-05-04T07:44:00Z">
            <w:rPr>
              <w:rFonts w:cstheme="minorHAnsi"/>
            </w:rPr>
          </w:rPrChange>
        </w:rPr>
      </w:pPr>
      <w:r w:rsidRPr="007B59A2">
        <w:rPr>
          <w:rFonts w:cstheme="minorHAnsi"/>
          <w:i/>
          <w:iCs/>
          <w:rPrChange w:id="2052" w:author="Fabienne Schmaus" w:date="2026-05-04T09:44:00Z" w16du:dateUtc="2026-05-04T07:44:00Z">
            <w:rPr>
              <w:rFonts w:cstheme="minorHAnsi"/>
              <w:b/>
              <w:bCs/>
            </w:rPr>
          </w:rPrChange>
        </w:rPr>
        <w:t xml:space="preserve">Diskutiert </w:t>
      </w:r>
      <w:del w:id="2053" w:author="Fabienne Schmaus" w:date="2026-05-04T09:43:00Z" w16du:dateUtc="2026-05-04T07:43:00Z">
        <w:r w:rsidRPr="007B59A2" w:rsidDel="007B59A2">
          <w:rPr>
            <w:rFonts w:cstheme="minorHAnsi"/>
            <w:i/>
            <w:iCs/>
            <w:rPrChange w:id="2054" w:author="Fabienne Schmaus" w:date="2026-05-04T09:44:00Z" w16du:dateUtc="2026-05-04T07:44:00Z">
              <w:rPr>
                <w:rFonts w:cstheme="minorHAnsi"/>
                <w:b/>
                <w:bCs/>
              </w:rPr>
            </w:rPrChange>
          </w:rPr>
          <w:delText>in der Partnerarbeit:</w:delText>
        </w:r>
      </w:del>
      <w:ins w:id="2055" w:author="Fabienne Schmaus" w:date="2026-05-04T09:43:00Z" w16du:dateUtc="2026-05-04T07:43:00Z">
        <w:r w:rsidRPr="007B59A2">
          <w:rPr>
            <w:rFonts w:cstheme="minorHAnsi"/>
            <w:i/>
            <w:iCs/>
            <w:rPrChange w:id="2056" w:author="Fabienne Schmaus" w:date="2026-05-04T09:44:00Z" w16du:dateUtc="2026-05-04T07:44:00Z">
              <w:rPr>
                <w:rFonts w:cstheme="minorHAnsi"/>
                <w:b/>
                <w:bCs/>
              </w:rPr>
            </w:rPrChange>
          </w:rPr>
          <w:t>zu zweit</w:t>
        </w:r>
      </w:ins>
      <w:ins w:id="2057" w:author="Fabienne Schmaus" w:date="2026-05-04T09:44:00Z" w16du:dateUtc="2026-05-04T07:44:00Z">
        <w:r>
          <w:rPr>
            <w:rFonts w:cstheme="minorHAnsi"/>
            <w:i/>
            <w:iCs/>
          </w:rPr>
          <w:t xml:space="preserve"> mithilfe dieser Fragen</w:t>
        </w:r>
      </w:ins>
      <w:ins w:id="2058" w:author="Fabienne Schmaus" w:date="2026-05-04T09:43:00Z" w16du:dateUtc="2026-05-04T07:43:00Z">
        <w:r w:rsidRPr="007B59A2">
          <w:rPr>
            <w:rFonts w:cstheme="minorHAnsi"/>
            <w:i/>
            <w:iCs/>
            <w:rPrChange w:id="2059" w:author="Fabienne Schmaus" w:date="2026-05-04T09:44:00Z" w16du:dateUtc="2026-05-04T07:44:00Z">
              <w:rPr>
                <w:rFonts w:cstheme="minorHAnsi"/>
                <w:b/>
                <w:bCs/>
              </w:rPr>
            </w:rPrChange>
          </w:rPr>
          <w:t>.</w:t>
        </w:r>
      </w:ins>
    </w:p>
    <w:p w14:paraId="5EF458E6" w14:textId="77777777" w:rsidR="00CC0E88" w:rsidRPr="0013787D" w:rsidRDefault="00CC0E88">
      <w:pPr>
        <w:numPr>
          <w:ilvl w:val="0"/>
          <w:numId w:val="80"/>
        </w:numPr>
        <w:tabs>
          <w:tab w:val="clear" w:pos="720"/>
          <w:tab w:val="num" w:pos="284"/>
        </w:tabs>
        <w:ind w:left="284" w:hanging="284"/>
        <w:rPr>
          <w:rFonts w:cstheme="minorHAnsi"/>
        </w:rPr>
        <w:pPrChange w:id="2060" w:author="Fabienne Schmaus" w:date="2026-05-04T09:44:00Z" w16du:dateUtc="2026-05-04T07:44:00Z">
          <w:pPr>
            <w:numPr>
              <w:numId w:val="70"/>
            </w:numPr>
            <w:tabs>
              <w:tab w:val="num" w:pos="720"/>
            </w:tabs>
            <w:ind w:left="720" w:hanging="360"/>
          </w:pPr>
        </w:pPrChange>
      </w:pPr>
      <w:r w:rsidRPr="0013787D">
        <w:rPr>
          <w:rFonts w:cstheme="minorHAnsi"/>
        </w:rPr>
        <w:t>Welche dieser Fragen findet ihr am hilfreichsten? Warum?</w:t>
      </w:r>
    </w:p>
    <w:p w14:paraId="5F034FE9" w14:textId="77777777" w:rsidR="00CC0E88" w:rsidRPr="0013787D" w:rsidRDefault="00CC0E88">
      <w:pPr>
        <w:numPr>
          <w:ilvl w:val="0"/>
          <w:numId w:val="80"/>
        </w:numPr>
        <w:ind w:left="284" w:hanging="284"/>
        <w:rPr>
          <w:rFonts w:cstheme="minorHAnsi"/>
        </w:rPr>
        <w:pPrChange w:id="2061" w:author="Fabienne Schmaus" w:date="2026-05-04T09:44:00Z" w16du:dateUtc="2026-05-04T07:44:00Z">
          <w:pPr>
            <w:numPr>
              <w:numId w:val="70"/>
            </w:numPr>
            <w:tabs>
              <w:tab w:val="num" w:pos="720"/>
            </w:tabs>
            <w:ind w:left="720" w:hanging="360"/>
          </w:pPr>
        </w:pPrChange>
      </w:pPr>
      <w:r w:rsidRPr="0013787D">
        <w:rPr>
          <w:rFonts w:cstheme="minorHAnsi"/>
        </w:rPr>
        <w:t>Gibt es eine Frage, bei der ihr euch unwohl fühlt</w:t>
      </w:r>
      <w:ins w:id="2062" w:author="Fabienne Schmaus" w:date="2026-05-04T09:44:00Z" w16du:dateUtc="2026-05-04T07:44:00Z">
        <w:r>
          <w:rPr>
            <w:rFonts w:cstheme="minorHAnsi"/>
          </w:rPr>
          <w:t xml:space="preserve">, </w:t>
        </w:r>
      </w:ins>
      <w:del w:id="2063" w:author="Fabienne Schmaus" w:date="2026-05-04T09:44:00Z" w16du:dateUtc="2026-05-04T07:44:00Z">
        <w:r w:rsidRPr="0013787D" w:rsidDel="007B59A2">
          <w:rPr>
            <w:rFonts w:cstheme="minorHAnsi"/>
          </w:rPr>
          <w:delText xml:space="preserve"> – </w:delText>
        </w:r>
      </w:del>
      <w:r w:rsidRPr="0013787D">
        <w:rPr>
          <w:rFonts w:cstheme="minorHAnsi"/>
        </w:rPr>
        <w:t>weil die Antwort unbequem sein könnte?</w:t>
      </w:r>
    </w:p>
    <w:p w14:paraId="1D1D8E1D" w14:textId="77777777" w:rsidR="00CC0E88" w:rsidRPr="0013787D" w:rsidRDefault="00CC0E88">
      <w:pPr>
        <w:numPr>
          <w:ilvl w:val="0"/>
          <w:numId w:val="80"/>
        </w:numPr>
        <w:ind w:left="284" w:hanging="284"/>
        <w:rPr>
          <w:rFonts w:cstheme="minorHAnsi"/>
        </w:rPr>
        <w:pPrChange w:id="2064" w:author="Fabienne Schmaus" w:date="2026-05-04T09:44:00Z" w16du:dateUtc="2026-05-04T07:44:00Z">
          <w:pPr>
            <w:numPr>
              <w:numId w:val="70"/>
            </w:numPr>
            <w:tabs>
              <w:tab w:val="num" w:pos="720"/>
            </w:tabs>
            <w:ind w:left="720" w:hanging="360"/>
          </w:pPr>
        </w:pPrChange>
      </w:pPr>
      <w:r w:rsidRPr="0013787D">
        <w:rPr>
          <w:rFonts w:cstheme="minorHAnsi"/>
        </w:rPr>
        <w:t>Würdet ihr das wirklich tun – diese Fragen vor dem Posten durchgehen? Ehrlich!</w:t>
      </w:r>
    </w:p>
    <w:p w14:paraId="11E1BAAA" w14:textId="77777777" w:rsidR="00CC0E88" w:rsidRPr="0013787D" w:rsidRDefault="00CC0E88" w:rsidP="00CC0E88">
      <w:pPr>
        <w:rPr>
          <w:rFonts w:cstheme="minorHAnsi"/>
        </w:rPr>
      </w:pPr>
    </w:p>
    <w:p w14:paraId="1BC2D437" w14:textId="0EBB850D" w:rsidR="00CC0E88" w:rsidRPr="00CC0E88" w:rsidRDefault="00CC0E88" w:rsidP="00CC0E88">
      <w:pPr>
        <w:rPr>
          <w:rFonts w:cstheme="minorHAnsi"/>
          <w:i/>
          <w:iCs/>
        </w:rPr>
      </w:pPr>
      <w:r w:rsidRPr="00CC0E88">
        <w:rPr>
          <w:rFonts w:cstheme="minorHAnsi"/>
          <w:i/>
          <w:iCs/>
        </w:rPr>
        <w:t>Entwickelt eigene Fragen.</w:t>
      </w:r>
    </w:p>
    <w:p w14:paraId="1C540E43" w14:textId="5694C531" w:rsidR="00CC0E88" w:rsidRPr="0013787D" w:rsidRDefault="00CC0E88" w:rsidP="00CC0E88">
      <w:pPr>
        <w:rPr>
          <w:rFonts w:cstheme="minorHAnsi"/>
        </w:rPr>
      </w:pPr>
      <w:r w:rsidRPr="0013787D">
        <w:rPr>
          <w:rFonts w:cstheme="minorHAnsi"/>
        </w:rPr>
        <w:t>Die „5 Fragen vor dem Posten</w:t>
      </w:r>
      <w:del w:id="2065" w:author="Fabienne Schmaus" w:date="2026-05-04T09:46:00Z" w16du:dateUtc="2026-05-04T07:46:00Z">
        <w:r w:rsidRPr="0013787D" w:rsidDel="00CC0E88">
          <w:rPr>
            <w:rFonts w:cstheme="minorHAnsi"/>
          </w:rPr>
          <w:delText xml:space="preserve">" </w:delText>
        </w:r>
      </w:del>
      <w:ins w:id="2066" w:author="Fabienne Schmaus" w:date="2026-05-04T09:46:00Z" w16du:dateUtc="2026-05-04T07:46:00Z">
        <w:r>
          <w:rPr>
            <w:rFonts w:cstheme="minorHAnsi"/>
          </w:rPr>
          <w:t>“</w:t>
        </w:r>
        <w:r w:rsidRPr="0013787D">
          <w:rPr>
            <w:rFonts w:cstheme="minorHAnsi"/>
          </w:rPr>
          <w:t xml:space="preserve"> </w:t>
        </w:r>
      </w:ins>
      <w:r w:rsidRPr="0013787D">
        <w:rPr>
          <w:rFonts w:cstheme="minorHAnsi"/>
        </w:rPr>
        <w:t xml:space="preserve">sollen als </w:t>
      </w:r>
      <w:r w:rsidRPr="0013787D">
        <w:rPr>
          <w:rFonts w:cstheme="minorHAnsi"/>
          <w:b/>
          <w:bCs/>
        </w:rPr>
        <w:t>Werkzeug</w:t>
      </w:r>
      <w:r w:rsidRPr="0013787D">
        <w:rPr>
          <w:rFonts w:cstheme="minorHAnsi"/>
        </w:rPr>
        <w:t xml:space="preserve"> dienen – nicht als Regelwerk. Entwickelt in der Partnerarbeit eure eigenen 5 Fragen. Sie sollen für </w:t>
      </w:r>
      <w:r w:rsidRPr="0013787D">
        <w:rPr>
          <w:rFonts w:cstheme="minorHAnsi"/>
          <w:i/>
          <w:iCs/>
        </w:rPr>
        <w:t>euch</w:t>
      </w:r>
      <w:r w:rsidRPr="0013787D">
        <w:rPr>
          <w:rFonts w:cstheme="minorHAnsi"/>
        </w:rPr>
        <w:t xml:space="preserve"> funktionieren.</w:t>
      </w:r>
      <w:ins w:id="2067" w:author="Fabienne Schmaus" w:date="2026-05-04T09:47:00Z" w16du:dateUtc="2026-05-04T07:47:00Z">
        <w:r>
          <w:rPr>
            <w:rFonts w:cstheme="minorHAnsi"/>
          </w:rPr>
          <w:t xml:space="preserve"> Dabei geht ihr wie folgt vor:</w:t>
        </w:r>
      </w:ins>
    </w:p>
    <w:p w14:paraId="5FB3D05E" w14:textId="77777777" w:rsidR="00CC0E88" w:rsidRPr="0013787D" w:rsidDel="0013787D" w:rsidRDefault="00CC0E88">
      <w:pPr>
        <w:tabs>
          <w:tab w:val="num" w:pos="284"/>
        </w:tabs>
        <w:ind w:left="284" w:hanging="284"/>
        <w:rPr>
          <w:del w:id="2068" w:author="Fabienne Schmaus" w:date="2026-04-30T17:40:00Z" w16du:dateUtc="2026-04-30T15:40:00Z"/>
          <w:rFonts w:cstheme="minorHAnsi"/>
        </w:rPr>
        <w:pPrChange w:id="2069" w:author="Fabienne Schmaus" w:date="2026-05-04T09:49:00Z" w16du:dateUtc="2026-05-04T07:49:00Z">
          <w:pPr/>
        </w:pPrChange>
      </w:pPr>
    </w:p>
    <w:p w14:paraId="104D908D" w14:textId="77777777" w:rsidR="00CC0E88" w:rsidRPr="0013787D" w:rsidDel="0013787D" w:rsidRDefault="00CC0E88">
      <w:pPr>
        <w:tabs>
          <w:tab w:val="num" w:pos="284"/>
        </w:tabs>
        <w:ind w:left="284" w:hanging="284"/>
        <w:rPr>
          <w:del w:id="2070" w:author="Fabienne Schmaus" w:date="2026-04-30T17:40:00Z" w16du:dateUtc="2026-04-30T15:40:00Z"/>
          <w:rFonts w:cstheme="minorHAnsi"/>
        </w:rPr>
        <w:pPrChange w:id="2071" w:author="Fabienne Schmaus" w:date="2026-05-04T09:49:00Z" w16du:dateUtc="2026-05-04T07:49:00Z">
          <w:pPr/>
        </w:pPrChange>
      </w:pPr>
    </w:p>
    <w:p w14:paraId="0AAF2201" w14:textId="79E7DA06" w:rsidR="00CC0E88" w:rsidRPr="0013787D" w:rsidDel="00CC0E88" w:rsidRDefault="00CC0E88">
      <w:pPr>
        <w:tabs>
          <w:tab w:val="num" w:pos="284"/>
        </w:tabs>
        <w:ind w:left="284" w:hanging="284"/>
        <w:rPr>
          <w:del w:id="2072" w:author="Fabienne Schmaus" w:date="2026-05-04T09:47:00Z" w16du:dateUtc="2026-05-04T07:47:00Z"/>
          <w:rFonts w:cstheme="minorHAnsi"/>
        </w:rPr>
        <w:pPrChange w:id="2073" w:author="Fabienne Schmaus" w:date="2026-05-04T09:49:00Z" w16du:dateUtc="2026-05-04T07:49:00Z">
          <w:pPr/>
        </w:pPrChange>
      </w:pPr>
    </w:p>
    <w:p w14:paraId="7BB83D5A" w14:textId="069ECC7E" w:rsidR="00CC0E88" w:rsidRPr="0013787D" w:rsidDel="00CC0E88" w:rsidRDefault="00CC0E88">
      <w:pPr>
        <w:tabs>
          <w:tab w:val="num" w:pos="284"/>
        </w:tabs>
        <w:ind w:left="284" w:hanging="284"/>
        <w:rPr>
          <w:del w:id="2074" w:author="Fabienne Schmaus" w:date="2026-05-04T09:47:00Z" w16du:dateUtc="2026-05-04T07:47:00Z"/>
          <w:rFonts w:cstheme="minorHAnsi"/>
        </w:rPr>
        <w:pPrChange w:id="2075" w:author="Fabienne Schmaus" w:date="2026-05-04T09:49:00Z" w16du:dateUtc="2026-05-04T07:49:00Z">
          <w:pPr/>
        </w:pPrChange>
      </w:pPr>
      <w:del w:id="2076" w:author="Fabienne Schmaus" w:date="2026-05-04T09:47:00Z" w16du:dateUtc="2026-05-04T07:47:00Z">
        <w:r w:rsidRPr="0013787D" w:rsidDel="00CC0E88">
          <w:rPr>
            <w:rFonts w:cstheme="minorHAnsi"/>
            <w:b/>
            <w:bCs/>
          </w:rPr>
          <w:delText>Aufgabe:</w:delText>
        </w:r>
      </w:del>
    </w:p>
    <w:p w14:paraId="6616A05A" w14:textId="71B0911E" w:rsidR="00CC0E88" w:rsidRPr="0013787D" w:rsidRDefault="00CC0E88">
      <w:pPr>
        <w:numPr>
          <w:ilvl w:val="0"/>
          <w:numId w:val="71"/>
        </w:numPr>
        <w:tabs>
          <w:tab w:val="clear" w:pos="720"/>
          <w:tab w:val="num" w:pos="284"/>
        </w:tabs>
        <w:ind w:left="284" w:hanging="284"/>
        <w:rPr>
          <w:rFonts w:cstheme="minorHAnsi"/>
        </w:rPr>
        <w:pPrChange w:id="2077" w:author="Fabienne Schmaus" w:date="2026-05-04T09:49:00Z" w16du:dateUtc="2026-05-04T07:49:00Z">
          <w:pPr>
            <w:numPr>
              <w:numId w:val="71"/>
            </w:numPr>
            <w:tabs>
              <w:tab w:val="num" w:pos="720"/>
            </w:tabs>
            <w:ind w:left="720" w:hanging="360"/>
          </w:pPr>
        </w:pPrChange>
      </w:pPr>
      <w:r w:rsidRPr="0013787D">
        <w:rPr>
          <w:rFonts w:cstheme="minorHAnsi"/>
        </w:rPr>
        <w:t>Schreibt zunächst jeder für sich</w:t>
      </w:r>
      <w:ins w:id="2078" w:author="Fabienne Schmaus" w:date="2026-05-04T09:47:00Z" w16du:dateUtc="2026-05-04T07:47:00Z">
        <w:r>
          <w:rPr>
            <w:rFonts w:cstheme="minorHAnsi"/>
          </w:rPr>
          <w:t xml:space="preserve"> auf ein extra Blatt</w:t>
        </w:r>
      </w:ins>
      <w:r w:rsidRPr="0013787D">
        <w:rPr>
          <w:rFonts w:cstheme="minorHAnsi"/>
        </w:rPr>
        <w:t>: Welche drei Fragen würdet ihr euch vor einem Post stellen – basierend auf dem, was ihr heute gelernt habt?</w:t>
      </w:r>
    </w:p>
    <w:p w14:paraId="0D1283E0" w14:textId="7C8D157C" w:rsidR="00CC0E88" w:rsidRPr="0013787D" w:rsidDel="00CC0E88" w:rsidRDefault="00CC0E88">
      <w:pPr>
        <w:tabs>
          <w:tab w:val="num" w:pos="284"/>
        </w:tabs>
        <w:ind w:left="284" w:hanging="284"/>
        <w:rPr>
          <w:del w:id="2079" w:author="Fabienne Schmaus" w:date="2026-05-04T09:47:00Z" w16du:dateUtc="2026-05-04T07:47:00Z"/>
          <w:rFonts w:cstheme="minorHAnsi"/>
        </w:rPr>
        <w:pPrChange w:id="2080" w:author="Fabienne Schmaus" w:date="2026-05-04T09:49:00Z" w16du:dateUtc="2026-05-04T07:49:00Z">
          <w:pPr/>
        </w:pPrChange>
      </w:pPr>
      <w:del w:id="2081" w:author="Fabienne Schmaus" w:date="2026-05-04T09:47:00Z" w16du:dateUtc="2026-05-04T07:47:00Z">
        <w:r w:rsidRPr="0013787D" w:rsidDel="00CC0E88">
          <w:rPr>
            <w:rFonts w:cstheme="minorHAnsi"/>
          </w:rPr>
          <w:delText>Meine Fragen:</w:delText>
        </w:r>
      </w:del>
    </w:p>
    <w:p w14:paraId="1A59E06D" w14:textId="4B7E2743" w:rsidR="00CC0E88" w:rsidRPr="0013787D" w:rsidDel="00CC0E88" w:rsidRDefault="00CC0E88">
      <w:pPr>
        <w:numPr>
          <w:ilvl w:val="1"/>
          <w:numId w:val="71"/>
        </w:numPr>
        <w:tabs>
          <w:tab w:val="num" w:pos="284"/>
        </w:tabs>
        <w:ind w:left="284" w:hanging="284"/>
        <w:rPr>
          <w:del w:id="2082" w:author="Fabienne Schmaus" w:date="2026-05-04T09:47:00Z" w16du:dateUtc="2026-05-04T07:47:00Z"/>
          <w:rFonts w:cstheme="minorHAnsi"/>
        </w:rPr>
        <w:pPrChange w:id="2083" w:author="Fabienne Schmaus" w:date="2026-05-04T09:49:00Z" w16du:dateUtc="2026-05-04T07:49:00Z">
          <w:pPr>
            <w:numPr>
              <w:ilvl w:val="1"/>
              <w:numId w:val="71"/>
            </w:numPr>
            <w:tabs>
              <w:tab w:val="num" w:pos="1440"/>
            </w:tabs>
            <w:ind w:left="1440" w:hanging="360"/>
          </w:pPr>
        </w:pPrChange>
      </w:pPr>
    </w:p>
    <w:p w14:paraId="050363FB" w14:textId="41B520DD" w:rsidR="00CC0E88" w:rsidRPr="0013787D" w:rsidDel="00CC0E88" w:rsidRDefault="00CC0E88">
      <w:pPr>
        <w:numPr>
          <w:ilvl w:val="1"/>
          <w:numId w:val="71"/>
        </w:numPr>
        <w:tabs>
          <w:tab w:val="num" w:pos="284"/>
        </w:tabs>
        <w:ind w:left="284" w:hanging="284"/>
        <w:rPr>
          <w:del w:id="2084" w:author="Fabienne Schmaus" w:date="2026-05-04T09:47:00Z" w16du:dateUtc="2026-05-04T07:47:00Z"/>
          <w:rFonts w:cstheme="minorHAnsi"/>
        </w:rPr>
        <w:pPrChange w:id="2085" w:author="Fabienne Schmaus" w:date="2026-05-04T09:49:00Z" w16du:dateUtc="2026-05-04T07:49:00Z">
          <w:pPr>
            <w:numPr>
              <w:ilvl w:val="1"/>
              <w:numId w:val="71"/>
            </w:numPr>
            <w:tabs>
              <w:tab w:val="num" w:pos="1440"/>
            </w:tabs>
            <w:ind w:left="1440" w:hanging="360"/>
          </w:pPr>
        </w:pPrChange>
      </w:pPr>
    </w:p>
    <w:p w14:paraId="6E1F585E" w14:textId="5CBA8ADC" w:rsidR="00CC0E88" w:rsidRPr="0013787D" w:rsidDel="00CC0E88" w:rsidRDefault="00CC0E88">
      <w:pPr>
        <w:numPr>
          <w:ilvl w:val="1"/>
          <w:numId w:val="71"/>
        </w:numPr>
        <w:tabs>
          <w:tab w:val="num" w:pos="284"/>
        </w:tabs>
        <w:ind w:left="284" w:hanging="284"/>
        <w:rPr>
          <w:del w:id="2086" w:author="Fabienne Schmaus" w:date="2026-05-04T09:47:00Z" w16du:dateUtc="2026-05-04T07:47:00Z"/>
          <w:rFonts w:cstheme="minorHAnsi"/>
        </w:rPr>
        <w:pPrChange w:id="2087" w:author="Fabienne Schmaus" w:date="2026-05-04T09:49:00Z" w16du:dateUtc="2026-05-04T07:49:00Z">
          <w:pPr>
            <w:numPr>
              <w:ilvl w:val="1"/>
              <w:numId w:val="71"/>
            </w:numPr>
            <w:tabs>
              <w:tab w:val="num" w:pos="1440"/>
            </w:tabs>
            <w:ind w:left="1440" w:hanging="360"/>
          </w:pPr>
        </w:pPrChange>
      </w:pPr>
    </w:p>
    <w:p w14:paraId="438DF33A" w14:textId="7B6E0C2F" w:rsidR="00CC0E88" w:rsidRPr="0013787D" w:rsidDel="00CC0E88" w:rsidRDefault="00CC0E88">
      <w:pPr>
        <w:tabs>
          <w:tab w:val="num" w:pos="284"/>
        </w:tabs>
        <w:ind w:left="284" w:hanging="284"/>
        <w:rPr>
          <w:del w:id="2088" w:author="Fabienne Schmaus" w:date="2026-05-04T09:47:00Z" w16du:dateUtc="2026-05-04T07:47:00Z"/>
          <w:rFonts w:cstheme="minorHAnsi"/>
        </w:rPr>
        <w:pPrChange w:id="2089" w:author="Fabienne Schmaus" w:date="2026-05-04T09:49:00Z" w16du:dateUtc="2026-05-04T07:49:00Z">
          <w:pPr/>
        </w:pPrChange>
      </w:pPr>
    </w:p>
    <w:p w14:paraId="37B8D342" w14:textId="19048056" w:rsidR="00CC0E88" w:rsidRPr="0013787D" w:rsidRDefault="00CC0E88">
      <w:pPr>
        <w:numPr>
          <w:ilvl w:val="0"/>
          <w:numId w:val="71"/>
        </w:numPr>
        <w:tabs>
          <w:tab w:val="clear" w:pos="720"/>
          <w:tab w:val="num" w:pos="284"/>
        </w:tabs>
        <w:ind w:left="284" w:hanging="284"/>
        <w:rPr>
          <w:rFonts w:cstheme="minorHAnsi"/>
        </w:rPr>
        <w:pPrChange w:id="2090" w:author="Fabienne Schmaus" w:date="2026-05-04T09:49:00Z" w16du:dateUtc="2026-05-04T07:49:00Z">
          <w:pPr>
            <w:numPr>
              <w:numId w:val="71"/>
            </w:numPr>
            <w:tabs>
              <w:tab w:val="num" w:pos="720"/>
            </w:tabs>
            <w:ind w:left="720" w:hanging="360"/>
          </w:pPr>
        </w:pPrChange>
      </w:pPr>
      <w:r w:rsidRPr="0013787D">
        <w:rPr>
          <w:rFonts w:cstheme="minorHAnsi"/>
        </w:rPr>
        <w:t xml:space="preserve">Tauscht euch mit eurer Partnerin </w:t>
      </w:r>
      <w:del w:id="2091" w:author="Fabienne Schmaus" w:date="2026-05-04T11:14:00Z" w16du:dateUtc="2026-05-04T09:14:00Z">
        <w:r w:rsidRPr="0013787D" w:rsidDel="00AC6CBE">
          <w:rPr>
            <w:rFonts w:cstheme="minorHAnsi"/>
          </w:rPr>
          <w:delText xml:space="preserve">/ </w:delText>
        </w:r>
      </w:del>
      <w:ins w:id="2092" w:author="Fabienne Schmaus" w:date="2026-05-04T11:14:00Z" w16du:dateUtc="2026-05-04T09:14:00Z">
        <w:r w:rsidR="00AC6CBE">
          <w:rPr>
            <w:rFonts w:cstheme="minorHAnsi"/>
          </w:rPr>
          <w:t>oder</w:t>
        </w:r>
        <w:r w:rsidR="00AC6CBE" w:rsidRPr="0013787D">
          <w:rPr>
            <w:rFonts w:cstheme="minorHAnsi"/>
          </w:rPr>
          <w:t xml:space="preserve"> </w:t>
        </w:r>
      </w:ins>
      <w:r w:rsidRPr="0013787D">
        <w:rPr>
          <w:rFonts w:cstheme="minorHAnsi"/>
        </w:rPr>
        <w:t>eurem Partner aus. Vergleicht eure Fragen: Was ist ähnlich, was unterscheidet sich?</w:t>
      </w:r>
    </w:p>
    <w:p w14:paraId="488D66FD" w14:textId="21E6E867" w:rsidR="00CC0E88" w:rsidRPr="0013787D" w:rsidRDefault="00CC0E88">
      <w:pPr>
        <w:numPr>
          <w:ilvl w:val="0"/>
          <w:numId w:val="71"/>
        </w:numPr>
        <w:tabs>
          <w:tab w:val="clear" w:pos="720"/>
          <w:tab w:val="num" w:pos="284"/>
        </w:tabs>
        <w:ind w:left="284" w:hanging="284"/>
        <w:rPr>
          <w:rFonts w:cstheme="minorHAnsi"/>
        </w:rPr>
        <w:pPrChange w:id="2093" w:author="Fabienne Schmaus" w:date="2026-05-04T09:49:00Z" w16du:dateUtc="2026-05-04T07:49:00Z">
          <w:pPr>
            <w:numPr>
              <w:numId w:val="71"/>
            </w:numPr>
            <w:tabs>
              <w:tab w:val="num" w:pos="720"/>
            </w:tabs>
            <w:ind w:left="720" w:hanging="360"/>
          </w:pPr>
        </w:pPrChange>
      </w:pPr>
      <w:r w:rsidRPr="0013787D">
        <w:rPr>
          <w:rFonts w:cstheme="minorHAnsi"/>
        </w:rPr>
        <w:t xml:space="preserve">Wählt gemeinsam die </w:t>
      </w:r>
      <w:r w:rsidRPr="0013787D">
        <w:rPr>
          <w:rFonts w:cstheme="minorHAnsi"/>
          <w:b/>
          <w:bCs/>
        </w:rPr>
        <w:t>5 besten Fragen</w:t>
      </w:r>
      <w:r w:rsidRPr="0013787D">
        <w:rPr>
          <w:rFonts w:cstheme="minorHAnsi"/>
        </w:rPr>
        <w:t xml:space="preserve"> aus – und begründet eure Auswahl</w:t>
      </w:r>
      <w:ins w:id="2094" w:author="Fabienne Schmaus" w:date="2026-05-04T09:48:00Z" w16du:dateUtc="2026-05-04T07:48:00Z">
        <w:r>
          <w:rPr>
            <w:rFonts w:cstheme="minorHAnsi"/>
          </w:rPr>
          <w:t>.</w:t>
        </w:r>
      </w:ins>
      <w:del w:id="2095" w:author="Fabienne Schmaus" w:date="2026-05-04T09:48:00Z" w16du:dateUtc="2026-05-04T07:48:00Z">
        <w:r w:rsidRPr="0013787D" w:rsidDel="00CC0E88">
          <w:rPr>
            <w:rFonts w:cstheme="minorHAnsi"/>
          </w:rPr>
          <w:delText>:</w:delText>
        </w:r>
      </w:del>
    </w:p>
    <w:p w14:paraId="73B4D3D8" w14:textId="107984C6" w:rsidR="00CC0E88" w:rsidRPr="0013787D" w:rsidDel="00CC0E88" w:rsidRDefault="00CC0E88" w:rsidP="00CC0E88">
      <w:pPr>
        <w:rPr>
          <w:del w:id="2096" w:author="Fabienne Schmaus" w:date="2026-05-04T09:48:00Z" w16du:dateUtc="2026-05-04T07:48:00Z"/>
          <w:rFonts w:cstheme="minorHAnsi"/>
        </w:rPr>
      </w:pP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1282"/>
        <w:gridCol w:w="1964"/>
      </w:tblGrid>
      <w:tr w:rsidR="00CC0E88" w:rsidRPr="0013787D" w:rsidDel="00CC0E88" w14:paraId="057F0E83" w14:textId="1FC2ACC9" w:rsidTr="001955DF">
        <w:trPr>
          <w:tblHeader/>
          <w:tblCellSpacing w:w="15" w:type="dxa"/>
          <w:del w:id="2097" w:author="Fabienne Schmaus" w:date="2026-05-04T09:48:00Z"/>
        </w:trPr>
        <w:tc>
          <w:tcPr>
            <w:tcW w:w="0" w:type="auto"/>
            <w:vAlign w:val="center"/>
            <w:hideMark/>
          </w:tcPr>
          <w:p w14:paraId="7B3000CC" w14:textId="67C1F412" w:rsidR="00CC0E88" w:rsidRPr="0013787D" w:rsidDel="00CC0E88" w:rsidRDefault="00CC0E88" w:rsidP="001955DF">
            <w:pPr>
              <w:rPr>
                <w:del w:id="2098" w:author="Fabienne Schmaus" w:date="2026-05-04T09:48:00Z" w16du:dateUtc="2026-05-04T07:48:00Z"/>
                <w:rFonts w:cstheme="minorHAnsi"/>
                <w:b/>
                <w:bCs/>
              </w:rPr>
            </w:pPr>
            <w:del w:id="2099" w:author="Fabienne Schmaus" w:date="2026-05-04T09:48:00Z" w16du:dateUtc="2026-05-04T07:48:00Z">
              <w:r w:rsidRPr="0013787D" w:rsidDel="00CC0E88">
                <w:rPr>
                  <w:rFonts w:cstheme="minorHAnsi"/>
                  <w:b/>
                  <w:bCs/>
                </w:rPr>
                <w:delText>#</w:delText>
              </w:r>
            </w:del>
          </w:p>
        </w:tc>
        <w:tc>
          <w:tcPr>
            <w:tcW w:w="0" w:type="auto"/>
            <w:vAlign w:val="center"/>
            <w:hideMark/>
          </w:tcPr>
          <w:p w14:paraId="7B9B91B5" w14:textId="736305FE" w:rsidR="00CC0E88" w:rsidRPr="0013787D" w:rsidDel="00CC0E88" w:rsidRDefault="00CC0E88" w:rsidP="001955DF">
            <w:pPr>
              <w:rPr>
                <w:del w:id="2100" w:author="Fabienne Schmaus" w:date="2026-05-04T09:48:00Z" w16du:dateUtc="2026-05-04T07:48:00Z"/>
                <w:rFonts w:cstheme="minorHAnsi"/>
                <w:b/>
                <w:bCs/>
              </w:rPr>
            </w:pPr>
            <w:del w:id="2101" w:author="Fabienne Schmaus" w:date="2026-05-04T09:48:00Z" w16du:dateUtc="2026-05-04T07:48:00Z">
              <w:r w:rsidRPr="0013787D" w:rsidDel="00CC0E88">
                <w:rPr>
                  <w:rFonts w:cstheme="minorHAnsi"/>
                  <w:b/>
                  <w:bCs/>
                </w:rPr>
                <w:delText>Unsere Frage</w:delText>
              </w:r>
            </w:del>
          </w:p>
        </w:tc>
        <w:tc>
          <w:tcPr>
            <w:tcW w:w="0" w:type="auto"/>
            <w:vAlign w:val="center"/>
            <w:hideMark/>
          </w:tcPr>
          <w:p w14:paraId="1A31D9D9" w14:textId="7EF1DD45" w:rsidR="00CC0E88" w:rsidRPr="0013787D" w:rsidDel="00CC0E88" w:rsidRDefault="00CC0E88" w:rsidP="001955DF">
            <w:pPr>
              <w:rPr>
                <w:del w:id="2102" w:author="Fabienne Schmaus" w:date="2026-05-04T09:48:00Z" w16du:dateUtc="2026-05-04T07:48:00Z"/>
                <w:rFonts w:cstheme="minorHAnsi"/>
                <w:b/>
                <w:bCs/>
              </w:rPr>
            </w:pPr>
            <w:del w:id="2103" w:author="Fabienne Schmaus" w:date="2026-05-04T09:48:00Z" w16du:dateUtc="2026-05-04T07:48:00Z">
              <w:r w:rsidRPr="0013787D" w:rsidDel="00CC0E88">
                <w:rPr>
                  <w:rFonts w:cstheme="minorHAnsi"/>
                  <w:b/>
                  <w:bCs/>
                </w:rPr>
                <w:delText>Warum diese Frage?</w:delText>
              </w:r>
            </w:del>
          </w:p>
        </w:tc>
      </w:tr>
      <w:tr w:rsidR="00CC0E88" w:rsidRPr="0013787D" w:rsidDel="00CC0E88" w14:paraId="5ED94AF8" w14:textId="6E1A54FF" w:rsidTr="001955DF">
        <w:trPr>
          <w:tblCellSpacing w:w="15" w:type="dxa"/>
          <w:del w:id="2104" w:author="Fabienne Schmaus" w:date="2026-05-04T09:48:00Z"/>
        </w:trPr>
        <w:tc>
          <w:tcPr>
            <w:tcW w:w="0" w:type="auto"/>
            <w:vAlign w:val="center"/>
            <w:hideMark/>
          </w:tcPr>
          <w:p w14:paraId="765C5F4D" w14:textId="52672788" w:rsidR="00CC0E88" w:rsidRPr="0013787D" w:rsidDel="00CC0E88" w:rsidRDefault="00CC0E88" w:rsidP="001955DF">
            <w:pPr>
              <w:rPr>
                <w:del w:id="2105" w:author="Fabienne Schmaus" w:date="2026-05-04T09:48:00Z" w16du:dateUtc="2026-05-04T07:48:00Z"/>
                <w:rFonts w:cstheme="minorHAnsi"/>
              </w:rPr>
            </w:pPr>
            <w:del w:id="2106" w:author="Fabienne Schmaus" w:date="2026-05-04T09:48:00Z" w16du:dateUtc="2026-05-04T07:48:00Z">
              <w:r w:rsidRPr="0013787D" w:rsidDel="00CC0E88">
                <w:rPr>
                  <w:rFonts w:cstheme="minorHAnsi"/>
                </w:rPr>
                <w:delText>1</w:delText>
              </w:r>
            </w:del>
          </w:p>
        </w:tc>
        <w:tc>
          <w:tcPr>
            <w:tcW w:w="0" w:type="auto"/>
            <w:vAlign w:val="center"/>
            <w:hideMark/>
          </w:tcPr>
          <w:p w14:paraId="50C0F127" w14:textId="5A646A97" w:rsidR="00CC0E88" w:rsidRPr="0013787D" w:rsidDel="00CC0E88" w:rsidRDefault="00CC0E88" w:rsidP="001955DF">
            <w:pPr>
              <w:rPr>
                <w:del w:id="2107" w:author="Fabienne Schmaus" w:date="2026-05-04T09:48:00Z" w16du:dateUtc="2026-05-04T07:48:00Z"/>
                <w:rFonts w:cstheme="minorHAnsi"/>
              </w:rPr>
            </w:pPr>
          </w:p>
        </w:tc>
        <w:tc>
          <w:tcPr>
            <w:tcW w:w="0" w:type="auto"/>
            <w:vAlign w:val="center"/>
            <w:hideMark/>
          </w:tcPr>
          <w:p w14:paraId="14F03977" w14:textId="595A090E" w:rsidR="00CC0E88" w:rsidRPr="0013787D" w:rsidDel="00CC0E88" w:rsidRDefault="00CC0E88" w:rsidP="001955DF">
            <w:pPr>
              <w:rPr>
                <w:del w:id="2108" w:author="Fabienne Schmaus" w:date="2026-05-04T09:48:00Z" w16du:dateUtc="2026-05-04T07:48:00Z"/>
                <w:rFonts w:cstheme="minorHAnsi"/>
              </w:rPr>
            </w:pPr>
          </w:p>
        </w:tc>
      </w:tr>
      <w:tr w:rsidR="00CC0E88" w:rsidRPr="0013787D" w:rsidDel="00CC0E88" w14:paraId="15D86AC9" w14:textId="01D247D2" w:rsidTr="001955DF">
        <w:trPr>
          <w:tblCellSpacing w:w="15" w:type="dxa"/>
          <w:del w:id="2109" w:author="Fabienne Schmaus" w:date="2026-05-04T09:48:00Z"/>
        </w:trPr>
        <w:tc>
          <w:tcPr>
            <w:tcW w:w="0" w:type="auto"/>
            <w:vAlign w:val="center"/>
            <w:hideMark/>
          </w:tcPr>
          <w:p w14:paraId="511DE389" w14:textId="213FECAF" w:rsidR="00CC0E88" w:rsidRPr="0013787D" w:rsidDel="00CC0E88" w:rsidRDefault="00CC0E88" w:rsidP="001955DF">
            <w:pPr>
              <w:rPr>
                <w:del w:id="2110" w:author="Fabienne Schmaus" w:date="2026-05-04T09:48:00Z" w16du:dateUtc="2026-05-04T07:48:00Z"/>
                <w:rFonts w:cstheme="minorHAnsi"/>
              </w:rPr>
            </w:pPr>
            <w:del w:id="2111" w:author="Fabienne Schmaus" w:date="2026-05-04T09:48:00Z" w16du:dateUtc="2026-05-04T07:48:00Z">
              <w:r w:rsidRPr="0013787D" w:rsidDel="00CC0E88">
                <w:rPr>
                  <w:rFonts w:cstheme="minorHAnsi"/>
                </w:rPr>
                <w:delText>2</w:delText>
              </w:r>
            </w:del>
          </w:p>
        </w:tc>
        <w:tc>
          <w:tcPr>
            <w:tcW w:w="0" w:type="auto"/>
            <w:vAlign w:val="center"/>
            <w:hideMark/>
          </w:tcPr>
          <w:p w14:paraId="02AED7A3" w14:textId="2C67C9A6" w:rsidR="00CC0E88" w:rsidRPr="0013787D" w:rsidDel="00CC0E88" w:rsidRDefault="00CC0E88" w:rsidP="001955DF">
            <w:pPr>
              <w:rPr>
                <w:del w:id="2112" w:author="Fabienne Schmaus" w:date="2026-05-04T09:48:00Z" w16du:dateUtc="2026-05-04T07:48:00Z"/>
                <w:rFonts w:cstheme="minorHAnsi"/>
              </w:rPr>
            </w:pPr>
          </w:p>
        </w:tc>
        <w:tc>
          <w:tcPr>
            <w:tcW w:w="0" w:type="auto"/>
            <w:vAlign w:val="center"/>
            <w:hideMark/>
          </w:tcPr>
          <w:p w14:paraId="08934C07" w14:textId="24AFA825" w:rsidR="00CC0E88" w:rsidRPr="0013787D" w:rsidDel="00CC0E88" w:rsidRDefault="00CC0E88" w:rsidP="001955DF">
            <w:pPr>
              <w:rPr>
                <w:del w:id="2113" w:author="Fabienne Schmaus" w:date="2026-05-04T09:48:00Z" w16du:dateUtc="2026-05-04T07:48:00Z"/>
                <w:rFonts w:cstheme="minorHAnsi"/>
              </w:rPr>
            </w:pPr>
          </w:p>
        </w:tc>
      </w:tr>
      <w:tr w:rsidR="00CC0E88" w:rsidRPr="0013787D" w:rsidDel="00CC0E88" w14:paraId="49C69EF8" w14:textId="7B124FDF" w:rsidTr="001955DF">
        <w:trPr>
          <w:tblCellSpacing w:w="15" w:type="dxa"/>
          <w:del w:id="2114" w:author="Fabienne Schmaus" w:date="2026-05-04T09:48:00Z"/>
        </w:trPr>
        <w:tc>
          <w:tcPr>
            <w:tcW w:w="0" w:type="auto"/>
            <w:vAlign w:val="center"/>
            <w:hideMark/>
          </w:tcPr>
          <w:p w14:paraId="2A855B02" w14:textId="2DEBB114" w:rsidR="00CC0E88" w:rsidRPr="0013787D" w:rsidDel="00CC0E88" w:rsidRDefault="00CC0E88" w:rsidP="001955DF">
            <w:pPr>
              <w:rPr>
                <w:del w:id="2115" w:author="Fabienne Schmaus" w:date="2026-05-04T09:48:00Z" w16du:dateUtc="2026-05-04T07:48:00Z"/>
                <w:rFonts w:cstheme="minorHAnsi"/>
              </w:rPr>
            </w:pPr>
            <w:del w:id="2116" w:author="Fabienne Schmaus" w:date="2026-05-04T09:48:00Z" w16du:dateUtc="2026-05-04T07:48:00Z">
              <w:r w:rsidRPr="0013787D" w:rsidDel="00CC0E88">
                <w:rPr>
                  <w:rFonts w:cstheme="minorHAnsi"/>
                </w:rPr>
                <w:delText>3</w:delText>
              </w:r>
            </w:del>
          </w:p>
        </w:tc>
        <w:tc>
          <w:tcPr>
            <w:tcW w:w="0" w:type="auto"/>
            <w:vAlign w:val="center"/>
            <w:hideMark/>
          </w:tcPr>
          <w:p w14:paraId="59011695" w14:textId="45F50FA0" w:rsidR="00CC0E88" w:rsidRPr="0013787D" w:rsidDel="00CC0E88" w:rsidRDefault="00CC0E88" w:rsidP="001955DF">
            <w:pPr>
              <w:rPr>
                <w:del w:id="2117" w:author="Fabienne Schmaus" w:date="2026-05-04T09:48:00Z" w16du:dateUtc="2026-05-04T07:48:00Z"/>
                <w:rFonts w:cstheme="minorHAnsi"/>
              </w:rPr>
            </w:pPr>
          </w:p>
        </w:tc>
        <w:tc>
          <w:tcPr>
            <w:tcW w:w="0" w:type="auto"/>
            <w:vAlign w:val="center"/>
            <w:hideMark/>
          </w:tcPr>
          <w:p w14:paraId="19CC32D4" w14:textId="65655247" w:rsidR="00CC0E88" w:rsidRPr="0013787D" w:rsidDel="00CC0E88" w:rsidRDefault="00CC0E88" w:rsidP="001955DF">
            <w:pPr>
              <w:rPr>
                <w:del w:id="2118" w:author="Fabienne Schmaus" w:date="2026-05-04T09:48:00Z" w16du:dateUtc="2026-05-04T07:48:00Z"/>
                <w:rFonts w:cstheme="minorHAnsi"/>
              </w:rPr>
            </w:pPr>
          </w:p>
        </w:tc>
      </w:tr>
      <w:tr w:rsidR="00CC0E88" w:rsidRPr="0013787D" w:rsidDel="00CC0E88" w14:paraId="6E181F38" w14:textId="27F5BD6F" w:rsidTr="001955DF">
        <w:trPr>
          <w:tblCellSpacing w:w="15" w:type="dxa"/>
          <w:del w:id="2119" w:author="Fabienne Schmaus" w:date="2026-05-04T09:48:00Z"/>
        </w:trPr>
        <w:tc>
          <w:tcPr>
            <w:tcW w:w="0" w:type="auto"/>
            <w:vAlign w:val="center"/>
            <w:hideMark/>
          </w:tcPr>
          <w:p w14:paraId="63CD7386" w14:textId="7430E50A" w:rsidR="00CC0E88" w:rsidRPr="0013787D" w:rsidDel="00CC0E88" w:rsidRDefault="00CC0E88" w:rsidP="001955DF">
            <w:pPr>
              <w:rPr>
                <w:del w:id="2120" w:author="Fabienne Schmaus" w:date="2026-05-04T09:48:00Z" w16du:dateUtc="2026-05-04T07:48:00Z"/>
                <w:rFonts w:cstheme="minorHAnsi"/>
              </w:rPr>
            </w:pPr>
            <w:del w:id="2121" w:author="Fabienne Schmaus" w:date="2026-05-04T09:48:00Z" w16du:dateUtc="2026-05-04T07:48:00Z">
              <w:r w:rsidRPr="0013787D" w:rsidDel="00CC0E88">
                <w:rPr>
                  <w:rFonts w:cstheme="minorHAnsi"/>
                </w:rPr>
                <w:delText>4</w:delText>
              </w:r>
            </w:del>
          </w:p>
        </w:tc>
        <w:tc>
          <w:tcPr>
            <w:tcW w:w="0" w:type="auto"/>
            <w:vAlign w:val="center"/>
            <w:hideMark/>
          </w:tcPr>
          <w:p w14:paraId="5BD5B6F1" w14:textId="12CFA812" w:rsidR="00CC0E88" w:rsidRPr="0013787D" w:rsidDel="00CC0E88" w:rsidRDefault="00CC0E88" w:rsidP="001955DF">
            <w:pPr>
              <w:rPr>
                <w:del w:id="2122" w:author="Fabienne Schmaus" w:date="2026-05-04T09:48:00Z" w16du:dateUtc="2026-05-04T07:48:00Z"/>
                <w:rFonts w:cstheme="minorHAnsi"/>
              </w:rPr>
            </w:pPr>
          </w:p>
        </w:tc>
        <w:tc>
          <w:tcPr>
            <w:tcW w:w="0" w:type="auto"/>
            <w:vAlign w:val="center"/>
            <w:hideMark/>
          </w:tcPr>
          <w:p w14:paraId="30D81E88" w14:textId="436F82B2" w:rsidR="00CC0E88" w:rsidRPr="0013787D" w:rsidDel="00CC0E88" w:rsidRDefault="00CC0E88" w:rsidP="001955DF">
            <w:pPr>
              <w:rPr>
                <w:del w:id="2123" w:author="Fabienne Schmaus" w:date="2026-05-04T09:48:00Z" w16du:dateUtc="2026-05-04T07:48:00Z"/>
                <w:rFonts w:cstheme="minorHAnsi"/>
              </w:rPr>
            </w:pPr>
          </w:p>
        </w:tc>
      </w:tr>
      <w:tr w:rsidR="00CC0E88" w:rsidRPr="0013787D" w:rsidDel="00CC0E88" w14:paraId="22177F36" w14:textId="558B3144" w:rsidTr="001955DF">
        <w:trPr>
          <w:tblCellSpacing w:w="15" w:type="dxa"/>
          <w:del w:id="2124" w:author="Fabienne Schmaus" w:date="2026-05-04T09:48:00Z"/>
        </w:trPr>
        <w:tc>
          <w:tcPr>
            <w:tcW w:w="0" w:type="auto"/>
            <w:vAlign w:val="center"/>
            <w:hideMark/>
          </w:tcPr>
          <w:p w14:paraId="2E72A30D" w14:textId="20DFF9A5" w:rsidR="00CC0E88" w:rsidRPr="0013787D" w:rsidDel="00CC0E88" w:rsidRDefault="00CC0E88" w:rsidP="001955DF">
            <w:pPr>
              <w:rPr>
                <w:del w:id="2125" w:author="Fabienne Schmaus" w:date="2026-05-04T09:48:00Z" w16du:dateUtc="2026-05-04T07:48:00Z"/>
                <w:rFonts w:cstheme="minorHAnsi"/>
              </w:rPr>
            </w:pPr>
            <w:del w:id="2126" w:author="Fabienne Schmaus" w:date="2026-05-04T09:48:00Z" w16du:dateUtc="2026-05-04T07:48:00Z">
              <w:r w:rsidRPr="0013787D" w:rsidDel="00CC0E88">
                <w:rPr>
                  <w:rFonts w:cstheme="minorHAnsi"/>
                </w:rPr>
                <w:delText>5</w:delText>
              </w:r>
            </w:del>
          </w:p>
        </w:tc>
        <w:tc>
          <w:tcPr>
            <w:tcW w:w="0" w:type="auto"/>
            <w:vAlign w:val="center"/>
            <w:hideMark/>
          </w:tcPr>
          <w:p w14:paraId="7EE5FF5D" w14:textId="4B78EDCE" w:rsidR="00CC0E88" w:rsidRPr="0013787D" w:rsidDel="00CC0E88" w:rsidRDefault="00CC0E88" w:rsidP="001955DF">
            <w:pPr>
              <w:rPr>
                <w:del w:id="2127" w:author="Fabienne Schmaus" w:date="2026-05-04T09:48:00Z" w16du:dateUtc="2026-05-04T07:48:00Z"/>
                <w:rFonts w:cstheme="minorHAnsi"/>
              </w:rPr>
            </w:pPr>
          </w:p>
        </w:tc>
        <w:tc>
          <w:tcPr>
            <w:tcW w:w="0" w:type="auto"/>
            <w:vAlign w:val="center"/>
            <w:hideMark/>
          </w:tcPr>
          <w:p w14:paraId="5882843A" w14:textId="7947E0E2" w:rsidR="00CC0E88" w:rsidRPr="0013787D" w:rsidDel="00CC0E88" w:rsidRDefault="00CC0E88" w:rsidP="001955DF">
            <w:pPr>
              <w:rPr>
                <w:del w:id="2128" w:author="Fabienne Schmaus" w:date="2026-05-04T09:48:00Z" w16du:dateUtc="2026-05-04T07:48:00Z"/>
                <w:rFonts w:cstheme="minorHAnsi"/>
              </w:rPr>
            </w:pPr>
          </w:p>
        </w:tc>
      </w:tr>
    </w:tbl>
    <w:p w14:paraId="7A7801CC" w14:textId="77777777" w:rsidR="00CC0E88" w:rsidRPr="0013787D" w:rsidRDefault="00CC0E88" w:rsidP="00CC0E88">
      <w:pPr>
        <w:rPr>
          <w:rFonts w:cstheme="minorHAnsi"/>
          <w:b/>
          <w:bCs/>
        </w:rPr>
      </w:pPr>
    </w:p>
    <w:p w14:paraId="68E9DE60" w14:textId="40A302C2" w:rsidR="00CC0E88" w:rsidRPr="0013787D" w:rsidRDefault="00CC0E88" w:rsidP="00CC0E88">
      <w:pPr>
        <w:rPr>
          <w:rFonts w:cstheme="minorHAnsi"/>
        </w:rPr>
      </w:pPr>
      <w:r w:rsidRPr="0013787D">
        <w:rPr>
          <w:rFonts w:cstheme="minorHAnsi"/>
          <w:b/>
          <w:bCs/>
        </w:rPr>
        <w:t>Zusatz</w:t>
      </w:r>
      <w:ins w:id="2129" w:author="Fabienne Schmaus" w:date="2026-05-04T09:48:00Z" w16du:dateUtc="2026-05-04T07:48:00Z">
        <w:r w:rsidR="005B283F">
          <w:rPr>
            <w:rFonts w:cstheme="minorHAnsi"/>
            <w:b/>
            <w:bCs/>
          </w:rPr>
          <w:t xml:space="preserve">fragen: </w:t>
        </w:r>
      </w:ins>
      <w:del w:id="2130" w:author="Fabienne Schmaus" w:date="2026-05-04T09:48:00Z" w16du:dateUtc="2026-05-04T07:48:00Z">
        <w:r w:rsidRPr="0013787D" w:rsidDel="005B283F">
          <w:rPr>
            <w:rFonts w:cstheme="minorHAnsi"/>
            <w:b/>
            <w:bCs/>
          </w:rPr>
          <w:delText xml:space="preserve">reflexion </w:delText>
        </w:r>
      </w:del>
      <w:ins w:id="2131" w:author="Fabienne Schmaus" w:date="2026-05-04T09:48:00Z" w16du:dateUtc="2026-05-04T07:48:00Z">
        <w:r w:rsidR="005B283F">
          <w:rPr>
            <w:rFonts w:cstheme="minorHAnsi"/>
            <w:b/>
            <w:bCs/>
          </w:rPr>
          <w:t>R</w:t>
        </w:r>
        <w:r w:rsidR="005B283F" w:rsidRPr="0013787D">
          <w:rPr>
            <w:rFonts w:cstheme="minorHAnsi"/>
            <w:b/>
            <w:bCs/>
          </w:rPr>
          <w:t>eflexion</w:t>
        </w:r>
      </w:ins>
      <w:del w:id="2132" w:author="Fabienne Schmaus" w:date="2026-05-04T09:48:00Z" w16du:dateUtc="2026-05-04T07:48:00Z">
        <w:r w:rsidRPr="0013787D" w:rsidDel="005B283F">
          <w:rPr>
            <w:rFonts w:cstheme="minorHAnsi"/>
            <w:b/>
            <w:bCs/>
          </w:rPr>
          <w:delText>(Sek II):</w:delText>
        </w:r>
      </w:del>
    </w:p>
    <w:p w14:paraId="6F04FF09" w14:textId="77777777" w:rsidR="00CC0E88" w:rsidRPr="0013787D" w:rsidRDefault="00CC0E88">
      <w:pPr>
        <w:numPr>
          <w:ilvl w:val="0"/>
          <w:numId w:val="72"/>
        </w:numPr>
        <w:tabs>
          <w:tab w:val="clear" w:pos="720"/>
          <w:tab w:val="num" w:pos="284"/>
        </w:tabs>
        <w:ind w:left="284" w:hanging="284"/>
        <w:rPr>
          <w:rFonts w:cstheme="minorHAnsi"/>
        </w:rPr>
        <w:pPrChange w:id="2133" w:author="Fabienne Schmaus" w:date="2026-05-04T09:49:00Z" w16du:dateUtc="2026-05-04T07:49:00Z">
          <w:pPr>
            <w:numPr>
              <w:numId w:val="72"/>
            </w:numPr>
            <w:tabs>
              <w:tab w:val="num" w:pos="720"/>
            </w:tabs>
            <w:ind w:left="720" w:hanging="360"/>
          </w:pPr>
        </w:pPrChange>
      </w:pPr>
      <w:r w:rsidRPr="0013787D">
        <w:rPr>
          <w:rFonts w:cstheme="minorHAnsi"/>
        </w:rPr>
        <w:t>Sind diese Fragen ein Werkzeug für Freiheit – oder eine neue Form von Kontrolle? Was denkt ihr?</w:t>
      </w:r>
    </w:p>
    <w:p w14:paraId="2DB8E745" w14:textId="77777777" w:rsidR="00CC0E88" w:rsidRPr="005B283F" w:rsidDel="005B283F" w:rsidRDefault="00CC0E88">
      <w:pPr>
        <w:numPr>
          <w:ilvl w:val="0"/>
          <w:numId w:val="72"/>
        </w:numPr>
        <w:tabs>
          <w:tab w:val="clear" w:pos="720"/>
          <w:tab w:val="num" w:pos="284"/>
        </w:tabs>
        <w:ind w:left="284" w:hanging="284"/>
        <w:rPr>
          <w:del w:id="2134" w:author="Fabienne Schmaus" w:date="2026-05-04T09:49:00Z" w16du:dateUtc="2026-05-04T07:49:00Z"/>
          <w:rFonts w:cstheme="minorHAnsi"/>
          <w:rPrChange w:id="2135" w:author="Fabienne Schmaus" w:date="2026-05-04T09:49:00Z" w16du:dateUtc="2026-05-04T07:49:00Z">
            <w:rPr>
              <w:del w:id="2136" w:author="Fabienne Schmaus" w:date="2026-05-04T09:49:00Z" w16du:dateUtc="2026-05-04T07:49:00Z"/>
              <w:rFonts w:cstheme="minorHAnsi"/>
              <w:b/>
              <w:bCs/>
            </w:rPr>
          </w:rPrChange>
        </w:rPr>
        <w:pPrChange w:id="2137" w:author="Fabienne Schmaus" w:date="2026-05-04T09:49:00Z" w16du:dateUtc="2026-05-04T07:49:00Z">
          <w:pPr>
            <w:numPr>
              <w:numId w:val="72"/>
            </w:numPr>
            <w:tabs>
              <w:tab w:val="num" w:pos="720"/>
            </w:tabs>
            <w:ind w:left="720" w:hanging="360"/>
          </w:pPr>
        </w:pPrChange>
      </w:pPr>
      <w:r w:rsidRPr="0013787D">
        <w:rPr>
          <w:rFonts w:cstheme="minorHAnsi"/>
        </w:rPr>
        <w:t>Haben alle Menschen das gleiche Recht, sich online ungefragt selbst darzustellen – auch wenn das andere beeinflusst? (Gesellschaftliche Dimension)</w:t>
      </w:r>
    </w:p>
    <w:p w14:paraId="0DBC79A4" w14:textId="77777777" w:rsidR="0013787D" w:rsidRPr="00E426A8" w:rsidDel="005B283F" w:rsidRDefault="0013787D">
      <w:pPr>
        <w:numPr>
          <w:ilvl w:val="0"/>
          <w:numId w:val="72"/>
        </w:numPr>
        <w:tabs>
          <w:tab w:val="clear" w:pos="720"/>
          <w:tab w:val="num" w:pos="284"/>
        </w:tabs>
        <w:ind w:left="284" w:hanging="284"/>
        <w:rPr>
          <w:del w:id="2138" w:author="Fabienne Schmaus" w:date="2026-05-04T09:49:00Z" w16du:dateUtc="2026-05-04T07:49:00Z"/>
          <w:rFonts w:cstheme="minorHAnsi"/>
        </w:rPr>
        <w:pPrChange w:id="2139" w:author="Fabienne Schmaus" w:date="2026-05-04T09:49:00Z" w16du:dateUtc="2026-05-04T07:49:00Z">
          <w:pPr/>
        </w:pPrChange>
      </w:pPr>
    </w:p>
    <w:p w14:paraId="341A1A2A" w14:textId="77777777" w:rsidR="0013787D" w:rsidRPr="0013787D" w:rsidDel="005B283F" w:rsidRDefault="0013787D" w:rsidP="00201834">
      <w:pPr>
        <w:rPr>
          <w:del w:id="2140" w:author="Fabienne Schmaus" w:date="2026-05-04T09:49:00Z" w16du:dateUtc="2026-05-04T07:49:00Z"/>
          <w:rFonts w:cstheme="minorHAnsi"/>
        </w:rPr>
      </w:pPr>
    </w:p>
    <w:p w14:paraId="571F14C4" w14:textId="77777777" w:rsidR="00CC0E88" w:rsidRDefault="00CC0E88" w:rsidP="00E426A8">
      <w:pPr>
        <w:rPr>
          <w:rFonts w:cstheme="minorHAnsi"/>
          <w:b/>
          <w:bCs/>
        </w:rPr>
      </w:pPr>
      <w:r>
        <w:rPr>
          <w:rFonts w:cstheme="minorHAnsi"/>
          <w:b/>
          <w:bCs/>
        </w:rPr>
        <w:br w:type="page"/>
      </w:r>
    </w:p>
    <w:p w14:paraId="6BBD638D" w14:textId="77777777" w:rsidR="00E426A8" w:rsidRPr="001955DF" w:rsidRDefault="00E426A8" w:rsidP="00E426A8">
      <w:pPr>
        <w:rPr>
          <w:ins w:id="2141" w:author="Fabienne Schmaus" w:date="2026-05-04T09:50:00Z" w16du:dateUtc="2026-05-04T07:50:00Z"/>
          <w:rFonts w:cstheme="minorHAnsi"/>
        </w:rPr>
      </w:pPr>
      <w:ins w:id="2142" w:author="Fabienne Schmaus" w:date="2026-05-04T09:50:00Z" w16du:dateUtc="2026-05-04T07:50:00Z">
        <w:r w:rsidRPr="001955DF">
          <w:rPr>
            <w:rFonts w:cstheme="minorHAnsi"/>
            <w:highlight w:val="yellow"/>
          </w:rPr>
          <w:lastRenderedPageBreak/>
          <w:t xml:space="preserve">((Seite </w:t>
        </w:r>
        <w:r w:rsidRPr="0013787D">
          <w:rPr>
            <w:rFonts w:cstheme="minorHAnsi"/>
            <w:highlight w:val="yellow"/>
          </w:rPr>
          <w:t>xx</w:t>
        </w:r>
        <w:r w:rsidRPr="001955DF">
          <w:rPr>
            <w:rFonts w:cstheme="minorHAnsi"/>
            <w:highlight w:val="yellow"/>
          </w:rPr>
          <w:t>))</w:t>
        </w:r>
      </w:ins>
    </w:p>
    <w:p w14:paraId="686A98AB" w14:textId="160EB911" w:rsidR="0013787D" w:rsidRPr="00E426A8" w:rsidRDefault="0013787D" w:rsidP="0013787D">
      <w:pPr>
        <w:rPr>
          <w:ins w:id="2143" w:author="Fabienne Schmaus" w:date="2026-05-04T09:50:00Z" w16du:dateUtc="2026-05-04T07:50:00Z"/>
          <w:rFonts w:cstheme="minorHAnsi"/>
          <w:sz w:val="24"/>
          <w:szCs w:val="24"/>
          <w:rPrChange w:id="2144" w:author="Fabienne Schmaus" w:date="2026-05-04T09:51:00Z" w16du:dateUtc="2026-05-04T07:51:00Z">
            <w:rPr>
              <w:ins w:id="2145" w:author="Fabienne Schmaus" w:date="2026-05-04T09:50:00Z" w16du:dateUtc="2026-05-04T07:50:00Z"/>
              <w:rFonts w:cstheme="minorHAnsi"/>
            </w:rPr>
          </w:rPrChange>
        </w:rPr>
      </w:pPr>
      <w:r w:rsidRPr="00E426A8">
        <w:rPr>
          <w:rFonts w:cstheme="minorHAnsi"/>
          <w:b/>
          <w:bCs/>
          <w:sz w:val="24"/>
          <w:szCs w:val="24"/>
          <w:rPrChange w:id="2146" w:author="Fabienne Schmaus" w:date="2026-05-04T09:51:00Z" w16du:dateUtc="2026-05-04T07:51:00Z">
            <w:rPr>
              <w:rFonts w:cstheme="minorHAnsi"/>
              <w:b/>
              <w:bCs/>
            </w:rPr>
          </w:rPrChange>
        </w:rPr>
        <w:t>Arbeitsblatt 5</w:t>
      </w:r>
      <w:ins w:id="2147" w:author="Fabienne Schmaus" w:date="2026-05-04T09:51:00Z" w16du:dateUtc="2026-05-04T07:51:00Z">
        <w:r w:rsidR="00E426A8" w:rsidRPr="00E426A8">
          <w:rPr>
            <w:rFonts w:cstheme="minorHAnsi"/>
            <w:b/>
            <w:bCs/>
            <w:sz w:val="24"/>
            <w:szCs w:val="24"/>
            <w:rPrChange w:id="2148" w:author="Fabienne Schmaus" w:date="2026-05-04T09:51:00Z" w16du:dateUtc="2026-05-04T07:51:00Z">
              <w:rPr>
                <w:rFonts w:cstheme="minorHAnsi"/>
                <w:b/>
                <w:bCs/>
              </w:rPr>
            </w:rPrChange>
          </w:rPr>
          <w:br/>
        </w:r>
      </w:ins>
      <w:del w:id="2149" w:author="Fabienne Schmaus" w:date="2026-05-04T09:50:00Z" w16du:dateUtc="2026-05-04T07:50:00Z">
        <w:r w:rsidRPr="00E426A8" w:rsidDel="00E426A8">
          <w:rPr>
            <w:rFonts w:cstheme="minorHAnsi"/>
            <w:sz w:val="24"/>
            <w:szCs w:val="24"/>
            <w:rPrChange w:id="2150" w:author="Fabienne Schmaus" w:date="2026-05-04T09:51:00Z" w16du:dateUtc="2026-05-04T07:51:00Z">
              <w:rPr>
                <w:rFonts w:cstheme="minorHAnsi"/>
                <w:b/>
                <w:bCs/>
              </w:rPr>
            </w:rPrChange>
          </w:rPr>
          <w:delText xml:space="preserve"> – </w:delText>
        </w:r>
      </w:del>
      <w:r w:rsidRPr="00E426A8">
        <w:rPr>
          <w:rFonts w:cstheme="minorHAnsi"/>
          <w:sz w:val="24"/>
          <w:szCs w:val="24"/>
          <w:rPrChange w:id="2151" w:author="Fabienne Schmaus" w:date="2026-05-04T09:51:00Z" w16du:dateUtc="2026-05-04T07:51:00Z">
            <w:rPr>
              <w:rFonts w:cstheme="minorHAnsi"/>
              <w:b/>
              <w:bCs/>
            </w:rPr>
          </w:rPrChange>
        </w:rPr>
        <w:t>Selbstreflexionsbogen „Meine Online-Präsenz</w:t>
      </w:r>
      <w:ins w:id="2152" w:author="Fabienne Schmaus" w:date="2026-05-04T09:50:00Z" w16du:dateUtc="2026-05-04T07:50:00Z">
        <w:r w:rsidR="00E426A8" w:rsidRPr="00E426A8">
          <w:rPr>
            <w:rFonts w:cstheme="minorHAnsi"/>
            <w:sz w:val="24"/>
            <w:szCs w:val="24"/>
            <w:rPrChange w:id="2153" w:author="Fabienne Schmaus" w:date="2026-05-04T09:51:00Z" w16du:dateUtc="2026-05-04T07:51:00Z">
              <w:rPr>
                <w:rFonts w:cstheme="minorHAnsi"/>
                <w:b/>
                <w:bCs/>
              </w:rPr>
            </w:rPrChange>
          </w:rPr>
          <w:t>“</w:t>
        </w:r>
      </w:ins>
      <w:del w:id="2154" w:author="Fabienne Schmaus" w:date="2026-05-04T09:50:00Z" w16du:dateUtc="2026-05-04T07:50:00Z">
        <w:r w:rsidRPr="00E426A8" w:rsidDel="00E426A8">
          <w:rPr>
            <w:rFonts w:cstheme="minorHAnsi"/>
            <w:sz w:val="24"/>
            <w:szCs w:val="24"/>
            <w:rPrChange w:id="2155" w:author="Fabienne Schmaus" w:date="2026-05-04T09:51:00Z" w16du:dateUtc="2026-05-04T07:51:00Z">
              <w:rPr>
                <w:rFonts w:cstheme="minorHAnsi"/>
                <w:b/>
                <w:bCs/>
              </w:rPr>
            </w:rPrChange>
          </w:rPr>
          <w:delText>“</w:delText>
        </w:r>
        <w:r w:rsidRPr="00E426A8" w:rsidDel="00E426A8">
          <w:rPr>
            <w:rFonts w:cstheme="minorHAnsi"/>
            <w:sz w:val="24"/>
            <w:szCs w:val="24"/>
            <w:rPrChange w:id="2156" w:author="Fabienne Schmaus" w:date="2026-05-04T09:51:00Z" w16du:dateUtc="2026-05-04T07:51:00Z">
              <w:rPr>
                <w:rFonts w:cstheme="minorHAnsi"/>
                <w:b/>
                <w:bCs/>
              </w:rPr>
            </w:rPrChange>
          </w:rPr>
          <w:br/>
        </w:r>
      </w:del>
    </w:p>
    <w:p w14:paraId="62562FE0" w14:textId="77777777" w:rsidR="00E426A8" w:rsidRDefault="00E426A8" w:rsidP="0013787D">
      <w:pPr>
        <w:rPr>
          <w:ins w:id="2157" w:author="Fabienne Schmaus" w:date="2026-05-04T09:51:00Z" w16du:dateUtc="2026-05-04T07:51:00Z"/>
          <w:rFonts w:cstheme="minorHAnsi"/>
        </w:rPr>
      </w:pPr>
    </w:p>
    <w:tbl>
      <w:tblPr>
        <w:tblStyle w:val="Tabellenraster"/>
        <w:tblW w:w="0" w:type="auto"/>
        <w:tblLook w:val="04A0" w:firstRow="1" w:lastRow="0" w:firstColumn="1" w:lastColumn="0" w:noHBand="0" w:noVBand="1"/>
      </w:tblPr>
      <w:tblGrid>
        <w:gridCol w:w="10456"/>
      </w:tblGrid>
      <w:tr w:rsidR="00E426A8" w14:paraId="61AF276A" w14:textId="77777777" w:rsidTr="00E426A8">
        <w:trPr>
          <w:ins w:id="2158" w:author="Fabienne Schmaus" w:date="2026-05-04T09:51:00Z"/>
        </w:trPr>
        <w:tc>
          <w:tcPr>
            <w:tcW w:w="10456" w:type="dxa"/>
          </w:tcPr>
          <w:p w14:paraId="08F95E9B" w14:textId="21BDFFC5" w:rsidR="00E426A8" w:rsidRDefault="00E426A8" w:rsidP="00E426A8">
            <w:pPr>
              <w:spacing w:after="160" w:line="259" w:lineRule="auto"/>
              <w:rPr>
                <w:ins w:id="2159" w:author="Fabienne Schmaus" w:date="2026-05-04T09:51:00Z" w16du:dateUtc="2026-05-04T07:51:00Z"/>
                <w:rFonts w:cstheme="minorHAnsi"/>
              </w:rPr>
            </w:pPr>
            <w:r w:rsidRPr="0013787D">
              <w:rPr>
                <w:rFonts w:cstheme="minorHAnsi"/>
                <w:b/>
                <w:bCs/>
              </w:rPr>
              <w:t>Hinweis:</w:t>
            </w:r>
            <w:r w:rsidRPr="0013787D">
              <w:rPr>
                <w:rFonts w:cstheme="minorHAnsi"/>
              </w:rPr>
              <w:t xml:space="preserve"> Dieser Bogen ist nur für dich. Du musst ihn nicht abgeben und nicht vorzeigen. Es gibt keine richtigen oder falschen Antworten.</w:t>
            </w:r>
          </w:p>
        </w:tc>
      </w:tr>
    </w:tbl>
    <w:p w14:paraId="47805435" w14:textId="77777777" w:rsidR="0013787D" w:rsidRPr="00E426A8" w:rsidRDefault="0013787D" w:rsidP="0013787D">
      <w:pPr>
        <w:rPr>
          <w:rFonts w:cstheme="minorHAnsi"/>
          <w:sz w:val="12"/>
          <w:szCs w:val="12"/>
        </w:rPr>
      </w:pPr>
    </w:p>
    <w:p w14:paraId="212B4B59" w14:textId="77777777" w:rsidR="0013787D" w:rsidRPr="0013787D" w:rsidRDefault="0013787D" w:rsidP="0013787D">
      <w:pPr>
        <w:rPr>
          <w:rFonts w:cstheme="minorHAnsi"/>
          <w:b/>
          <w:bCs/>
        </w:rPr>
      </w:pPr>
      <w:r w:rsidRPr="0013787D">
        <w:rPr>
          <w:rFonts w:cstheme="minorHAnsi"/>
          <w:b/>
          <w:bCs/>
        </w:rPr>
        <w:t>Meine Profile</w:t>
      </w:r>
    </w:p>
    <w:p w14:paraId="14F663DC" w14:textId="77777777" w:rsidR="0013787D" w:rsidRPr="0013787D" w:rsidRDefault="0013787D" w:rsidP="0013787D">
      <w:pPr>
        <w:numPr>
          <w:ilvl w:val="0"/>
          <w:numId w:val="73"/>
        </w:numPr>
        <w:rPr>
          <w:rFonts w:cstheme="minorHAnsi"/>
        </w:rPr>
      </w:pPr>
      <w:r w:rsidRPr="0013787D">
        <w:rPr>
          <w:rFonts w:cstheme="minorHAnsi"/>
        </w:rPr>
        <w:t>Auf welchen Plattformen bin ich aktiv?</w:t>
      </w:r>
    </w:p>
    <w:p w14:paraId="4B61B02F" w14:textId="1C57067D" w:rsidR="0013787D" w:rsidRPr="0013787D" w:rsidDel="0013787D" w:rsidRDefault="0013787D" w:rsidP="0013787D">
      <w:pPr>
        <w:rPr>
          <w:del w:id="2160" w:author="Fabienne Schmaus" w:date="2026-04-30T17:40:00Z" w16du:dateUtc="2026-04-30T15:40:00Z"/>
          <w:rFonts w:cstheme="minorHAnsi"/>
        </w:rPr>
      </w:pPr>
    </w:p>
    <w:p w14:paraId="7DB0DCED" w14:textId="77777777" w:rsidR="0013787D" w:rsidRPr="0013787D" w:rsidRDefault="0013787D" w:rsidP="0013787D">
      <w:pPr>
        <w:numPr>
          <w:ilvl w:val="0"/>
          <w:numId w:val="73"/>
        </w:numPr>
        <w:rPr>
          <w:rFonts w:cstheme="minorHAnsi"/>
        </w:rPr>
      </w:pPr>
      <w:r w:rsidRPr="0013787D">
        <w:rPr>
          <w:rFonts w:cstheme="minorHAnsi"/>
        </w:rPr>
        <w:t>Welches meiner Profile ist mir am wichtigsten? Warum?</w:t>
      </w:r>
    </w:p>
    <w:p w14:paraId="051878D9" w14:textId="7DB7DC6E" w:rsidR="0013787D" w:rsidRPr="0013787D" w:rsidDel="0013787D" w:rsidRDefault="0013787D" w:rsidP="0013787D">
      <w:pPr>
        <w:rPr>
          <w:del w:id="2161" w:author="Fabienne Schmaus" w:date="2026-04-30T17:40:00Z" w16du:dateUtc="2026-04-30T15:40:00Z"/>
          <w:rFonts w:cstheme="minorHAnsi"/>
        </w:rPr>
      </w:pPr>
    </w:p>
    <w:p w14:paraId="16E0BCFB" w14:textId="77777777" w:rsidR="0013787D" w:rsidRPr="0013787D" w:rsidRDefault="0013787D" w:rsidP="0013787D">
      <w:pPr>
        <w:numPr>
          <w:ilvl w:val="0"/>
          <w:numId w:val="73"/>
        </w:numPr>
        <w:rPr>
          <w:rFonts w:cstheme="minorHAnsi"/>
        </w:rPr>
      </w:pPr>
      <w:r w:rsidRPr="0013787D">
        <w:rPr>
          <w:rFonts w:cstheme="minorHAnsi"/>
        </w:rPr>
        <w:t>Wie fühle ich mich, wenn ich auf diese Plattform schaue?</w:t>
      </w:r>
    </w:p>
    <w:p w14:paraId="3BC04871" w14:textId="6BA8B912" w:rsidR="00E426A8" w:rsidRDefault="0013787D" w:rsidP="00E426A8">
      <w:pPr>
        <w:tabs>
          <w:tab w:val="left" w:pos="5103"/>
        </w:tabs>
        <w:ind w:firstLine="708"/>
        <w:rPr>
          <w:rFonts w:cstheme="minorHAnsi"/>
        </w:rPr>
      </w:pPr>
      <w:r w:rsidRPr="0013787D">
        <w:rPr>
          <w:rFonts w:ascii="Segoe UI Symbol" w:hAnsi="Segoe UI Symbol" w:cs="Segoe UI Symbol"/>
        </w:rPr>
        <w:t>☐</w:t>
      </w:r>
      <w:r w:rsidRPr="0013787D">
        <w:rPr>
          <w:rFonts w:cstheme="minorHAnsi"/>
        </w:rPr>
        <w:t xml:space="preserve"> meistens gut</w:t>
      </w:r>
      <w:ins w:id="2162" w:author="Fabienne Schmaus" w:date="2026-05-04T11:14:00Z" w16du:dateUtc="2026-05-04T09:14:00Z">
        <w:r w:rsidR="00AC6CBE">
          <w:rPr>
            <w:rFonts w:cstheme="minorHAnsi"/>
          </w:rPr>
          <w:t>,</w:t>
        </w:r>
      </w:ins>
      <w:del w:id="2163" w:author="Fabienne Schmaus" w:date="2026-05-04T11:14:00Z" w16du:dateUtc="2026-05-04T09:14:00Z">
        <w:r w:rsidRPr="0013787D" w:rsidDel="00AC6CBE">
          <w:rPr>
            <w:rFonts w:cstheme="minorHAnsi"/>
          </w:rPr>
          <w:delText xml:space="preserve"> /</w:delText>
        </w:r>
      </w:del>
      <w:r w:rsidRPr="0013787D">
        <w:rPr>
          <w:rFonts w:cstheme="minorHAnsi"/>
        </w:rPr>
        <w:t xml:space="preserve"> entspannt</w:t>
      </w:r>
      <w:r w:rsidR="00E426A8">
        <w:rPr>
          <w:rFonts w:cstheme="minorHAnsi"/>
        </w:rPr>
        <w:tab/>
      </w:r>
      <w:r w:rsidRPr="0013787D">
        <w:rPr>
          <w:rFonts w:ascii="Segoe UI Symbol" w:hAnsi="Segoe UI Symbol" w:cs="Segoe UI Symbol"/>
        </w:rPr>
        <w:t>☐</w:t>
      </w:r>
      <w:r w:rsidRPr="0013787D">
        <w:rPr>
          <w:rFonts w:cstheme="minorHAnsi"/>
        </w:rPr>
        <w:t xml:space="preserve"> manchmal gut, manchmal schlechter</w:t>
      </w:r>
    </w:p>
    <w:p w14:paraId="46BE99BD" w14:textId="79A0AF3A" w:rsidR="0013787D" w:rsidRPr="0013787D" w:rsidRDefault="0013787D" w:rsidP="00E426A8">
      <w:pPr>
        <w:tabs>
          <w:tab w:val="left" w:pos="5103"/>
        </w:tabs>
        <w:ind w:firstLine="708"/>
        <w:rPr>
          <w:rFonts w:cstheme="minorHAnsi"/>
        </w:rPr>
      </w:pPr>
      <w:r w:rsidRPr="0013787D">
        <w:rPr>
          <w:rFonts w:ascii="Segoe UI Symbol" w:hAnsi="Segoe UI Symbol" w:cs="Segoe UI Symbol"/>
        </w:rPr>
        <w:t>☐</w:t>
      </w:r>
      <w:r w:rsidRPr="0013787D">
        <w:rPr>
          <w:rFonts w:cstheme="minorHAnsi"/>
        </w:rPr>
        <w:t xml:space="preserve"> oft angespannt oder unzufrieden</w:t>
      </w:r>
      <w:r w:rsidR="00E426A8">
        <w:rPr>
          <w:rFonts w:cstheme="minorHAnsi"/>
        </w:rPr>
        <w:tab/>
      </w:r>
      <w:r w:rsidRPr="0013787D">
        <w:rPr>
          <w:rFonts w:ascii="Segoe UI Symbol" w:hAnsi="Segoe UI Symbol" w:cs="Segoe UI Symbol"/>
        </w:rPr>
        <w:t>☐</w:t>
      </w:r>
      <w:r w:rsidRPr="0013787D">
        <w:rPr>
          <w:rFonts w:cstheme="minorHAnsi"/>
        </w:rPr>
        <w:t xml:space="preserve"> kommt sehr drauf an</w:t>
      </w:r>
    </w:p>
    <w:p w14:paraId="191CB61D" w14:textId="720E9FDB" w:rsidR="0013787D" w:rsidRPr="00E426A8" w:rsidRDefault="0013787D" w:rsidP="0013787D">
      <w:pPr>
        <w:rPr>
          <w:rFonts w:cstheme="minorHAnsi"/>
          <w:sz w:val="12"/>
          <w:szCs w:val="12"/>
        </w:rPr>
      </w:pPr>
    </w:p>
    <w:p w14:paraId="5B3C29CB" w14:textId="77777777" w:rsidR="00E426A8" w:rsidRPr="0013787D" w:rsidDel="0013787D" w:rsidRDefault="00E426A8" w:rsidP="0013787D">
      <w:pPr>
        <w:rPr>
          <w:del w:id="2164" w:author="Fabienne Schmaus" w:date="2026-04-30T17:40:00Z" w16du:dateUtc="2026-04-30T15:40:00Z"/>
          <w:rFonts w:cstheme="minorHAnsi"/>
        </w:rPr>
      </w:pPr>
    </w:p>
    <w:p w14:paraId="7D8330D3" w14:textId="77777777" w:rsidR="0013787D" w:rsidRPr="0013787D" w:rsidRDefault="0013787D" w:rsidP="0013787D">
      <w:pPr>
        <w:rPr>
          <w:rFonts w:cstheme="minorHAnsi"/>
          <w:b/>
          <w:bCs/>
        </w:rPr>
      </w:pPr>
      <w:r w:rsidRPr="0013787D">
        <w:rPr>
          <w:rFonts w:cstheme="minorHAnsi"/>
          <w:b/>
          <w:bCs/>
        </w:rPr>
        <w:t>Meine Entscheidungen</w:t>
      </w:r>
    </w:p>
    <w:p w14:paraId="2CF51AFF" w14:textId="07E1A8A8" w:rsidR="0013787D" w:rsidRPr="0013787D" w:rsidDel="0013787D" w:rsidRDefault="0013787D" w:rsidP="0013787D">
      <w:pPr>
        <w:rPr>
          <w:del w:id="2165" w:author="Fabienne Schmaus" w:date="2026-04-30T17:40:00Z" w16du:dateUtc="2026-04-30T15:40:00Z"/>
          <w:rFonts w:cstheme="minorHAnsi"/>
          <w:b/>
          <w:bCs/>
        </w:rPr>
      </w:pPr>
    </w:p>
    <w:p w14:paraId="5219645B" w14:textId="77777777" w:rsidR="0013787D" w:rsidRPr="0013787D" w:rsidRDefault="0013787D" w:rsidP="0013787D">
      <w:pPr>
        <w:numPr>
          <w:ilvl w:val="0"/>
          <w:numId w:val="74"/>
        </w:numPr>
        <w:rPr>
          <w:rFonts w:cstheme="minorHAnsi"/>
        </w:rPr>
      </w:pPr>
      <w:r w:rsidRPr="0013787D">
        <w:rPr>
          <w:rFonts w:cstheme="minorHAnsi"/>
        </w:rPr>
        <w:t>Was zeige ich auf meinen Profilen bewusst? (z. B. Hobbys, Stimmungen, Achievements)</w:t>
      </w:r>
    </w:p>
    <w:p w14:paraId="332BC7FB" w14:textId="45165805" w:rsidR="0013787D" w:rsidRPr="0013787D" w:rsidDel="0013787D" w:rsidRDefault="0013787D" w:rsidP="0013787D">
      <w:pPr>
        <w:rPr>
          <w:del w:id="2166" w:author="Fabienne Schmaus" w:date="2026-04-30T17:40:00Z" w16du:dateUtc="2026-04-30T15:40:00Z"/>
          <w:rFonts w:cstheme="minorHAnsi"/>
        </w:rPr>
      </w:pPr>
    </w:p>
    <w:p w14:paraId="31A3C89E" w14:textId="77777777" w:rsidR="0013787D" w:rsidRPr="0013787D" w:rsidRDefault="0013787D" w:rsidP="0013787D">
      <w:pPr>
        <w:numPr>
          <w:ilvl w:val="0"/>
          <w:numId w:val="74"/>
        </w:numPr>
        <w:rPr>
          <w:rFonts w:cstheme="minorHAnsi"/>
        </w:rPr>
      </w:pPr>
      <w:r w:rsidRPr="0013787D">
        <w:rPr>
          <w:rFonts w:cstheme="minorHAnsi"/>
        </w:rPr>
        <w:t xml:space="preserve">Was zeige ich </w:t>
      </w:r>
      <w:r w:rsidRPr="0013787D">
        <w:rPr>
          <w:rFonts w:cstheme="minorHAnsi"/>
          <w:b/>
          <w:bCs/>
        </w:rPr>
        <w:t>nicht</w:t>
      </w:r>
      <w:r w:rsidRPr="0013787D">
        <w:rPr>
          <w:rFonts w:cstheme="minorHAnsi"/>
        </w:rPr>
        <w:t xml:space="preserve"> – und warum?</w:t>
      </w:r>
    </w:p>
    <w:p w14:paraId="73542678" w14:textId="549619D3" w:rsidR="0013787D" w:rsidRPr="0013787D" w:rsidDel="0013787D" w:rsidRDefault="0013787D" w:rsidP="0013787D">
      <w:pPr>
        <w:rPr>
          <w:del w:id="2167" w:author="Fabienne Schmaus" w:date="2026-04-30T17:40:00Z" w16du:dateUtc="2026-04-30T15:40:00Z"/>
          <w:rFonts w:cstheme="minorHAnsi"/>
        </w:rPr>
      </w:pPr>
    </w:p>
    <w:p w14:paraId="7E54B7F6" w14:textId="77777777" w:rsidR="0013787D" w:rsidRPr="0013787D" w:rsidRDefault="0013787D" w:rsidP="0013787D">
      <w:pPr>
        <w:numPr>
          <w:ilvl w:val="0"/>
          <w:numId w:val="74"/>
        </w:numPr>
        <w:rPr>
          <w:rFonts w:cstheme="minorHAnsi"/>
        </w:rPr>
      </w:pPr>
      <w:r w:rsidRPr="0013787D">
        <w:rPr>
          <w:rFonts w:cstheme="minorHAnsi"/>
        </w:rPr>
        <w:t>Hast du schon mal etwas gepostet und es danach bereut? Was war das Gefühl?</w:t>
      </w:r>
    </w:p>
    <w:p w14:paraId="132247A4" w14:textId="002097B4" w:rsidR="0013787D" w:rsidRPr="00E426A8" w:rsidRDefault="0013787D" w:rsidP="0013787D">
      <w:pPr>
        <w:rPr>
          <w:rFonts w:cstheme="minorHAnsi"/>
          <w:sz w:val="12"/>
          <w:szCs w:val="12"/>
        </w:rPr>
      </w:pPr>
    </w:p>
    <w:p w14:paraId="13A73266" w14:textId="77777777" w:rsidR="00E426A8" w:rsidRPr="0013787D" w:rsidDel="0013787D" w:rsidRDefault="00E426A8" w:rsidP="0013787D">
      <w:pPr>
        <w:rPr>
          <w:del w:id="2168" w:author="Fabienne Schmaus" w:date="2026-04-30T17:40:00Z" w16du:dateUtc="2026-04-30T15:40:00Z"/>
          <w:rFonts w:cstheme="minorHAnsi"/>
        </w:rPr>
      </w:pPr>
    </w:p>
    <w:p w14:paraId="25230804" w14:textId="77777777" w:rsidR="0013787D" w:rsidRPr="0013787D" w:rsidRDefault="0013787D" w:rsidP="0013787D">
      <w:pPr>
        <w:rPr>
          <w:rFonts w:cstheme="minorHAnsi"/>
          <w:b/>
          <w:bCs/>
        </w:rPr>
      </w:pPr>
      <w:r w:rsidRPr="0013787D">
        <w:rPr>
          <w:rFonts w:cstheme="minorHAnsi"/>
          <w:b/>
          <w:bCs/>
        </w:rPr>
        <w:t>Mein Verhalten</w:t>
      </w:r>
    </w:p>
    <w:p w14:paraId="4BF74616" w14:textId="525E80A8" w:rsidR="0013787D" w:rsidRPr="0013787D" w:rsidDel="0013787D" w:rsidRDefault="0013787D" w:rsidP="0013787D">
      <w:pPr>
        <w:rPr>
          <w:del w:id="2169" w:author="Fabienne Schmaus" w:date="2026-04-30T17:40:00Z" w16du:dateUtc="2026-04-30T15:40:00Z"/>
          <w:rFonts w:cstheme="minorHAnsi"/>
          <w:b/>
          <w:bCs/>
        </w:rPr>
      </w:pPr>
    </w:p>
    <w:p w14:paraId="6848A284" w14:textId="77777777" w:rsidR="0013787D" w:rsidRPr="0013787D" w:rsidRDefault="0013787D" w:rsidP="0013787D">
      <w:pPr>
        <w:numPr>
          <w:ilvl w:val="0"/>
          <w:numId w:val="75"/>
        </w:numPr>
        <w:rPr>
          <w:rFonts w:cstheme="minorHAnsi"/>
        </w:rPr>
      </w:pPr>
      <w:r w:rsidRPr="0013787D">
        <w:rPr>
          <w:rFonts w:cstheme="minorHAnsi"/>
        </w:rPr>
        <w:t>Wann schaust du am häufigsten auf Social Media – und wie fühlst du dich danach?</w:t>
      </w:r>
    </w:p>
    <w:p w14:paraId="458F8AB4" w14:textId="75135CF3" w:rsidR="0013787D" w:rsidRPr="0013787D" w:rsidDel="0013787D" w:rsidRDefault="0013787D" w:rsidP="0013787D">
      <w:pPr>
        <w:rPr>
          <w:del w:id="2170" w:author="Fabienne Schmaus" w:date="2026-04-30T17:40:00Z" w16du:dateUtc="2026-04-30T15:40:00Z"/>
          <w:rFonts w:cstheme="minorHAnsi"/>
        </w:rPr>
      </w:pPr>
    </w:p>
    <w:p w14:paraId="2EC8F2AF" w14:textId="77777777" w:rsidR="0013787D" w:rsidRPr="0013787D" w:rsidRDefault="0013787D" w:rsidP="0013787D">
      <w:pPr>
        <w:numPr>
          <w:ilvl w:val="0"/>
          <w:numId w:val="75"/>
        </w:numPr>
        <w:rPr>
          <w:rFonts w:cstheme="minorHAnsi"/>
        </w:rPr>
      </w:pPr>
      <w:r w:rsidRPr="0013787D">
        <w:rPr>
          <w:rFonts w:cstheme="minorHAnsi"/>
        </w:rPr>
        <w:t>Vergleichst du dich manchmal mit Profilen, die du siehst? Wie fühlt sich das an?</w:t>
      </w:r>
    </w:p>
    <w:p w14:paraId="6E12EE80" w14:textId="1E4C15C2" w:rsidR="0013787D" w:rsidRPr="0013787D" w:rsidDel="0013787D" w:rsidRDefault="0013787D" w:rsidP="00E426A8">
      <w:pPr>
        <w:tabs>
          <w:tab w:val="left" w:pos="5387"/>
        </w:tabs>
        <w:ind w:left="708"/>
        <w:rPr>
          <w:del w:id="2171" w:author="Fabienne Schmaus" w:date="2026-04-30T17:40:00Z" w16du:dateUtc="2026-04-30T15:40:00Z"/>
          <w:rFonts w:cstheme="minorHAnsi"/>
        </w:rPr>
      </w:pPr>
    </w:p>
    <w:p w14:paraId="5E9841AB" w14:textId="7953530F" w:rsidR="00E426A8" w:rsidRDefault="0013787D" w:rsidP="00E426A8">
      <w:pPr>
        <w:tabs>
          <w:tab w:val="left" w:pos="5387"/>
        </w:tabs>
        <w:ind w:left="708"/>
        <w:rPr>
          <w:rFonts w:cstheme="minorHAnsi"/>
        </w:rPr>
      </w:pPr>
      <w:r w:rsidRPr="0013787D">
        <w:rPr>
          <w:rFonts w:ascii="Segoe UI Symbol" w:hAnsi="Segoe UI Symbol" w:cs="Segoe UI Symbol"/>
        </w:rPr>
        <w:t>☐</w:t>
      </w:r>
      <w:r w:rsidRPr="0013787D">
        <w:rPr>
          <w:rFonts w:cstheme="minorHAnsi"/>
        </w:rPr>
        <w:t xml:space="preserve"> kaum</w:t>
      </w:r>
      <w:ins w:id="2172" w:author="Fabienne Schmaus" w:date="2026-05-04T11:14:00Z" w16du:dateUtc="2026-05-04T09:14:00Z">
        <w:r w:rsidR="00AC6CBE">
          <w:rPr>
            <w:rFonts w:cstheme="minorHAnsi"/>
          </w:rPr>
          <w:t xml:space="preserve">, </w:t>
        </w:r>
      </w:ins>
      <w:del w:id="2173" w:author="Fabienne Schmaus" w:date="2026-05-04T11:14:00Z" w16du:dateUtc="2026-05-04T09:14:00Z">
        <w:r w:rsidRPr="0013787D" w:rsidDel="00AC6CBE">
          <w:rPr>
            <w:rFonts w:cstheme="minorHAnsi"/>
          </w:rPr>
          <w:delText xml:space="preserve"> / </w:delText>
        </w:r>
      </w:del>
      <w:r w:rsidRPr="0013787D">
        <w:rPr>
          <w:rFonts w:cstheme="minorHAnsi"/>
        </w:rPr>
        <w:t>selten</w:t>
      </w:r>
      <w:r w:rsidR="00E426A8">
        <w:rPr>
          <w:rFonts w:cstheme="minorHAnsi"/>
        </w:rPr>
        <w:tab/>
      </w:r>
      <w:r w:rsidRPr="0013787D">
        <w:rPr>
          <w:rFonts w:ascii="Segoe UI Symbol" w:hAnsi="Segoe UI Symbol" w:cs="Segoe UI Symbol"/>
        </w:rPr>
        <w:t>☐</w:t>
      </w:r>
      <w:r w:rsidRPr="0013787D">
        <w:rPr>
          <w:rFonts w:cstheme="minorHAnsi"/>
        </w:rPr>
        <w:t xml:space="preserve"> manchmal </w:t>
      </w:r>
      <w:r w:rsidR="00E426A8">
        <w:rPr>
          <w:rFonts w:cstheme="minorHAnsi"/>
        </w:rPr>
        <w:t>(</w:t>
      </w:r>
      <w:r w:rsidRPr="0013787D">
        <w:rPr>
          <w:rFonts w:cstheme="minorHAnsi"/>
        </w:rPr>
        <w:t>ich kann es gut einordnen</w:t>
      </w:r>
      <w:r w:rsidR="00E426A8">
        <w:rPr>
          <w:rFonts w:cstheme="minorHAnsi"/>
        </w:rPr>
        <w:t>)</w:t>
      </w:r>
      <w:r w:rsidRPr="0013787D">
        <w:rPr>
          <w:rFonts w:cstheme="minorHAnsi"/>
        </w:rPr>
        <w:t xml:space="preserve"> </w:t>
      </w:r>
    </w:p>
    <w:p w14:paraId="675496EA" w14:textId="4F721D85" w:rsidR="0013787D" w:rsidRPr="0013787D" w:rsidRDefault="0013787D" w:rsidP="00E426A8">
      <w:pPr>
        <w:tabs>
          <w:tab w:val="left" w:pos="5387"/>
        </w:tabs>
        <w:ind w:left="708"/>
        <w:rPr>
          <w:rFonts w:cstheme="minorHAnsi"/>
        </w:rPr>
      </w:pPr>
      <w:r w:rsidRPr="0013787D">
        <w:rPr>
          <w:rFonts w:ascii="Segoe UI Symbol" w:hAnsi="Segoe UI Symbol" w:cs="Segoe UI Symbol"/>
        </w:rPr>
        <w:lastRenderedPageBreak/>
        <w:t>☐</w:t>
      </w:r>
      <w:r w:rsidRPr="0013787D">
        <w:rPr>
          <w:rFonts w:cstheme="minorHAnsi"/>
        </w:rPr>
        <w:t xml:space="preserve"> </w:t>
      </w:r>
      <w:r w:rsidRPr="0013787D">
        <w:rPr>
          <w:rFonts w:ascii="Calibri" w:hAnsi="Calibri" w:cs="Calibri"/>
        </w:rPr>
        <w:t>ö</w:t>
      </w:r>
      <w:r w:rsidRPr="0013787D">
        <w:rPr>
          <w:rFonts w:cstheme="minorHAnsi"/>
        </w:rPr>
        <w:t xml:space="preserve">fter </w:t>
      </w:r>
      <w:r w:rsidR="00E426A8">
        <w:rPr>
          <w:rFonts w:cstheme="minorHAnsi"/>
        </w:rPr>
        <w:t>(</w:t>
      </w:r>
      <w:r w:rsidRPr="0013787D">
        <w:rPr>
          <w:rFonts w:cstheme="minorHAnsi"/>
        </w:rPr>
        <w:t>es macht mich manchmal unsicher</w:t>
      </w:r>
      <w:r w:rsidR="00E426A8">
        <w:rPr>
          <w:rFonts w:cstheme="minorHAnsi"/>
        </w:rPr>
        <w:t>)</w:t>
      </w:r>
      <w:r w:rsidR="00E426A8">
        <w:rPr>
          <w:rFonts w:cstheme="minorHAnsi"/>
        </w:rPr>
        <w:tab/>
      </w:r>
      <w:r w:rsidRPr="0013787D">
        <w:rPr>
          <w:rFonts w:ascii="Segoe UI Symbol" w:hAnsi="Segoe UI Symbol" w:cs="Segoe UI Symbol"/>
        </w:rPr>
        <w:t>☐</w:t>
      </w:r>
      <w:r w:rsidRPr="0013787D">
        <w:rPr>
          <w:rFonts w:cstheme="minorHAnsi"/>
        </w:rPr>
        <w:t xml:space="preserve"> h</w:t>
      </w:r>
      <w:r w:rsidRPr="0013787D">
        <w:rPr>
          <w:rFonts w:ascii="Calibri" w:hAnsi="Calibri" w:cs="Calibri"/>
        </w:rPr>
        <w:t>ä</w:t>
      </w:r>
      <w:r w:rsidRPr="0013787D">
        <w:rPr>
          <w:rFonts w:cstheme="minorHAnsi"/>
        </w:rPr>
        <w:t xml:space="preserve">ufig </w:t>
      </w:r>
      <w:r w:rsidR="00E426A8">
        <w:rPr>
          <w:rFonts w:ascii="Calibri" w:hAnsi="Calibri" w:cs="Calibri"/>
        </w:rPr>
        <w:t>(</w:t>
      </w:r>
      <w:r w:rsidRPr="0013787D">
        <w:rPr>
          <w:rFonts w:cstheme="minorHAnsi"/>
        </w:rPr>
        <w:t>es belastet mich manchmal</w:t>
      </w:r>
      <w:r w:rsidR="00E426A8">
        <w:rPr>
          <w:rFonts w:cstheme="minorHAnsi"/>
        </w:rPr>
        <w:t>)</w:t>
      </w:r>
    </w:p>
    <w:p w14:paraId="332E76EF" w14:textId="77777777" w:rsidR="0013787D" w:rsidRPr="00E426A8" w:rsidRDefault="0013787D" w:rsidP="0013787D">
      <w:pPr>
        <w:rPr>
          <w:rFonts w:cstheme="minorHAnsi"/>
          <w:sz w:val="12"/>
          <w:szCs w:val="12"/>
        </w:rPr>
      </w:pPr>
    </w:p>
    <w:p w14:paraId="18958631" w14:textId="77777777" w:rsidR="0013787D" w:rsidRPr="0013787D" w:rsidRDefault="0013787D" w:rsidP="0013787D">
      <w:pPr>
        <w:rPr>
          <w:rFonts w:cstheme="minorHAnsi"/>
          <w:b/>
          <w:bCs/>
        </w:rPr>
      </w:pPr>
      <w:r w:rsidRPr="0013787D">
        <w:rPr>
          <w:rFonts w:cstheme="minorHAnsi"/>
          <w:b/>
          <w:bCs/>
        </w:rPr>
        <w:t>Mein Online-Ich</w:t>
      </w:r>
    </w:p>
    <w:p w14:paraId="3B49D7B3" w14:textId="28EA667D" w:rsidR="0013787D" w:rsidRPr="0013787D" w:rsidDel="0013787D" w:rsidRDefault="0013787D" w:rsidP="0013787D">
      <w:pPr>
        <w:rPr>
          <w:del w:id="2174" w:author="Fabienne Schmaus" w:date="2026-04-30T17:40:00Z" w16du:dateUtc="2026-04-30T15:40:00Z"/>
          <w:rFonts w:cstheme="minorHAnsi"/>
          <w:b/>
          <w:bCs/>
        </w:rPr>
      </w:pPr>
    </w:p>
    <w:p w14:paraId="1AE4B5F6" w14:textId="4D8F8B8B" w:rsidR="0013787D" w:rsidRPr="0013787D" w:rsidRDefault="0013787D" w:rsidP="0013787D">
      <w:pPr>
        <w:numPr>
          <w:ilvl w:val="0"/>
          <w:numId w:val="76"/>
        </w:numPr>
        <w:rPr>
          <w:rFonts w:cstheme="minorHAnsi"/>
        </w:rPr>
      </w:pPr>
      <w:r w:rsidRPr="0013787D">
        <w:rPr>
          <w:rFonts w:cstheme="minorHAnsi"/>
        </w:rPr>
        <w:t>Wie ähnlich ist dein Online-Profil deinem „echten</w:t>
      </w:r>
      <w:r w:rsidR="00E426A8">
        <w:rPr>
          <w:rFonts w:cstheme="minorHAnsi"/>
        </w:rPr>
        <w:t>“</w:t>
      </w:r>
      <w:r w:rsidRPr="0013787D">
        <w:rPr>
          <w:rFonts w:cstheme="minorHAnsi"/>
        </w:rPr>
        <w:t xml:space="preserve"> Ich? (Skala 1</w:t>
      </w:r>
      <w:ins w:id="2175" w:author="Fabienne Schmaus" w:date="2026-04-30T17:40:00Z" w16du:dateUtc="2026-04-30T15:40:00Z">
        <w:r>
          <w:rPr>
            <w:rFonts w:cstheme="minorHAnsi"/>
          </w:rPr>
          <w:t xml:space="preserve"> </w:t>
        </w:r>
      </w:ins>
      <w:r w:rsidRPr="0013787D">
        <w:rPr>
          <w:rFonts w:cstheme="minorHAnsi"/>
        </w:rPr>
        <w:t>–</w:t>
      </w:r>
      <w:ins w:id="2176" w:author="Fabienne Schmaus" w:date="2026-04-30T17:40:00Z" w16du:dateUtc="2026-04-30T15:40:00Z">
        <w:r>
          <w:rPr>
            <w:rFonts w:cstheme="minorHAnsi"/>
          </w:rPr>
          <w:t xml:space="preserve"> </w:t>
        </w:r>
      </w:ins>
      <w:r w:rsidRPr="0013787D">
        <w:rPr>
          <w:rFonts w:cstheme="minorHAnsi"/>
        </w:rPr>
        <w:t>5)</w:t>
      </w:r>
    </w:p>
    <w:p w14:paraId="5325603A" w14:textId="7520C611" w:rsidR="0013787D" w:rsidRPr="0013787D" w:rsidRDefault="00E426A8" w:rsidP="00E426A8">
      <w:pPr>
        <w:ind w:firstLine="708"/>
        <w:rPr>
          <w:rFonts w:cstheme="minorHAnsi"/>
        </w:rPr>
      </w:pPr>
      <w:ins w:id="2177" w:author="Fabienne Schmaus" w:date="2026-05-04T09:55:00Z" w16du:dateUtc="2026-05-04T07:55:00Z">
        <w:r>
          <w:rPr>
            <w:rFonts w:cstheme="minorHAnsi"/>
          </w:rPr>
          <w:t>(</w:t>
        </w:r>
      </w:ins>
      <w:r w:rsidR="0013787D" w:rsidRPr="0013787D">
        <w:rPr>
          <w:rFonts w:cstheme="minorHAnsi"/>
        </w:rPr>
        <w:t xml:space="preserve">1 </w:t>
      </w:r>
      <w:del w:id="2178" w:author="Fabienne Schmaus" w:date="2026-05-04T09:55:00Z" w16du:dateUtc="2026-05-04T07:55:00Z">
        <w:r w:rsidR="0013787D" w:rsidRPr="0013787D" w:rsidDel="00E426A8">
          <w:rPr>
            <w:rFonts w:cstheme="minorHAnsi"/>
          </w:rPr>
          <w:delText xml:space="preserve">– </w:delText>
        </w:r>
      </w:del>
      <w:ins w:id="2179" w:author="Fabienne Schmaus" w:date="2026-05-04T09:55:00Z" w16du:dateUtc="2026-05-04T07:55:00Z">
        <w:r>
          <w:rPr>
            <w:rFonts w:cstheme="minorHAnsi"/>
          </w:rPr>
          <w:t>(</w:t>
        </w:r>
      </w:ins>
      <w:r w:rsidR="0013787D" w:rsidRPr="0013787D">
        <w:rPr>
          <w:rFonts w:cstheme="minorHAnsi"/>
        </w:rPr>
        <w:t>sehr unterschiedlich</w:t>
      </w:r>
      <w:ins w:id="2180" w:author="Fabienne Schmaus" w:date="2026-05-04T09:55:00Z" w16du:dateUtc="2026-05-04T07:55:00Z">
        <w:r>
          <w:rPr>
            <w:rFonts w:cstheme="minorHAnsi"/>
          </w:rPr>
          <w:t>)</w:t>
        </w:r>
      </w:ins>
      <w:r w:rsidR="0013787D" w:rsidRPr="0013787D">
        <w:rPr>
          <w:rFonts w:cstheme="minorHAnsi"/>
        </w:rPr>
        <w:t xml:space="preserve"> ○ ○ ○ ○ ○ 5 </w:t>
      </w:r>
      <w:del w:id="2181" w:author="Fabienne Schmaus" w:date="2026-05-04T09:55:00Z" w16du:dateUtc="2026-05-04T07:55:00Z">
        <w:r w:rsidR="0013787D" w:rsidRPr="0013787D" w:rsidDel="00E426A8">
          <w:rPr>
            <w:rFonts w:cstheme="minorHAnsi"/>
          </w:rPr>
          <w:delText xml:space="preserve">– </w:delText>
        </w:r>
      </w:del>
      <w:ins w:id="2182" w:author="Fabienne Schmaus" w:date="2026-05-04T09:55:00Z" w16du:dateUtc="2026-05-04T07:55:00Z">
        <w:r>
          <w:rPr>
            <w:rFonts w:cstheme="minorHAnsi"/>
          </w:rPr>
          <w:t>(</w:t>
        </w:r>
      </w:ins>
      <w:r w:rsidR="0013787D" w:rsidRPr="0013787D">
        <w:rPr>
          <w:rFonts w:cstheme="minorHAnsi"/>
        </w:rPr>
        <w:t>sehr ähnlich</w:t>
      </w:r>
      <w:ins w:id="2183" w:author="Fabienne Schmaus" w:date="2026-05-04T09:55:00Z" w16du:dateUtc="2026-05-04T07:55:00Z">
        <w:r>
          <w:rPr>
            <w:rFonts w:cstheme="minorHAnsi"/>
          </w:rPr>
          <w:t>)</w:t>
        </w:r>
      </w:ins>
    </w:p>
    <w:p w14:paraId="5BE9844F" w14:textId="39F7741A" w:rsidR="0013787D" w:rsidRPr="0013787D" w:rsidDel="0013787D" w:rsidRDefault="0013787D" w:rsidP="0013787D">
      <w:pPr>
        <w:rPr>
          <w:del w:id="2184" w:author="Fabienne Schmaus" w:date="2026-04-30T17:40:00Z" w16du:dateUtc="2026-04-30T15:40:00Z"/>
          <w:rFonts w:cstheme="minorHAnsi"/>
        </w:rPr>
      </w:pPr>
    </w:p>
    <w:p w14:paraId="2885B27A" w14:textId="77777777" w:rsidR="0013787D" w:rsidRPr="0013787D" w:rsidRDefault="0013787D" w:rsidP="0013787D">
      <w:pPr>
        <w:numPr>
          <w:ilvl w:val="0"/>
          <w:numId w:val="76"/>
        </w:numPr>
        <w:rPr>
          <w:rFonts w:cstheme="minorHAnsi"/>
        </w:rPr>
      </w:pPr>
      <w:r w:rsidRPr="0013787D">
        <w:rPr>
          <w:rFonts w:cstheme="minorHAnsi"/>
        </w:rPr>
        <w:t>Gibt es etwas an deiner Online-Präsenz, das du ändern möchtest?</w:t>
      </w:r>
    </w:p>
    <w:p w14:paraId="2C1CBBC0" w14:textId="578E4757" w:rsidR="0013787D" w:rsidRPr="0013787D" w:rsidDel="0013787D" w:rsidRDefault="0013787D" w:rsidP="0013787D">
      <w:pPr>
        <w:rPr>
          <w:del w:id="2185" w:author="Fabienne Schmaus" w:date="2026-04-30T17:40:00Z" w16du:dateUtc="2026-04-30T15:40:00Z"/>
          <w:rFonts w:cstheme="minorHAnsi"/>
        </w:rPr>
      </w:pPr>
    </w:p>
    <w:p w14:paraId="655B8EE3" w14:textId="77777777" w:rsidR="0013787D" w:rsidRPr="0013787D" w:rsidRDefault="0013787D" w:rsidP="0013787D">
      <w:pPr>
        <w:numPr>
          <w:ilvl w:val="0"/>
          <w:numId w:val="76"/>
        </w:numPr>
        <w:rPr>
          <w:rFonts w:cstheme="minorHAnsi"/>
        </w:rPr>
      </w:pPr>
      <w:r w:rsidRPr="0013787D">
        <w:rPr>
          <w:rFonts w:cstheme="minorHAnsi"/>
        </w:rPr>
        <w:t>Was macht dir an deiner Art, dich online zu zeigen, Spaß?</w:t>
      </w:r>
    </w:p>
    <w:p w14:paraId="04858804" w14:textId="4154C911" w:rsidR="0013787D" w:rsidRPr="00E426A8" w:rsidRDefault="0013787D" w:rsidP="0013787D">
      <w:pPr>
        <w:rPr>
          <w:rFonts w:cstheme="minorHAnsi"/>
          <w:sz w:val="12"/>
          <w:szCs w:val="12"/>
        </w:rPr>
      </w:pPr>
    </w:p>
    <w:p w14:paraId="0377CB8B" w14:textId="77777777" w:rsidR="00E426A8" w:rsidRPr="0013787D" w:rsidDel="0013787D" w:rsidRDefault="00E426A8" w:rsidP="0013787D">
      <w:pPr>
        <w:rPr>
          <w:del w:id="2186" w:author="Fabienne Schmaus" w:date="2026-04-30T17:40:00Z" w16du:dateUtc="2026-04-30T15:40:00Z"/>
          <w:rFonts w:cstheme="minorHAnsi"/>
        </w:rPr>
      </w:pPr>
    </w:p>
    <w:p w14:paraId="11BFA400" w14:textId="41095299" w:rsidR="0013787D" w:rsidRPr="0013787D" w:rsidDel="0013787D" w:rsidRDefault="0013787D" w:rsidP="0013787D">
      <w:pPr>
        <w:rPr>
          <w:del w:id="2187" w:author="Fabienne Schmaus" w:date="2026-04-30T17:40:00Z" w16du:dateUtc="2026-04-30T15:40:00Z"/>
          <w:rFonts w:cstheme="minorHAnsi"/>
        </w:rPr>
      </w:pPr>
    </w:p>
    <w:p w14:paraId="00033D5D" w14:textId="77777777" w:rsidR="0013787D" w:rsidRPr="0013787D" w:rsidRDefault="0013787D" w:rsidP="0013787D">
      <w:pPr>
        <w:rPr>
          <w:rFonts w:cstheme="minorHAnsi"/>
          <w:b/>
          <w:bCs/>
        </w:rPr>
      </w:pPr>
      <w:r w:rsidRPr="0013787D">
        <w:rPr>
          <w:rFonts w:cstheme="minorHAnsi"/>
          <w:b/>
          <w:bCs/>
        </w:rPr>
        <w:t>Zum Schluss</w:t>
      </w:r>
    </w:p>
    <w:p w14:paraId="1755D674" w14:textId="24995849" w:rsidR="0013787D" w:rsidRPr="00E426A8" w:rsidRDefault="0013787D" w:rsidP="0013787D">
      <w:pPr>
        <w:rPr>
          <w:rFonts w:cstheme="minorHAnsi"/>
        </w:rPr>
      </w:pPr>
      <w:r w:rsidRPr="00E426A8">
        <w:rPr>
          <w:rFonts w:cstheme="minorHAnsi"/>
          <w:rPrChange w:id="2188" w:author="Fabienne Schmaus" w:date="2026-05-04T09:55:00Z" w16du:dateUtc="2026-05-04T07:55:00Z">
            <w:rPr>
              <w:rFonts w:cstheme="minorHAnsi"/>
              <w:i/>
              <w:iCs/>
            </w:rPr>
          </w:rPrChange>
        </w:rPr>
        <w:t>Was nimmst du aus der heutigen Stunde</w:t>
      </w:r>
      <w:del w:id="2189" w:author="Fabienne Schmaus" w:date="2026-05-04T09:56:00Z" w16du:dateUtc="2026-05-04T07:56:00Z">
        <w:r w:rsidRPr="00E426A8" w:rsidDel="00E426A8">
          <w:rPr>
            <w:rFonts w:cstheme="minorHAnsi"/>
            <w:rPrChange w:id="2190" w:author="Fabienne Schmaus" w:date="2026-05-04T09:55:00Z" w16du:dateUtc="2026-05-04T07:55:00Z">
              <w:rPr>
                <w:rFonts w:cstheme="minorHAnsi"/>
                <w:i/>
                <w:iCs/>
              </w:rPr>
            </w:rPrChange>
          </w:rPr>
          <w:delText xml:space="preserve"> mit </w:delText>
        </w:r>
      </w:del>
      <w:del w:id="2191" w:author="Fabienne Schmaus" w:date="2026-05-04T09:55:00Z" w16du:dateUtc="2026-05-04T07:55:00Z">
        <w:r w:rsidRPr="00E426A8" w:rsidDel="00E426A8">
          <w:rPr>
            <w:rFonts w:cstheme="minorHAnsi"/>
            <w:rPrChange w:id="2192" w:author="Fabienne Schmaus" w:date="2026-05-04T09:55:00Z" w16du:dateUtc="2026-05-04T07:55:00Z">
              <w:rPr>
                <w:rFonts w:cstheme="minorHAnsi"/>
                <w:i/>
                <w:iCs/>
              </w:rPr>
            </w:rPrChange>
          </w:rPr>
          <w:delText xml:space="preserve">– </w:delText>
        </w:r>
      </w:del>
      <w:r w:rsidRPr="00E426A8">
        <w:rPr>
          <w:rFonts w:cstheme="minorHAnsi"/>
          <w:rPrChange w:id="2193" w:author="Fabienne Schmaus" w:date="2026-05-04T09:55:00Z" w16du:dateUtc="2026-05-04T07:55:00Z">
            <w:rPr>
              <w:rFonts w:cstheme="minorHAnsi"/>
              <w:i/>
              <w:iCs/>
            </w:rPr>
          </w:rPrChange>
        </w:rPr>
        <w:t>für deinen Umgang mit deinen Profilen</w:t>
      </w:r>
      <w:ins w:id="2194" w:author="Fabienne Schmaus" w:date="2026-05-04T09:56:00Z" w16du:dateUtc="2026-05-04T07:56:00Z">
        <w:r w:rsidR="00E426A8">
          <w:rPr>
            <w:rFonts w:cstheme="minorHAnsi"/>
          </w:rPr>
          <w:t xml:space="preserve"> mit</w:t>
        </w:r>
      </w:ins>
      <w:r w:rsidRPr="00E426A8">
        <w:rPr>
          <w:rFonts w:cstheme="minorHAnsi"/>
          <w:rPrChange w:id="2195" w:author="Fabienne Schmaus" w:date="2026-05-04T09:55:00Z" w16du:dateUtc="2026-05-04T07:55:00Z">
            <w:rPr>
              <w:rFonts w:cstheme="minorHAnsi"/>
              <w:i/>
              <w:iCs/>
            </w:rPr>
          </w:rPrChange>
        </w:rPr>
        <w:t>?</w:t>
      </w:r>
    </w:p>
    <w:p w14:paraId="14448497" w14:textId="77777777" w:rsidR="0013787D" w:rsidRPr="0013787D" w:rsidRDefault="0013787D" w:rsidP="0013787D">
      <w:pPr>
        <w:rPr>
          <w:rFonts w:cstheme="minorHAnsi"/>
        </w:rPr>
      </w:pPr>
      <w:r w:rsidRPr="0013787D">
        <w:rPr>
          <w:rFonts w:cstheme="minorHAnsi"/>
        </w:rPr>
        <w:br w:type="page"/>
      </w:r>
    </w:p>
    <w:p w14:paraId="494A7A9F" w14:textId="0028A40D" w:rsidR="00E91F4B" w:rsidRPr="007F456E" w:rsidRDefault="00E91F4B" w:rsidP="00E91F4B">
      <w:pPr>
        <w:rPr>
          <w:rFonts w:cstheme="minorHAnsi"/>
        </w:rPr>
      </w:pPr>
      <w:r w:rsidRPr="007F456E">
        <w:rPr>
          <w:rFonts w:cstheme="minorHAnsi"/>
          <w:highlight w:val="yellow"/>
        </w:rPr>
        <w:lastRenderedPageBreak/>
        <w:t xml:space="preserve">((Seite </w:t>
      </w:r>
      <w:r>
        <w:rPr>
          <w:rFonts w:cstheme="minorHAnsi"/>
          <w:highlight w:val="yellow"/>
        </w:rPr>
        <w:t>xx</w:t>
      </w:r>
      <w:r w:rsidRPr="007F456E">
        <w:rPr>
          <w:rFonts w:cstheme="minorHAnsi"/>
          <w:highlight w:val="yellow"/>
        </w:rPr>
        <w:t>))</w:t>
      </w:r>
      <w:r w:rsidRPr="00162B31">
        <w:rPr>
          <w:rFonts w:cstheme="minorHAnsi"/>
          <w:sz w:val="24"/>
          <w:szCs w:val="24"/>
          <w:highlight w:val="yellow"/>
        </w:rPr>
        <w:t xml:space="preserve"> ((Arbeitsblatt bitte luftig gestalten: Zielgruppe ist die Grundschule!))</w:t>
      </w:r>
    </w:p>
    <w:p w14:paraId="3A91F31B" w14:textId="77777777" w:rsidR="00E91F4B" w:rsidRDefault="00E91F4B" w:rsidP="00E91F4B">
      <w:pPr>
        <w:rPr>
          <w:rFonts w:cstheme="minorHAnsi"/>
          <w:b/>
          <w:bCs/>
          <w:sz w:val="24"/>
          <w:szCs w:val="24"/>
        </w:rPr>
      </w:pPr>
      <w:r w:rsidRPr="00837C6B">
        <w:rPr>
          <w:rFonts w:cstheme="minorHAnsi"/>
          <w:b/>
          <w:bCs/>
          <w:sz w:val="24"/>
          <w:szCs w:val="24"/>
        </w:rPr>
        <w:t>Primarstufe – Arbeitsblatt 1</w:t>
      </w:r>
    </w:p>
    <w:p w14:paraId="44261D82" w14:textId="1F752160" w:rsidR="00E91F4B" w:rsidRPr="00E91F4B" w:rsidRDefault="00E91F4B" w:rsidP="00E91F4B">
      <w:pPr>
        <w:rPr>
          <w:rFonts w:cstheme="minorHAnsi"/>
          <w:sz w:val="24"/>
          <w:szCs w:val="24"/>
        </w:rPr>
      </w:pPr>
      <w:commentRangeStart w:id="2196"/>
      <w:r w:rsidRPr="00E91F4B">
        <w:rPr>
          <w:rFonts w:cstheme="minorHAnsi"/>
          <w:sz w:val="24"/>
          <w:szCs w:val="24"/>
        </w:rPr>
        <w:t>xx</w:t>
      </w:r>
      <w:commentRangeEnd w:id="2196"/>
      <w:r w:rsidRPr="00E91F4B">
        <w:rPr>
          <w:rStyle w:val="Kommentarzeichen"/>
          <w:rFonts w:cstheme="minorHAnsi"/>
          <w:sz w:val="24"/>
          <w:szCs w:val="24"/>
        </w:rPr>
        <w:commentReference w:id="2196"/>
      </w:r>
    </w:p>
    <w:p w14:paraId="46B0157E" w14:textId="77777777" w:rsidR="00E91F4B" w:rsidRPr="00175E8D" w:rsidRDefault="00E91F4B" w:rsidP="00E91F4B">
      <w:pPr>
        <w:spacing w:after="0" w:line="276" w:lineRule="auto"/>
        <w:rPr>
          <w:rFonts w:cstheme="minorHAnsi"/>
          <w:sz w:val="24"/>
          <w:szCs w:val="24"/>
        </w:rPr>
      </w:pPr>
    </w:p>
    <w:p w14:paraId="6C354CE0" w14:textId="43EB5500" w:rsidR="00E91F4B" w:rsidRPr="004226B2" w:rsidRDefault="00E91F4B" w:rsidP="00E91F4B">
      <w:pPr>
        <w:spacing w:after="0" w:line="276" w:lineRule="auto"/>
        <w:rPr>
          <w:rFonts w:cstheme="minorHAnsi"/>
          <w:i/>
          <w:iCs/>
          <w:sz w:val="24"/>
          <w:szCs w:val="24"/>
        </w:rPr>
      </w:pPr>
      <w:commentRangeStart w:id="2197"/>
      <w:r>
        <w:rPr>
          <w:rFonts w:cstheme="minorHAnsi"/>
          <w:i/>
          <w:iCs/>
          <w:sz w:val="24"/>
          <w:szCs w:val="24"/>
        </w:rPr>
        <w:t>xx</w:t>
      </w:r>
      <w:r w:rsidRPr="004226B2">
        <w:rPr>
          <w:rFonts w:cstheme="minorHAnsi"/>
          <w:i/>
          <w:iCs/>
          <w:sz w:val="24"/>
          <w:szCs w:val="24"/>
        </w:rPr>
        <w:t>.</w:t>
      </w:r>
      <w:commentRangeEnd w:id="2197"/>
      <w:r w:rsidRPr="004226B2">
        <w:rPr>
          <w:rStyle w:val="Kommentarzeichen"/>
          <w:rFonts w:cstheme="minorHAnsi"/>
          <w:i/>
          <w:iCs/>
          <w:sz w:val="24"/>
          <w:szCs w:val="24"/>
        </w:rPr>
        <w:commentReference w:id="2197"/>
      </w:r>
    </w:p>
    <w:p w14:paraId="34281E3C" w14:textId="2FA16A10" w:rsidR="00E91F4B" w:rsidDel="00E91F4B" w:rsidRDefault="00E91F4B" w:rsidP="00E91F4B">
      <w:pPr>
        <w:rPr>
          <w:del w:id="2198" w:author="Fabienne Schmaus" w:date="2026-04-30T17:46:00Z" w16du:dateUtc="2026-04-30T15:46:00Z"/>
          <w:rFonts w:cstheme="minorHAnsi"/>
          <w:b/>
          <w:bCs/>
          <w:sz w:val="24"/>
          <w:szCs w:val="24"/>
        </w:rPr>
      </w:pPr>
      <w:r w:rsidRPr="0013787D">
        <w:rPr>
          <w:rFonts w:cstheme="minorHAnsi"/>
          <w:b/>
          <w:bCs/>
          <w:noProof/>
        </w:rPr>
        <w:drawing>
          <wp:anchor distT="0" distB="0" distL="114300" distR="114300" simplePos="0" relativeHeight="251660288" behindDoc="0" locked="0" layoutInCell="1" allowOverlap="1" wp14:anchorId="3851B4D3" wp14:editId="4104A811">
            <wp:simplePos x="0" y="0"/>
            <wp:positionH relativeFrom="column">
              <wp:posOffset>3456410</wp:posOffset>
            </wp:positionH>
            <wp:positionV relativeFrom="paragraph">
              <wp:posOffset>459038</wp:posOffset>
            </wp:positionV>
            <wp:extent cx="2876550" cy="4064635"/>
            <wp:effectExtent l="0" t="0" r="0" b="0"/>
            <wp:wrapTopAndBottom/>
            <wp:docPr id="117046770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67707" name="Grafik 11704677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76550" cy="4064635"/>
                    </a:xfrm>
                    <a:prstGeom prst="rect">
                      <a:avLst/>
                    </a:prstGeom>
                  </pic:spPr>
                </pic:pic>
              </a:graphicData>
            </a:graphic>
            <wp14:sizeRelH relativeFrom="margin">
              <wp14:pctWidth>0</wp14:pctWidth>
            </wp14:sizeRelH>
            <wp14:sizeRelV relativeFrom="margin">
              <wp14:pctHeight>0</wp14:pctHeight>
            </wp14:sizeRelV>
          </wp:anchor>
        </w:drawing>
      </w:r>
      <w:r w:rsidRPr="0013787D">
        <w:rPr>
          <w:rFonts w:cstheme="minorHAnsi"/>
          <w:b/>
          <w:bCs/>
          <w:noProof/>
        </w:rPr>
        <w:drawing>
          <wp:anchor distT="0" distB="0" distL="114300" distR="114300" simplePos="0" relativeHeight="251659264" behindDoc="0" locked="0" layoutInCell="1" allowOverlap="1" wp14:anchorId="67D17A16" wp14:editId="5CDF32D7">
            <wp:simplePos x="0" y="0"/>
            <wp:positionH relativeFrom="margin">
              <wp:align>left</wp:align>
            </wp:positionH>
            <wp:positionV relativeFrom="paragraph">
              <wp:posOffset>367389</wp:posOffset>
            </wp:positionV>
            <wp:extent cx="3140075" cy="4438650"/>
            <wp:effectExtent l="0" t="0" r="3175" b="0"/>
            <wp:wrapTopAndBottom/>
            <wp:docPr id="21293573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7313" name="Grafik 21293573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40075" cy="4438650"/>
                    </a:xfrm>
                    <a:prstGeom prst="rect">
                      <a:avLst/>
                    </a:prstGeom>
                  </pic:spPr>
                </pic:pic>
              </a:graphicData>
            </a:graphic>
            <wp14:sizeRelH relativeFrom="margin">
              <wp14:pctWidth>0</wp14:pctWidth>
            </wp14:sizeRelH>
            <wp14:sizeRelV relativeFrom="margin">
              <wp14:pctHeight>0</wp14:pctHeight>
            </wp14:sizeRelV>
          </wp:anchor>
        </w:drawing>
      </w:r>
    </w:p>
    <w:p w14:paraId="5F4FCF07" w14:textId="77777777" w:rsidR="00E91F4B" w:rsidRDefault="00E91F4B" w:rsidP="00E91F4B">
      <w:pPr>
        <w:rPr>
          <w:ins w:id="2199" w:author="Fabienne Schmaus" w:date="2026-04-30T17:46:00Z" w16du:dateUtc="2026-04-30T15:46:00Z"/>
          <w:rFonts w:cstheme="minorHAnsi"/>
          <w:b/>
          <w:bCs/>
          <w:sz w:val="24"/>
          <w:szCs w:val="24"/>
        </w:rPr>
      </w:pPr>
    </w:p>
    <w:p w14:paraId="5840701A" w14:textId="54A4920A" w:rsidR="00E91F4B" w:rsidRDefault="00E91F4B">
      <w:pPr>
        <w:rPr>
          <w:ins w:id="2200" w:author="Fabienne Schmaus" w:date="2026-04-30T17:46:00Z" w16du:dateUtc="2026-04-30T15:46:00Z"/>
          <w:rFonts w:cstheme="minorHAnsi"/>
          <w:sz w:val="20"/>
          <w:szCs w:val="20"/>
        </w:rPr>
        <w:pPrChange w:id="2201" w:author="Fabienne Schmaus" w:date="2026-04-30T17:46:00Z" w16du:dateUtc="2026-04-30T15:46:00Z">
          <w:pPr>
            <w:spacing w:after="0" w:line="276" w:lineRule="auto"/>
          </w:pPr>
        </w:pPrChange>
      </w:pPr>
      <w:commentRangeStart w:id="2202"/>
      <w:del w:id="2203" w:author="Fabienne Schmaus" w:date="2026-04-30T17:46:00Z" w16du:dateUtc="2026-04-30T15:46:00Z">
        <w:r w:rsidDel="00E91F4B">
          <w:rPr>
            <w:rFonts w:cstheme="minorHAnsi"/>
            <w:b/>
            <w:bCs/>
            <w:sz w:val="24"/>
            <w:szCs w:val="24"/>
          </w:rPr>
          <w:br/>
        </w:r>
      </w:del>
      <w:ins w:id="2204" w:author="Fabienne Schmaus" w:date="2026-04-30T17:46:00Z" w16du:dateUtc="2026-04-30T15:46:00Z">
        <w:r w:rsidRPr="009E222F">
          <w:rPr>
            <w:rFonts w:cstheme="minorHAnsi"/>
            <w:i/>
            <w:iCs/>
            <w:sz w:val="20"/>
            <w:szCs w:val="20"/>
          </w:rPr>
          <w:t>Bildquelle:</w:t>
        </w:r>
        <w:r w:rsidRPr="009E222F">
          <w:rPr>
            <w:rFonts w:cstheme="minorHAnsi"/>
            <w:sz w:val="20"/>
            <w:szCs w:val="20"/>
          </w:rPr>
          <w:t xml:space="preserve"> Google Gemini. (2026). </w:t>
        </w:r>
        <w:r w:rsidRPr="009E222F">
          <w:rPr>
            <w:rFonts w:cstheme="minorHAnsi"/>
            <w:i/>
            <w:iCs/>
            <w:sz w:val="20"/>
            <w:szCs w:val="20"/>
          </w:rPr>
          <w:t>Abbildung eines Kindes im Gespräch mit einem KI-Lautsprecher</w:t>
        </w:r>
        <w:r w:rsidRPr="009E222F">
          <w:rPr>
            <w:rFonts w:cstheme="minorHAnsi"/>
            <w:sz w:val="20"/>
            <w:szCs w:val="20"/>
          </w:rPr>
          <w:t xml:space="preserve"> [Bild generiert durch Imagen]. Zugriff am 28. März 2026. https://gemini.google.com/</w:t>
        </w:r>
      </w:ins>
      <w:commentRangeEnd w:id="2202"/>
      <w:r>
        <w:rPr>
          <w:rStyle w:val="Kommentarzeichen"/>
          <w:rFonts w:cstheme="minorHAnsi"/>
          <w:sz w:val="20"/>
          <w:szCs w:val="20"/>
        </w:rPr>
        <w:commentReference w:id="2202"/>
      </w:r>
    </w:p>
    <w:p w14:paraId="25394600" w14:textId="77777777" w:rsidR="0013787D" w:rsidRPr="0013787D" w:rsidRDefault="0013787D" w:rsidP="0013787D">
      <w:pPr>
        <w:rPr>
          <w:rFonts w:cstheme="minorHAnsi"/>
          <w:b/>
          <w:bCs/>
        </w:rPr>
      </w:pPr>
      <w:r w:rsidRPr="0013787D">
        <w:rPr>
          <w:rFonts w:cstheme="minorHAnsi"/>
          <w:b/>
          <w:bCs/>
        </w:rPr>
        <w:br w:type="page"/>
      </w:r>
    </w:p>
    <w:p w14:paraId="688814D6" w14:textId="77777777" w:rsidR="00E91F4B" w:rsidRPr="007F456E" w:rsidRDefault="00E91F4B" w:rsidP="00E91F4B">
      <w:pPr>
        <w:rPr>
          <w:rFonts w:cstheme="minorHAnsi"/>
        </w:rPr>
      </w:pPr>
      <w:r w:rsidRPr="007F456E">
        <w:rPr>
          <w:rFonts w:cstheme="minorHAnsi"/>
          <w:highlight w:val="yellow"/>
        </w:rPr>
        <w:lastRenderedPageBreak/>
        <w:t xml:space="preserve">((Seite </w:t>
      </w:r>
      <w:r>
        <w:rPr>
          <w:rFonts w:cstheme="minorHAnsi"/>
          <w:highlight w:val="yellow"/>
        </w:rPr>
        <w:t>xx</w:t>
      </w:r>
      <w:r w:rsidRPr="007F456E">
        <w:rPr>
          <w:rFonts w:cstheme="minorHAnsi"/>
          <w:highlight w:val="yellow"/>
        </w:rPr>
        <w:t>))</w:t>
      </w:r>
      <w:r w:rsidRPr="00162B31">
        <w:rPr>
          <w:rFonts w:cstheme="minorHAnsi"/>
          <w:sz w:val="24"/>
          <w:szCs w:val="24"/>
          <w:highlight w:val="yellow"/>
        </w:rPr>
        <w:t xml:space="preserve"> ((Arbeitsblatt bitte luftig gestalten: Zielgruppe ist die Grundschule!))</w:t>
      </w:r>
    </w:p>
    <w:p w14:paraId="47943247" w14:textId="64081325" w:rsidR="00E91F4B" w:rsidRPr="00E91F4B" w:rsidRDefault="00E91F4B" w:rsidP="00E91F4B">
      <w:pPr>
        <w:rPr>
          <w:rFonts w:cstheme="minorHAnsi"/>
          <w:b/>
          <w:bCs/>
          <w:sz w:val="24"/>
          <w:szCs w:val="24"/>
        </w:rPr>
      </w:pPr>
      <w:r w:rsidRPr="00E91F4B">
        <w:rPr>
          <w:rFonts w:cstheme="minorHAnsi"/>
          <w:b/>
          <w:bCs/>
          <w:sz w:val="24"/>
          <w:szCs w:val="24"/>
        </w:rPr>
        <w:t>Primarstufe – Arbeitsblatt 2</w:t>
      </w:r>
    </w:p>
    <w:p w14:paraId="7A4BBFFE" w14:textId="77777777" w:rsidR="0013787D" w:rsidRPr="00E91F4B" w:rsidRDefault="0013787D" w:rsidP="0013787D">
      <w:pPr>
        <w:rPr>
          <w:rFonts w:cstheme="minorHAnsi"/>
          <w:sz w:val="24"/>
          <w:szCs w:val="24"/>
        </w:rPr>
      </w:pPr>
      <w:r w:rsidRPr="00E91F4B">
        <w:rPr>
          <w:rFonts w:cstheme="minorHAnsi"/>
          <w:sz w:val="24"/>
          <w:szCs w:val="24"/>
        </w:rPr>
        <w:t>Vier Kinder stellen sich vor</w:t>
      </w:r>
    </w:p>
    <w:p w14:paraId="47117D37" w14:textId="77777777" w:rsidR="0013787D" w:rsidRPr="0013787D" w:rsidRDefault="0013787D" w:rsidP="0013787D">
      <w:pPr>
        <w:rPr>
          <w:rFonts w:cstheme="minorHAnsi"/>
        </w:rPr>
      </w:pPr>
    </w:p>
    <w:p w14:paraId="04FD9042" w14:textId="5C1B307E" w:rsidR="0013787D" w:rsidRPr="00E91F4B" w:rsidRDefault="0013787D" w:rsidP="0013787D">
      <w:pPr>
        <w:rPr>
          <w:rFonts w:cstheme="minorHAnsi"/>
          <w:i/>
          <w:iCs/>
        </w:rPr>
      </w:pPr>
      <w:r w:rsidRPr="00E91F4B">
        <w:rPr>
          <w:rFonts w:cstheme="minorHAnsi"/>
          <w:i/>
          <w:iCs/>
        </w:rPr>
        <w:t>Schau</w:t>
      </w:r>
      <w:ins w:id="2205" w:author="Fabienne Schmaus" w:date="2026-05-04T10:08:00Z" w16du:dateUtc="2026-05-04T08:08:00Z">
        <w:r w:rsidR="00201834">
          <w:rPr>
            <w:rFonts w:cstheme="minorHAnsi"/>
            <w:i/>
            <w:iCs/>
          </w:rPr>
          <w:t xml:space="preserve"> dir</w:t>
        </w:r>
      </w:ins>
      <w:del w:id="2206" w:author="Fabienne Schmaus" w:date="2026-05-04T10:08:00Z" w16du:dateUtc="2026-05-04T08:08:00Z">
        <w:r w:rsidRPr="00E91F4B" w:rsidDel="00201834">
          <w:rPr>
            <w:rFonts w:cstheme="minorHAnsi"/>
            <w:i/>
            <w:iCs/>
          </w:rPr>
          <w:delText>t euch</w:delText>
        </w:r>
      </w:del>
      <w:r w:rsidRPr="00E91F4B">
        <w:rPr>
          <w:rFonts w:cstheme="minorHAnsi"/>
          <w:i/>
          <w:iCs/>
        </w:rPr>
        <w:t xml:space="preserve"> die vier Kinder an. Jedes Kind hat etwas über sich </w:t>
      </w:r>
      <w:commentRangeStart w:id="2207"/>
      <w:r w:rsidRPr="00E91F4B">
        <w:rPr>
          <w:rFonts w:cstheme="minorHAnsi"/>
          <w:i/>
          <w:iCs/>
        </w:rPr>
        <w:t>geschrieben</w:t>
      </w:r>
      <w:commentRangeEnd w:id="2207"/>
      <w:r w:rsidR="002273C9" w:rsidRPr="00E91F4B">
        <w:rPr>
          <w:rStyle w:val="Kommentarzeichen"/>
          <w:rFonts w:cstheme="minorHAnsi"/>
          <w:i/>
          <w:iCs/>
          <w:sz w:val="22"/>
          <w:szCs w:val="22"/>
        </w:rPr>
        <w:commentReference w:id="2207"/>
      </w:r>
      <w:r w:rsidRPr="00E91F4B">
        <w:rPr>
          <w:rFonts w:cstheme="minorHAnsi"/>
          <w:i/>
          <w:iCs/>
        </w:rPr>
        <w:t>.</w:t>
      </w:r>
    </w:p>
    <w:tbl>
      <w:tblPr>
        <w:tblStyle w:val="Tabellenraster"/>
        <w:tblW w:w="0" w:type="auto"/>
        <w:tblLook w:val="04A0" w:firstRow="1" w:lastRow="0" w:firstColumn="1" w:lastColumn="0" w:noHBand="0" w:noVBand="1"/>
        <w:tblPrChange w:id="2208" w:author="Fabienne Schmaus" w:date="2026-05-04T10:07:00Z" w16du:dateUtc="2026-05-04T08:07:00Z">
          <w:tblPr>
            <w:tblStyle w:val="Tabellenraster"/>
            <w:tblW w:w="0" w:type="auto"/>
            <w:tblLook w:val="04A0" w:firstRow="1" w:lastRow="0" w:firstColumn="1" w:lastColumn="0" w:noHBand="0" w:noVBand="1"/>
          </w:tblPr>
        </w:tblPrChange>
      </w:tblPr>
      <w:tblGrid>
        <w:gridCol w:w="5228"/>
        <w:gridCol w:w="5228"/>
        <w:tblGridChange w:id="2209">
          <w:tblGrid>
            <w:gridCol w:w="5228"/>
            <w:gridCol w:w="5228"/>
          </w:tblGrid>
        </w:tblGridChange>
      </w:tblGrid>
      <w:tr w:rsidR="0013787D" w:rsidRPr="0013787D" w14:paraId="6F19B2CA" w14:textId="77777777" w:rsidTr="00201834">
        <w:tc>
          <w:tcPr>
            <w:tcW w:w="5228" w:type="dxa"/>
            <w:tcBorders>
              <w:top w:val="nil"/>
              <w:bottom w:val="single" w:sz="4" w:space="0" w:color="auto"/>
            </w:tcBorders>
            <w:tcPrChange w:id="2210" w:author="Fabienne Schmaus" w:date="2026-05-04T10:07:00Z" w16du:dateUtc="2026-05-04T08:07:00Z">
              <w:tcPr>
                <w:tcW w:w="5228" w:type="dxa"/>
              </w:tcPr>
            </w:tcPrChange>
          </w:tcPr>
          <w:p w14:paraId="49AC4625" w14:textId="48B71771" w:rsidR="0013787D" w:rsidRPr="00201834" w:rsidRDefault="002273C9" w:rsidP="002273C9">
            <w:pPr>
              <w:spacing w:after="160" w:line="259" w:lineRule="auto"/>
              <w:rPr>
                <w:rFonts w:cstheme="minorHAnsi"/>
                <w:b/>
                <w:bCs/>
                <w:rPrChange w:id="2211" w:author="Fabienne Schmaus" w:date="2026-05-04T10:09:00Z" w16du:dateUtc="2026-05-04T08:09:00Z">
                  <w:rPr>
                    <w:rFonts w:cstheme="minorHAnsi"/>
                  </w:rPr>
                </w:rPrChange>
              </w:rPr>
            </w:pPr>
            <w:r w:rsidRPr="00201834">
              <w:rPr>
                <w:rFonts w:cstheme="minorHAnsi"/>
                <w:b/>
                <w:bCs/>
                <w:noProof/>
                <w:rPrChange w:id="2212" w:author="Fabienne Schmaus" w:date="2026-05-04T10:09:00Z" w16du:dateUtc="2026-05-04T08:09:00Z">
                  <w:rPr>
                    <w:rFonts w:cstheme="minorHAnsi"/>
                    <w:noProof/>
                  </w:rPr>
                </w:rPrChange>
              </w:rPr>
              <w:drawing>
                <wp:anchor distT="0" distB="0" distL="114300" distR="114300" simplePos="0" relativeHeight="251661312" behindDoc="0" locked="0" layoutInCell="1" allowOverlap="1" wp14:anchorId="06BF704C" wp14:editId="3AA7631C">
                  <wp:simplePos x="0" y="0"/>
                  <wp:positionH relativeFrom="margin">
                    <wp:posOffset>-14605</wp:posOffset>
                  </wp:positionH>
                  <wp:positionV relativeFrom="page">
                    <wp:posOffset>31750</wp:posOffset>
                  </wp:positionV>
                  <wp:extent cx="1790700" cy="1790700"/>
                  <wp:effectExtent l="0" t="0" r="0" b="0"/>
                  <wp:wrapTopAndBottom/>
                  <wp:docPr id="1266507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707" name="Grafik 12665070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ins w:id="2213" w:author="Fabienne Schmaus" w:date="2026-05-04T10:09:00Z" w16du:dateUtc="2026-05-04T08:09:00Z">
              <w:r w:rsidR="00201834" w:rsidRPr="00201834">
                <w:rPr>
                  <w:rFonts w:cstheme="minorHAnsi"/>
                  <w:b/>
                  <w:bCs/>
                  <w:rPrChange w:id="2214" w:author="Fabienne Schmaus" w:date="2026-05-04T10:09:00Z" w16du:dateUtc="2026-05-04T08:09:00Z">
                    <w:rPr>
                      <w:rFonts w:cstheme="minorHAnsi"/>
                    </w:rPr>
                  </w:rPrChange>
                </w:rPr>
                <w:t>Toni</w:t>
              </w:r>
            </w:ins>
          </w:p>
        </w:tc>
        <w:tc>
          <w:tcPr>
            <w:tcW w:w="5228" w:type="dxa"/>
            <w:tcBorders>
              <w:top w:val="nil"/>
              <w:bottom w:val="single" w:sz="4" w:space="0" w:color="auto"/>
            </w:tcBorders>
            <w:tcPrChange w:id="2215" w:author="Fabienne Schmaus" w:date="2026-05-04T10:07:00Z" w16du:dateUtc="2026-05-04T08:07:00Z">
              <w:tcPr>
                <w:tcW w:w="5228" w:type="dxa"/>
              </w:tcPr>
            </w:tcPrChange>
          </w:tcPr>
          <w:p w14:paraId="710BDC92" w14:textId="763C63F1" w:rsidR="0013787D" w:rsidRPr="00201834" w:rsidRDefault="00201834" w:rsidP="002273C9">
            <w:pPr>
              <w:spacing w:after="160" w:line="259" w:lineRule="auto"/>
              <w:rPr>
                <w:rFonts w:cstheme="minorHAnsi"/>
                <w:b/>
                <w:bCs/>
                <w:rPrChange w:id="2216" w:author="Fabienne Schmaus" w:date="2026-05-04T10:09:00Z" w16du:dateUtc="2026-05-04T08:09:00Z">
                  <w:rPr>
                    <w:rFonts w:cstheme="minorHAnsi"/>
                  </w:rPr>
                </w:rPrChange>
              </w:rPr>
            </w:pPr>
            <w:r w:rsidRPr="0013787D">
              <w:rPr>
                <w:rFonts w:cstheme="minorHAnsi"/>
                <w:noProof/>
              </w:rPr>
              <w:drawing>
                <wp:anchor distT="0" distB="0" distL="114300" distR="114300" simplePos="0" relativeHeight="251662336" behindDoc="0" locked="0" layoutInCell="1" allowOverlap="1" wp14:anchorId="3598C6ED" wp14:editId="69B0B1F1">
                  <wp:simplePos x="0" y="0"/>
                  <wp:positionH relativeFrom="column">
                    <wp:posOffset>-29210</wp:posOffset>
                  </wp:positionH>
                  <wp:positionV relativeFrom="paragraph">
                    <wp:posOffset>69850</wp:posOffset>
                  </wp:positionV>
                  <wp:extent cx="1790700" cy="1790700"/>
                  <wp:effectExtent l="0" t="0" r="0" b="0"/>
                  <wp:wrapTopAndBottom/>
                  <wp:docPr id="139073956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9563" name="Grafik 139073956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ins w:id="2217" w:author="Fabienne Schmaus" w:date="2026-05-04T10:09:00Z" w16du:dateUtc="2026-05-04T08:09:00Z">
              <w:r w:rsidRPr="00201834">
                <w:rPr>
                  <w:rFonts w:cstheme="minorHAnsi"/>
                  <w:b/>
                  <w:bCs/>
                  <w:rPrChange w:id="2218" w:author="Fabienne Schmaus" w:date="2026-05-04T10:09:00Z" w16du:dateUtc="2026-05-04T08:09:00Z">
                    <w:rPr>
                      <w:rFonts w:cstheme="minorHAnsi"/>
                    </w:rPr>
                  </w:rPrChange>
                </w:rPr>
                <w:t>Lara</w:t>
              </w:r>
            </w:ins>
          </w:p>
        </w:tc>
      </w:tr>
      <w:tr w:rsidR="0013787D" w:rsidRPr="0013787D" w14:paraId="681A63C8" w14:textId="77777777" w:rsidTr="002273C9">
        <w:tc>
          <w:tcPr>
            <w:tcW w:w="5228" w:type="dxa"/>
            <w:tcBorders>
              <w:top w:val="nil"/>
              <w:bottom w:val="nil"/>
            </w:tcBorders>
            <w:tcPrChange w:id="2219" w:author="Fabienne Schmaus" w:date="2026-05-04T10:07:00Z" w16du:dateUtc="2026-05-04T08:07:00Z">
              <w:tcPr>
                <w:tcW w:w="5228" w:type="dxa"/>
              </w:tcPr>
            </w:tcPrChange>
          </w:tcPr>
          <w:p w14:paraId="6520D9F5" w14:textId="13BDAA47" w:rsidR="0013787D" w:rsidRPr="002273C9" w:rsidRDefault="00201834" w:rsidP="0013787D">
            <w:pPr>
              <w:spacing w:after="160" w:line="259" w:lineRule="auto"/>
              <w:rPr>
                <w:rFonts w:cstheme="minorHAnsi"/>
                <w:b/>
                <w:bCs/>
              </w:rPr>
            </w:pPr>
            <w:r w:rsidRPr="00201834">
              <w:rPr>
                <w:rFonts w:cstheme="minorHAnsi"/>
                <w:b/>
                <w:bCs/>
                <w:noProof/>
                <w:rPrChange w:id="2220" w:author="Fabienne Schmaus" w:date="2026-05-04T10:10:00Z" w16du:dateUtc="2026-05-04T08:10:00Z">
                  <w:rPr>
                    <w:rFonts w:cstheme="minorHAnsi"/>
                    <w:noProof/>
                  </w:rPr>
                </w:rPrChange>
              </w:rPr>
              <w:drawing>
                <wp:anchor distT="0" distB="0" distL="114300" distR="114300" simplePos="0" relativeHeight="251663360" behindDoc="0" locked="0" layoutInCell="1" allowOverlap="1" wp14:anchorId="4369FF95" wp14:editId="5B3DB760">
                  <wp:simplePos x="0" y="0"/>
                  <wp:positionH relativeFrom="margin">
                    <wp:posOffset>-14605</wp:posOffset>
                  </wp:positionH>
                  <wp:positionV relativeFrom="paragraph">
                    <wp:posOffset>118110</wp:posOffset>
                  </wp:positionV>
                  <wp:extent cx="1733550" cy="1733550"/>
                  <wp:effectExtent l="0" t="0" r="0" b="0"/>
                  <wp:wrapTopAndBottom/>
                  <wp:docPr id="61102632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26327" name="Grafik 6110263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14:sizeRelH relativeFrom="margin">
                    <wp14:pctWidth>0</wp14:pctWidth>
                  </wp14:sizeRelH>
                  <wp14:sizeRelV relativeFrom="margin">
                    <wp14:pctHeight>0</wp14:pctHeight>
                  </wp14:sizeRelV>
                </wp:anchor>
              </w:drawing>
            </w:r>
            <w:ins w:id="2221" w:author="Fabienne Schmaus" w:date="2026-05-04T10:10:00Z" w16du:dateUtc="2026-05-04T08:10:00Z">
              <w:r w:rsidRPr="00201834">
                <w:rPr>
                  <w:rFonts w:cstheme="minorHAnsi"/>
                  <w:b/>
                  <w:bCs/>
                  <w:rPrChange w:id="2222" w:author="Fabienne Schmaus" w:date="2026-05-04T10:10:00Z" w16du:dateUtc="2026-05-04T08:10:00Z">
                    <w:rPr>
                      <w:rFonts w:cstheme="minorHAnsi"/>
                    </w:rPr>
                  </w:rPrChange>
                </w:rPr>
                <w:t>Liz</w:t>
              </w:r>
            </w:ins>
          </w:p>
        </w:tc>
        <w:tc>
          <w:tcPr>
            <w:tcW w:w="5228" w:type="dxa"/>
            <w:tcBorders>
              <w:top w:val="nil"/>
              <w:bottom w:val="nil"/>
            </w:tcBorders>
            <w:tcPrChange w:id="2223" w:author="Fabienne Schmaus" w:date="2026-05-04T10:07:00Z" w16du:dateUtc="2026-05-04T08:07:00Z">
              <w:tcPr>
                <w:tcW w:w="5228" w:type="dxa"/>
              </w:tcPr>
            </w:tcPrChange>
          </w:tcPr>
          <w:p w14:paraId="385676DA" w14:textId="4B117C80" w:rsidR="0013787D" w:rsidRPr="002273C9" w:rsidRDefault="00201834" w:rsidP="0013787D">
            <w:pPr>
              <w:spacing w:after="160" w:line="259" w:lineRule="auto"/>
              <w:rPr>
                <w:rFonts w:cstheme="minorHAnsi"/>
                <w:b/>
                <w:bCs/>
              </w:rPr>
            </w:pPr>
            <w:r w:rsidRPr="00201834">
              <w:rPr>
                <w:rFonts w:cstheme="minorHAnsi"/>
                <w:b/>
                <w:bCs/>
                <w:noProof/>
                <w:rPrChange w:id="2224" w:author="Fabienne Schmaus" w:date="2026-05-04T10:10:00Z" w16du:dateUtc="2026-05-04T08:10:00Z">
                  <w:rPr>
                    <w:rFonts w:cstheme="minorHAnsi"/>
                    <w:noProof/>
                  </w:rPr>
                </w:rPrChange>
              </w:rPr>
              <w:drawing>
                <wp:anchor distT="0" distB="0" distL="114300" distR="114300" simplePos="0" relativeHeight="251664384" behindDoc="0" locked="0" layoutInCell="1" allowOverlap="1" wp14:anchorId="20CA4444" wp14:editId="23AA66FD">
                  <wp:simplePos x="0" y="0"/>
                  <wp:positionH relativeFrom="margin">
                    <wp:posOffset>-10160</wp:posOffset>
                  </wp:positionH>
                  <wp:positionV relativeFrom="paragraph">
                    <wp:posOffset>60960</wp:posOffset>
                  </wp:positionV>
                  <wp:extent cx="1752600" cy="1752600"/>
                  <wp:effectExtent l="0" t="0" r="0" b="0"/>
                  <wp:wrapTopAndBottom/>
                  <wp:docPr id="211793861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8613" name="Grafik 21179386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52600" cy="1752600"/>
                          </a:xfrm>
                          <a:prstGeom prst="rect">
                            <a:avLst/>
                          </a:prstGeom>
                        </pic:spPr>
                      </pic:pic>
                    </a:graphicData>
                  </a:graphic>
                  <wp14:sizeRelH relativeFrom="margin">
                    <wp14:pctWidth>0</wp14:pctWidth>
                  </wp14:sizeRelH>
                  <wp14:sizeRelV relativeFrom="margin">
                    <wp14:pctHeight>0</wp14:pctHeight>
                  </wp14:sizeRelV>
                </wp:anchor>
              </w:drawing>
            </w:r>
            <w:ins w:id="2225" w:author="Fabienne Schmaus" w:date="2026-05-04T10:10:00Z" w16du:dateUtc="2026-05-04T08:10:00Z">
              <w:r w:rsidRPr="00201834">
                <w:rPr>
                  <w:rFonts w:cstheme="minorHAnsi"/>
                  <w:b/>
                  <w:bCs/>
                  <w:rPrChange w:id="2226" w:author="Fabienne Schmaus" w:date="2026-05-04T10:10:00Z" w16du:dateUtc="2026-05-04T08:10:00Z">
                    <w:rPr>
                      <w:rFonts w:cstheme="minorHAnsi"/>
                    </w:rPr>
                  </w:rPrChange>
                </w:rPr>
                <w:t>Mila</w:t>
              </w:r>
            </w:ins>
          </w:p>
        </w:tc>
      </w:tr>
      <w:tr w:rsidR="002273C9" w:rsidRPr="0013787D" w14:paraId="454BF512" w14:textId="77777777" w:rsidTr="002273C9">
        <w:tc>
          <w:tcPr>
            <w:tcW w:w="10456" w:type="dxa"/>
            <w:gridSpan w:val="2"/>
            <w:tcBorders>
              <w:top w:val="nil"/>
              <w:bottom w:val="single" w:sz="4" w:space="0" w:color="auto"/>
            </w:tcBorders>
          </w:tcPr>
          <w:p w14:paraId="377E8C45" w14:textId="77777777" w:rsidR="002273C9" w:rsidRDefault="002273C9" w:rsidP="002273C9">
            <w:pPr>
              <w:spacing w:line="276" w:lineRule="auto"/>
              <w:rPr>
                <w:ins w:id="2227" w:author="Fabienne Schmaus" w:date="2026-04-30T17:49:00Z" w16du:dateUtc="2026-04-30T15:49:00Z"/>
                <w:rFonts w:cstheme="minorHAnsi"/>
                <w:sz w:val="20"/>
                <w:szCs w:val="20"/>
              </w:rPr>
            </w:pPr>
            <w:commentRangeStart w:id="2228"/>
            <w:ins w:id="2229" w:author="Fabienne Schmaus" w:date="2026-04-30T17:49:00Z" w16du:dateUtc="2026-04-30T15:49:00Z">
              <w:r w:rsidRPr="009E222F">
                <w:rPr>
                  <w:rFonts w:cstheme="minorHAnsi"/>
                  <w:i/>
                  <w:iCs/>
                  <w:sz w:val="20"/>
                  <w:szCs w:val="20"/>
                </w:rPr>
                <w:t>Bildquelle:</w:t>
              </w:r>
              <w:r w:rsidRPr="009E222F">
                <w:rPr>
                  <w:rFonts w:cstheme="minorHAnsi"/>
                  <w:sz w:val="20"/>
                  <w:szCs w:val="20"/>
                </w:rPr>
                <w:t xml:space="preserve"> Google Gemini. (2026). </w:t>
              </w:r>
              <w:r w:rsidRPr="009E222F">
                <w:rPr>
                  <w:rFonts w:cstheme="minorHAnsi"/>
                  <w:i/>
                  <w:iCs/>
                  <w:sz w:val="20"/>
                  <w:szCs w:val="20"/>
                </w:rPr>
                <w:t xml:space="preserve">Abbildung eines einsamen Kindes auf dem Schulhof </w:t>
              </w:r>
              <w:r w:rsidRPr="009E222F">
                <w:rPr>
                  <w:rFonts w:cstheme="minorHAnsi"/>
                  <w:sz w:val="20"/>
                  <w:szCs w:val="20"/>
                </w:rPr>
                <w:t xml:space="preserve">[Bild generiert durch Imagen]. Zugriff am 28. März 2026. </w:t>
              </w:r>
              <w:r>
                <w:fldChar w:fldCharType="begin"/>
              </w:r>
              <w:r>
                <w:instrText>HYPERLINK "https://gemini.google.com/"</w:instrText>
              </w:r>
              <w:r>
                <w:fldChar w:fldCharType="separate"/>
              </w:r>
              <w:r w:rsidRPr="00D856B9">
                <w:rPr>
                  <w:rStyle w:val="Hyperlink"/>
                  <w:rFonts w:cstheme="minorHAnsi"/>
                  <w:sz w:val="20"/>
                  <w:szCs w:val="20"/>
                </w:rPr>
                <w:t>https://gemini.google.com/</w:t>
              </w:r>
              <w:r>
                <w:fldChar w:fldCharType="end"/>
              </w:r>
            </w:ins>
            <w:commentRangeEnd w:id="2228"/>
            <w:r>
              <w:rPr>
                <w:rStyle w:val="Kommentarzeichen"/>
                <w:rFonts w:cstheme="minorHAnsi"/>
                <w:sz w:val="20"/>
                <w:szCs w:val="20"/>
              </w:rPr>
              <w:commentReference w:id="2228"/>
            </w:r>
          </w:p>
          <w:p w14:paraId="30E466E4" w14:textId="77777777" w:rsidR="002273C9" w:rsidRPr="002273C9" w:rsidRDefault="002273C9" w:rsidP="0013787D">
            <w:pPr>
              <w:rPr>
                <w:rFonts w:cstheme="minorHAnsi"/>
                <w:b/>
                <w:bCs/>
              </w:rPr>
            </w:pPr>
          </w:p>
        </w:tc>
      </w:tr>
      <w:tr w:rsidR="002273C9" w:rsidRPr="0013787D" w14:paraId="042BE0C0" w14:textId="77777777" w:rsidTr="002273C9">
        <w:tc>
          <w:tcPr>
            <w:tcW w:w="10456" w:type="dxa"/>
            <w:gridSpan w:val="2"/>
            <w:tcBorders>
              <w:top w:val="single" w:sz="4" w:space="0" w:color="auto"/>
            </w:tcBorders>
          </w:tcPr>
          <w:p w14:paraId="74226923" w14:textId="22498262" w:rsidR="002273C9" w:rsidRPr="0013787D" w:rsidRDefault="002273C9" w:rsidP="002273C9">
            <w:pPr>
              <w:spacing w:after="160" w:line="259" w:lineRule="auto"/>
              <w:rPr>
                <w:rFonts w:cstheme="minorHAnsi"/>
                <w:b/>
                <w:bCs/>
              </w:rPr>
            </w:pPr>
            <w:r w:rsidRPr="0013787D">
              <w:rPr>
                <w:rFonts w:cstheme="minorHAnsi"/>
                <w:b/>
                <w:bCs/>
              </w:rPr>
              <w:t xml:space="preserve">Meine eigene Vorstellung </w:t>
            </w:r>
          </w:p>
          <w:p w14:paraId="67285A40" w14:textId="77777777" w:rsidR="002273C9" w:rsidRPr="0013787D" w:rsidRDefault="002273C9" w:rsidP="002273C9">
            <w:pPr>
              <w:spacing w:after="160" w:line="259" w:lineRule="auto"/>
              <w:rPr>
                <w:rFonts w:cstheme="minorHAnsi"/>
              </w:rPr>
            </w:pPr>
            <w:r w:rsidRPr="0013787D">
              <w:rPr>
                <w:rFonts w:cstheme="minorHAnsi"/>
                <w:i/>
                <w:iCs/>
              </w:rPr>
              <w:t>Zeichne dich selbst und schreib etwas über dich</w:t>
            </w:r>
            <w:ins w:id="2230" w:author="Fabienne Schmaus" w:date="2026-05-04T10:08:00Z" w16du:dateUtc="2026-05-04T08:08:00Z">
              <w:r>
                <w:rPr>
                  <w:rFonts w:cstheme="minorHAnsi"/>
                  <w:i/>
                  <w:iCs/>
                </w:rPr>
                <w:t>. Wie</w:t>
              </w:r>
            </w:ins>
            <w:del w:id="2231" w:author="Fabienne Schmaus" w:date="2026-05-04T10:08:00Z" w16du:dateUtc="2026-05-04T08:08:00Z">
              <w:r w:rsidRPr="0013787D" w:rsidDel="00201834">
                <w:rPr>
                  <w:rFonts w:cstheme="minorHAnsi"/>
                  <w:i/>
                  <w:iCs/>
                </w:rPr>
                <w:delText xml:space="preserve"> – so, wie du</w:delText>
              </w:r>
            </w:del>
            <w:r w:rsidRPr="0013787D">
              <w:rPr>
                <w:rFonts w:cstheme="minorHAnsi"/>
                <w:i/>
                <w:iCs/>
              </w:rPr>
              <w:t xml:space="preserve"> möchtest</w:t>
            </w:r>
            <w:ins w:id="2232" w:author="Fabienne Schmaus" w:date="2026-05-04T10:08:00Z" w16du:dateUtc="2026-05-04T08:08:00Z">
              <w:r>
                <w:rPr>
                  <w:rFonts w:cstheme="minorHAnsi"/>
                  <w:i/>
                  <w:iCs/>
                </w:rPr>
                <w:t xml:space="preserve"> du</w:t>
              </w:r>
            </w:ins>
            <w:r w:rsidRPr="0013787D">
              <w:rPr>
                <w:rFonts w:cstheme="minorHAnsi"/>
                <w:i/>
                <w:iCs/>
              </w:rPr>
              <w:t>, dass andere dich kennenlernen</w:t>
            </w:r>
            <w:del w:id="2233" w:author="Fabienne Schmaus" w:date="2026-05-04T10:08:00Z" w16du:dateUtc="2026-05-04T08:08:00Z">
              <w:r w:rsidRPr="0013787D" w:rsidDel="00201834">
                <w:rPr>
                  <w:rFonts w:cstheme="minorHAnsi"/>
                  <w:i/>
                  <w:iCs/>
                </w:rPr>
                <w:delText>.</w:delText>
              </w:r>
            </w:del>
            <w:ins w:id="2234" w:author="Fabienne Schmaus" w:date="2026-05-04T10:08:00Z" w16du:dateUtc="2026-05-04T08:08:00Z">
              <w:r>
                <w:rPr>
                  <w:rFonts w:cstheme="minorHAnsi"/>
                  <w:i/>
                  <w:iCs/>
                </w:rPr>
                <w:t>?</w:t>
              </w:r>
            </w:ins>
          </w:p>
          <w:p w14:paraId="121B30E1" w14:textId="77777777" w:rsidR="002273C9" w:rsidRPr="002273C9" w:rsidDel="00201834" w:rsidRDefault="002273C9" w:rsidP="002273C9">
            <w:pPr>
              <w:spacing w:after="160" w:line="259" w:lineRule="auto"/>
              <w:rPr>
                <w:del w:id="2235" w:author="Fabienne Schmaus" w:date="2026-05-04T10:09:00Z" w16du:dateUtc="2026-05-04T08:09:00Z"/>
                <w:rFonts w:cstheme="minorHAnsi"/>
              </w:rPr>
            </w:pPr>
            <w:del w:id="2236" w:author="Fabienne Schmaus" w:date="2026-05-04T10:09:00Z" w16du:dateUtc="2026-05-04T08:09:00Z">
              <w:r w:rsidRPr="002273C9" w:rsidDel="00201834">
                <w:rPr>
                  <w:rFonts w:cstheme="minorHAnsi"/>
                </w:rPr>
                <w:delText>+----------------------------------+</w:delText>
              </w:r>
            </w:del>
          </w:p>
          <w:p w14:paraId="382EE33B" w14:textId="77777777" w:rsidR="002273C9" w:rsidRPr="002273C9" w:rsidDel="00201834" w:rsidRDefault="002273C9" w:rsidP="002273C9">
            <w:pPr>
              <w:spacing w:after="160" w:line="259" w:lineRule="auto"/>
              <w:rPr>
                <w:del w:id="2237" w:author="Fabienne Schmaus" w:date="2026-05-04T10:09:00Z" w16du:dateUtc="2026-05-04T08:09:00Z"/>
                <w:rFonts w:cstheme="minorHAnsi"/>
              </w:rPr>
            </w:pPr>
            <w:del w:id="2238" w:author="Fabienne Schmaus" w:date="2026-05-04T10:09:00Z" w16du:dateUtc="2026-05-04T08:09:00Z">
              <w:r w:rsidRPr="002273C9" w:rsidDel="00201834">
                <w:rPr>
                  <w:rFonts w:cstheme="minorHAnsi"/>
                </w:rPr>
                <w:delText>|                                  |</w:delText>
              </w:r>
            </w:del>
          </w:p>
          <w:p w14:paraId="79D030D0" w14:textId="77777777" w:rsidR="002273C9" w:rsidRPr="002273C9" w:rsidDel="00201834" w:rsidRDefault="002273C9" w:rsidP="002273C9">
            <w:pPr>
              <w:spacing w:after="160" w:line="259" w:lineRule="auto"/>
              <w:rPr>
                <w:del w:id="2239" w:author="Fabienne Schmaus" w:date="2026-05-04T10:09:00Z" w16du:dateUtc="2026-05-04T08:09:00Z"/>
                <w:rFonts w:cstheme="minorHAnsi"/>
              </w:rPr>
            </w:pPr>
            <w:del w:id="2240" w:author="Fabienne Schmaus" w:date="2026-05-04T10:09:00Z" w16du:dateUtc="2026-05-04T08:09:00Z">
              <w:r w:rsidRPr="002273C9" w:rsidDel="00201834">
                <w:rPr>
                  <w:rFonts w:cstheme="minorHAnsi"/>
                </w:rPr>
                <w:delText>|      (Zeichne dich hier)         |</w:delText>
              </w:r>
            </w:del>
          </w:p>
          <w:p w14:paraId="42ED885C" w14:textId="77777777" w:rsidR="002273C9" w:rsidRPr="002273C9" w:rsidDel="00201834" w:rsidRDefault="002273C9" w:rsidP="002273C9">
            <w:pPr>
              <w:spacing w:after="160" w:line="259" w:lineRule="auto"/>
              <w:rPr>
                <w:del w:id="2241" w:author="Fabienne Schmaus" w:date="2026-05-04T10:09:00Z" w16du:dateUtc="2026-05-04T08:09:00Z"/>
                <w:rFonts w:cstheme="minorHAnsi"/>
              </w:rPr>
            </w:pPr>
            <w:del w:id="2242" w:author="Fabienne Schmaus" w:date="2026-05-04T10:09:00Z" w16du:dateUtc="2026-05-04T08:09:00Z">
              <w:r w:rsidRPr="002273C9" w:rsidDel="00201834">
                <w:rPr>
                  <w:rFonts w:cstheme="minorHAnsi"/>
                </w:rPr>
                <w:delText>|                                  |</w:delText>
              </w:r>
            </w:del>
          </w:p>
          <w:p w14:paraId="2D95015F" w14:textId="77777777" w:rsidR="002273C9" w:rsidRPr="002273C9" w:rsidDel="00201834" w:rsidRDefault="002273C9" w:rsidP="002273C9">
            <w:pPr>
              <w:spacing w:after="160" w:line="259" w:lineRule="auto"/>
              <w:rPr>
                <w:del w:id="2243" w:author="Fabienne Schmaus" w:date="2026-05-04T10:09:00Z" w16du:dateUtc="2026-05-04T08:09:00Z"/>
                <w:rFonts w:cstheme="minorHAnsi"/>
              </w:rPr>
            </w:pPr>
            <w:del w:id="2244" w:author="Fabienne Schmaus" w:date="2026-05-04T10:09:00Z" w16du:dateUtc="2026-05-04T08:09:00Z">
              <w:r w:rsidRPr="002273C9" w:rsidDel="00201834">
                <w:rPr>
                  <w:rFonts w:cstheme="minorHAnsi"/>
                </w:rPr>
                <w:delText>|                                  |</w:delText>
              </w:r>
            </w:del>
          </w:p>
          <w:p w14:paraId="48626C15" w14:textId="77777777" w:rsidR="002273C9" w:rsidRPr="002273C9" w:rsidDel="00201834" w:rsidRDefault="002273C9" w:rsidP="002273C9">
            <w:pPr>
              <w:spacing w:after="160" w:line="259" w:lineRule="auto"/>
              <w:rPr>
                <w:del w:id="2245" w:author="Fabienne Schmaus" w:date="2026-05-04T10:09:00Z" w16du:dateUtc="2026-05-04T08:09:00Z"/>
                <w:rFonts w:cstheme="minorHAnsi"/>
              </w:rPr>
            </w:pPr>
            <w:del w:id="2246" w:author="Fabienne Schmaus" w:date="2026-05-04T10:09:00Z" w16du:dateUtc="2026-05-04T08:09:00Z">
              <w:r w:rsidRPr="002273C9" w:rsidDel="00201834">
                <w:rPr>
                  <w:rFonts w:cstheme="minorHAnsi"/>
                </w:rPr>
                <w:delText>+----------------------------------+</w:delText>
              </w:r>
            </w:del>
          </w:p>
          <w:p w14:paraId="08F8C3E2" w14:textId="77777777" w:rsidR="002273C9" w:rsidRPr="002273C9" w:rsidRDefault="002273C9" w:rsidP="002273C9">
            <w:pPr>
              <w:rPr>
                <w:rFonts w:cstheme="minorHAnsi"/>
              </w:rPr>
            </w:pPr>
          </w:p>
          <w:p w14:paraId="7297585F" w14:textId="77777777" w:rsidR="002273C9" w:rsidRPr="002273C9" w:rsidRDefault="002273C9" w:rsidP="002273C9">
            <w:pPr>
              <w:rPr>
                <w:rFonts w:cstheme="minorHAnsi"/>
              </w:rPr>
            </w:pPr>
          </w:p>
          <w:p w14:paraId="6E5C6AAA" w14:textId="77777777" w:rsidR="002273C9" w:rsidRPr="002273C9" w:rsidRDefault="002273C9" w:rsidP="002273C9">
            <w:pPr>
              <w:rPr>
                <w:rFonts w:cstheme="minorHAnsi"/>
              </w:rPr>
            </w:pPr>
          </w:p>
          <w:p w14:paraId="0A492FB9" w14:textId="77777777" w:rsidR="002273C9" w:rsidRPr="002273C9" w:rsidRDefault="002273C9" w:rsidP="002273C9">
            <w:pPr>
              <w:rPr>
                <w:rFonts w:cstheme="minorHAnsi"/>
              </w:rPr>
            </w:pPr>
          </w:p>
          <w:p w14:paraId="4C850F3C" w14:textId="77777777" w:rsidR="002273C9" w:rsidRPr="002273C9" w:rsidRDefault="002273C9" w:rsidP="002273C9">
            <w:pPr>
              <w:rPr>
                <w:rFonts w:cstheme="minorHAnsi"/>
              </w:rPr>
            </w:pPr>
          </w:p>
          <w:p w14:paraId="371951AB" w14:textId="77777777" w:rsidR="002273C9" w:rsidRPr="002273C9" w:rsidRDefault="002273C9" w:rsidP="002273C9">
            <w:pPr>
              <w:rPr>
                <w:rFonts w:cstheme="minorHAnsi"/>
              </w:rPr>
            </w:pPr>
          </w:p>
          <w:p w14:paraId="76DEE9AB" w14:textId="77777777" w:rsidR="002273C9" w:rsidRPr="002273C9" w:rsidRDefault="002273C9" w:rsidP="002273C9">
            <w:pPr>
              <w:rPr>
                <w:rFonts w:cstheme="minorHAnsi"/>
              </w:rPr>
            </w:pPr>
          </w:p>
          <w:p w14:paraId="22095B8F" w14:textId="77777777" w:rsidR="002273C9" w:rsidRPr="002273C9" w:rsidRDefault="002273C9" w:rsidP="002273C9">
            <w:pPr>
              <w:rPr>
                <w:rFonts w:cstheme="minorHAnsi"/>
              </w:rPr>
            </w:pPr>
          </w:p>
          <w:p w14:paraId="15CC7470" w14:textId="77777777" w:rsidR="002273C9" w:rsidRPr="002273C9" w:rsidRDefault="002273C9" w:rsidP="002273C9">
            <w:pPr>
              <w:rPr>
                <w:rFonts w:cstheme="minorHAnsi"/>
              </w:rPr>
            </w:pPr>
          </w:p>
          <w:p w14:paraId="55DF6610" w14:textId="77777777" w:rsidR="002273C9" w:rsidRPr="002273C9" w:rsidRDefault="002273C9" w:rsidP="002273C9">
            <w:pPr>
              <w:rPr>
                <w:rFonts w:cstheme="minorHAnsi"/>
              </w:rPr>
            </w:pPr>
          </w:p>
          <w:p w14:paraId="0899DB00" w14:textId="77777777" w:rsidR="002273C9" w:rsidRPr="002273C9" w:rsidRDefault="002273C9" w:rsidP="002273C9">
            <w:pPr>
              <w:rPr>
                <w:rFonts w:cstheme="minorHAnsi"/>
              </w:rPr>
            </w:pPr>
          </w:p>
          <w:p w14:paraId="721B83B4" w14:textId="77777777" w:rsidR="002273C9" w:rsidRPr="002273C9" w:rsidRDefault="002273C9" w:rsidP="002273C9">
            <w:pPr>
              <w:rPr>
                <w:rFonts w:cstheme="minorHAnsi"/>
              </w:rPr>
            </w:pPr>
          </w:p>
          <w:p w14:paraId="3D0F24FF" w14:textId="77777777" w:rsidR="002273C9" w:rsidRPr="002273C9" w:rsidRDefault="002273C9" w:rsidP="002273C9">
            <w:pPr>
              <w:rPr>
                <w:rFonts w:cstheme="minorHAnsi"/>
              </w:rPr>
            </w:pPr>
          </w:p>
          <w:p w14:paraId="15554B06" w14:textId="730E79F5" w:rsidR="002273C9" w:rsidRPr="002273C9" w:rsidRDefault="002273C9" w:rsidP="002273C9">
            <w:pPr>
              <w:rPr>
                <w:rFonts w:cstheme="minorHAnsi"/>
                <w:b/>
                <w:bCs/>
              </w:rPr>
            </w:pPr>
            <w:r w:rsidRPr="002273C9">
              <w:rPr>
                <w:rFonts w:cstheme="minorHAnsi"/>
              </w:rPr>
              <w:t>Mein Name: _________________</w:t>
            </w:r>
          </w:p>
        </w:tc>
      </w:tr>
    </w:tbl>
    <w:p w14:paraId="297654CE" w14:textId="5B3E08ED" w:rsidR="0013787D" w:rsidRPr="0013787D" w:rsidDel="00E91F4B" w:rsidRDefault="0013787D" w:rsidP="0013787D">
      <w:pPr>
        <w:rPr>
          <w:del w:id="2247" w:author="Fabienne Schmaus" w:date="2026-04-30T17:50:00Z" w16du:dateUtc="2026-04-30T15:50:00Z"/>
          <w:rFonts w:cstheme="minorHAnsi"/>
        </w:rPr>
      </w:pPr>
    </w:p>
    <w:p w14:paraId="3BA031E3" w14:textId="75E94C14" w:rsidR="0013787D" w:rsidRPr="0013787D" w:rsidDel="00E91F4B" w:rsidRDefault="0013787D" w:rsidP="0013787D">
      <w:pPr>
        <w:rPr>
          <w:del w:id="2248" w:author="Fabienne Schmaus" w:date="2026-04-30T17:50:00Z" w16du:dateUtc="2026-04-30T15:50:00Z"/>
          <w:rFonts w:cstheme="minorHAnsi"/>
        </w:rPr>
      </w:pPr>
    </w:p>
    <w:p w14:paraId="0BA69D25" w14:textId="7F8F6284" w:rsidR="0013787D" w:rsidRPr="0013787D" w:rsidDel="00E91F4B" w:rsidRDefault="0013787D" w:rsidP="0013787D">
      <w:pPr>
        <w:rPr>
          <w:del w:id="2249" w:author="Fabienne Schmaus" w:date="2026-04-30T17:50:00Z" w16du:dateUtc="2026-04-30T15:50:00Z"/>
          <w:rFonts w:cstheme="minorHAnsi"/>
        </w:rPr>
      </w:pPr>
    </w:p>
    <w:p w14:paraId="11E75974" w14:textId="16F6BBA8" w:rsidR="0013787D" w:rsidRPr="0013787D" w:rsidDel="00E91F4B" w:rsidRDefault="0013787D" w:rsidP="0013787D">
      <w:pPr>
        <w:rPr>
          <w:del w:id="2250" w:author="Fabienne Schmaus" w:date="2026-04-30T17:50:00Z" w16du:dateUtc="2026-04-30T15:50:00Z"/>
          <w:rFonts w:cstheme="minorHAnsi"/>
        </w:rPr>
      </w:pPr>
    </w:p>
    <w:p w14:paraId="735F75C7" w14:textId="2178DA33" w:rsidR="0013787D" w:rsidRPr="0013787D" w:rsidDel="00E91F4B" w:rsidRDefault="0013787D" w:rsidP="0013787D">
      <w:pPr>
        <w:rPr>
          <w:del w:id="2251" w:author="Fabienne Schmaus" w:date="2026-04-30T17:50:00Z" w16du:dateUtc="2026-04-30T15:50:00Z"/>
          <w:rFonts w:cstheme="minorHAnsi"/>
        </w:rPr>
      </w:pPr>
    </w:p>
    <w:p w14:paraId="30364DCD" w14:textId="2CDDEFD6" w:rsidR="0013787D" w:rsidRPr="0013787D" w:rsidDel="00E91F4B" w:rsidRDefault="0013787D" w:rsidP="0013787D">
      <w:pPr>
        <w:rPr>
          <w:del w:id="2252" w:author="Fabienne Schmaus" w:date="2026-04-30T17:50:00Z" w16du:dateUtc="2026-04-30T15:50:00Z"/>
          <w:rFonts w:cstheme="minorHAnsi"/>
        </w:rPr>
      </w:pPr>
    </w:p>
    <w:p w14:paraId="2E538AB7" w14:textId="11281718" w:rsidR="0013787D" w:rsidRPr="0013787D" w:rsidDel="00E91F4B" w:rsidRDefault="0013787D" w:rsidP="0013787D">
      <w:pPr>
        <w:rPr>
          <w:del w:id="2253" w:author="Fabienne Schmaus" w:date="2026-04-30T17:50:00Z" w16du:dateUtc="2026-04-30T15:50:00Z"/>
          <w:rFonts w:cstheme="minorHAnsi"/>
        </w:rPr>
      </w:pPr>
    </w:p>
    <w:p w14:paraId="5CFFF02C" w14:textId="036B83EE" w:rsidR="007204FD" w:rsidRDefault="007204FD">
      <w:pPr>
        <w:rPr>
          <w:rFonts w:cstheme="minorHAnsi"/>
          <w:highlight w:val="yellow"/>
        </w:rPr>
      </w:pPr>
      <w:r>
        <w:rPr>
          <w:rFonts w:cstheme="minorHAnsi"/>
          <w:highlight w:val="yellow"/>
        </w:rPr>
        <w:br w:type="page"/>
      </w:r>
    </w:p>
    <w:p w14:paraId="3AB916B8" w14:textId="1278826F" w:rsidR="00DD3005" w:rsidRPr="007204FD" w:rsidRDefault="00DD3005" w:rsidP="00DD3005">
      <w:pPr>
        <w:rPr>
          <w:rFonts w:cstheme="minorHAnsi"/>
          <w:rPrChange w:id="2254" w:author="Fabienne Schmaus" w:date="2026-04-30T17:08:00Z" w16du:dateUtc="2026-04-30T15:08:00Z">
            <w:rPr>
              <w:rFonts w:cstheme="minorHAnsi"/>
              <w:color w:val="EE0000"/>
            </w:rPr>
          </w:rPrChange>
        </w:rPr>
      </w:pPr>
      <w:r w:rsidRPr="007204FD">
        <w:rPr>
          <w:rFonts w:cstheme="minorHAnsi"/>
          <w:highlight w:val="yellow"/>
          <w:rPrChange w:id="2255" w:author="Fabienne Schmaus" w:date="2026-04-30T17:08:00Z" w16du:dateUtc="2026-04-30T15:08:00Z">
            <w:rPr>
              <w:rFonts w:cstheme="minorHAnsi"/>
              <w:color w:val="EE0000"/>
              <w:highlight w:val="yellow"/>
            </w:rPr>
          </w:rPrChange>
        </w:rPr>
        <w:lastRenderedPageBreak/>
        <w:t xml:space="preserve">((Seite </w:t>
      </w:r>
      <w:r w:rsidR="007204FD">
        <w:rPr>
          <w:rFonts w:cstheme="minorHAnsi"/>
          <w:highlight w:val="yellow"/>
        </w:rPr>
        <w:t>xx</w:t>
      </w:r>
      <w:del w:id="2256" w:author="Fabienne Schmaus" w:date="2026-04-30T17:08:00Z" w16du:dateUtc="2026-04-30T15:08:00Z">
        <w:r w:rsidR="003F1E39" w:rsidRPr="007204FD" w:rsidDel="007204FD">
          <w:rPr>
            <w:rFonts w:cstheme="minorHAnsi"/>
            <w:highlight w:val="yellow"/>
            <w:rPrChange w:id="2257" w:author="Fabienne Schmaus" w:date="2026-04-30T17:08:00Z" w16du:dateUtc="2026-04-30T15:08:00Z">
              <w:rPr>
                <w:rFonts w:cstheme="minorHAnsi"/>
                <w:color w:val="EE0000"/>
                <w:highlight w:val="yellow"/>
              </w:rPr>
            </w:rPrChange>
          </w:rPr>
          <w:delText>4</w:delText>
        </w:r>
      </w:del>
      <w:r w:rsidRPr="007204FD">
        <w:rPr>
          <w:rFonts w:cstheme="minorHAnsi"/>
          <w:highlight w:val="yellow"/>
          <w:rPrChange w:id="2258" w:author="Fabienne Schmaus" w:date="2026-04-30T17:08:00Z" w16du:dateUtc="2026-04-30T15:08:00Z">
            <w:rPr>
              <w:rFonts w:cstheme="minorHAnsi"/>
              <w:color w:val="EE0000"/>
              <w:highlight w:val="yellow"/>
            </w:rPr>
          </w:rPrChange>
        </w:rPr>
        <w:t>))</w:t>
      </w:r>
    </w:p>
    <w:bookmarkEnd w:id="1263"/>
    <w:p w14:paraId="11966671" w14:textId="0DCFF60F" w:rsidR="0027013C" w:rsidRPr="007D7FE0" w:rsidDel="007204FD" w:rsidRDefault="0027013C" w:rsidP="0027013C">
      <w:pPr>
        <w:rPr>
          <w:del w:id="2259" w:author="Fabienne Schmaus" w:date="2026-04-30T17:08:00Z" w16du:dateUtc="2026-04-30T15:08:00Z"/>
          <w:rFonts w:cstheme="minorHAnsi"/>
          <w:color w:val="EE0000"/>
        </w:rPr>
      </w:pPr>
      <w:del w:id="2260" w:author="Fabienne Schmaus" w:date="2026-04-30T17:08:00Z" w16du:dateUtc="2026-04-30T15:08:00Z">
        <w:r w:rsidRPr="007D7FE0" w:rsidDel="007204FD">
          <w:rPr>
            <w:rFonts w:cstheme="minorHAnsi"/>
            <w:color w:val="EE0000"/>
            <w:highlight w:val="yellow"/>
          </w:rPr>
          <w:delText>((Seite 2</w:delText>
        </w:r>
        <w:r w:rsidR="00D21301" w:rsidRPr="007D7FE0" w:rsidDel="007204FD">
          <w:rPr>
            <w:rFonts w:cstheme="minorHAnsi"/>
            <w:color w:val="EE0000"/>
            <w:highlight w:val="yellow"/>
          </w:rPr>
          <w:delText>4</w:delText>
        </w:r>
        <w:r w:rsidRPr="007D7FE0" w:rsidDel="007204FD">
          <w:rPr>
            <w:rFonts w:cstheme="minorHAnsi"/>
            <w:color w:val="EE0000"/>
            <w:highlight w:val="yellow"/>
          </w:rPr>
          <w:delText>))</w:delText>
        </w:r>
      </w:del>
    </w:p>
    <w:p w14:paraId="2B56ABE9" w14:textId="36C9BF0A" w:rsidR="00F56CA3" w:rsidDel="00C6608C" w:rsidRDefault="00F76E66" w:rsidP="00F76E66">
      <w:pPr>
        <w:spacing w:after="0" w:line="276" w:lineRule="auto"/>
        <w:rPr>
          <w:del w:id="2261" w:author="Fabienne Schmaus" w:date="2026-04-30T17:18:00Z" w16du:dateUtc="2026-04-30T15:18:00Z"/>
          <w:rFonts w:cstheme="minorHAnsi"/>
          <w:b/>
          <w:bCs/>
          <w:color w:val="000000" w:themeColor="text1"/>
          <w:sz w:val="24"/>
          <w:szCs w:val="24"/>
        </w:rPr>
      </w:pPr>
      <w:del w:id="2262" w:author="Fabienne Schmaus" w:date="2026-04-30T17:18:00Z" w16du:dateUtc="2026-04-30T15:18:00Z">
        <w:r w:rsidRPr="001A39D1" w:rsidDel="00C6608C">
          <w:rPr>
            <w:rFonts w:cstheme="minorHAnsi"/>
            <w:b/>
            <w:bCs/>
            <w:color w:val="000000" w:themeColor="text1"/>
            <w:sz w:val="24"/>
            <w:szCs w:val="24"/>
          </w:rPr>
          <w:delText>Anhang</w:delText>
        </w:r>
        <w:r w:rsidR="00F936EB" w:rsidRPr="001A39D1" w:rsidDel="00C6608C">
          <w:rPr>
            <w:rFonts w:cstheme="minorHAnsi"/>
            <w:b/>
            <w:bCs/>
            <w:color w:val="000000" w:themeColor="text1"/>
            <w:sz w:val="24"/>
            <w:szCs w:val="24"/>
          </w:rPr>
          <w:delText xml:space="preserve"> </w:delText>
        </w:r>
      </w:del>
    </w:p>
    <w:p w14:paraId="223E3086" w14:textId="041EC420" w:rsidR="00F76E66" w:rsidRPr="001A39D1" w:rsidRDefault="0027013C" w:rsidP="00F76E66">
      <w:pPr>
        <w:spacing w:after="0" w:line="276" w:lineRule="auto"/>
        <w:rPr>
          <w:rFonts w:cstheme="minorHAnsi"/>
          <w:b/>
          <w:bCs/>
          <w:color w:val="000000" w:themeColor="text1"/>
        </w:rPr>
      </w:pPr>
      <w:r w:rsidRPr="001A39D1">
        <w:rPr>
          <w:rFonts w:cstheme="minorHAnsi"/>
          <w:b/>
          <w:bCs/>
          <w:color w:val="000000" w:themeColor="text1"/>
        </w:rPr>
        <w:t xml:space="preserve">Anhang 1 </w:t>
      </w:r>
      <w:r w:rsidR="004226B2" w:rsidRPr="001A39D1">
        <w:rPr>
          <w:rFonts w:cstheme="minorHAnsi"/>
          <w:b/>
          <w:bCs/>
          <w:color w:val="000000" w:themeColor="text1"/>
        </w:rPr>
        <w:t xml:space="preserve">– </w:t>
      </w:r>
      <w:r w:rsidR="00F76E66" w:rsidRPr="001A39D1">
        <w:rPr>
          <w:rFonts w:cstheme="minorHAnsi"/>
          <w:b/>
          <w:bCs/>
          <w:color w:val="000000" w:themeColor="text1"/>
        </w:rPr>
        <w:t xml:space="preserve">Tools </w:t>
      </w:r>
      <w:r w:rsidR="00F37DE8" w:rsidRPr="001A39D1">
        <w:rPr>
          <w:rFonts w:cstheme="minorHAnsi"/>
          <w:b/>
          <w:bCs/>
          <w:color w:val="000000" w:themeColor="text1"/>
        </w:rPr>
        <w:t>und</w:t>
      </w:r>
      <w:r w:rsidR="00F76E66" w:rsidRPr="001A39D1">
        <w:rPr>
          <w:rFonts w:cstheme="minorHAnsi"/>
          <w:b/>
          <w:bCs/>
          <w:color w:val="000000" w:themeColor="text1"/>
        </w:rPr>
        <w:t xml:space="preserve"> Methoden</w:t>
      </w:r>
    </w:p>
    <w:p w14:paraId="1064FC13" w14:textId="77777777" w:rsidR="0027013C" w:rsidRPr="001A39D1" w:rsidRDefault="0027013C" w:rsidP="00F76E66">
      <w:pPr>
        <w:spacing w:after="0" w:line="276" w:lineRule="auto"/>
        <w:rPr>
          <w:rFonts w:cstheme="minorHAnsi"/>
          <w:color w:val="000000" w:themeColor="text1"/>
          <w:sz w:val="16"/>
          <w:szCs w:val="16"/>
        </w:rPr>
      </w:pPr>
    </w:p>
    <w:tbl>
      <w:tblPr>
        <w:tblStyle w:val="Tabellenraster"/>
        <w:tblW w:w="11057" w:type="dxa"/>
        <w:tblInd w:w="-289" w:type="dxa"/>
        <w:tblLook w:val="04A0" w:firstRow="1" w:lastRow="0" w:firstColumn="1" w:lastColumn="0" w:noHBand="0" w:noVBand="1"/>
      </w:tblPr>
      <w:tblGrid>
        <w:gridCol w:w="11057"/>
      </w:tblGrid>
      <w:tr w:rsidR="001A39D1" w:rsidRPr="001A39D1" w14:paraId="16BAAA22" w14:textId="77777777" w:rsidTr="00F936EB">
        <w:tc>
          <w:tcPr>
            <w:tcW w:w="11057" w:type="dxa"/>
          </w:tcPr>
          <w:p w14:paraId="578E34DB"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A. Mentimeter</w:t>
            </w:r>
          </w:p>
          <w:p w14:paraId="616B9087" w14:textId="51087D00" w:rsidR="00BA53A5" w:rsidRPr="001A39D1" w:rsidRDefault="00BF0E75" w:rsidP="000A155D">
            <w:pPr>
              <w:tabs>
                <w:tab w:val="left" w:pos="1843"/>
              </w:tabs>
              <w:spacing w:line="276" w:lineRule="auto"/>
              <w:rPr>
                <w:rFonts w:cstheme="minorHAnsi"/>
                <w:color w:val="000000" w:themeColor="text1"/>
              </w:rPr>
            </w:pPr>
            <w:r w:rsidRPr="001A39D1">
              <w:rPr>
                <w:rFonts w:cstheme="minorHAnsi"/>
                <w:color w:val="000000" w:themeColor="text1"/>
              </w:rPr>
              <w:t>Mentimeter (</w:t>
            </w:r>
            <w:hyperlink r:id="rId33" w:history="1">
              <w:r w:rsidR="000A155D" w:rsidRPr="00C6608C">
                <w:rPr>
                  <w:rStyle w:val="Hyperlink"/>
                  <w:rFonts w:cstheme="minorHAnsi"/>
                  <w:color w:val="000000" w:themeColor="text1"/>
                  <w:u w:val="none"/>
                </w:rPr>
                <w:t>www.mentimeter.com</w:t>
              </w:r>
            </w:hyperlink>
            <w:r w:rsidR="000A155D" w:rsidRPr="001A39D1">
              <w:rPr>
                <w:rFonts w:cstheme="minorHAnsi"/>
                <w:color w:val="000000" w:themeColor="text1"/>
              </w:rPr>
              <w:t xml:space="preserve">) </w:t>
            </w:r>
            <w:r w:rsidR="000A155D" w:rsidRPr="001A39D1">
              <w:rPr>
                <w:rFonts w:cstheme="minorHAnsi"/>
                <w:color w:val="000000" w:themeColor="text1"/>
                <w:highlight w:val="yellow"/>
              </w:rPr>
              <w:t>((Verlinkung auf: https://www.mentimeter.com))</w:t>
            </w:r>
            <w:r w:rsidRPr="001A39D1">
              <w:rPr>
                <w:rFonts w:cstheme="minorHAnsi"/>
                <w:color w:val="000000" w:themeColor="text1"/>
              </w:rPr>
              <w:t xml:space="preserve"> ist ein webbasiertes Umfrage- und Abstimmungstool. </w:t>
            </w:r>
          </w:p>
          <w:p w14:paraId="01315F0E" w14:textId="77777777" w:rsidR="000A155D"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Die Lehrkraft erstellt vorab eine Frage oder Abstimmung auf der Plattform und erhält einen Zugangscode oder Link. Die Lernenden öffnen den Link auf ihrem Smartphone oder Schulgerät und geben ihre Antworten anonym ein. </w:t>
            </w:r>
          </w:p>
          <w:p w14:paraId="3AA08DB7" w14:textId="4929ECEA" w:rsidR="00BA53A5" w:rsidRPr="001A39D1" w:rsidRDefault="00BF0E75" w:rsidP="00BF0E75">
            <w:pPr>
              <w:spacing w:line="276" w:lineRule="auto"/>
              <w:rPr>
                <w:rFonts w:cstheme="minorHAnsi"/>
                <w:color w:val="000000" w:themeColor="text1"/>
              </w:rPr>
            </w:pPr>
            <w:r w:rsidRPr="001A39D1">
              <w:rPr>
                <w:rFonts w:cstheme="minorHAnsi"/>
                <w:color w:val="000000" w:themeColor="text1"/>
              </w:rPr>
              <w:t>Die Ergebnisse erscheinen in Echtzeit auf dem Beamer</w:t>
            </w:r>
            <w:r w:rsidR="004226B2" w:rsidRPr="001A39D1">
              <w:rPr>
                <w:rFonts w:cstheme="minorHAnsi"/>
                <w:color w:val="000000" w:themeColor="text1"/>
              </w:rPr>
              <w:t>,</w:t>
            </w:r>
            <w:r w:rsidRPr="001A39D1">
              <w:rPr>
                <w:rFonts w:cstheme="minorHAnsi"/>
                <w:color w:val="000000" w:themeColor="text1"/>
              </w:rPr>
              <w:t xml:space="preserve"> z. B. als Wortwolke, Balkendiagramm oder offene Antwortliste. Eine Anmeldung ist für Lernende nicht erforderlich. </w:t>
            </w:r>
          </w:p>
          <w:p w14:paraId="5F854526" w14:textId="5A838D94" w:rsidR="00BF0E75" w:rsidRPr="001A39D1" w:rsidRDefault="00BF0E75" w:rsidP="00F76E66">
            <w:pPr>
              <w:spacing w:line="276" w:lineRule="auto"/>
              <w:rPr>
                <w:rFonts w:cstheme="minorHAnsi"/>
                <w:color w:val="000000" w:themeColor="text1"/>
              </w:rPr>
            </w:pPr>
            <w:r w:rsidRPr="001A39D1">
              <w:rPr>
                <w:rFonts w:cstheme="minorHAnsi"/>
                <w:b/>
                <w:bCs/>
                <w:color w:val="000000" w:themeColor="text1"/>
              </w:rPr>
              <w:t>Hinweis:</w:t>
            </w:r>
            <w:r w:rsidRPr="001A39D1">
              <w:rPr>
                <w:rFonts w:cstheme="minorHAnsi"/>
                <w:color w:val="000000" w:themeColor="text1"/>
              </w:rPr>
              <w:t xml:space="preserve"> Mentimeter ist DSGVO-konform nutzbar, wenn keine personenbezogenen Daten eingegeben werden</w:t>
            </w:r>
            <w:r w:rsidR="00F936EB" w:rsidRPr="001A39D1">
              <w:rPr>
                <w:rFonts w:cstheme="minorHAnsi"/>
                <w:color w:val="000000" w:themeColor="text1"/>
              </w:rPr>
              <w:t>. B</w:t>
            </w:r>
            <w:r w:rsidRPr="001A39D1">
              <w:rPr>
                <w:rFonts w:cstheme="minorHAnsi"/>
                <w:color w:val="000000" w:themeColor="text1"/>
              </w:rPr>
              <w:t xml:space="preserve">ei anonymen Abfragen wie </w:t>
            </w:r>
            <w:r w:rsidR="00F936EB" w:rsidRPr="001A39D1">
              <w:rPr>
                <w:rFonts w:cstheme="minorHAnsi"/>
                <w:color w:val="000000" w:themeColor="text1"/>
              </w:rPr>
              <w:t>in dieser Handreichung</w:t>
            </w:r>
            <w:r w:rsidRPr="001A39D1">
              <w:rPr>
                <w:rFonts w:cstheme="minorHAnsi"/>
                <w:color w:val="000000" w:themeColor="text1"/>
              </w:rPr>
              <w:t xml:space="preserve"> ist das gewährleistet. </w:t>
            </w:r>
          </w:p>
        </w:tc>
      </w:tr>
    </w:tbl>
    <w:p w14:paraId="086FF336" w14:textId="77777777" w:rsidR="00BF0E75" w:rsidRPr="001A39D1" w:rsidRDefault="00BF0E75" w:rsidP="00F76E66">
      <w:pPr>
        <w:spacing w:after="0" w:line="276" w:lineRule="auto"/>
        <w:rPr>
          <w:rFonts w:cstheme="minorHAnsi"/>
          <w:color w:val="000000" w:themeColor="text1"/>
          <w:sz w:val="16"/>
          <w:szCs w:val="16"/>
        </w:rPr>
      </w:pPr>
    </w:p>
    <w:p w14:paraId="5F564840" w14:textId="332408B9" w:rsidR="00BA53A5" w:rsidRPr="001A39D1" w:rsidRDefault="00BA53A5" w:rsidP="00F76E66">
      <w:pPr>
        <w:spacing w:after="0" w:line="276" w:lineRule="auto"/>
        <w:rPr>
          <w:rFonts w:cstheme="minorHAnsi"/>
          <w:color w:val="000000" w:themeColor="text1"/>
          <w:sz w:val="16"/>
          <w:szCs w:val="16"/>
        </w:rPr>
      </w:pPr>
    </w:p>
    <w:tbl>
      <w:tblPr>
        <w:tblStyle w:val="Tabellenraster"/>
        <w:tblW w:w="11057" w:type="dxa"/>
        <w:tblInd w:w="-289" w:type="dxa"/>
        <w:tblLook w:val="04A0" w:firstRow="1" w:lastRow="0" w:firstColumn="1" w:lastColumn="0" w:noHBand="0" w:noVBand="1"/>
      </w:tblPr>
      <w:tblGrid>
        <w:gridCol w:w="11057"/>
      </w:tblGrid>
      <w:tr w:rsidR="001A39D1" w:rsidRPr="001A39D1" w14:paraId="672CF3BA" w14:textId="77777777" w:rsidTr="00175E8D">
        <w:tc>
          <w:tcPr>
            <w:tcW w:w="11057" w:type="dxa"/>
          </w:tcPr>
          <w:p w14:paraId="76333A14" w14:textId="060B3660" w:rsidR="00BF0E75" w:rsidRPr="001A39D1" w:rsidRDefault="001A39D1" w:rsidP="00BF0E75">
            <w:pPr>
              <w:spacing w:line="276" w:lineRule="auto"/>
              <w:rPr>
                <w:rFonts w:cstheme="minorHAnsi"/>
                <w:b/>
                <w:bCs/>
                <w:color w:val="000000" w:themeColor="text1"/>
              </w:rPr>
            </w:pPr>
            <w:r>
              <w:rPr>
                <w:rFonts w:cstheme="minorHAnsi"/>
                <w:b/>
                <w:bCs/>
                <w:color w:val="000000" w:themeColor="text1"/>
              </w:rPr>
              <w:t>B</w:t>
            </w:r>
            <w:r w:rsidR="00BF0E75" w:rsidRPr="001A39D1">
              <w:rPr>
                <w:rFonts w:cstheme="minorHAnsi"/>
                <w:b/>
                <w:bCs/>
                <w:color w:val="000000" w:themeColor="text1"/>
              </w:rPr>
              <w:t xml:space="preserve">. Meinungslinie </w:t>
            </w:r>
          </w:p>
          <w:p w14:paraId="26480F72" w14:textId="77777777" w:rsidR="00BF0E75" w:rsidRPr="001A39D1" w:rsidRDefault="00BF0E75" w:rsidP="00BF0E75">
            <w:pPr>
              <w:spacing w:line="276" w:lineRule="auto"/>
              <w:rPr>
                <w:rFonts w:cstheme="minorHAnsi"/>
                <w:color w:val="000000" w:themeColor="text1"/>
              </w:rPr>
            </w:pPr>
            <w:r w:rsidRPr="001A39D1">
              <w:rPr>
                <w:rFonts w:cstheme="minorHAnsi"/>
                <w:color w:val="000000" w:themeColor="text1"/>
              </w:rPr>
              <w:t>Die Meinungslinie ist eine Positionierungsmethode, bei der Lernende sich physisch entlang einer imaginären (oder markierten) Linie im Raum aufstellen – je nach ihrer persönlichen Haltung zu einer Aussage.</w:t>
            </w:r>
          </w:p>
          <w:p w14:paraId="35855DC2"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Vorbereitung:</w:t>
            </w:r>
          </w:p>
          <w:p w14:paraId="586AB10B" w14:textId="61475CEF"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Markieren Sie ein Ende des Raums mit </w:t>
            </w:r>
            <w:r w:rsidR="00F0300B">
              <w:rPr>
                <w:rFonts w:cstheme="minorHAnsi"/>
                <w:color w:val="000000" w:themeColor="text1"/>
              </w:rPr>
              <w:t>„</w:t>
            </w:r>
            <w:r w:rsidRPr="001A39D1">
              <w:rPr>
                <w:rFonts w:cstheme="minorHAnsi"/>
                <w:color w:val="000000" w:themeColor="text1"/>
              </w:rPr>
              <w:t>Stimme voll zu</w:t>
            </w:r>
            <w:r w:rsidR="00F0300B">
              <w:rPr>
                <w:rFonts w:cstheme="minorHAnsi"/>
                <w:color w:val="000000" w:themeColor="text1"/>
              </w:rPr>
              <w:t>“</w:t>
            </w:r>
            <w:r w:rsidRPr="001A39D1">
              <w:rPr>
                <w:rFonts w:cstheme="minorHAnsi"/>
                <w:color w:val="000000" w:themeColor="text1"/>
              </w:rPr>
              <w:t xml:space="preserve">, das andere mit </w:t>
            </w:r>
            <w:r w:rsidR="00F0300B">
              <w:rPr>
                <w:rFonts w:cstheme="minorHAnsi"/>
                <w:color w:val="000000" w:themeColor="text1"/>
              </w:rPr>
              <w:t>„</w:t>
            </w:r>
            <w:r w:rsidRPr="001A39D1">
              <w:rPr>
                <w:rFonts w:cstheme="minorHAnsi"/>
                <w:color w:val="000000" w:themeColor="text1"/>
              </w:rPr>
              <w:t>Stimme gar nicht zu</w:t>
            </w:r>
            <w:r w:rsidR="00F0300B">
              <w:rPr>
                <w:rFonts w:cstheme="minorHAnsi"/>
                <w:color w:val="000000" w:themeColor="text1"/>
              </w:rPr>
              <w:t>“</w:t>
            </w:r>
            <w:r w:rsidRPr="001A39D1">
              <w:rPr>
                <w:rFonts w:cstheme="minorHAnsi"/>
                <w:color w:val="000000" w:themeColor="text1"/>
              </w:rPr>
              <w:t xml:space="preserve"> und die Mitte mit </w:t>
            </w:r>
            <w:r w:rsidR="00F0300B">
              <w:rPr>
                <w:rFonts w:cstheme="minorHAnsi"/>
                <w:color w:val="000000" w:themeColor="text1"/>
              </w:rPr>
              <w:t>„</w:t>
            </w:r>
            <w:r w:rsidR="00F37DE8" w:rsidRPr="001A39D1">
              <w:rPr>
                <w:rFonts w:cstheme="minorHAnsi"/>
                <w:color w:val="000000" w:themeColor="text1"/>
              </w:rPr>
              <w:t>U</w:t>
            </w:r>
            <w:r w:rsidRPr="001A39D1">
              <w:rPr>
                <w:rFonts w:cstheme="minorHAnsi"/>
                <w:color w:val="000000" w:themeColor="text1"/>
              </w:rPr>
              <w:t xml:space="preserve">nentschieden / </w:t>
            </w:r>
            <w:r w:rsidR="00F37DE8" w:rsidRPr="001A39D1">
              <w:rPr>
                <w:rFonts w:cstheme="minorHAnsi"/>
                <w:color w:val="000000" w:themeColor="text1"/>
              </w:rPr>
              <w:t>K</w:t>
            </w:r>
            <w:r w:rsidRPr="001A39D1">
              <w:rPr>
                <w:rFonts w:cstheme="minorHAnsi"/>
                <w:color w:val="000000" w:themeColor="text1"/>
              </w:rPr>
              <w:t>ommt darauf an</w:t>
            </w:r>
            <w:r w:rsidR="00F0300B">
              <w:rPr>
                <w:rFonts w:cstheme="minorHAnsi"/>
                <w:color w:val="000000" w:themeColor="text1"/>
              </w:rPr>
              <w:t>“</w:t>
            </w:r>
            <w:r w:rsidRPr="001A39D1">
              <w:rPr>
                <w:rFonts w:cstheme="minorHAnsi"/>
                <w:color w:val="000000" w:themeColor="text1"/>
              </w:rPr>
              <w:t xml:space="preserve">. </w:t>
            </w:r>
          </w:p>
          <w:p w14:paraId="1016DD79" w14:textId="45300AEF" w:rsidR="00BF0E75" w:rsidRPr="001A39D1" w:rsidRDefault="00BF0E75" w:rsidP="00D96127">
            <w:pPr>
              <w:spacing w:line="276" w:lineRule="auto"/>
              <w:rPr>
                <w:rFonts w:cstheme="minorHAnsi"/>
                <w:color w:val="000000" w:themeColor="text1"/>
              </w:rPr>
            </w:pPr>
            <w:r w:rsidRPr="001A39D1">
              <w:rPr>
                <w:rFonts w:cstheme="minorHAnsi"/>
                <w:color w:val="000000" w:themeColor="text1"/>
              </w:rPr>
              <w:t xml:space="preserve">- </w:t>
            </w:r>
            <w:r w:rsidR="00F936EB" w:rsidRPr="001A39D1">
              <w:rPr>
                <w:rFonts w:cstheme="minorHAnsi"/>
                <w:color w:val="000000" w:themeColor="text1"/>
              </w:rPr>
              <w:t>Schreiben oder projizieren Sie die zu besprechende Aussage gut sichtbar. (hier:</w:t>
            </w:r>
            <w:r w:rsidRPr="001A39D1">
              <w:rPr>
                <w:rFonts w:cstheme="minorHAnsi"/>
                <w:color w:val="000000" w:themeColor="text1"/>
              </w:rPr>
              <w:t xml:space="preserve"> </w:t>
            </w:r>
            <w:r w:rsidR="00F0300B">
              <w:rPr>
                <w:rFonts w:cstheme="minorHAnsi"/>
                <w:color w:val="000000" w:themeColor="text1"/>
              </w:rPr>
              <w:t>„</w:t>
            </w:r>
            <w:r w:rsidR="00D96127" w:rsidRPr="00D96127">
              <w:rPr>
                <w:rFonts w:cstheme="minorHAnsi"/>
                <w:color w:val="000000" w:themeColor="text1"/>
              </w:rPr>
              <w:t>Ein authentisches Profil ist wichtiger</w:t>
            </w:r>
            <w:r w:rsidR="00C6608C">
              <w:rPr>
                <w:rFonts w:cstheme="minorHAnsi"/>
                <w:color w:val="000000" w:themeColor="text1"/>
              </w:rPr>
              <w:t xml:space="preserve"> </w:t>
            </w:r>
            <w:r w:rsidR="00D96127" w:rsidRPr="00D96127">
              <w:rPr>
                <w:rFonts w:cstheme="minorHAnsi"/>
                <w:color w:val="000000" w:themeColor="text1"/>
              </w:rPr>
              <w:t>als ein perfektes</w:t>
            </w:r>
            <w:r w:rsidR="00D96127">
              <w:rPr>
                <w:rFonts w:cstheme="minorHAnsi"/>
                <w:color w:val="000000" w:themeColor="text1"/>
              </w:rPr>
              <w:t>.</w:t>
            </w:r>
            <w:r w:rsidR="00F0300B">
              <w:rPr>
                <w:rFonts w:cstheme="minorHAnsi"/>
                <w:color w:val="000000" w:themeColor="text1"/>
              </w:rPr>
              <w:t>“</w:t>
            </w:r>
            <w:r w:rsidR="00F936EB" w:rsidRPr="001A39D1">
              <w:rPr>
                <w:rFonts w:cstheme="minorHAnsi"/>
                <w:color w:val="000000" w:themeColor="text1"/>
              </w:rPr>
              <w:t>)</w:t>
            </w:r>
          </w:p>
          <w:p w14:paraId="583B22B4"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Durchführung (ca. 7 Min.):</w:t>
            </w:r>
          </w:p>
          <w:p w14:paraId="6FAF329F" w14:textId="1CC74C6D"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1. </w:t>
            </w:r>
            <w:r w:rsidR="000A155D" w:rsidRPr="001A39D1">
              <w:rPr>
                <w:rFonts w:cstheme="minorHAnsi"/>
                <w:color w:val="000000" w:themeColor="text1"/>
              </w:rPr>
              <w:t xml:space="preserve">Die Lehrkraft liest die </w:t>
            </w:r>
            <w:r w:rsidRPr="001A39D1">
              <w:rPr>
                <w:rFonts w:cstheme="minorHAnsi"/>
                <w:color w:val="000000" w:themeColor="text1"/>
              </w:rPr>
              <w:t xml:space="preserve">Aussage vor und </w:t>
            </w:r>
            <w:r w:rsidR="000A155D" w:rsidRPr="001A39D1">
              <w:rPr>
                <w:rFonts w:cstheme="minorHAnsi"/>
                <w:color w:val="000000" w:themeColor="text1"/>
              </w:rPr>
              <w:t xml:space="preserve">erklärt </w:t>
            </w:r>
            <w:r w:rsidRPr="001A39D1">
              <w:rPr>
                <w:rFonts w:cstheme="minorHAnsi"/>
                <w:color w:val="000000" w:themeColor="text1"/>
              </w:rPr>
              <w:t>kurz, was die beiden Enden bedeuten</w:t>
            </w:r>
            <w:r w:rsidR="000A155D" w:rsidRPr="001A39D1">
              <w:rPr>
                <w:rFonts w:cstheme="minorHAnsi"/>
                <w:color w:val="000000" w:themeColor="text1"/>
              </w:rPr>
              <w:t>.</w:t>
            </w:r>
          </w:p>
          <w:p w14:paraId="2F35F8CC" w14:textId="1E1C75B2"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2. </w:t>
            </w:r>
            <w:r w:rsidR="000A155D" w:rsidRPr="001A39D1">
              <w:rPr>
                <w:rFonts w:cstheme="minorHAnsi"/>
                <w:color w:val="000000" w:themeColor="text1"/>
              </w:rPr>
              <w:t xml:space="preserve">Die </w:t>
            </w:r>
            <w:r w:rsidRPr="001A39D1">
              <w:rPr>
                <w:rFonts w:cstheme="minorHAnsi"/>
                <w:color w:val="000000" w:themeColor="text1"/>
              </w:rPr>
              <w:t>Lernende</w:t>
            </w:r>
            <w:r w:rsidR="000A155D" w:rsidRPr="001A39D1">
              <w:rPr>
                <w:rFonts w:cstheme="minorHAnsi"/>
                <w:color w:val="000000" w:themeColor="text1"/>
              </w:rPr>
              <w:t>n</w:t>
            </w:r>
            <w:r w:rsidRPr="001A39D1">
              <w:rPr>
                <w:rFonts w:cstheme="minorHAnsi"/>
                <w:color w:val="000000" w:themeColor="text1"/>
              </w:rPr>
              <w:t xml:space="preserve"> stellen sich wortlos auf</w:t>
            </w:r>
            <w:r w:rsidR="000A155D" w:rsidRPr="001A39D1">
              <w:rPr>
                <w:rFonts w:cstheme="minorHAnsi"/>
                <w:color w:val="000000" w:themeColor="text1"/>
              </w:rPr>
              <w:t xml:space="preserve"> (k</w:t>
            </w:r>
            <w:r w:rsidRPr="001A39D1">
              <w:rPr>
                <w:rFonts w:cstheme="minorHAnsi"/>
                <w:color w:val="000000" w:themeColor="text1"/>
              </w:rPr>
              <w:t xml:space="preserve">eine Absprache, </w:t>
            </w:r>
            <w:r w:rsidR="000A155D" w:rsidRPr="001A39D1">
              <w:rPr>
                <w:rFonts w:cstheme="minorHAnsi"/>
                <w:color w:val="000000" w:themeColor="text1"/>
              </w:rPr>
              <w:t>Einzelarbeit).</w:t>
            </w:r>
          </w:p>
          <w:p w14:paraId="4496677A" w14:textId="521044BC"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3. </w:t>
            </w:r>
            <w:r w:rsidR="000A155D" w:rsidRPr="001A39D1">
              <w:rPr>
                <w:rFonts w:cstheme="minorHAnsi"/>
                <w:color w:val="000000" w:themeColor="text1"/>
              </w:rPr>
              <w:t xml:space="preserve">Die </w:t>
            </w:r>
            <w:r w:rsidRPr="001A39D1">
              <w:rPr>
                <w:rFonts w:cstheme="minorHAnsi"/>
                <w:color w:val="000000" w:themeColor="text1"/>
              </w:rPr>
              <w:t xml:space="preserve">Lehrkraft fragt </w:t>
            </w:r>
            <w:r w:rsidR="000A155D" w:rsidRPr="001A39D1">
              <w:rPr>
                <w:rFonts w:cstheme="minorHAnsi"/>
                <w:color w:val="000000" w:themeColor="text1"/>
              </w:rPr>
              <w:t xml:space="preserve">die </w:t>
            </w:r>
            <w:r w:rsidRPr="001A39D1">
              <w:rPr>
                <w:rFonts w:cstheme="minorHAnsi"/>
                <w:color w:val="000000" w:themeColor="text1"/>
              </w:rPr>
              <w:t>einzelne</w:t>
            </w:r>
            <w:r w:rsidR="000A155D" w:rsidRPr="001A39D1">
              <w:rPr>
                <w:rFonts w:cstheme="minorHAnsi"/>
                <w:color w:val="000000" w:themeColor="text1"/>
              </w:rPr>
              <w:t>n</w:t>
            </w:r>
            <w:r w:rsidRPr="001A39D1">
              <w:rPr>
                <w:rFonts w:cstheme="minorHAnsi"/>
                <w:color w:val="000000" w:themeColor="text1"/>
              </w:rPr>
              <w:t xml:space="preserve"> Personen aus verschiedenen Positionen: </w:t>
            </w:r>
            <w:r w:rsidR="00F0300B">
              <w:rPr>
                <w:rFonts w:cstheme="minorHAnsi"/>
                <w:color w:val="000000" w:themeColor="text1"/>
              </w:rPr>
              <w:t>„</w:t>
            </w:r>
            <w:r w:rsidRPr="001A39D1">
              <w:rPr>
                <w:rFonts w:cstheme="minorHAnsi"/>
                <w:color w:val="000000" w:themeColor="text1"/>
              </w:rPr>
              <w:t>Warum stehst du dort?</w:t>
            </w:r>
            <w:r w:rsidR="00F0300B">
              <w:rPr>
                <w:rFonts w:cstheme="minorHAnsi"/>
                <w:color w:val="000000" w:themeColor="text1"/>
              </w:rPr>
              <w:t>“</w:t>
            </w:r>
          </w:p>
          <w:p w14:paraId="590C8418" w14:textId="05B0331E" w:rsidR="00BF0E75" w:rsidRPr="001A39D1" w:rsidRDefault="00BF0E75" w:rsidP="00BF0E75">
            <w:pPr>
              <w:spacing w:line="276" w:lineRule="auto"/>
              <w:rPr>
                <w:rFonts w:cstheme="minorHAnsi"/>
                <w:color w:val="000000" w:themeColor="text1"/>
              </w:rPr>
            </w:pPr>
            <w:r w:rsidRPr="001A39D1">
              <w:rPr>
                <w:rFonts w:cstheme="minorHAnsi"/>
                <w:color w:val="000000" w:themeColor="text1"/>
              </w:rPr>
              <w:t>4. Nach einigen Wortmeldungen</w:t>
            </w:r>
            <w:r w:rsidR="000A155D" w:rsidRPr="001A39D1">
              <w:rPr>
                <w:color w:val="000000" w:themeColor="text1"/>
              </w:rPr>
              <w:t xml:space="preserve"> </w:t>
            </w:r>
            <w:r w:rsidR="000A155D" w:rsidRPr="001A39D1">
              <w:rPr>
                <w:rFonts w:cstheme="minorHAnsi"/>
                <w:color w:val="000000" w:themeColor="text1"/>
              </w:rPr>
              <w:t xml:space="preserve">wird gefragt: </w:t>
            </w:r>
            <w:r w:rsidR="00F0300B">
              <w:rPr>
                <w:rFonts w:cstheme="minorHAnsi"/>
                <w:color w:val="000000" w:themeColor="text1"/>
              </w:rPr>
              <w:t>„</w:t>
            </w:r>
            <w:r w:rsidR="000A155D" w:rsidRPr="001A39D1">
              <w:rPr>
                <w:rFonts w:cstheme="minorHAnsi"/>
                <w:color w:val="000000" w:themeColor="text1"/>
              </w:rPr>
              <w:t>Hat ein Argument jemanden dazu gebracht, seinen Platz zu wechseln?</w:t>
            </w:r>
            <w:r w:rsidR="00F0300B">
              <w:rPr>
                <w:rFonts w:cstheme="minorHAnsi"/>
                <w:color w:val="000000" w:themeColor="text1"/>
              </w:rPr>
              <w:t>“</w:t>
            </w:r>
            <w:r w:rsidR="000A155D" w:rsidRPr="001A39D1">
              <w:rPr>
                <w:rFonts w:cstheme="minorHAnsi"/>
                <w:color w:val="000000" w:themeColor="text1"/>
              </w:rPr>
              <w:t xml:space="preserve"> Ein Positionswechsel ist ausdrücklich erlaubt und wird wertgeschätzt.</w:t>
            </w:r>
          </w:p>
          <w:p w14:paraId="50345F37" w14:textId="59ABE435"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5. </w:t>
            </w:r>
            <w:r w:rsidR="000A155D" w:rsidRPr="001A39D1">
              <w:rPr>
                <w:rFonts w:cstheme="minorHAnsi"/>
                <w:color w:val="000000" w:themeColor="text1"/>
              </w:rPr>
              <w:t>Die Lehrkraft gibt den Abschlussimpuls</w:t>
            </w:r>
            <w:r w:rsidR="00F936EB" w:rsidRPr="001A39D1">
              <w:rPr>
                <w:rFonts w:cstheme="minorHAnsi"/>
                <w:color w:val="000000" w:themeColor="text1"/>
              </w:rPr>
              <w:t xml:space="preserve"> (hier:</w:t>
            </w:r>
            <w:r w:rsidR="000A155D" w:rsidRPr="001A39D1">
              <w:rPr>
                <w:rFonts w:cstheme="minorHAnsi"/>
                <w:color w:val="000000" w:themeColor="text1"/>
              </w:rPr>
              <w:t xml:space="preserve"> </w:t>
            </w:r>
            <w:r w:rsidR="00F0300B">
              <w:rPr>
                <w:rFonts w:cstheme="minorHAnsi"/>
                <w:color w:val="000000" w:themeColor="text1"/>
              </w:rPr>
              <w:t>„</w:t>
            </w:r>
            <w:r w:rsidR="000A155D" w:rsidRPr="001A39D1">
              <w:rPr>
                <w:rFonts w:cstheme="minorHAnsi"/>
                <w:color w:val="000000" w:themeColor="text1"/>
              </w:rPr>
              <w:t>Die KI kann alles sein – außer ein Gegenüber.</w:t>
            </w:r>
            <w:r w:rsidR="00F0300B">
              <w:rPr>
                <w:rFonts w:cstheme="minorHAnsi"/>
                <w:color w:val="000000" w:themeColor="text1"/>
              </w:rPr>
              <w:t>“</w:t>
            </w:r>
            <w:r w:rsidR="00F936EB" w:rsidRPr="001A39D1">
              <w:rPr>
                <w:rFonts w:cstheme="minorHAnsi"/>
                <w:color w:val="000000" w:themeColor="text1"/>
              </w:rPr>
              <w:t>)</w:t>
            </w:r>
          </w:p>
          <w:p w14:paraId="04359A4D"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Wichtige Hinweise:</w:t>
            </w:r>
          </w:p>
          <w:p w14:paraId="176D1CDE" w14:textId="598AADEA"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w:t>
            </w:r>
            <w:r w:rsidR="00F936EB" w:rsidRPr="001A39D1">
              <w:rPr>
                <w:rFonts w:cstheme="minorHAnsi"/>
                <w:color w:val="000000" w:themeColor="text1"/>
              </w:rPr>
              <w:t>Alle Positionen sind legitim, und auch die Zustimmung zur Aussage soll nicht kommentiert oder korrigiert werden</w:t>
            </w:r>
            <w:r w:rsidR="000A155D" w:rsidRPr="001A39D1">
              <w:rPr>
                <w:rFonts w:cstheme="minorHAnsi"/>
                <w:color w:val="000000" w:themeColor="text1"/>
              </w:rPr>
              <w:t>.</w:t>
            </w:r>
          </w:p>
          <w:p w14:paraId="4FF94085" w14:textId="7DAD6EA9"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w:t>
            </w:r>
            <w:r w:rsidR="000A155D" w:rsidRPr="001A39D1">
              <w:rPr>
                <w:rFonts w:cstheme="minorHAnsi"/>
                <w:color w:val="000000" w:themeColor="text1"/>
              </w:rPr>
              <w:t xml:space="preserve">Das </w:t>
            </w:r>
            <w:r w:rsidRPr="001A39D1">
              <w:rPr>
                <w:rFonts w:cstheme="minorHAnsi"/>
                <w:color w:val="000000" w:themeColor="text1"/>
              </w:rPr>
              <w:t xml:space="preserve">Ziel ist nicht die </w:t>
            </w:r>
            <w:r w:rsidR="00F0300B">
              <w:rPr>
                <w:rFonts w:cstheme="minorHAnsi"/>
                <w:color w:val="000000" w:themeColor="text1"/>
              </w:rPr>
              <w:t>„</w:t>
            </w:r>
            <w:r w:rsidRPr="001A39D1">
              <w:rPr>
                <w:rFonts w:cstheme="minorHAnsi"/>
                <w:color w:val="000000" w:themeColor="text1"/>
              </w:rPr>
              <w:t>richtige</w:t>
            </w:r>
            <w:r w:rsidR="00F0300B">
              <w:rPr>
                <w:rFonts w:cstheme="minorHAnsi"/>
                <w:color w:val="000000" w:themeColor="text1"/>
              </w:rPr>
              <w:t>“</w:t>
            </w:r>
            <w:r w:rsidRPr="001A39D1">
              <w:rPr>
                <w:rFonts w:cstheme="minorHAnsi"/>
                <w:color w:val="000000" w:themeColor="text1"/>
              </w:rPr>
              <w:t xml:space="preserve"> Antwort, sondern das </w:t>
            </w:r>
            <w:r w:rsidR="00416E41" w:rsidRPr="001A39D1">
              <w:rPr>
                <w:rFonts w:cstheme="minorHAnsi"/>
                <w:color w:val="000000" w:themeColor="text1"/>
              </w:rPr>
              <w:t>Formulieren</w:t>
            </w:r>
            <w:r w:rsidRPr="001A39D1">
              <w:rPr>
                <w:rFonts w:cstheme="minorHAnsi"/>
                <w:color w:val="000000" w:themeColor="text1"/>
              </w:rPr>
              <w:t xml:space="preserve"> und Begründen einer Haltung</w:t>
            </w:r>
            <w:r w:rsidR="000A155D" w:rsidRPr="001A39D1">
              <w:rPr>
                <w:rFonts w:cstheme="minorHAnsi"/>
                <w:color w:val="000000" w:themeColor="text1"/>
              </w:rPr>
              <w:t>.</w:t>
            </w:r>
          </w:p>
          <w:p w14:paraId="282D2049" w14:textId="77787BA7" w:rsidR="00BF0E75" w:rsidRPr="001A39D1" w:rsidRDefault="00BF0E75" w:rsidP="00BF0E75">
            <w:pPr>
              <w:spacing w:line="276" w:lineRule="auto"/>
              <w:rPr>
                <w:rFonts w:cstheme="minorHAnsi"/>
                <w:color w:val="000000" w:themeColor="text1"/>
              </w:rPr>
            </w:pPr>
            <w:r w:rsidRPr="001A39D1">
              <w:rPr>
                <w:rFonts w:cstheme="minorHAnsi"/>
                <w:color w:val="000000" w:themeColor="text1"/>
              </w:rPr>
              <w:t>- Die Mitte wird am stärksten besetzt sein</w:t>
            </w:r>
            <w:r w:rsidR="00416E41" w:rsidRPr="001A39D1">
              <w:rPr>
                <w:rFonts w:cstheme="minorHAnsi"/>
                <w:color w:val="000000" w:themeColor="text1"/>
              </w:rPr>
              <w:t>. D</w:t>
            </w:r>
            <w:r w:rsidRPr="001A39D1">
              <w:rPr>
                <w:rFonts w:cstheme="minorHAnsi"/>
                <w:color w:val="000000" w:themeColor="text1"/>
              </w:rPr>
              <w:t>as ist erwünscht und zeigt differenziertes Denken</w:t>
            </w:r>
            <w:r w:rsidR="00416E41" w:rsidRPr="001A39D1">
              <w:rPr>
                <w:rFonts w:cstheme="minorHAnsi"/>
                <w:color w:val="000000" w:themeColor="text1"/>
              </w:rPr>
              <w:t>.</w:t>
            </w:r>
          </w:p>
          <w:p w14:paraId="17245065" w14:textId="068E32E9" w:rsidR="00BF0E75" w:rsidRPr="001A39D1" w:rsidRDefault="00BF0E75" w:rsidP="00F76E66">
            <w:pPr>
              <w:spacing w:line="276" w:lineRule="auto"/>
              <w:rPr>
                <w:rFonts w:cstheme="minorHAnsi"/>
                <w:color w:val="000000" w:themeColor="text1"/>
              </w:rPr>
            </w:pPr>
            <w:r w:rsidRPr="001A39D1">
              <w:rPr>
                <w:rFonts w:cstheme="minorHAnsi"/>
                <w:color w:val="000000" w:themeColor="text1"/>
              </w:rPr>
              <w:t xml:space="preserve">- </w:t>
            </w:r>
            <w:r w:rsidR="00416E41" w:rsidRPr="001A39D1">
              <w:rPr>
                <w:rFonts w:cstheme="minorHAnsi"/>
                <w:color w:val="000000" w:themeColor="text1"/>
              </w:rPr>
              <w:t xml:space="preserve">Die </w:t>
            </w:r>
            <w:r w:rsidRPr="001A39D1">
              <w:rPr>
                <w:rFonts w:cstheme="minorHAnsi"/>
                <w:color w:val="000000" w:themeColor="text1"/>
              </w:rPr>
              <w:t>Lernende</w:t>
            </w:r>
            <w:r w:rsidR="00416E41" w:rsidRPr="001A39D1">
              <w:rPr>
                <w:rFonts w:cstheme="minorHAnsi"/>
                <w:color w:val="000000" w:themeColor="text1"/>
              </w:rPr>
              <w:t>n</w:t>
            </w:r>
            <w:r w:rsidRPr="001A39D1">
              <w:rPr>
                <w:rFonts w:cstheme="minorHAnsi"/>
                <w:color w:val="000000" w:themeColor="text1"/>
              </w:rPr>
              <w:t>, die sich nicht positionieren möchten, können auch beobachten (niedrigschwellige Option)</w:t>
            </w:r>
            <w:r w:rsidR="00416E41" w:rsidRPr="001A39D1">
              <w:rPr>
                <w:rFonts w:cstheme="minorHAnsi"/>
                <w:color w:val="000000" w:themeColor="text1"/>
              </w:rPr>
              <w:t>.</w:t>
            </w:r>
          </w:p>
        </w:tc>
      </w:tr>
    </w:tbl>
    <w:p w14:paraId="553FA643" w14:textId="596B2BCF" w:rsidR="00160CD3" w:rsidRDefault="00160CD3" w:rsidP="00160CD3">
      <w:pPr>
        <w:rPr>
          <w:ins w:id="2263" w:author="Fabienne Schmaus" w:date="2026-05-04T10:23:00Z" w16du:dateUtc="2026-05-04T08:23:00Z"/>
          <w:rFonts w:cstheme="minorHAnsi"/>
          <w:highlight w:val="yellow"/>
        </w:rPr>
      </w:pPr>
    </w:p>
    <w:p w14:paraId="7F7C92DD" w14:textId="77777777" w:rsidR="00160CD3" w:rsidRDefault="00160CD3">
      <w:pPr>
        <w:rPr>
          <w:rFonts w:cstheme="minorHAnsi"/>
          <w:highlight w:val="yellow"/>
        </w:rPr>
      </w:pPr>
      <w:ins w:id="2264" w:author="Fabienne Schmaus" w:date="2026-05-04T10:23:00Z" w16du:dateUtc="2026-05-04T08:23:00Z">
        <w:r>
          <w:rPr>
            <w:rFonts w:cstheme="minorHAnsi"/>
            <w:highlight w:val="yellow"/>
          </w:rPr>
          <w:br w:type="page"/>
        </w:r>
      </w:ins>
    </w:p>
    <w:p w14:paraId="4BEE5EED" w14:textId="77777777" w:rsidR="00160CD3" w:rsidRPr="001955DF" w:rsidRDefault="00160CD3" w:rsidP="00160CD3">
      <w:pPr>
        <w:rPr>
          <w:ins w:id="2265" w:author="Fabienne Schmaus" w:date="2026-04-30T17:16:00Z" w16du:dateUtc="2026-04-30T15:16:00Z"/>
          <w:rFonts w:cstheme="minorHAnsi"/>
        </w:rPr>
      </w:pPr>
      <w:ins w:id="2266" w:author="Fabienne Schmaus" w:date="2026-04-30T17:16:00Z" w16du:dateUtc="2026-04-30T15:16:00Z">
        <w:r w:rsidRPr="001955DF">
          <w:rPr>
            <w:rFonts w:cstheme="minorHAnsi"/>
            <w:highlight w:val="yellow"/>
          </w:rPr>
          <w:lastRenderedPageBreak/>
          <w:t xml:space="preserve">((Seite </w:t>
        </w:r>
        <w:r>
          <w:rPr>
            <w:rFonts w:cstheme="minorHAnsi"/>
            <w:highlight w:val="yellow"/>
          </w:rPr>
          <w:t>xx</w:t>
        </w:r>
        <w:r w:rsidRPr="001955DF">
          <w:rPr>
            <w:rFonts w:cstheme="minorHAnsi"/>
            <w:highlight w:val="yellow"/>
          </w:rPr>
          <w:t>))</w:t>
        </w:r>
      </w:ins>
    </w:p>
    <w:p w14:paraId="12BC9AA5" w14:textId="1E093A50" w:rsidR="00160CD3" w:rsidRPr="00C6608C" w:rsidRDefault="00160CD3" w:rsidP="00160CD3">
      <w:pPr>
        <w:spacing w:after="0" w:line="276" w:lineRule="auto"/>
        <w:rPr>
          <w:rFonts w:cstheme="minorHAnsi"/>
          <w:b/>
          <w:bCs/>
          <w:sz w:val="24"/>
          <w:szCs w:val="24"/>
          <w:rPrChange w:id="2267" w:author="Fabienne Schmaus" w:date="2026-04-30T17:17:00Z" w16du:dateUtc="2026-04-30T15:17:00Z">
            <w:rPr>
              <w:rFonts w:cstheme="minorHAnsi"/>
              <w:b/>
              <w:bCs/>
              <w:color w:val="000000" w:themeColor="text1"/>
            </w:rPr>
          </w:rPrChange>
        </w:rPr>
      </w:pPr>
      <w:r w:rsidRPr="00C6608C">
        <w:rPr>
          <w:rFonts w:cstheme="minorHAnsi"/>
          <w:b/>
          <w:bCs/>
          <w:sz w:val="24"/>
          <w:szCs w:val="24"/>
          <w:rPrChange w:id="2268" w:author="Fabienne Schmaus" w:date="2026-04-30T17:17:00Z" w16du:dateUtc="2026-04-30T15:17:00Z">
            <w:rPr>
              <w:rFonts w:cstheme="minorHAnsi"/>
              <w:b/>
              <w:bCs/>
              <w:color w:val="000000" w:themeColor="text1"/>
            </w:rPr>
          </w:rPrChange>
        </w:rPr>
        <w:t xml:space="preserve">Anhang </w:t>
      </w:r>
      <w:del w:id="2269" w:author="Fabienne Schmaus" w:date="2026-05-04T10:30:00Z" w16du:dateUtc="2026-05-04T08:30:00Z">
        <w:r w:rsidRPr="00C6608C" w:rsidDel="00160CD3">
          <w:rPr>
            <w:rFonts w:cstheme="minorHAnsi"/>
            <w:b/>
            <w:bCs/>
            <w:sz w:val="24"/>
            <w:szCs w:val="24"/>
            <w:rPrChange w:id="2270" w:author="Fabienne Schmaus" w:date="2026-04-30T17:17:00Z" w16du:dateUtc="2026-04-30T15:17:00Z">
              <w:rPr>
                <w:rFonts w:cstheme="minorHAnsi"/>
                <w:b/>
                <w:bCs/>
                <w:color w:val="000000" w:themeColor="text1"/>
              </w:rPr>
            </w:rPrChange>
          </w:rPr>
          <w:delText xml:space="preserve">3 </w:delText>
        </w:r>
      </w:del>
      <w:ins w:id="2271" w:author="Fabienne Schmaus" w:date="2026-05-04T10:30:00Z" w16du:dateUtc="2026-05-04T08:30:00Z">
        <w:r>
          <w:rPr>
            <w:rFonts w:cstheme="minorHAnsi"/>
            <w:b/>
            <w:bCs/>
            <w:sz w:val="24"/>
            <w:szCs w:val="24"/>
          </w:rPr>
          <w:t>2</w:t>
        </w:r>
        <w:r w:rsidRPr="00C6608C">
          <w:rPr>
            <w:rFonts w:cstheme="minorHAnsi"/>
            <w:b/>
            <w:bCs/>
            <w:sz w:val="24"/>
            <w:szCs w:val="24"/>
            <w:rPrChange w:id="2272" w:author="Fabienne Schmaus" w:date="2026-04-30T17:17:00Z" w16du:dateUtc="2026-04-30T15:17:00Z">
              <w:rPr>
                <w:rFonts w:cstheme="minorHAnsi"/>
                <w:b/>
                <w:bCs/>
                <w:color w:val="000000" w:themeColor="text1"/>
              </w:rPr>
            </w:rPrChange>
          </w:rPr>
          <w:t xml:space="preserve"> </w:t>
        </w:r>
      </w:ins>
      <w:r w:rsidRPr="00C6608C">
        <w:rPr>
          <w:rFonts w:cstheme="minorHAnsi"/>
          <w:b/>
          <w:bCs/>
          <w:sz w:val="24"/>
          <w:szCs w:val="24"/>
          <w:rPrChange w:id="2273" w:author="Fabienne Schmaus" w:date="2026-04-30T17:17:00Z" w16du:dateUtc="2026-04-30T15:17:00Z">
            <w:rPr>
              <w:rFonts w:cstheme="minorHAnsi"/>
              <w:b/>
              <w:bCs/>
              <w:color w:val="000000" w:themeColor="text1"/>
            </w:rPr>
          </w:rPrChange>
        </w:rPr>
        <w:t xml:space="preserve">– Die 5 </w:t>
      </w:r>
      <w:commentRangeStart w:id="2274"/>
      <w:commentRangeStart w:id="2275"/>
      <w:r w:rsidRPr="00C6608C">
        <w:rPr>
          <w:rFonts w:cstheme="minorHAnsi"/>
          <w:b/>
          <w:bCs/>
          <w:sz w:val="24"/>
          <w:szCs w:val="24"/>
          <w:rPrChange w:id="2276" w:author="Fabienne Schmaus" w:date="2026-04-30T17:17:00Z" w16du:dateUtc="2026-04-30T15:17:00Z">
            <w:rPr>
              <w:rFonts w:cstheme="minorHAnsi"/>
              <w:b/>
              <w:bCs/>
              <w:color w:val="000000" w:themeColor="text1"/>
            </w:rPr>
          </w:rPrChange>
        </w:rPr>
        <w:t>Bausteine</w:t>
      </w:r>
      <w:commentRangeEnd w:id="2274"/>
      <w:r w:rsidRPr="00C6608C">
        <w:rPr>
          <w:rStyle w:val="Kommentarzeichen"/>
          <w:rFonts w:cstheme="minorHAnsi"/>
          <w:b/>
          <w:bCs/>
          <w:sz w:val="24"/>
          <w:szCs w:val="24"/>
          <w:rPrChange w:id="2277" w:author="Fabienne Schmaus" w:date="2026-04-30T17:17:00Z" w16du:dateUtc="2026-04-30T15:17:00Z">
            <w:rPr>
              <w:rStyle w:val="Kommentarzeichen"/>
              <w:rFonts w:cstheme="minorHAnsi"/>
              <w:b/>
              <w:bCs/>
              <w:color w:val="000000" w:themeColor="text1"/>
              <w:sz w:val="22"/>
              <w:szCs w:val="22"/>
            </w:rPr>
          </w:rPrChange>
        </w:rPr>
        <w:commentReference w:id="2274"/>
      </w:r>
      <w:commentRangeEnd w:id="2275"/>
      <w:r w:rsidRPr="00C6608C">
        <w:rPr>
          <w:rStyle w:val="Kommentarzeichen"/>
          <w:rFonts w:cstheme="minorHAnsi"/>
          <w:b/>
          <w:bCs/>
          <w:sz w:val="24"/>
          <w:szCs w:val="24"/>
          <w:rPrChange w:id="2278" w:author="Fabienne Schmaus" w:date="2026-04-30T17:17:00Z" w16du:dateUtc="2026-04-30T15:17:00Z">
            <w:rPr>
              <w:rStyle w:val="Kommentarzeichen"/>
              <w:rFonts w:cstheme="minorHAnsi"/>
              <w:b/>
              <w:bCs/>
              <w:color w:val="000000" w:themeColor="text1"/>
              <w:sz w:val="22"/>
              <w:szCs w:val="22"/>
            </w:rPr>
          </w:rPrChange>
        </w:rPr>
        <w:commentReference w:id="2275"/>
      </w:r>
    </w:p>
    <w:p w14:paraId="688558AC" w14:textId="77777777" w:rsidR="00160CD3" w:rsidRPr="00C6608C" w:rsidRDefault="00160CD3" w:rsidP="00160CD3">
      <w:pPr>
        <w:spacing w:after="0" w:line="276" w:lineRule="auto"/>
        <w:rPr>
          <w:rFonts w:cstheme="minorHAnsi"/>
          <w:rPrChange w:id="2279" w:author="Fabienne Schmaus" w:date="2026-04-30T17:17:00Z" w16du:dateUtc="2026-04-30T15:17:00Z">
            <w:rPr>
              <w:rFonts w:cstheme="minorHAnsi"/>
              <w:color w:val="EE0000"/>
            </w:rPr>
          </w:rPrChange>
        </w:rPr>
      </w:pPr>
    </w:p>
    <w:p w14:paraId="5EA7A92E" w14:textId="77777777" w:rsidR="00160CD3" w:rsidRPr="00C6608C" w:rsidRDefault="00160CD3" w:rsidP="00160CD3">
      <w:pPr>
        <w:spacing w:after="0" w:line="276" w:lineRule="auto"/>
        <w:rPr>
          <w:rFonts w:cstheme="minorHAnsi"/>
          <w:rPrChange w:id="2280" w:author="Fabienne Schmaus" w:date="2026-04-30T17:17:00Z" w16du:dateUtc="2026-04-30T15:17:00Z">
            <w:rPr>
              <w:rFonts w:cstheme="minorHAnsi"/>
              <w:color w:val="EE0000"/>
            </w:rPr>
          </w:rPrChange>
        </w:rPr>
      </w:pPr>
      <w:r w:rsidRPr="00C6608C">
        <w:rPr>
          <w:rFonts w:cstheme="minorHAnsi"/>
          <w:noProof/>
          <w:rPrChange w:id="2281" w:author="Fabienne Schmaus" w:date="2026-04-30T17:17:00Z" w16du:dateUtc="2026-04-30T15:17:00Z">
            <w:rPr>
              <w:rFonts w:cstheme="minorHAnsi"/>
              <w:noProof/>
              <w:color w:val="EE0000"/>
            </w:rPr>
          </w:rPrChange>
        </w:rPr>
        <w:drawing>
          <wp:inline distT="0" distB="0" distL="0" distR="0" wp14:anchorId="61123CB9" wp14:editId="13B07E72">
            <wp:extent cx="5659206" cy="7545788"/>
            <wp:effectExtent l="0" t="0" r="0" b="0"/>
            <wp:docPr id="9427261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26193" name="Grafik 942726193"/>
                    <pic:cNvPicPr/>
                  </pic:nvPicPr>
                  <pic:blipFill>
                    <a:blip r:embed="rId34">
                      <a:extLst>
                        <a:ext uri="{28A0092B-C50C-407E-A947-70E740481C1C}">
                          <a14:useLocalDpi xmlns:a14="http://schemas.microsoft.com/office/drawing/2010/main" val="0"/>
                        </a:ext>
                      </a:extLst>
                    </a:blip>
                    <a:stretch>
                      <a:fillRect/>
                    </a:stretch>
                  </pic:blipFill>
                  <pic:spPr>
                    <a:xfrm>
                      <a:off x="0" y="0"/>
                      <a:ext cx="5666062" cy="7554930"/>
                    </a:xfrm>
                    <a:prstGeom prst="rect">
                      <a:avLst/>
                    </a:prstGeom>
                  </pic:spPr>
                </pic:pic>
              </a:graphicData>
            </a:graphic>
          </wp:inline>
        </w:drawing>
      </w:r>
    </w:p>
    <w:p w14:paraId="49E96C2B" w14:textId="77777777" w:rsidR="00160CD3" w:rsidRDefault="00160CD3">
      <w:pPr>
        <w:rPr>
          <w:ins w:id="2282" w:author="Fabienne Schmaus" w:date="2026-05-04T10:23:00Z" w16du:dateUtc="2026-05-04T08:23:00Z"/>
          <w:rFonts w:cstheme="minorHAnsi"/>
          <w:highlight w:val="yellow"/>
        </w:rPr>
      </w:pPr>
    </w:p>
    <w:p w14:paraId="3866C39D" w14:textId="572E5886" w:rsidR="00160CD3" w:rsidRDefault="00160CD3">
      <w:pPr>
        <w:rPr>
          <w:rFonts w:cstheme="minorHAnsi"/>
          <w:highlight w:val="yellow"/>
        </w:rPr>
      </w:pPr>
      <w:r>
        <w:rPr>
          <w:rFonts w:cstheme="minorHAnsi"/>
          <w:highlight w:val="yellow"/>
        </w:rPr>
        <w:br w:type="page"/>
      </w:r>
    </w:p>
    <w:p w14:paraId="2806E639" w14:textId="77777777" w:rsidR="00C6608C" w:rsidRPr="00C6608C" w:rsidDel="00C6608C" w:rsidRDefault="00C6608C" w:rsidP="008B2C9E">
      <w:pPr>
        <w:rPr>
          <w:del w:id="2283" w:author="Fabienne Schmaus" w:date="2026-04-30T17:18:00Z" w16du:dateUtc="2026-04-30T15:18:00Z"/>
          <w:rFonts w:cstheme="minorHAnsi"/>
          <w:highlight w:val="yellow"/>
        </w:rPr>
      </w:pPr>
    </w:p>
    <w:p w14:paraId="1E6DA444" w14:textId="72D0E8EF" w:rsidR="00C6608C" w:rsidRPr="00C6608C" w:rsidDel="002273C9" w:rsidRDefault="00C6608C" w:rsidP="00160CD3">
      <w:pPr>
        <w:rPr>
          <w:del w:id="2284" w:author="Fabienne Schmaus" w:date="2026-05-04T10:19:00Z" w16du:dateUtc="2026-05-04T08:19:00Z"/>
          <w:rFonts w:cstheme="minorHAnsi"/>
          <w:highlight w:val="yellow"/>
        </w:rPr>
      </w:pPr>
      <w:del w:id="2285" w:author="Fabienne Schmaus" w:date="2026-04-30T17:18:00Z" w16du:dateUtc="2026-04-30T15:18:00Z">
        <w:r w:rsidRPr="00C6608C" w:rsidDel="00C6608C">
          <w:rPr>
            <w:rFonts w:cstheme="minorHAnsi"/>
            <w:highlight w:val="yellow"/>
          </w:rPr>
          <w:br w:type="page"/>
        </w:r>
      </w:del>
    </w:p>
    <w:p w14:paraId="3F7831F1" w14:textId="14286129" w:rsidR="008B2C9E" w:rsidRPr="00C6608C" w:rsidRDefault="008B2C9E" w:rsidP="00160CD3">
      <w:pPr>
        <w:rPr>
          <w:rFonts w:cstheme="minorHAnsi"/>
        </w:rPr>
      </w:pPr>
      <w:r w:rsidRPr="00C6608C">
        <w:rPr>
          <w:rFonts w:cstheme="minorHAnsi"/>
          <w:highlight w:val="yellow"/>
        </w:rPr>
        <w:lastRenderedPageBreak/>
        <w:t xml:space="preserve">((Seite </w:t>
      </w:r>
      <w:del w:id="2286" w:author="Fabienne Schmaus" w:date="2026-05-04T10:22:00Z" w16du:dateUtc="2026-05-04T08:22:00Z">
        <w:r w:rsidRPr="00C6608C" w:rsidDel="00160CD3">
          <w:rPr>
            <w:rFonts w:cstheme="minorHAnsi"/>
            <w:highlight w:val="yellow"/>
          </w:rPr>
          <w:delText>2</w:delText>
        </w:r>
        <w:r w:rsidR="00D21301" w:rsidRPr="00C6608C" w:rsidDel="00160CD3">
          <w:rPr>
            <w:rFonts w:cstheme="minorHAnsi"/>
            <w:highlight w:val="yellow"/>
          </w:rPr>
          <w:delText>5</w:delText>
        </w:r>
      </w:del>
      <w:ins w:id="2287" w:author="Fabienne Schmaus" w:date="2026-05-04T10:22:00Z" w16du:dateUtc="2026-05-04T08:22:00Z">
        <w:r w:rsidR="00160CD3">
          <w:rPr>
            <w:rFonts w:cstheme="minorHAnsi"/>
            <w:highlight w:val="yellow"/>
          </w:rPr>
          <w:t>xx</w:t>
        </w:r>
      </w:ins>
      <w:r w:rsidRPr="00C6608C">
        <w:rPr>
          <w:rFonts w:cstheme="minorHAnsi"/>
          <w:highlight w:val="yellow"/>
        </w:rPr>
        <w:t>))</w:t>
      </w:r>
    </w:p>
    <w:p w14:paraId="54D666A2" w14:textId="0D508836" w:rsidR="00BF0E75" w:rsidRPr="00C6608C" w:rsidRDefault="00F76E66">
      <w:pPr>
        <w:rPr>
          <w:rFonts w:cstheme="minorHAnsi"/>
          <w:b/>
          <w:bCs/>
          <w:color w:val="000000" w:themeColor="text1"/>
          <w:sz w:val="24"/>
          <w:szCs w:val="24"/>
        </w:rPr>
        <w:pPrChange w:id="2288" w:author="Fabienne Schmaus" w:date="2026-05-04T10:19:00Z" w16du:dateUtc="2026-05-04T08:19:00Z">
          <w:pPr>
            <w:spacing w:after="0" w:line="276" w:lineRule="auto"/>
          </w:pPr>
        </w:pPrChange>
      </w:pPr>
      <w:r w:rsidRPr="00C6608C">
        <w:rPr>
          <w:rFonts w:cstheme="minorHAnsi"/>
          <w:b/>
          <w:bCs/>
          <w:color w:val="000000" w:themeColor="text1"/>
          <w:sz w:val="24"/>
          <w:szCs w:val="24"/>
        </w:rPr>
        <w:t xml:space="preserve">Anhang </w:t>
      </w:r>
      <w:del w:id="2289" w:author="Fabienne Schmaus" w:date="2026-05-04T10:30:00Z" w16du:dateUtc="2026-05-04T08:30:00Z">
        <w:r w:rsidRPr="00C6608C" w:rsidDel="00160CD3">
          <w:rPr>
            <w:rFonts w:cstheme="minorHAnsi"/>
            <w:b/>
            <w:bCs/>
            <w:color w:val="000000" w:themeColor="text1"/>
            <w:sz w:val="24"/>
            <w:szCs w:val="24"/>
          </w:rPr>
          <w:delText>2</w:delText>
        </w:r>
        <w:r w:rsidR="001A39D1" w:rsidRPr="00C6608C" w:rsidDel="00160CD3">
          <w:rPr>
            <w:rFonts w:cstheme="minorHAnsi"/>
            <w:b/>
            <w:bCs/>
            <w:color w:val="000000" w:themeColor="text1"/>
            <w:sz w:val="24"/>
            <w:szCs w:val="24"/>
          </w:rPr>
          <w:delText xml:space="preserve"> </w:delText>
        </w:r>
      </w:del>
      <w:ins w:id="2290" w:author="Fabienne Schmaus" w:date="2026-05-04T10:30:00Z" w16du:dateUtc="2026-05-04T08:30:00Z">
        <w:r w:rsidR="00160CD3">
          <w:rPr>
            <w:rFonts w:cstheme="minorHAnsi"/>
            <w:b/>
            <w:bCs/>
            <w:color w:val="000000" w:themeColor="text1"/>
            <w:sz w:val="24"/>
            <w:szCs w:val="24"/>
          </w:rPr>
          <w:t>3</w:t>
        </w:r>
        <w:r w:rsidR="00160CD3" w:rsidRPr="00C6608C">
          <w:rPr>
            <w:rFonts w:cstheme="minorHAnsi"/>
            <w:b/>
            <w:bCs/>
            <w:color w:val="000000" w:themeColor="text1"/>
            <w:sz w:val="24"/>
            <w:szCs w:val="24"/>
          </w:rPr>
          <w:t xml:space="preserve"> </w:t>
        </w:r>
      </w:ins>
      <w:r w:rsidR="00C6608C" w:rsidRPr="00C6608C">
        <w:rPr>
          <w:rFonts w:cstheme="minorHAnsi"/>
          <w:b/>
          <w:bCs/>
          <w:color w:val="000000" w:themeColor="text1"/>
          <w:sz w:val="24"/>
          <w:szCs w:val="24"/>
        </w:rPr>
        <w:t>–</w:t>
      </w:r>
      <w:r w:rsidR="001A39D1" w:rsidRPr="00C6608C">
        <w:rPr>
          <w:rFonts w:cstheme="minorHAnsi"/>
          <w:b/>
          <w:bCs/>
          <w:color w:val="000000" w:themeColor="text1"/>
          <w:sz w:val="24"/>
          <w:szCs w:val="24"/>
        </w:rPr>
        <w:t xml:space="preserve"> Hintergrundwissen</w:t>
      </w:r>
    </w:p>
    <w:p w14:paraId="756CC5A9" w14:textId="3CE056AF" w:rsidR="00C6608C" w:rsidRPr="00C6608C" w:rsidDel="002273C9" w:rsidRDefault="00C6608C">
      <w:pPr>
        <w:rPr>
          <w:del w:id="2291" w:author="Fabienne Schmaus" w:date="2026-05-04T10:19:00Z" w16du:dateUtc="2026-05-04T08:19:00Z"/>
          <w:rFonts w:cstheme="minorHAnsi"/>
          <w:b/>
          <w:bCs/>
          <w:sz w:val="24"/>
          <w:szCs w:val="24"/>
          <w:rPrChange w:id="2292" w:author="Fabienne Schmaus" w:date="2026-04-30T17:14:00Z" w16du:dateUtc="2026-04-30T15:14:00Z">
            <w:rPr>
              <w:del w:id="2293" w:author="Fabienne Schmaus" w:date="2026-05-04T10:19:00Z" w16du:dateUtc="2026-05-04T08:19:00Z"/>
              <w:rFonts w:cstheme="minorHAnsi"/>
              <w:b/>
              <w:bCs/>
            </w:rPr>
          </w:rPrChange>
        </w:rPr>
        <w:pPrChange w:id="2294" w:author="Fabienne Schmaus" w:date="2026-05-04T10:19:00Z" w16du:dateUtc="2026-05-04T08:19:00Z">
          <w:pPr>
            <w:spacing w:after="0" w:line="276" w:lineRule="auto"/>
          </w:pPr>
        </w:pPrChange>
      </w:pPr>
    </w:p>
    <w:p w14:paraId="038B3248" w14:textId="1E6506A3" w:rsidR="001A39D1" w:rsidRPr="00C6608C" w:rsidDel="002273C9" w:rsidRDefault="001A39D1">
      <w:pPr>
        <w:rPr>
          <w:del w:id="2295" w:author="Fabienne Schmaus" w:date="2026-05-04T10:19:00Z" w16du:dateUtc="2026-05-04T08:19:00Z"/>
          <w:rFonts w:cstheme="minorHAnsi"/>
          <w:b/>
          <w:bCs/>
          <w:sz w:val="24"/>
          <w:szCs w:val="24"/>
          <w:rPrChange w:id="2296" w:author="Fabienne Schmaus" w:date="2026-04-30T17:14:00Z" w16du:dateUtc="2026-04-30T15:14:00Z">
            <w:rPr>
              <w:del w:id="2297" w:author="Fabienne Schmaus" w:date="2026-05-04T10:19:00Z" w16du:dateUtc="2026-05-04T08:19:00Z"/>
              <w:rFonts w:cstheme="minorHAnsi"/>
              <w:b/>
              <w:bCs/>
            </w:rPr>
          </w:rPrChange>
        </w:rPr>
        <w:pPrChange w:id="2298" w:author="Fabienne Schmaus" w:date="2026-05-04T10:19:00Z" w16du:dateUtc="2026-05-04T08:19:00Z">
          <w:pPr>
            <w:spacing w:after="0" w:line="276" w:lineRule="auto"/>
          </w:pPr>
        </w:pPrChange>
      </w:pPr>
      <w:del w:id="2299" w:author="Fabienne Schmaus" w:date="2026-05-04T10:19:00Z" w16du:dateUtc="2026-05-04T08:19:00Z">
        <w:r w:rsidRPr="00C6608C" w:rsidDel="002273C9">
          <w:rPr>
            <w:rFonts w:cstheme="minorHAnsi"/>
            <w:b/>
            <w:bCs/>
            <w:sz w:val="24"/>
            <w:szCs w:val="24"/>
            <w:rPrChange w:id="2300" w:author="Fabienne Schmaus" w:date="2026-04-30T17:14:00Z" w16du:dateUtc="2026-04-30T15:14:00Z">
              <w:rPr>
                <w:rFonts w:cstheme="minorHAnsi"/>
                <w:b/>
                <w:bCs/>
              </w:rPr>
            </w:rPrChange>
          </w:rPr>
          <w:delText>Zu</w:delText>
        </w:r>
        <w:r w:rsidR="00C6608C" w:rsidRPr="00C6608C" w:rsidDel="002273C9">
          <w:rPr>
            <w:rFonts w:cstheme="minorHAnsi"/>
            <w:b/>
            <w:bCs/>
            <w:sz w:val="24"/>
            <w:szCs w:val="24"/>
            <w:rPrChange w:id="2301" w:author="Fabienne Schmaus" w:date="2026-04-30T17:14:00Z" w16du:dateUtc="2026-04-30T15:14:00Z">
              <w:rPr>
                <w:rFonts w:cstheme="minorHAnsi"/>
                <w:b/>
                <w:bCs/>
              </w:rPr>
            </w:rPrChange>
          </w:rPr>
          <w:delText>r</w:delText>
        </w:r>
        <w:r w:rsidRPr="00C6608C" w:rsidDel="002273C9">
          <w:rPr>
            <w:rFonts w:cstheme="minorHAnsi"/>
            <w:b/>
            <w:bCs/>
            <w:sz w:val="24"/>
            <w:szCs w:val="24"/>
            <w:rPrChange w:id="2302" w:author="Fabienne Schmaus" w:date="2026-04-30T17:14:00Z" w16du:dateUtc="2026-04-30T15:14:00Z">
              <w:rPr>
                <w:rFonts w:cstheme="minorHAnsi"/>
                <w:b/>
                <w:bCs/>
              </w:rPr>
            </w:rPrChange>
          </w:rPr>
          <w:delText xml:space="preserve"> Erarbeitung</w:delText>
        </w:r>
      </w:del>
    </w:p>
    <w:p w14:paraId="64E61237" w14:textId="77777777" w:rsidR="001A39D1" w:rsidRPr="00C6608C" w:rsidRDefault="001A39D1">
      <w:pPr>
        <w:rPr>
          <w:rFonts w:cstheme="minorHAnsi"/>
          <w:sz w:val="24"/>
          <w:szCs w:val="24"/>
          <w:rPrChange w:id="2303" w:author="Fabienne Schmaus" w:date="2026-04-30T17:14:00Z" w16du:dateUtc="2026-04-30T15:14:00Z">
            <w:rPr>
              <w:rFonts w:cstheme="minorHAnsi"/>
            </w:rPr>
          </w:rPrChange>
        </w:rPr>
        <w:pPrChange w:id="2304" w:author="Fabienne Schmaus" w:date="2026-05-04T10:19:00Z" w16du:dateUtc="2026-05-04T08:19:00Z">
          <w:pPr>
            <w:spacing w:after="0" w:line="276" w:lineRule="auto"/>
          </w:pPr>
        </w:pPrChange>
      </w:pPr>
    </w:p>
    <w:p w14:paraId="30597C53" w14:textId="4D3EC3BF" w:rsidR="001A39D1" w:rsidRDefault="001A39D1" w:rsidP="001A39D1">
      <w:pPr>
        <w:spacing w:after="0" w:line="276" w:lineRule="auto"/>
        <w:rPr>
          <w:rFonts w:cstheme="minorHAnsi"/>
          <w:b/>
          <w:bCs/>
          <w:color w:val="000000" w:themeColor="text1"/>
        </w:rPr>
      </w:pPr>
      <w:commentRangeStart w:id="2305"/>
      <w:r w:rsidRPr="001A39D1">
        <w:rPr>
          <w:rFonts w:cstheme="minorHAnsi"/>
          <w:b/>
          <w:bCs/>
          <w:color w:val="000000" w:themeColor="text1"/>
        </w:rPr>
        <w:t>A. Goffman: Das Leben als Theater</w:t>
      </w:r>
    </w:p>
    <w:p w14:paraId="448B8228" w14:textId="77777777" w:rsidR="00C6608C" w:rsidRPr="001A39D1" w:rsidRDefault="00C6608C" w:rsidP="001A39D1">
      <w:pPr>
        <w:spacing w:after="0" w:line="276" w:lineRule="auto"/>
        <w:rPr>
          <w:rFonts w:cstheme="minorHAnsi"/>
          <w:b/>
          <w:bCs/>
          <w:color w:val="000000" w:themeColor="text1"/>
        </w:rPr>
      </w:pPr>
    </w:p>
    <w:p w14:paraId="7403576A" w14:textId="1C86E05D"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Kernidee (Goffman 1959):</w:t>
      </w:r>
      <w:r w:rsidRPr="001A39D1">
        <w:rPr>
          <w:rFonts w:cstheme="minorHAnsi"/>
          <w:color w:val="000000" w:themeColor="text1"/>
        </w:rPr>
        <w:t xml:space="preserve"> Soziale Interaktion funktioniert wie eine Theateraufführung. Jede Person hat eine </w:t>
      </w:r>
      <w:r w:rsidRPr="001A39D1">
        <w:rPr>
          <w:rFonts w:cstheme="minorHAnsi"/>
          <w:b/>
          <w:bCs/>
          <w:color w:val="000000" w:themeColor="text1"/>
        </w:rPr>
        <w:t>Vorderbühne</w:t>
      </w:r>
      <w:r w:rsidRPr="001A39D1">
        <w:rPr>
          <w:rFonts w:cstheme="minorHAnsi"/>
          <w:color w:val="000000" w:themeColor="text1"/>
        </w:rPr>
        <w:t xml:space="preserve">, auf der sie sich dem Publikum präsentiert (z. B. Klassenzimmer, Bewerbungsgespräch), und eine </w:t>
      </w:r>
      <w:r w:rsidRPr="001A39D1">
        <w:rPr>
          <w:rFonts w:cstheme="minorHAnsi"/>
          <w:b/>
          <w:bCs/>
          <w:color w:val="000000" w:themeColor="text1"/>
        </w:rPr>
        <w:t>Hinterbühne</w:t>
      </w:r>
      <w:r w:rsidRPr="001A39D1">
        <w:rPr>
          <w:rFonts w:cstheme="minorHAnsi"/>
          <w:color w:val="000000" w:themeColor="text1"/>
        </w:rPr>
        <w:t xml:space="preserve">, auf der sie sich vorbereitet, entspannt oder </w:t>
      </w:r>
      <w:r w:rsidR="00F0300B">
        <w:rPr>
          <w:rFonts w:cstheme="minorHAnsi"/>
          <w:color w:val="000000" w:themeColor="text1"/>
        </w:rPr>
        <w:t>„</w:t>
      </w:r>
      <w:r w:rsidRPr="001A39D1">
        <w:rPr>
          <w:rFonts w:cstheme="minorHAnsi"/>
          <w:color w:val="000000" w:themeColor="text1"/>
        </w:rPr>
        <w:t>aus der Rolle fällt</w:t>
      </w:r>
      <w:r w:rsidR="00F0300B">
        <w:rPr>
          <w:rFonts w:cstheme="minorHAnsi"/>
          <w:color w:val="000000" w:themeColor="text1"/>
        </w:rPr>
        <w:t>“</w:t>
      </w:r>
      <w:r w:rsidRPr="001A39D1">
        <w:rPr>
          <w:rFonts w:cstheme="minorHAnsi"/>
          <w:color w:val="000000" w:themeColor="text1"/>
        </w:rPr>
        <w:t xml:space="preserve"> (z. B. eigenes Zimmer, enger Freundeskreis).</w:t>
      </w:r>
    </w:p>
    <w:p w14:paraId="3F3D607D" w14:textId="364CC200"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Relevanz für LH2:</w:t>
      </w:r>
      <w:r w:rsidRPr="001A39D1">
        <w:rPr>
          <w:rFonts w:cstheme="minorHAnsi"/>
          <w:color w:val="000000" w:themeColor="text1"/>
        </w:rPr>
        <w:t xml:space="preserve"> Social Media zeigt fast ausschließlich die Vorderbühne. Die Hinterbühne – das Löschen, das 20-Mal-Neu-Aufnehmen, der schlechte Tag – ist systematisch unsichtbar. Wenn </w:t>
      </w:r>
      <w:del w:id="2306" w:author="Fabienne Schmaus" w:date="2026-04-30T16:29:00Z" w16du:dateUtc="2026-04-30T14:29:00Z">
        <w:r w:rsidRPr="001A39D1" w:rsidDel="009B2458">
          <w:rPr>
            <w:rFonts w:cstheme="minorHAnsi"/>
            <w:color w:val="000000" w:themeColor="text1"/>
          </w:rPr>
          <w:delText>Schüler</w:delText>
        </w:r>
      </w:del>
      <w:ins w:id="2307" w:author="Fabienne Schmaus" w:date="2026-04-30T16:29:00Z" w16du:dateUtc="2026-04-30T14:29:00Z">
        <w:r w:rsidR="009B2458">
          <w:rPr>
            <w:rFonts w:cstheme="minorHAnsi"/>
            <w:color w:val="000000" w:themeColor="text1"/>
          </w:rPr>
          <w:t>Lernende</w:t>
        </w:r>
      </w:ins>
      <w:del w:id="2308" w:author="Fabienne Schmaus" w:date="2026-04-30T16:29:00Z" w16du:dateUtc="2026-04-30T14:29:00Z">
        <w:r w:rsidRPr="001A39D1" w:rsidDel="009B2458">
          <w:rPr>
            <w:rFonts w:cstheme="minorHAnsi"/>
            <w:color w:val="000000" w:themeColor="text1"/>
          </w:rPr>
          <w:delText>:innen</w:delText>
        </w:r>
      </w:del>
      <w:r w:rsidRPr="001A39D1">
        <w:rPr>
          <w:rFonts w:cstheme="minorHAnsi"/>
          <w:color w:val="000000" w:themeColor="text1"/>
        </w:rPr>
        <w:t xml:space="preserve"> nur Vorderbühnen sehen, vergleichen sie ihre eigene Gesamtheit (inkl. Hinterbühne) mit der kuratierten Oberfläche anderer.</w:t>
      </w:r>
    </w:p>
    <w:p w14:paraId="30AB734D" w14:textId="35BBCA7C"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Einsatz im Unterricht:</w:t>
      </w:r>
      <w:r w:rsidRPr="001A39D1">
        <w:rPr>
          <w:rFonts w:cstheme="minorHAnsi"/>
          <w:color w:val="000000" w:themeColor="text1"/>
        </w:rPr>
        <w:t xml:space="preserve"> Nicht als Fachbegriff einfordern, aber als Bild anbieten</w:t>
      </w:r>
      <w:ins w:id="2309" w:author="Fabienne Schmaus" w:date="2026-04-30T16:57:00Z" w16du:dateUtc="2026-04-30T14:57:00Z">
        <w:r w:rsidR="00C24DA6">
          <w:rPr>
            <w:rFonts w:cstheme="minorHAnsi"/>
            <w:color w:val="000000" w:themeColor="text1"/>
          </w:rPr>
          <w:t>:</w:t>
        </w:r>
      </w:ins>
      <w:del w:id="2310" w:author="Fabienne Schmaus" w:date="2026-04-30T16:57:00Z" w16du:dateUtc="2026-04-30T14:57:00Z">
        <w:r w:rsidRPr="001A39D1" w:rsidDel="00C24DA6">
          <w:rPr>
            <w:rFonts w:cstheme="minorHAnsi"/>
            <w:color w:val="000000" w:themeColor="text1"/>
          </w:rPr>
          <w:delText xml:space="preserve"> –</w:delText>
        </w:r>
      </w:del>
      <w:r w:rsidRPr="001A39D1">
        <w:rPr>
          <w:rFonts w:cstheme="minorHAnsi"/>
          <w:color w:val="000000" w:themeColor="text1"/>
        </w:rPr>
        <w:t xml:space="preserve"> </w:t>
      </w:r>
      <w:r w:rsidR="00F0300B">
        <w:rPr>
          <w:rFonts w:cstheme="minorHAnsi"/>
          <w:color w:val="000000" w:themeColor="text1"/>
        </w:rPr>
        <w:t>„</w:t>
      </w:r>
      <w:r w:rsidRPr="001A39D1">
        <w:rPr>
          <w:rFonts w:cstheme="minorHAnsi"/>
          <w:color w:val="000000" w:themeColor="text1"/>
        </w:rPr>
        <w:t>Was wir online sehen, ist immer nur die Bühne, nie das Backstage.</w:t>
      </w:r>
      <w:r w:rsidR="00F0300B">
        <w:rPr>
          <w:rFonts w:cstheme="minorHAnsi"/>
          <w:color w:val="000000" w:themeColor="text1"/>
        </w:rPr>
        <w:t>“</w:t>
      </w:r>
    </w:p>
    <w:p w14:paraId="3C732D49" w14:textId="77777777" w:rsidR="001A39D1" w:rsidRPr="001A39D1" w:rsidRDefault="001A39D1" w:rsidP="001A39D1">
      <w:pPr>
        <w:spacing w:after="0" w:line="276" w:lineRule="auto"/>
        <w:rPr>
          <w:rFonts w:cstheme="minorHAnsi"/>
          <w:color w:val="000000" w:themeColor="text1"/>
        </w:rPr>
      </w:pPr>
      <w:r w:rsidRPr="001A39D1">
        <w:rPr>
          <w:rFonts w:cstheme="minorHAnsi"/>
          <w:i/>
          <w:iCs/>
          <w:color w:val="000000" w:themeColor="text1"/>
        </w:rPr>
        <w:t>Weiterlesen:</w:t>
      </w:r>
      <w:r w:rsidRPr="001A39D1">
        <w:rPr>
          <w:rFonts w:cstheme="minorHAnsi"/>
          <w:color w:val="000000" w:themeColor="text1"/>
        </w:rPr>
        <w:t xml:space="preserve"> Goffman, E. (1959/2003): </w:t>
      </w:r>
      <w:r w:rsidRPr="001A39D1">
        <w:rPr>
          <w:rFonts w:cstheme="minorHAnsi"/>
          <w:i/>
          <w:iCs/>
          <w:color w:val="000000" w:themeColor="text1"/>
        </w:rPr>
        <w:t>Wir alle spielen Theater.</w:t>
      </w:r>
      <w:r w:rsidRPr="001A39D1">
        <w:rPr>
          <w:rFonts w:cstheme="minorHAnsi"/>
          <w:color w:val="000000" w:themeColor="text1"/>
        </w:rPr>
        <w:t xml:space="preserve"> Piper.</w:t>
      </w:r>
      <w:commentRangeEnd w:id="2305"/>
      <w:r w:rsidR="002273C9" w:rsidRPr="001A39D1">
        <w:rPr>
          <w:rStyle w:val="Kommentarzeichen"/>
          <w:rFonts w:cstheme="minorHAnsi"/>
          <w:color w:val="000000" w:themeColor="text1"/>
          <w:sz w:val="22"/>
          <w:szCs w:val="22"/>
        </w:rPr>
        <w:commentReference w:id="2305"/>
      </w:r>
    </w:p>
    <w:p w14:paraId="29AC17AF" w14:textId="77777777" w:rsidR="001A39D1" w:rsidRPr="001A39D1" w:rsidRDefault="001A39D1" w:rsidP="001A39D1">
      <w:pPr>
        <w:spacing w:after="0" w:line="276" w:lineRule="auto"/>
        <w:rPr>
          <w:rFonts w:cstheme="minorHAnsi"/>
          <w:b/>
          <w:bCs/>
          <w:color w:val="000000" w:themeColor="text1"/>
        </w:rPr>
      </w:pPr>
    </w:p>
    <w:p w14:paraId="0B206095" w14:textId="447D1B80" w:rsidR="001A39D1" w:rsidRPr="001A39D1" w:rsidRDefault="001A39D1" w:rsidP="001A39D1">
      <w:pPr>
        <w:spacing w:after="0" w:line="276" w:lineRule="auto"/>
        <w:rPr>
          <w:rFonts w:cstheme="minorHAnsi"/>
          <w:b/>
          <w:bCs/>
          <w:color w:val="000000" w:themeColor="text1"/>
        </w:rPr>
      </w:pPr>
      <w:commentRangeStart w:id="2311"/>
      <w:r w:rsidRPr="001A39D1">
        <w:rPr>
          <w:rFonts w:cstheme="minorHAnsi"/>
          <w:b/>
          <w:bCs/>
          <w:color w:val="000000" w:themeColor="text1"/>
        </w:rPr>
        <w:t>B. Was digitale Identität anders macht (boyd, 2014)</w:t>
      </w:r>
    </w:p>
    <w:p w14:paraId="04BB3E95" w14:textId="77777777" w:rsidR="00C6608C" w:rsidRDefault="00C6608C" w:rsidP="001A39D1">
      <w:pPr>
        <w:spacing w:after="0" w:line="276" w:lineRule="auto"/>
        <w:rPr>
          <w:rFonts w:cstheme="minorHAnsi"/>
          <w:color w:val="000000" w:themeColor="text1"/>
        </w:rPr>
      </w:pPr>
    </w:p>
    <w:p w14:paraId="7425E85A" w14:textId="5639DC0A" w:rsidR="001A39D1" w:rsidRPr="001A39D1" w:rsidRDefault="001A39D1" w:rsidP="001A39D1">
      <w:pPr>
        <w:spacing w:after="0" w:line="276" w:lineRule="auto"/>
        <w:rPr>
          <w:rFonts w:cstheme="minorHAnsi"/>
          <w:color w:val="000000" w:themeColor="text1"/>
        </w:rPr>
      </w:pPr>
      <w:r w:rsidRPr="001A39D1">
        <w:rPr>
          <w:rFonts w:cstheme="minorHAnsi"/>
          <w:color w:val="000000" w:themeColor="text1"/>
        </w:rPr>
        <w:t>Die US-Medienforscherin danah boyd hat vier Eigenschaften beschrieben, die digitale Kommunikation grundlegend von analoger unterscheiden:</w:t>
      </w:r>
    </w:p>
    <w:p w14:paraId="6D4FB5AF" w14:textId="77777777" w:rsidR="001A39D1" w:rsidRPr="001A39D1" w:rsidRDefault="001A39D1" w:rsidP="001A39D1">
      <w:pPr>
        <w:numPr>
          <w:ilvl w:val="0"/>
          <w:numId w:val="45"/>
        </w:numPr>
        <w:spacing w:after="0" w:line="276" w:lineRule="auto"/>
        <w:rPr>
          <w:rFonts w:cstheme="minorHAnsi"/>
          <w:color w:val="000000" w:themeColor="text1"/>
        </w:rPr>
      </w:pPr>
      <w:r w:rsidRPr="001A39D1">
        <w:rPr>
          <w:rFonts w:cstheme="minorHAnsi"/>
          <w:b/>
          <w:bCs/>
          <w:color w:val="000000" w:themeColor="text1"/>
        </w:rPr>
        <w:t>Persistent</w:t>
      </w:r>
      <w:r w:rsidRPr="001A39D1">
        <w:rPr>
          <w:rFonts w:cstheme="minorHAnsi"/>
          <w:color w:val="000000" w:themeColor="text1"/>
        </w:rPr>
        <w:t xml:space="preserve"> – einmal gepostet, bleibt es bestehen (Screenshots, Archive, Caches).</w:t>
      </w:r>
    </w:p>
    <w:p w14:paraId="25F9F77B" w14:textId="77777777" w:rsidR="001A39D1" w:rsidRPr="001A39D1" w:rsidRDefault="001A39D1" w:rsidP="001A39D1">
      <w:pPr>
        <w:numPr>
          <w:ilvl w:val="0"/>
          <w:numId w:val="45"/>
        </w:numPr>
        <w:spacing w:after="0" w:line="276" w:lineRule="auto"/>
        <w:rPr>
          <w:rFonts w:cstheme="minorHAnsi"/>
          <w:color w:val="000000" w:themeColor="text1"/>
        </w:rPr>
      </w:pPr>
      <w:r w:rsidRPr="001A39D1">
        <w:rPr>
          <w:rFonts w:cstheme="minorHAnsi"/>
          <w:b/>
          <w:bCs/>
          <w:color w:val="000000" w:themeColor="text1"/>
        </w:rPr>
        <w:t>Durchsuchbar (searchable)</w:t>
      </w:r>
      <w:r w:rsidRPr="001A39D1">
        <w:rPr>
          <w:rFonts w:cstheme="minorHAnsi"/>
          <w:color w:val="000000" w:themeColor="text1"/>
        </w:rPr>
        <w:t xml:space="preserve"> – Suchmaschinen und Algorithmen finden Inhalte auch Jahre später.</w:t>
      </w:r>
    </w:p>
    <w:p w14:paraId="0197FBBC" w14:textId="77777777" w:rsidR="001A39D1" w:rsidRPr="001A39D1" w:rsidRDefault="001A39D1" w:rsidP="001A39D1">
      <w:pPr>
        <w:numPr>
          <w:ilvl w:val="0"/>
          <w:numId w:val="45"/>
        </w:numPr>
        <w:spacing w:after="0" w:line="276" w:lineRule="auto"/>
        <w:rPr>
          <w:rFonts w:cstheme="minorHAnsi"/>
          <w:color w:val="000000" w:themeColor="text1"/>
        </w:rPr>
      </w:pPr>
      <w:r w:rsidRPr="001A39D1">
        <w:rPr>
          <w:rFonts w:cstheme="minorHAnsi"/>
          <w:b/>
          <w:bCs/>
          <w:color w:val="000000" w:themeColor="text1"/>
        </w:rPr>
        <w:t>Replizierbar</w:t>
      </w:r>
      <w:r w:rsidRPr="001A39D1">
        <w:rPr>
          <w:rFonts w:cstheme="minorHAnsi"/>
          <w:color w:val="000000" w:themeColor="text1"/>
        </w:rPr>
        <w:t xml:space="preserve"> – jeder Post kann kopiert, geteilt, aus dem Kontext gerissen werden.</w:t>
      </w:r>
    </w:p>
    <w:p w14:paraId="3EA10ACD" w14:textId="7F57E2E5" w:rsidR="001A39D1" w:rsidRPr="001A39D1" w:rsidRDefault="001A39D1" w:rsidP="001A39D1">
      <w:pPr>
        <w:numPr>
          <w:ilvl w:val="0"/>
          <w:numId w:val="45"/>
        </w:numPr>
        <w:spacing w:after="0" w:line="276" w:lineRule="auto"/>
        <w:rPr>
          <w:rFonts w:cstheme="minorHAnsi"/>
          <w:color w:val="000000" w:themeColor="text1"/>
        </w:rPr>
      </w:pPr>
      <w:r w:rsidRPr="001A39D1">
        <w:rPr>
          <w:rFonts w:cstheme="minorHAnsi"/>
          <w:b/>
          <w:bCs/>
          <w:color w:val="000000" w:themeColor="text1"/>
        </w:rPr>
        <w:t>Skalierbar</w:t>
      </w:r>
      <w:r w:rsidRPr="001A39D1">
        <w:rPr>
          <w:rFonts w:cstheme="minorHAnsi"/>
          <w:color w:val="000000" w:themeColor="text1"/>
        </w:rPr>
        <w:t xml:space="preserve"> – aus 10 Leser</w:t>
      </w:r>
      <w:del w:id="2312" w:author="Fabienne Schmaus" w:date="2026-04-30T16:29:00Z" w16du:dateUtc="2026-04-30T14:29:00Z">
        <w:r w:rsidRPr="001A39D1" w:rsidDel="009B2458">
          <w:rPr>
            <w:rFonts w:cstheme="minorHAnsi"/>
            <w:color w:val="000000" w:themeColor="text1"/>
          </w:rPr>
          <w:delText>:</w:delText>
        </w:r>
      </w:del>
      <w:r w:rsidRPr="001A39D1">
        <w:rPr>
          <w:rFonts w:cstheme="minorHAnsi"/>
          <w:color w:val="000000" w:themeColor="text1"/>
        </w:rPr>
        <w:t xml:space="preserve">innen </w:t>
      </w:r>
      <w:ins w:id="2313" w:author="Fabienne Schmaus" w:date="2026-04-30T16:29:00Z" w16du:dateUtc="2026-04-30T14:29:00Z">
        <w:r w:rsidR="009B2458">
          <w:rPr>
            <w:rFonts w:cstheme="minorHAnsi"/>
            <w:color w:val="000000" w:themeColor="text1"/>
          </w:rPr>
          <w:t xml:space="preserve">und Leser </w:t>
        </w:r>
      </w:ins>
      <w:r w:rsidRPr="001A39D1">
        <w:rPr>
          <w:rFonts w:cstheme="minorHAnsi"/>
          <w:color w:val="000000" w:themeColor="text1"/>
        </w:rPr>
        <w:t>können über Nacht 10 Millionen werden.</w:t>
      </w:r>
    </w:p>
    <w:p w14:paraId="43283A75" w14:textId="64520646"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Warum das für Jugendliche wichtig ist:</w:t>
      </w:r>
      <w:r w:rsidRPr="001A39D1">
        <w:rPr>
          <w:rFonts w:cstheme="minorHAnsi"/>
          <w:color w:val="000000" w:themeColor="text1"/>
        </w:rPr>
        <w:t xml:space="preserve"> Eine Entscheidung, die sich wie eine flüchtige Geste anfühlt (</w:t>
      </w:r>
      <w:r w:rsidR="00F0300B">
        <w:rPr>
          <w:rFonts w:cstheme="minorHAnsi"/>
          <w:color w:val="000000" w:themeColor="text1"/>
        </w:rPr>
        <w:t>„</w:t>
      </w:r>
      <w:r w:rsidRPr="001A39D1">
        <w:rPr>
          <w:rFonts w:cstheme="minorHAnsi"/>
          <w:color w:val="000000" w:themeColor="text1"/>
        </w:rPr>
        <w:t>kurz was posten</w:t>
      </w:r>
      <w:r w:rsidR="00F0300B">
        <w:rPr>
          <w:rFonts w:cstheme="minorHAnsi"/>
          <w:color w:val="000000" w:themeColor="text1"/>
        </w:rPr>
        <w:t>“</w:t>
      </w:r>
      <w:r w:rsidRPr="001A39D1">
        <w:rPr>
          <w:rFonts w:cstheme="minorHAnsi"/>
          <w:color w:val="000000" w:themeColor="text1"/>
        </w:rPr>
        <w:t xml:space="preserve">), hat potenziell die Halbwertszeit einer Festplatteneintragung. Das erklärt, warum die scheinbar kleine Frage </w:t>
      </w:r>
      <w:r w:rsidR="00F0300B">
        <w:rPr>
          <w:rFonts w:cstheme="minorHAnsi"/>
          <w:color w:val="000000" w:themeColor="text1"/>
        </w:rPr>
        <w:t>„</w:t>
      </w:r>
      <w:r w:rsidRPr="001A39D1">
        <w:rPr>
          <w:rFonts w:cstheme="minorHAnsi"/>
          <w:color w:val="000000" w:themeColor="text1"/>
        </w:rPr>
        <w:t>Was poste ich?</w:t>
      </w:r>
      <w:r w:rsidR="00F0300B">
        <w:rPr>
          <w:rFonts w:cstheme="minorHAnsi"/>
          <w:color w:val="000000" w:themeColor="text1"/>
        </w:rPr>
        <w:t>“</w:t>
      </w:r>
      <w:r w:rsidRPr="001A39D1">
        <w:rPr>
          <w:rFonts w:cstheme="minorHAnsi"/>
          <w:color w:val="000000" w:themeColor="text1"/>
        </w:rPr>
        <w:t xml:space="preserve"> eine große Entscheidung sein kann.</w:t>
      </w:r>
    </w:p>
    <w:p w14:paraId="79577397" w14:textId="77777777" w:rsidR="001A39D1" w:rsidRPr="00D96127" w:rsidRDefault="001A39D1" w:rsidP="001A39D1">
      <w:pPr>
        <w:spacing w:after="0" w:line="276" w:lineRule="auto"/>
        <w:rPr>
          <w:rFonts w:cstheme="minorHAnsi"/>
          <w:color w:val="000000" w:themeColor="text1"/>
        </w:rPr>
      </w:pPr>
      <w:r w:rsidRPr="001A39D1">
        <w:rPr>
          <w:rFonts w:cstheme="minorHAnsi"/>
          <w:i/>
          <w:iCs/>
          <w:color w:val="000000" w:themeColor="text1"/>
          <w:lang w:val="en-US"/>
        </w:rPr>
        <w:t>Weiterlesen:</w:t>
      </w:r>
      <w:r w:rsidRPr="001A39D1">
        <w:rPr>
          <w:rFonts w:cstheme="minorHAnsi"/>
          <w:color w:val="000000" w:themeColor="text1"/>
          <w:lang w:val="en-US"/>
        </w:rPr>
        <w:t xml:space="preserve"> boyd, danah (2014): </w:t>
      </w:r>
      <w:r w:rsidRPr="001A39D1">
        <w:rPr>
          <w:rFonts w:cstheme="minorHAnsi"/>
          <w:i/>
          <w:iCs/>
          <w:color w:val="000000" w:themeColor="text1"/>
          <w:lang w:val="en-US"/>
        </w:rPr>
        <w:t>It's Complicated. The Social Lives of Networked Teens.</w:t>
      </w:r>
      <w:r w:rsidRPr="001A39D1">
        <w:rPr>
          <w:rFonts w:cstheme="minorHAnsi"/>
          <w:color w:val="000000" w:themeColor="text1"/>
          <w:lang w:val="en-US"/>
        </w:rPr>
        <w:t xml:space="preserve"> </w:t>
      </w:r>
      <w:r w:rsidRPr="00D96127">
        <w:rPr>
          <w:rFonts w:cstheme="minorHAnsi"/>
          <w:color w:val="000000" w:themeColor="text1"/>
        </w:rPr>
        <w:t>Yale University Press. (frei verfügbar auf danah.org)</w:t>
      </w:r>
      <w:commentRangeEnd w:id="2311"/>
      <w:r w:rsidR="002273C9" w:rsidRPr="00D96127">
        <w:rPr>
          <w:rStyle w:val="Kommentarzeichen"/>
          <w:rFonts w:cstheme="minorHAnsi"/>
          <w:color w:val="000000" w:themeColor="text1"/>
          <w:sz w:val="22"/>
          <w:szCs w:val="22"/>
        </w:rPr>
        <w:commentReference w:id="2311"/>
      </w:r>
    </w:p>
    <w:p w14:paraId="7A498AB4" w14:textId="77777777" w:rsidR="001A39D1" w:rsidRPr="00D96127" w:rsidRDefault="001A39D1" w:rsidP="001A39D1">
      <w:pPr>
        <w:spacing w:after="0" w:line="276" w:lineRule="auto"/>
        <w:rPr>
          <w:rFonts w:cstheme="minorHAnsi"/>
          <w:b/>
          <w:bCs/>
          <w:color w:val="000000" w:themeColor="text1"/>
        </w:rPr>
      </w:pPr>
    </w:p>
    <w:p w14:paraId="634BBB0F" w14:textId="54E54309" w:rsidR="001A39D1" w:rsidRPr="00D96127" w:rsidRDefault="001A39D1" w:rsidP="001A39D1">
      <w:pPr>
        <w:spacing w:after="0" w:line="276" w:lineRule="auto"/>
        <w:rPr>
          <w:rFonts w:cstheme="minorHAnsi"/>
          <w:b/>
          <w:bCs/>
          <w:color w:val="000000" w:themeColor="text1"/>
        </w:rPr>
      </w:pPr>
      <w:commentRangeStart w:id="2314"/>
      <w:r w:rsidRPr="00D96127">
        <w:rPr>
          <w:rFonts w:cstheme="minorHAnsi"/>
          <w:b/>
          <w:bCs/>
          <w:color w:val="000000" w:themeColor="text1"/>
        </w:rPr>
        <w:t>C. Context Collapse (Marwick &amp; boyd, 2011)</w:t>
      </w:r>
    </w:p>
    <w:p w14:paraId="1F24A8BF" w14:textId="77777777" w:rsidR="00C6608C" w:rsidRDefault="00C6608C" w:rsidP="001A39D1">
      <w:pPr>
        <w:spacing w:after="0" w:line="276" w:lineRule="auto"/>
        <w:rPr>
          <w:rFonts w:cstheme="minorHAnsi"/>
          <w:color w:val="000000" w:themeColor="text1"/>
        </w:rPr>
      </w:pPr>
    </w:p>
    <w:p w14:paraId="6B541F4A" w14:textId="5F035D71" w:rsidR="001A39D1" w:rsidRPr="001A39D1" w:rsidRDefault="001A39D1" w:rsidP="001A39D1">
      <w:pPr>
        <w:spacing w:after="0" w:line="276" w:lineRule="auto"/>
        <w:rPr>
          <w:rFonts w:cstheme="minorHAnsi"/>
          <w:color w:val="000000" w:themeColor="text1"/>
        </w:rPr>
      </w:pPr>
      <w:r w:rsidRPr="001A39D1">
        <w:rPr>
          <w:rFonts w:cstheme="minorHAnsi"/>
          <w:color w:val="000000" w:themeColor="text1"/>
        </w:rPr>
        <w:t xml:space="preserve">Offline sprechen wir mit unterschiedlichen Menschen unterschiedlich: Großmutter, Freundeskreis, Lehrkraft, </w:t>
      </w:r>
      <w:del w:id="2315" w:author="Fabienne Schmaus" w:date="2026-04-30T16:29:00Z" w16du:dateUtc="2026-04-30T14:29:00Z">
        <w:r w:rsidRPr="001A39D1" w:rsidDel="009B2458">
          <w:rPr>
            <w:rFonts w:cstheme="minorHAnsi"/>
            <w:color w:val="000000" w:themeColor="text1"/>
          </w:rPr>
          <w:delText>Sporttrainer:in</w:delText>
        </w:r>
      </w:del>
      <w:ins w:id="2316" w:author="Fabienne Schmaus" w:date="2026-04-30T16:29:00Z" w16du:dateUtc="2026-04-30T14:29:00Z">
        <w:r w:rsidR="009B2458">
          <w:rPr>
            <w:rFonts w:cstheme="minorHAnsi"/>
            <w:color w:val="000000" w:themeColor="text1"/>
          </w:rPr>
          <w:t>im Sportverein</w:t>
        </w:r>
      </w:ins>
      <w:r w:rsidRPr="001A39D1">
        <w:rPr>
          <w:rFonts w:cstheme="minorHAnsi"/>
          <w:color w:val="000000" w:themeColor="text1"/>
        </w:rPr>
        <w:t>. Online bricht diese Trennung zusammen</w:t>
      </w:r>
      <w:ins w:id="2317" w:author="Fabienne Schmaus" w:date="2026-04-30T16:57:00Z" w16du:dateUtc="2026-04-30T14:57:00Z">
        <w:r w:rsidR="00C24DA6">
          <w:rPr>
            <w:rFonts w:cstheme="minorHAnsi"/>
            <w:color w:val="000000" w:themeColor="text1"/>
          </w:rPr>
          <w:t>. E</w:t>
        </w:r>
      </w:ins>
      <w:del w:id="2318" w:author="Fabienne Schmaus" w:date="2026-04-30T16:57:00Z" w16du:dateUtc="2026-04-30T14:57:00Z">
        <w:r w:rsidRPr="001A39D1" w:rsidDel="00C24DA6">
          <w:rPr>
            <w:rFonts w:cstheme="minorHAnsi"/>
            <w:color w:val="000000" w:themeColor="text1"/>
          </w:rPr>
          <w:delText xml:space="preserve"> – e</w:delText>
        </w:r>
      </w:del>
      <w:r w:rsidRPr="001A39D1">
        <w:rPr>
          <w:rFonts w:cstheme="minorHAnsi"/>
          <w:color w:val="000000" w:themeColor="text1"/>
        </w:rPr>
        <w:t xml:space="preserve">in einziger Post wird von </w:t>
      </w:r>
      <w:r w:rsidRPr="001A39D1">
        <w:rPr>
          <w:rFonts w:cstheme="minorHAnsi"/>
          <w:b/>
          <w:bCs/>
          <w:color w:val="000000" w:themeColor="text1"/>
        </w:rPr>
        <w:t>allen gleichzeitig</w:t>
      </w:r>
      <w:r w:rsidRPr="001A39D1">
        <w:rPr>
          <w:rFonts w:cstheme="minorHAnsi"/>
          <w:color w:val="000000" w:themeColor="text1"/>
        </w:rPr>
        <w:t xml:space="preserve"> gesehen.</w:t>
      </w:r>
    </w:p>
    <w:p w14:paraId="154148DB" w14:textId="77777777" w:rsidR="001A39D1" w:rsidRPr="001A39D1" w:rsidRDefault="001A39D1" w:rsidP="001A39D1">
      <w:pPr>
        <w:spacing w:after="0" w:line="276" w:lineRule="auto"/>
        <w:rPr>
          <w:rFonts w:cstheme="minorHAnsi"/>
          <w:color w:val="000000" w:themeColor="text1"/>
        </w:rPr>
      </w:pPr>
      <w:r w:rsidRPr="001A39D1">
        <w:rPr>
          <w:rFonts w:cstheme="minorHAnsi"/>
          <w:color w:val="000000" w:themeColor="text1"/>
        </w:rPr>
        <w:t xml:space="preserve">Dieses Phänomen heißt </w:t>
      </w:r>
      <w:r w:rsidRPr="001A39D1">
        <w:rPr>
          <w:rFonts w:cstheme="minorHAnsi"/>
          <w:b/>
          <w:bCs/>
          <w:color w:val="000000" w:themeColor="text1"/>
        </w:rPr>
        <w:t>Context Collapse</w:t>
      </w:r>
      <w:r w:rsidRPr="001A39D1">
        <w:rPr>
          <w:rFonts w:cstheme="minorHAnsi"/>
          <w:color w:val="000000" w:themeColor="text1"/>
        </w:rPr>
        <w:t>: Die Kontexte kollabieren in ein einziges Publikum. Das führt zu einem Dilemma: Für welches Publikum schreibe ich? Für alle gleichzeitig? Für niemanden konkret?</w:t>
      </w:r>
    </w:p>
    <w:p w14:paraId="0494AD7D"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Typische Konsequenzen:</w:t>
      </w:r>
    </w:p>
    <w:p w14:paraId="56D0432A" w14:textId="43941877" w:rsidR="001A39D1" w:rsidRPr="001A39D1" w:rsidRDefault="001A39D1" w:rsidP="001A39D1">
      <w:pPr>
        <w:numPr>
          <w:ilvl w:val="0"/>
          <w:numId w:val="46"/>
        </w:numPr>
        <w:spacing w:after="0" w:line="276" w:lineRule="auto"/>
        <w:rPr>
          <w:rFonts w:cstheme="minorHAnsi"/>
          <w:color w:val="000000" w:themeColor="text1"/>
        </w:rPr>
      </w:pPr>
      <w:r w:rsidRPr="001A39D1">
        <w:rPr>
          <w:rFonts w:cstheme="minorHAnsi"/>
          <w:b/>
          <w:bCs/>
          <w:color w:val="000000" w:themeColor="text1"/>
        </w:rPr>
        <w:t>Selbstzensur:</w:t>
      </w:r>
      <w:r w:rsidRPr="001A39D1">
        <w:rPr>
          <w:rFonts w:cstheme="minorHAnsi"/>
          <w:color w:val="000000" w:themeColor="text1"/>
        </w:rPr>
        <w:t xml:space="preserve"> Posten nur noch das, was für </w:t>
      </w:r>
      <w:r w:rsidRPr="001A39D1">
        <w:rPr>
          <w:rFonts w:cstheme="minorHAnsi"/>
          <w:i/>
          <w:iCs/>
          <w:color w:val="000000" w:themeColor="text1"/>
        </w:rPr>
        <w:t>alle</w:t>
      </w:r>
      <w:r w:rsidRPr="001A39D1">
        <w:rPr>
          <w:rFonts w:cstheme="minorHAnsi"/>
          <w:color w:val="000000" w:themeColor="text1"/>
        </w:rPr>
        <w:t xml:space="preserve"> passt</w:t>
      </w:r>
      <w:ins w:id="2319" w:author="Fabienne Schmaus" w:date="2026-04-30T16:57:00Z" w16du:dateUtc="2026-04-30T14:57:00Z">
        <w:r w:rsidR="00C24DA6">
          <w:rPr>
            <w:rFonts w:cstheme="minorHAnsi"/>
            <w:color w:val="000000" w:themeColor="text1"/>
          </w:rPr>
          <w:t>. Es ist</w:t>
        </w:r>
      </w:ins>
      <w:del w:id="2320" w:author="Fabienne Schmaus" w:date="2026-04-30T16:57:00Z" w16du:dateUtc="2026-04-30T14:57:00Z">
        <w:r w:rsidRPr="001A39D1" w:rsidDel="00C24DA6">
          <w:rPr>
            <w:rFonts w:cstheme="minorHAnsi"/>
            <w:color w:val="000000" w:themeColor="text1"/>
          </w:rPr>
          <w:delText xml:space="preserve"> – </w:delText>
        </w:r>
      </w:del>
      <w:ins w:id="2321" w:author="Fabienne Schmaus" w:date="2026-04-30T16:57:00Z" w16du:dateUtc="2026-04-30T14:57:00Z">
        <w:r w:rsidR="00C24DA6">
          <w:rPr>
            <w:rFonts w:cstheme="minorHAnsi"/>
            <w:color w:val="000000" w:themeColor="text1"/>
          </w:rPr>
          <w:t xml:space="preserve"> </w:t>
        </w:r>
      </w:ins>
      <w:r w:rsidRPr="001A39D1">
        <w:rPr>
          <w:rFonts w:cstheme="minorHAnsi"/>
          <w:color w:val="000000" w:themeColor="text1"/>
        </w:rPr>
        <w:t>oft das Belangloseste.</w:t>
      </w:r>
    </w:p>
    <w:p w14:paraId="0EAD894A" w14:textId="3E9BF45D" w:rsidR="001A39D1" w:rsidRPr="001A39D1" w:rsidRDefault="001A39D1" w:rsidP="001A39D1">
      <w:pPr>
        <w:numPr>
          <w:ilvl w:val="0"/>
          <w:numId w:val="46"/>
        </w:numPr>
        <w:spacing w:after="0" w:line="276" w:lineRule="auto"/>
        <w:rPr>
          <w:rFonts w:cstheme="minorHAnsi"/>
          <w:color w:val="000000" w:themeColor="text1"/>
        </w:rPr>
      </w:pPr>
      <w:r w:rsidRPr="001A39D1">
        <w:rPr>
          <w:rFonts w:cstheme="minorHAnsi"/>
          <w:b/>
          <w:bCs/>
          <w:color w:val="000000" w:themeColor="text1"/>
        </w:rPr>
        <w:t>Mehrfach-Accounts:</w:t>
      </w:r>
      <w:r w:rsidRPr="001A39D1">
        <w:rPr>
          <w:rFonts w:cstheme="minorHAnsi"/>
          <w:color w:val="000000" w:themeColor="text1"/>
        </w:rPr>
        <w:t xml:space="preserve"> Finsta</w:t>
      </w:r>
      <w:ins w:id="2322" w:author="Fabienne Schmaus" w:date="2026-05-04T11:15:00Z" w16du:dateUtc="2026-05-04T09:15:00Z">
        <w:r w:rsidR="00AC6CBE">
          <w:rPr>
            <w:rFonts w:cstheme="minorHAnsi"/>
            <w:color w:val="000000" w:themeColor="text1"/>
          </w:rPr>
          <w:t xml:space="preserve">, </w:t>
        </w:r>
      </w:ins>
      <w:del w:id="2323" w:author="Fabienne Schmaus" w:date="2026-05-04T11:15:00Z" w16du:dateUtc="2026-05-04T09:15:00Z">
        <w:r w:rsidRPr="001A39D1" w:rsidDel="00AC6CBE">
          <w:rPr>
            <w:rFonts w:cstheme="minorHAnsi"/>
            <w:color w:val="000000" w:themeColor="text1"/>
          </w:rPr>
          <w:delText xml:space="preserve"> / </w:delText>
        </w:r>
      </w:del>
      <w:r w:rsidRPr="001A39D1">
        <w:rPr>
          <w:rFonts w:cstheme="minorHAnsi"/>
          <w:color w:val="000000" w:themeColor="text1"/>
        </w:rPr>
        <w:t xml:space="preserve">Rinsta, </w:t>
      </w:r>
      <w:r w:rsidR="00F0300B">
        <w:rPr>
          <w:rFonts w:cstheme="minorHAnsi"/>
          <w:color w:val="000000" w:themeColor="text1"/>
        </w:rPr>
        <w:t>„</w:t>
      </w:r>
      <w:r w:rsidRPr="001A39D1">
        <w:rPr>
          <w:rFonts w:cstheme="minorHAnsi"/>
          <w:color w:val="000000" w:themeColor="text1"/>
        </w:rPr>
        <w:t>Close Friends</w:t>
      </w:r>
      <w:r w:rsidR="00F0300B">
        <w:rPr>
          <w:rFonts w:cstheme="minorHAnsi"/>
          <w:color w:val="000000" w:themeColor="text1"/>
        </w:rPr>
        <w:t>“</w:t>
      </w:r>
      <w:r w:rsidRPr="001A39D1">
        <w:rPr>
          <w:rFonts w:cstheme="minorHAnsi"/>
          <w:color w:val="000000" w:themeColor="text1"/>
        </w:rPr>
        <w:t>-Listen, separate TikToks – der Versuch, Kontexte wiederherzustellen.</w:t>
      </w:r>
    </w:p>
    <w:p w14:paraId="327885FE" w14:textId="7C553654" w:rsidR="001A39D1" w:rsidRPr="001A39D1" w:rsidRDefault="001A39D1" w:rsidP="001A39D1">
      <w:pPr>
        <w:numPr>
          <w:ilvl w:val="0"/>
          <w:numId w:val="46"/>
        </w:numPr>
        <w:spacing w:after="0" w:line="276" w:lineRule="auto"/>
        <w:rPr>
          <w:rFonts w:cstheme="minorHAnsi"/>
          <w:color w:val="000000" w:themeColor="text1"/>
        </w:rPr>
      </w:pPr>
      <w:r w:rsidRPr="001A39D1">
        <w:rPr>
          <w:rFonts w:cstheme="minorHAnsi"/>
          <w:b/>
          <w:bCs/>
          <w:color w:val="000000" w:themeColor="text1"/>
        </w:rPr>
        <w:t>Authentizitätsstress:</w:t>
      </w:r>
      <w:r w:rsidRPr="001A39D1">
        <w:rPr>
          <w:rFonts w:cstheme="minorHAnsi"/>
          <w:color w:val="000000" w:themeColor="text1"/>
        </w:rPr>
        <w:t xml:space="preserve"> </w:t>
      </w:r>
      <w:r w:rsidR="00F0300B">
        <w:rPr>
          <w:rFonts w:cstheme="minorHAnsi"/>
          <w:color w:val="000000" w:themeColor="text1"/>
        </w:rPr>
        <w:t>„</w:t>
      </w:r>
      <w:r w:rsidRPr="001A39D1">
        <w:rPr>
          <w:rFonts w:cstheme="minorHAnsi"/>
          <w:color w:val="000000" w:themeColor="text1"/>
        </w:rPr>
        <w:t>Ich kann online nicht ich selbst sein, weil mich zu viele unterschiedliche Leute sehen.</w:t>
      </w:r>
      <w:r w:rsidR="00F0300B">
        <w:rPr>
          <w:rFonts w:cstheme="minorHAnsi"/>
          <w:color w:val="000000" w:themeColor="text1"/>
        </w:rPr>
        <w:t>“</w:t>
      </w:r>
    </w:p>
    <w:p w14:paraId="54B93E42" w14:textId="5736809D" w:rsidR="001A39D1" w:rsidRDefault="001A39D1" w:rsidP="001A39D1">
      <w:pPr>
        <w:spacing w:after="0" w:line="276" w:lineRule="auto"/>
        <w:rPr>
          <w:rFonts w:cstheme="minorHAnsi"/>
          <w:color w:val="000000" w:themeColor="text1"/>
        </w:rPr>
      </w:pPr>
      <w:r w:rsidRPr="001A39D1">
        <w:rPr>
          <w:rFonts w:cstheme="minorHAnsi"/>
          <w:b/>
          <w:bCs/>
          <w:color w:val="000000" w:themeColor="text1"/>
        </w:rPr>
        <w:lastRenderedPageBreak/>
        <w:t>Einsatz im Unterricht:</w:t>
      </w:r>
      <w:r w:rsidRPr="001A39D1">
        <w:rPr>
          <w:rFonts w:cstheme="minorHAnsi"/>
          <w:color w:val="000000" w:themeColor="text1"/>
        </w:rPr>
        <w:t xml:space="preserve"> Sehr gut geeignet, um die Zweit</w:t>
      </w:r>
      <w:del w:id="2324" w:author="Fabienne Schmaus" w:date="2026-05-04T11:15:00Z" w16du:dateUtc="2026-05-04T09:15:00Z">
        <w:r w:rsidRPr="001A39D1" w:rsidDel="00AC6CBE">
          <w:rPr>
            <w:rFonts w:cstheme="minorHAnsi"/>
            <w:color w:val="000000" w:themeColor="text1"/>
          </w:rPr>
          <w:delText>-/</w:delText>
        </w:r>
      </w:del>
      <w:ins w:id="2325" w:author="Fabienne Schmaus" w:date="2026-05-04T11:15:00Z" w16du:dateUtc="2026-05-04T09:15:00Z">
        <w:r w:rsidR="00AC6CBE" w:rsidRPr="001A39D1">
          <w:rPr>
            <w:rFonts w:cstheme="minorHAnsi"/>
            <w:color w:val="000000" w:themeColor="text1"/>
          </w:rPr>
          <w:t>-</w:t>
        </w:r>
        <w:r w:rsidR="00AC6CBE">
          <w:rPr>
            <w:rFonts w:cstheme="minorHAnsi"/>
            <w:color w:val="000000" w:themeColor="text1"/>
          </w:rPr>
          <w:t xml:space="preserve"> oder </w:t>
        </w:r>
      </w:ins>
      <w:r w:rsidRPr="001A39D1">
        <w:rPr>
          <w:rFonts w:cstheme="minorHAnsi"/>
          <w:color w:val="000000" w:themeColor="text1"/>
        </w:rPr>
        <w:t xml:space="preserve">Privat-Account-Praxis (Spam-Account, Finsta) aus der </w:t>
      </w:r>
      <w:del w:id="2326" w:author="Fabienne Schmaus" w:date="2026-04-30T16:29:00Z" w16du:dateUtc="2026-04-30T14:29:00Z">
        <w:r w:rsidRPr="001A39D1" w:rsidDel="009B2458">
          <w:rPr>
            <w:rFonts w:cstheme="minorHAnsi"/>
            <w:color w:val="000000" w:themeColor="text1"/>
          </w:rPr>
          <w:delText>Schüler:innen-</w:delText>
        </w:r>
      </w:del>
      <w:r w:rsidRPr="001A39D1">
        <w:rPr>
          <w:rFonts w:cstheme="minorHAnsi"/>
          <w:color w:val="000000" w:themeColor="text1"/>
        </w:rPr>
        <w:t xml:space="preserve">Lebenswelt </w:t>
      </w:r>
      <w:ins w:id="2327" w:author="Fabienne Schmaus" w:date="2026-04-30T16:29:00Z" w16du:dateUtc="2026-04-30T14:29:00Z">
        <w:r w:rsidR="009B2458">
          <w:rPr>
            <w:rFonts w:cstheme="minorHAnsi"/>
            <w:color w:val="000000" w:themeColor="text1"/>
          </w:rPr>
          <w:t>der Ler</w:t>
        </w:r>
      </w:ins>
      <w:ins w:id="2328" w:author="Fabienne Schmaus" w:date="2026-04-30T16:30:00Z" w16du:dateUtc="2026-04-30T14:30:00Z">
        <w:r w:rsidR="009B2458">
          <w:rPr>
            <w:rFonts w:cstheme="minorHAnsi"/>
            <w:color w:val="000000" w:themeColor="text1"/>
          </w:rPr>
          <w:t xml:space="preserve">nenden </w:t>
        </w:r>
      </w:ins>
      <w:r w:rsidRPr="001A39D1">
        <w:rPr>
          <w:rFonts w:cstheme="minorHAnsi"/>
          <w:color w:val="000000" w:themeColor="text1"/>
        </w:rPr>
        <w:t>einzuordnen – ein Versuch, Context Collapse zu lösen.</w:t>
      </w:r>
      <w:commentRangeEnd w:id="2314"/>
      <w:r w:rsidR="002273C9">
        <w:rPr>
          <w:rStyle w:val="Kommentarzeichen"/>
          <w:rFonts w:cstheme="minorHAnsi"/>
          <w:color w:val="000000" w:themeColor="text1"/>
          <w:sz w:val="22"/>
          <w:szCs w:val="22"/>
        </w:rPr>
        <w:commentReference w:id="2314"/>
      </w:r>
    </w:p>
    <w:p w14:paraId="2946D680" w14:textId="77777777" w:rsidR="00C6608C" w:rsidRPr="001955DF" w:rsidRDefault="00C6608C" w:rsidP="00C6608C">
      <w:pPr>
        <w:spacing w:after="0" w:line="276" w:lineRule="auto"/>
        <w:rPr>
          <w:ins w:id="2329" w:author="Fabienne Schmaus" w:date="2026-04-30T17:14:00Z" w16du:dateUtc="2026-04-30T15:14:00Z"/>
          <w:rFonts w:cstheme="minorHAnsi"/>
          <w:b/>
          <w:bCs/>
          <w:sz w:val="24"/>
          <w:szCs w:val="24"/>
        </w:rPr>
      </w:pPr>
    </w:p>
    <w:p w14:paraId="1D9FB136" w14:textId="1475F161" w:rsidR="00C6608C" w:rsidRPr="001955DF" w:rsidRDefault="00C6608C" w:rsidP="00C6608C">
      <w:pPr>
        <w:spacing w:after="0" w:line="276" w:lineRule="auto"/>
        <w:rPr>
          <w:ins w:id="2330" w:author="Fabienne Schmaus" w:date="2026-04-30T17:14:00Z" w16du:dateUtc="2026-04-30T15:14:00Z"/>
          <w:rFonts w:cstheme="minorHAnsi"/>
          <w:b/>
          <w:bCs/>
          <w:sz w:val="24"/>
          <w:szCs w:val="24"/>
        </w:rPr>
      </w:pPr>
      <w:ins w:id="2331" w:author="Fabienne Schmaus" w:date="2026-04-30T17:14:00Z" w16du:dateUtc="2026-04-30T15:14:00Z">
        <w:r w:rsidRPr="001955DF">
          <w:rPr>
            <w:rFonts w:cstheme="minorHAnsi"/>
            <w:b/>
            <w:bCs/>
            <w:sz w:val="24"/>
            <w:szCs w:val="24"/>
          </w:rPr>
          <w:t>Zur Arbeitsphase „</w:t>
        </w:r>
        <w:r>
          <w:rPr>
            <w:rFonts w:cstheme="minorHAnsi"/>
            <w:b/>
            <w:bCs/>
            <w:sz w:val="24"/>
            <w:szCs w:val="24"/>
          </w:rPr>
          <w:t>Vertiefung 1</w:t>
        </w:r>
        <w:r w:rsidRPr="001955DF">
          <w:rPr>
            <w:rFonts w:cstheme="minorHAnsi"/>
            <w:b/>
            <w:bCs/>
            <w:sz w:val="24"/>
            <w:szCs w:val="24"/>
          </w:rPr>
          <w:t>“</w:t>
        </w:r>
      </w:ins>
    </w:p>
    <w:p w14:paraId="125E2DC0" w14:textId="77777777" w:rsidR="00C6608C" w:rsidRPr="001955DF" w:rsidRDefault="00C6608C" w:rsidP="00C6608C">
      <w:pPr>
        <w:spacing w:after="0" w:line="276" w:lineRule="auto"/>
        <w:rPr>
          <w:ins w:id="2332" w:author="Fabienne Schmaus" w:date="2026-04-30T17:14:00Z" w16du:dateUtc="2026-04-30T15:14:00Z"/>
          <w:rFonts w:cstheme="minorHAnsi"/>
          <w:sz w:val="24"/>
          <w:szCs w:val="24"/>
        </w:rPr>
      </w:pPr>
    </w:p>
    <w:p w14:paraId="2D9FF823" w14:textId="5051CA13" w:rsidR="001A39D1" w:rsidDel="00C6608C" w:rsidRDefault="001A39D1" w:rsidP="001A39D1">
      <w:pPr>
        <w:spacing w:after="0" w:line="276" w:lineRule="auto"/>
        <w:rPr>
          <w:del w:id="2333" w:author="Fabienne Schmaus" w:date="2026-04-30T17:14:00Z" w16du:dateUtc="2026-04-30T15:14:00Z"/>
          <w:rFonts w:cstheme="minorHAnsi"/>
          <w:color w:val="000000" w:themeColor="text1"/>
        </w:rPr>
      </w:pPr>
    </w:p>
    <w:p w14:paraId="1005C22A" w14:textId="6DE48035" w:rsidR="001A39D1" w:rsidRPr="001A39D1" w:rsidDel="00C6608C" w:rsidRDefault="001A39D1" w:rsidP="001A39D1">
      <w:pPr>
        <w:spacing w:after="0" w:line="276" w:lineRule="auto"/>
        <w:rPr>
          <w:del w:id="2334" w:author="Fabienne Schmaus" w:date="2026-04-30T17:14:00Z" w16du:dateUtc="2026-04-30T15:14:00Z"/>
          <w:rFonts w:cstheme="minorHAnsi"/>
          <w:b/>
          <w:bCs/>
          <w:color w:val="000000" w:themeColor="text1"/>
          <w:sz w:val="32"/>
          <w:szCs w:val="32"/>
        </w:rPr>
      </w:pPr>
      <w:del w:id="2335" w:author="Fabienne Schmaus" w:date="2026-04-30T17:14:00Z" w16du:dateUtc="2026-04-30T15:14:00Z">
        <w:r w:rsidRPr="001A39D1" w:rsidDel="00C6608C">
          <w:rPr>
            <w:rFonts w:cstheme="minorHAnsi"/>
            <w:b/>
            <w:bCs/>
            <w:color w:val="000000" w:themeColor="text1"/>
            <w:sz w:val="32"/>
            <w:szCs w:val="32"/>
          </w:rPr>
          <w:delText>Zu Vertiefung 1</w:delText>
        </w:r>
      </w:del>
    </w:p>
    <w:p w14:paraId="4D4FD878" w14:textId="72176FF4" w:rsidR="001A39D1" w:rsidDel="00C6608C" w:rsidRDefault="001A39D1" w:rsidP="001A39D1">
      <w:pPr>
        <w:spacing w:after="0" w:line="276" w:lineRule="auto"/>
        <w:rPr>
          <w:del w:id="2336" w:author="Fabienne Schmaus" w:date="2026-04-30T17:14:00Z" w16du:dateUtc="2026-04-30T15:14:00Z"/>
          <w:rFonts w:cstheme="minorHAnsi"/>
          <w:color w:val="000000" w:themeColor="text1"/>
        </w:rPr>
      </w:pPr>
    </w:p>
    <w:p w14:paraId="17905256" w14:textId="3A3E9E9F" w:rsidR="001A39D1" w:rsidRPr="001A39D1" w:rsidRDefault="001A39D1" w:rsidP="001A39D1">
      <w:pPr>
        <w:spacing w:after="0" w:line="276" w:lineRule="auto"/>
        <w:rPr>
          <w:rFonts w:cstheme="minorHAnsi"/>
          <w:b/>
          <w:bCs/>
          <w:color w:val="000000" w:themeColor="text1"/>
        </w:rPr>
      </w:pPr>
      <w:r>
        <w:rPr>
          <w:rFonts w:cstheme="minorHAnsi"/>
          <w:b/>
          <w:bCs/>
          <w:color w:val="000000" w:themeColor="text1"/>
        </w:rPr>
        <w:t>A.</w:t>
      </w:r>
      <w:r w:rsidRPr="001A39D1">
        <w:rPr>
          <w:rFonts w:cstheme="minorHAnsi"/>
          <w:b/>
          <w:bCs/>
          <w:color w:val="000000" w:themeColor="text1"/>
        </w:rPr>
        <w:t xml:space="preserve"> Das Authentizitätsparadox</w:t>
      </w:r>
    </w:p>
    <w:p w14:paraId="65B81FC5" w14:textId="77777777" w:rsidR="00C6608C" w:rsidRDefault="00C6608C" w:rsidP="001A39D1">
      <w:pPr>
        <w:spacing w:after="0" w:line="276" w:lineRule="auto"/>
        <w:rPr>
          <w:ins w:id="2337" w:author="Fabienne Schmaus" w:date="2026-04-30T17:14:00Z" w16du:dateUtc="2026-04-30T15:14:00Z"/>
          <w:rFonts w:cstheme="minorHAnsi"/>
          <w:b/>
          <w:bCs/>
          <w:color w:val="000000" w:themeColor="text1"/>
        </w:rPr>
      </w:pPr>
    </w:p>
    <w:p w14:paraId="16B35E79" w14:textId="4F4A053F"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Zentrale Beobachtung:</w:t>
      </w:r>
      <w:r w:rsidRPr="001A39D1">
        <w:rPr>
          <w:rFonts w:cstheme="minorHAnsi"/>
          <w:color w:val="000000" w:themeColor="text1"/>
        </w:rPr>
        <w:t xml:space="preserve"> Je inszenierter eine Selbstdarstellung wirkt, desto glaubwürdiger kann sie erscheinen. Das </w:t>
      </w:r>
      <w:r w:rsidR="00F0300B">
        <w:rPr>
          <w:rFonts w:cstheme="minorHAnsi"/>
          <w:color w:val="000000" w:themeColor="text1"/>
        </w:rPr>
        <w:t>„</w:t>
      </w:r>
      <w:r w:rsidRPr="001A39D1">
        <w:rPr>
          <w:rFonts w:cstheme="minorHAnsi"/>
          <w:color w:val="000000" w:themeColor="text1"/>
        </w:rPr>
        <w:t>zufällige</w:t>
      </w:r>
      <w:r w:rsidR="00F0300B">
        <w:rPr>
          <w:rFonts w:cstheme="minorHAnsi"/>
          <w:color w:val="000000" w:themeColor="text1"/>
        </w:rPr>
        <w:t>“</w:t>
      </w:r>
      <w:r w:rsidRPr="001A39D1">
        <w:rPr>
          <w:rFonts w:cstheme="minorHAnsi"/>
          <w:color w:val="000000" w:themeColor="text1"/>
        </w:rPr>
        <w:t xml:space="preserve"> Spiegelselfie war oft das 47., das </w:t>
      </w:r>
      <w:r w:rsidR="00F0300B">
        <w:rPr>
          <w:rFonts w:cstheme="minorHAnsi"/>
          <w:color w:val="000000" w:themeColor="text1"/>
        </w:rPr>
        <w:t>„</w:t>
      </w:r>
      <w:r w:rsidRPr="001A39D1">
        <w:rPr>
          <w:rFonts w:cstheme="minorHAnsi"/>
          <w:color w:val="000000" w:themeColor="text1"/>
        </w:rPr>
        <w:t>ungeschminkte</w:t>
      </w:r>
      <w:r w:rsidR="00F0300B">
        <w:rPr>
          <w:rFonts w:cstheme="minorHAnsi"/>
          <w:color w:val="000000" w:themeColor="text1"/>
        </w:rPr>
        <w:t>“</w:t>
      </w:r>
      <w:r w:rsidRPr="001A39D1">
        <w:rPr>
          <w:rFonts w:cstheme="minorHAnsi"/>
          <w:color w:val="000000" w:themeColor="text1"/>
        </w:rPr>
        <w:t xml:space="preserve"> Foto sorgfältig beleuchtet, das </w:t>
      </w:r>
      <w:r w:rsidR="00F0300B">
        <w:rPr>
          <w:rFonts w:cstheme="minorHAnsi"/>
          <w:color w:val="000000" w:themeColor="text1"/>
        </w:rPr>
        <w:t>„</w:t>
      </w:r>
      <w:r w:rsidRPr="001A39D1">
        <w:rPr>
          <w:rFonts w:cstheme="minorHAnsi"/>
          <w:color w:val="000000" w:themeColor="text1"/>
        </w:rPr>
        <w:t>spontane</w:t>
      </w:r>
      <w:r w:rsidR="00F0300B">
        <w:rPr>
          <w:rFonts w:cstheme="minorHAnsi"/>
          <w:color w:val="000000" w:themeColor="text1"/>
        </w:rPr>
        <w:t>“</w:t>
      </w:r>
      <w:r w:rsidRPr="001A39D1">
        <w:rPr>
          <w:rFonts w:cstheme="minorHAnsi"/>
          <w:color w:val="000000" w:themeColor="text1"/>
        </w:rPr>
        <w:t xml:space="preserve"> Video hundertfach geschnitten.</w:t>
      </w:r>
    </w:p>
    <w:p w14:paraId="7A3C0864" w14:textId="55FEE8BF" w:rsidR="001A39D1" w:rsidRPr="001A39D1" w:rsidRDefault="001A39D1" w:rsidP="001A39D1">
      <w:pPr>
        <w:spacing w:after="0" w:line="276" w:lineRule="auto"/>
        <w:rPr>
          <w:rFonts w:cstheme="minorHAnsi"/>
          <w:color w:val="000000" w:themeColor="text1"/>
        </w:rPr>
      </w:pPr>
      <w:r w:rsidRPr="001A39D1">
        <w:rPr>
          <w:rFonts w:cstheme="minorHAnsi"/>
          <w:color w:val="000000" w:themeColor="text1"/>
        </w:rPr>
        <w:t>Das ist kein Vorwurf</w:t>
      </w:r>
      <w:ins w:id="2338" w:author="Fabienne Schmaus" w:date="2026-04-30T16:58:00Z" w16du:dateUtc="2026-04-30T14:58:00Z">
        <w:r w:rsidR="00C24DA6">
          <w:rPr>
            <w:rFonts w:cstheme="minorHAnsi"/>
            <w:color w:val="000000" w:themeColor="text1"/>
          </w:rPr>
          <w:t xml:space="preserve">, </w:t>
        </w:r>
      </w:ins>
      <w:del w:id="2339" w:author="Fabienne Schmaus" w:date="2026-04-30T16:58:00Z" w16du:dateUtc="2026-04-30T14:58:00Z">
        <w:r w:rsidRPr="001A39D1" w:rsidDel="00C24DA6">
          <w:rPr>
            <w:rFonts w:cstheme="minorHAnsi"/>
            <w:color w:val="000000" w:themeColor="text1"/>
          </w:rPr>
          <w:delText xml:space="preserve"> – </w:delText>
        </w:r>
      </w:del>
      <w:r w:rsidRPr="001A39D1">
        <w:rPr>
          <w:rFonts w:cstheme="minorHAnsi"/>
          <w:color w:val="000000" w:themeColor="text1"/>
        </w:rPr>
        <w:t xml:space="preserve">es ist ein </w:t>
      </w:r>
      <w:r w:rsidRPr="001A39D1">
        <w:rPr>
          <w:rFonts w:cstheme="minorHAnsi"/>
          <w:b/>
          <w:bCs/>
          <w:color w:val="000000" w:themeColor="text1"/>
        </w:rPr>
        <w:t>strukturelles Paradox</w:t>
      </w:r>
      <w:r w:rsidRPr="001A39D1">
        <w:rPr>
          <w:rFonts w:cstheme="minorHAnsi"/>
          <w:color w:val="000000" w:themeColor="text1"/>
        </w:rPr>
        <w:t>: Sobald Authentizität zu einer Strategie wird, ist sie nicht mehr das, was sie zu sein vorgibt. Gleichzeitig heißt das nicht, dass es keine echten Momente gibt</w:t>
      </w:r>
      <w:ins w:id="2340" w:author="Fabienne Schmaus" w:date="2026-04-30T16:58:00Z" w16du:dateUtc="2026-04-30T14:58:00Z">
        <w:r w:rsidR="00C24DA6">
          <w:rPr>
            <w:rFonts w:cstheme="minorHAnsi"/>
            <w:color w:val="000000" w:themeColor="text1"/>
          </w:rPr>
          <w:t xml:space="preserve">, </w:t>
        </w:r>
      </w:ins>
      <w:del w:id="2341" w:author="Fabienne Schmaus" w:date="2026-04-30T16:58:00Z" w16du:dateUtc="2026-04-30T14:58:00Z">
        <w:r w:rsidRPr="001A39D1" w:rsidDel="00C24DA6">
          <w:rPr>
            <w:rFonts w:cstheme="minorHAnsi"/>
            <w:color w:val="000000" w:themeColor="text1"/>
          </w:rPr>
          <w:delText xml:space="preserve"> – </w:delText>
        </w:r>
      </w:del>
      <w:r w:rsidRPr="001A39D1">
        <w:rPr>
          <w:rFonts w:cstheme="minorHAnsi"/>
          <w:color w:val="000000" w:themeColor="text1"/>
        </w:rPr>
        <w:t>sondern dass die Grenze fließend ist.</w:t>
      </w:r>
    </w:p>
    <w:p w14:paraId="6C1AEC9F" w14:textId="3E4AFCFB"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Für die Profilanalyse (</w:t>
      </w:r>
      <w:del w:id="2342" w:author="Fabienne Schmaus" w:date="2026-05-04T10:22:00Z" w16du:dateUtc="2026-05-04T08:22:00Z">
        <w:r w:rsidRPr="001A39D1" w:rsidDel="00160CD3">
          <w:rPr>
            <w:rFonts w:cstheme="minorHAnsi"/>
            <w:b/>
            <w:bCs/>
            <w:color w:val="000000" w:themeColor="text1"/>
          </w:rPr>
          <w:delText xml:space="preserve">AB </w:delText>
        </w:r>
      </w:del>
      <w:ins w:id="2343" w:author="Fabienne Schmaus" w:date="2026-05-04T10:22:00Z" w16du:dateUtc="2026-05-04T08:22:00Z">
        <w:r w:rsidR="00160CD3">
          <w:rPr>
            <w:rFonts w:cstheme="minorHAnsi"/>
            <w:b/>
            <w:bCs/>
            <w:color w:val="000000" w:themeColor="text1"/>
          </w:rPr>
          <w:t>Arbeitsblatt</w:t>
        </w:r>
        <w:r w:rsidR="00160CD3" w:rsidRPr="001A39D1">
          <w:rPr>
            <w:rFonts w:cstheme="minorHAnsi"/>
            <w:b/>
            <w:bCs/>
            <w:color w:val="000000" w:themeColor="text1"/>
          </w:rPr>
          <w:t xml:space="preserve"> </w:t>
        </w:r>
      </w:ins>
      <w:r w:rsidRPr="001A39D1">
        <w:rPr>
          <w:rFonts w:cstheme="minorHAnsi"/>
          <w:b/>
          <w:bCs/>
          <w:color w:val="000000" w:themeColor="text1"/>
        </w:rPr>
        <w:t>2) relevant:</w:t>
      </w:r>
    </w:p>
    <w:p w14:paraId="5FF4792F" w14:textId="55AAFEC6" w:rsidR="001A39D1" w:rsidRPr="001A39D1" w:rsidRDefault="00F0300B" w:rsidP="001A39D1">
      <w:pPr>
        <w:numPr>
          <w:ilvl w:val="0"/>
          <w:numId w:val="47"/>
        </w:numPr>
        <w:spacing w:after="0" w:line="276" w:lineRule="auto"/>
        <w:rPr>
          <w:rFonts w:cstheme="minorHAnsi"/>
          <w:color w:val="000000" w:themeColor="text1"/>
        </w:rPr>
      </w:pPr>
      <w:r>
        <w:rPr>
          <w:rFonts w:cstheme="minorHAnsi"/>
          <w:color w:val="000000" w:themeColor="text1"/>
        </w:rPr>
        <w:t>„</w:t>
      </w:r>
      <w:r w:rsidR="001A39D1" w:rsidRPr="001A39D1">
        <w:rPr>
          <w:rFonts w:cstheme="minorHAnsi"/>
          <w:color w:val="000000" w:themeColor="text1"/>
        </w:rPr>
        <w:t>Der Authentische</w:t>
      </w:r>
      <w:r>
        <w:rPr>
          <w:rFonts w:cstheme="minorHAnsi"/>
          <w:color w:val="000000" w:themeColor="text1"/>
        </w:rPr>
        <w:t>“</w:t>
      </w:r>
      <w:r w:rsidR="001A39D1" w:rsidRPr="001A39D1">
        <w:rPr>
          <w:rFonts w:cstheme="minorHAnsi"/>
          <w:color w:val="000000" w:themeColor="text1"/>
        </w:rPr>
        <w:t xml:space="preserve"> ist nicht automatisch die </w:t>
      </w:r>
      <w:r>
        <w:rPr>
          <w:rFonts w:cstheme="minorHAnsi"/>
          <w:color w:val="000000" w:themeColor="text1"/>
        </w:rPr>
        <w:t>„</w:t>
      </w:r>
      <w:r w:rsidR="001A39D1" w:rsidRPr="001A39D1">
        <w:rPr>
          <w:rFonts w:cstheme="minorHAnsi"/>
          <w:color w:val="000000" w:themeColor="text1"/>
        </w:rPr>
        <w:t>bessere</w:t>
      </w:r>
      <w:r>
        <w:rPr>
          <w:rFonts w:cstheme="minorHAnsi"/>
          <w:color w:val="000000" w:themeColor="text1"/>
        </w:rPr>
        <w:t>“</w:t>
      </w:r>
      <w:r w:rsidR="001A39D1" w:rsidRPr="001A39D1">
        <w:rPr>
          <w:rFonts w:cstheme="minorHAnsi"/>
          <w:color w:val="000000" w:themeColor="text1"/>
        </w:rPr>
        <w:t xml:space="preserve"> Strategie.</w:t>
      </w:r>
    </w:p>
    <w:p w14:paraId="40D9EFCB" w14:textId="77777777" w:rsidR="001A39D1" w:rsidRPr="001A39D1" w:rsidRDefault="001A39D1" w:rsidP="001A39D1">
      <w:pPr>
        <w:numPr>
          <w:ilvl w:val="0"/>
          <w:numId w:val="47"/>
        </w:numPr>
        <w:spacing w:after="0" w:line="276" w:lineRule="auto"/>
        <w:rPr>
          <w:rFonts w:cstheme="minorHAnsi"/>
          <w:color w:val="000000" w:themeColor="text1"/>
        </w:rPr>
      </w:pPr>
      <w:r w:rsidRPr="001A39D1">
        <w:rPr>
          <w:rFonts w:cstheme="minorHAnsi"/>
          <w:color w:val="000000" w:themeColor="text1"/>
        </w:rPr>
        <w:t xml:space="preserve">Fragen, die helfen: </w:t>
      </w:r>
      <w:r w:rsidRPr="001A39D1">
        <w:rPr>
          <w:rFonts w:cstheme="minorHAnsi"/>
          <w:i/>
          <w:iCs/>
          <w:color w:val="000000" w:themeColor="text1"/>
        </w:rPr>
        <w:t>Welche Entscheidung steht hinter dieser Natürlichkeit? Was zeigt diese Person bewusst, was zufällig?</w:t>
      </w:r>
    </w:p>
    <w:p w14:paraId="03D111EC" w14:textId="0A615BF8"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Didaktische Pointe:</w:t>
      </w:r>
      <w:r w:rsidRPr="001A39D1">
        <w:rPr>
          <w:rFonts w:cstheme="minorHAnsi"/>
          <w:color w:val="000000" w:themeColor="text1"/>
        </w:rPr>
        <w:t xml:space="preserve"> Ziel der Phase ist nicht, Authentizität zu entlarven, sondern sie als gestaltete Kategorie sichtbar zu machen </w:t>
      </w:r>
      <w:del w:id="2344" w:author="Fabienne Schmaus" w:date="2026-04-30T16:58:00Z" w16du:dateUtc="2026-04-30T14:58:00Z">
        <w:r w:rsidRPr="001A39D1" w:rsidDel="00C24DA6">
          <w:rPr>
            <w:rFonts w:cstheme="minorHAnsi"/>
            <w:color w:val="000000" w:themeColor="text1"/>
          </w:rPr>
          <w:delText xml:space="preserve">– </w:delText>
        </w:r>
      </w:del>
      <w:r w:rsidRPr="001A39D1">
        <w:rPr>
          <w:rFonts w:cstheme="minorHAnsi"/>
          <w:color w:val="000000" w:themeColor="text1"/>
        </w:rPr>
        <w:t xml:space="preserve">und damit die Schablone </w:t>
      </w:r>
      <w:r w:rsidR="00F0300B">
        <w:rPr>
          <w:rFonts w:cstheme="minorHAnsi"/>
          <w:color w:val="000000" w:themeColor="text1"/>
        </w:rPr>
        <w:t>„</w:t>
      </w:r>
      <w:r w:rsidRPr="001A39D1">
        <w:rPr>
          <w:rFonts w:cstheme="minorHAnsi"/>
          <w:color w:val="000000" w:themeColor="text1"/>
        </w:rPr>
        <w:t>inszeniert = schlecht, authentisch = gut</w:t>
      </w:r>
      <w:r w:rsidR="00F0300B">
        <w:rPr>
          <w:rFonts w:cstheme="minorHAnsi"/>
          <w:color w:val="000000" w:themeColor="text1"/>
        </w:rPr>
        <w:t>“</w:t>
      </w:r>
      <w:r w:rsidRPr="001A39D1">
        <w:rPr>
          <w:rFonts w:cstheme="minorHAnsi"/>
          <w:color w:val="000000" w:themeColor="text1"/>
        </w:rPr>
        <w:t xml:space="preserve"> aufzulösen.</w:t>
      </w:r>
    </w:p>
    <w:p w14:paraId="51AEEE5D" w14:textId="77777777" w:rsidR="001A39D1" w:rsidRDefault="001A39D1" w:rsidP="001A39D1">
      <w:pPr>
        <w:spacing w:after="0" w:line="276" w:lineRule="auto"/>
        <w:rPr>
          <w:rFonts w:cstheme="minorHAnsi"/>
          <w:b/>
          <w:bCs/>
          <w:color w:val="000000" w:themeColor="text1"/>
        </w:rPr>
      </w:pPr>
    </w:p>
    <w:p w14:paraId="2396C861" w14:textId="1C792E4C" w:rsidR="001A39D1" w:rsidRPr="001A39D1" w:rsidRDefault="001A39D1" w:rsidP="001A39D1">
      <w:pPr>
        <w:spacing w:after="0" w:line="276" w:lineRule="auto"/>
        <w:rPr>
          <w:rFonts w:cstheme="minorHAnsi"/>
          <w:b/>
          <w:bCs/>
          <w:color w:val="000000" w:themeColor="text1"/>
        </w:rPr>
      </w:pPr>
      <w:r>
        <w:rPr>
          <w:rFonts w:cstheme="minorHAnsi"/>
          <w:b/>
          <w:bCs/>
          <w:color w:val="000000" w:themeColor="text1"/>
        </w:rPr>
        <w:t xml:space="preserve">B. </w:t>
      </w:r>
      <w:r w:rsidRPr="001A39D1">
        <w:rPr>
          <w:rFonts w:cstheme="minorHAnsi"/>
          <w:b/>
          <w:bCs/>
          <w:color w:val="000000" w:themeColor="text1"/>
        </w:rPr>
        <w:t>Wenn Plattformdesign Inszenierung erschwert: BeReal</w:t>
      </w:r>
    </w:p>
    <w:p w14:paraId="6A362B22" w14:textId="77777777" w:rsidR="00C6608C" w:rsidRDefault="00C6608C" w:rsidP="001A39D1">
      <w:pPr>
        <w:spacing w:after="0" w:line="276" w:lineRule="auto"/>
        <w:rPr>
          <w:ins w:id="2345" w:author="Fabienne Schmaus" w:date="2026-04-30T17:14:00Z" w16du:dateUtc="2026-04-30T15:14:00Z"/>
          <w:rFonts w:cstheme="minorHAnsi"/>
          <w:b/>
          <w:bCs/>
          <w:color w:val="000000" w:themeColor="text1"/>
        </w:rPr>
      </w:pPr>
    </w:p>
    <w:p w14:paraId="6A92047B" w14:textId="69DD4F40"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Die Idee von BeReal (2020 gegründet):</w:t>
      </w:r>
      <w:r w:rsidRPr="001A39D1">
        <w:rPr>
          <w:rFonts w:cstheme="minorHAnsi"/>
          <w:color w:val="000000" w:themeColor="text1"/>
        </w:rPr>
        <w:t xml:space="preserve"> Ein Mal pro Tag, zu einem zufälligen Zeitpunkt, erhalten alle </w:t>
      </w:r>
      <w:del w:id="2346" w:author="Fabienne Schmaus" w:date="2026-04-30T16:30:00Z" w16du:dateUtc="2026-04-30T14:30:00Z">
        <w:r w:rsidRPr="001A39D1" w:rsidDel="009B2458">
          <w:rPr>
            <w:rFonts w:cstheme="minorHAnsi"/>
            <w:color w:val="000000" w:themeColor="text1"/>
          </w:rPr>
          <w:delText>Nutzer:innen</w:delText>
        </w:r>
      </w:del>
      <w:ins w:id="2347" w:author="Fabienne Schmaus" w:date="2026-04-30T16:30:00Z" w16du:dateUtc="2026-04-30T14:30:00Z">
        <w:r w:rsidR="009B2458">
          <w:rPr>
            <w:rFonts w:cstheme="minorHAnsi"/>
            <w:color w:val="000000" w:themeColor="text1"/>
          </w:rPr>
          <w:t>Nutzenden</w:t>
        </w:r>
      </w:ins>
      <w:r w:rsidRPr="001A39D1">
        <w:rPr>
          <w:rFonts w:cstheme="minorHAnsi"/>
          <w:color w:val="000000" w:themeColor="text1"/>
        </w:rPr>
        <w:t xml:space="preserve"> eine Push-Benachrichtigung. Sie haben dann zwei Minuten, um gleichzeitig mit Front- und Rückkamera ein Foto aufzunehmen. Ein Re-Shot ist möglich, wird aber markiert. Keine Filter, keine Beauty-Tools.</w:t>
      </w:r>
    </w:p>
    <w:p w14:paraId="7EC2DB51"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Was das zeigt:</w:t>
      </w:r>
      <w:r w:rsidRPr="001A39D1">
        <w:rPr>
          <w:rFonts w:cstheme="minorHAnsi"/>
          <w:color w:val="000000" w:themeColor="text1"/>
        </w:rPr>
        <w:t xml:space="preserve"> Inszenierung ist nicht nur eine individuelle Entscheidung, sondern wird durch </w:t>
      </w:r>
      <w:r w:rsidRPr="001A39D1">
        <w:rPr>
          <w:rFonts w:cstheme="minorHAnsi"/>
          <w:b/>
          <w:bCs/>
          <w:color w:val="000000" w:themeColor="text1"/>
        </w:rPr>
        <w:t>Plattformdesign</w:t>
      </w:r>
      <w:r w:rsidRPr="001A39D1">
        <w:rPr>
          <w:rFonts w:cstheme="minorHAnsi"/>
          <w:color w:val="000000" w:themeColor="text1"/>
        </w:rPr>
        <w:t xml:space="preserve"> ermöglicht oder erschwert. Instagram belohnt ästhetisch kuratierte Feeds; BeReal belohnt strukturell das Gegenteil.</w:t>
      </w:r>
    </w:p>
    <w:p w14:paraId="14649D34" w14:textId="77777777" w:rsidR="001A39D1" w:rsidRPr="001A39D1" w:rsidRDefault="001A39D1" w:rsidP="001A39D1">
      <w:pPr>
        <w:spacing w:after="0" w:line="276" w:lineRule="auto"/>
        <w:rPr>
          <w:rFonts w:cstheme="minorHAnsi"/>
          <w:color w:val="000000" w:themeColor="text1"/>
        </w:rPr>
      </w:pPr>
      <w:r w:rsidRPr="001A39D1">
        <w:rPr>
          <w:rFonts w:cstheme="minorHAnsi"/>
          <w:b/>
          <w:bCs/>
          <w:color w:val="000000" w:themeColor="text1"/>
        </w:rPr>
        <w:t>Pädagogisch interessant:</w:t>
      </w:r>
    </w:p>
    <w:p w14:paraId="72EF8138" w14:textId="50FC329A" w:rsidR="001A39D1" w:rsidRPr="001A39D1" w:rsidRDefault="001A39D1" w:rsidP="001A39D1">
      <w:pPr>
        <w:numPr>
          <w:ilvl w:val="0"/>
          <w:numId w:val="48"/>
        </w:numPr>
        <w:spacing w:after="0" w:line="276" w:lineRule="auto"/>
        <w:rPr>
          <w:rFonts w:cstheme="minorHAnsi"/>
          <w:color w:val="000000" w:themeColor="text1"/>
        </w:rPr>
      </w:pPr>
      <w:r w:rsidRPr="001A39D1">
        <w:rPr>
          <w:rFonts w:cstheme="minorHAnsi"/>
          <w:color w:val="000000" w:themeColor="text1"/>
        </w:rPr>
        <w:t>BeReal hat sich in der Praxis schnell relativiert</w:t>
      </w:r>
      <w:del w:id="2348" w:author="Fabienne Schmaus" w:date="2026-04-30T16:59:00Z" w16du:dateUtc="2026-04-30T14:59:00Z">
        <w:r w:rsidRPr="001A39D1" w:rsidDel="00C24DA6">
          <w:rPr>
            <w:rFonts w:cstheme="minorHAnsi"/>
            <w:color w:val="000000" w:themeColor="text1"/>
          </w:rPr>
          <w:delText xml:space="preserve"> –</w:delText>
        </w:r>
      </w:del>
      <w:ins w:id="2349" w:author="Fabienne Schmaus" w:date="2026-04-30T16:59:00Z" w16du:dateUtc="2026-04-30T14:59:00Z">
        <w:r w:rsidR="00C24DA6">
          <w:rPr>
            <w:rFonts w:cstheme="minorHAnsi"/>
            <w:color w:val="000000" w:themeColor="text1"/>
          </w:rPr>
          <w:t>: V</w:t>
        </w:r>
      </w:ins>
      <w:del w:id="2350" w:author="Fabienne Schmaus" w:date="2026-04-30T16:59:00Z" w16du:dateUtc="2026-04-30T14:59:00Z">
        <w:r w:rsidRPr="001A39D1" w:rsidDel="00C24DA6">
          <w:rPr>
            <w:rFonts w:cstheme="minorHAnsi"/>
            <w:color w:val="000000" w:themeColor="text1"/>
          </w:rPr>
          <w:delText xml:space="preserve"> v</w:delText>
        </w:r>
      </w:del>
      <w:r w:rsidRPr="001A39D1">
        <w:rPr>
          <w:rFonts w:cstheme="minorHAnsi"/>
          <w:color w:val="000000" w:themeColor="text1"/>
        </w:rPr>
        <w:t xml:space="preserve">iele </w:t>
      </w:r>
      <w:del w:id="2351" w:author="Fabienne Schmaus" w:date="2026-04-30T16:30:00Z" w16du:dateUtc="2026-04-30T14:30:00Z">
        <w:r w:rsidRPr="001A39D1" w:rsidDel="009B2458">
          <w:rPr>
            <w:rFonts w:cstheme="minorHAnsi"/>
            <w:color w:val="000000" w:themeColor="text1"/>
          </w:rPr>
          <w:delText>Nutzer:innen</w:delText>
        </w:r>
      </w:del>
      <w:ins w:id="2352" w:author="Fabienne Schmaus" w:date="2026-04-30T16:30:00Z" w16du:dateUtc="2026-04-30T14:30:00Z">
        <w:r w:rsidR="009B2458">
          <w:rPr>
            <w:rFonts w:cstheme="minorHAnsi"/>
            <w:color w:val="000000" w:themeColor="text1"/>
          </w:rPr>
          <w:t>Nutzende</w:t>
        </w:r>
      </w:ins>
      <w:r w:rsidRPr="001A39D1">
        <w:rPr>
          <w:rFonts w:cstheme="minorHAnsi"/>
          <w:color w:val="000000" w:themeColor="text1"/>
        </w:rPr>
        <w:t xml:space="preserve"> warten bewusst auf </w:t>
      </w:r>
      <w:r w:rsidR="00F0300B">
        <w:rPr>
          <w:rFonts w:cstheme="minorHAnsi"/>
          <w:color w:val="000000" w:themeColor="text1"/>
        </w:rPr>
        <w:t>„</w:t>
      </w:r>
      <w:r w:rsidRPr="001A39D1">
        <w:rPr>
          <w:rFonts w:cstheme="minorHAnsi"/>
          <w:color w:val="000000" w:themeColor="text1"/>
        </w:rPr>
        <w:t>gute</w:t>
      </w:r>
      <w:r w:rsidR="00F0300B">
        <w:rPr>
          <w:rFonts w:cstheme="minorHAnsi"/>
          <w:color w:val="000000" w:themeColor="text1"/>
        </w:rPr>
        <w:t>“</w:t>
      </w:r>
      <w:r w:rsidRPr="001A39D1">
        <w:rPr>
          <w:rFonts w:cstheme="minorHAnsi"/>
          <w:color w:val="000000" w:themeColor="text1"/>
        </w:rPr>
        <w:t xml:space="preserve"> Momente, bevor sie posten.</w:t>
      </w:r>
    </w:p>
    <w:p w14:paraId="693D3D6C" w14:textId="77777777" w:rsidR="001A39D1" w:rsidRPr="001A39D1" w:rsidDel="00C6608C" w:rsidRDefault="001A39D1" w:rsidP="001A39D1">
      <w:pPr>
        <w:numPr>
          <w:ilvl w:val="0"/>
          <w:numId w:val="48"/>
        </w:numPr>
        <w:spacing w:after="0" w:line="276" w:lineRule="auto"/>
        <w:rPr>
          <w:del w:id="2353" w:author="Fabienne Schmaus" w:date="2026-04-30T17:15:00Z" w16du:dateUtc="2026-04-30T15:15:00Z"/>
          <w:rFonts w:cstheme="minorHAnsi"/>
          <w:color w:val="000000" w:themeColor="text1"/>
        </w:rPr>
      </w:pPr>
      <w:r w:rsidRPr="001A39D1">
        <w:rPr>
          <w:rFonts w:cstheme="minorHAnsi"/>
          <w:color w:val="000000" w:themeColor="text1"/>
        </w:rPr>
        <w:t>Das bestätigt: Selbst Anti-Inszenierungs-Design kann das Bedürfnis nach Kontrolle über das eigene Bild nicht ausschalten.</w:t>
      </w:r>
    </w:p>
    <w:p w14:paraId="22A49FD0" w14:textId="6FF1EBF4" w:rsidR="001A39D1" w:rsidRPr="00C6608C" w:rsidRDefault="001A39D1">
      <w:pPr>
        <w:numPr>
          <w:ilvl w:val="0"/>
          <w:numId w:val="48"/>
        </w:numPr>
        <w:spacing w:after="0" w:line="276" w:lineRule="auto"/>
        <w:rPr>
          <w:ins w:id="2354" w:author="Fabienne Schmaus" w:date="2026-04-30T17:14:00Z" w16du:dateUtc="2026-04-30T15:14:00Z"/>
          <w:rFonts w:cstheme="minorHAnsi"/>
          <w:color w:val="000000" w:themeColor="text1"/>
        </w:rPr>
        <w:pPrChange w:id="2355" w:author="Fabienne Schmaus" w:date="2026-04-30T17:15:00Z" w16du:dateUtc="2026-04-30T15:15:00Z">
          <w:pPr>
            <w:spacing w:after="0" w:line="276" w:lineRule="auto"/>
          </w:pPr>
        </w:pPrChange>
      </w:pPr>
    </w:p>
    <w:p w14:paraId="5A3CCEDD" w14:textId="77777777" w:rsidR="00C6608C" w:rsidRDefault="00C6608C" w:rsidP="00C6608C">
      <w:pPr>
        <w:spacing w:after="0" w:line="276" w:lineRule="auto"/>
        <w:rPr>
          <w:ins w:id="2356" w:author="Fabienne Schmaus" w:date="2026-04-30T17:18:00Z" w16du:dateUtc="2026-04-30T15:18:00Z"/>
          <w:rFonts w:cstheme="minorHAnsi"/>
          <w:b/>
          <w:bCs/>
          <w:sz w:val="24"/>
          <w:szCs w:val="24"/>
        </w:rPr>
      </w:pPr>
    </w:p>
    <w:p w14:paraId="119D3C6D" w14:textId="77777777" w:rsidR="00C6608C" w:rsidRPr="001955DF" w:rsidRDefault="00C6608C" w:rsidP="00C6608C">
      <w:pPr>
        <w:spacing w:after="0" w:line="276" w:lineRule="auto"/>
        <w:rPr>
          <w:ins w:id="2357" w:author="Fabienne Schmaus" w:date="2026-04-30T17:14:00Z" w16du:dateUtc="2026-04-30T15:14:00Z"/>
          <w:rFonts w:cstheme="minorHAnsi"/>
          <w:b/>
          <w:bCs/>
          <w:sz w:val="24"/>
          <w:szCs w:val="24"/>
        </w:rPr>
      </w:pPr>
    </w:p>
    <w:p w14:paraId="69D8CECC" w14:textId="49BAA623" w:rsidR="00C6608C" w:rsidRPr="001955DF" w:rsidRDefault="00C6608C" w:rsidP="00C6608C">
      <w:pPr>
        <w:spacing w:after="0" w:line="276" w:lineRule="auto"/>
        <w:rPr>
          <w:ins w:id="2358" w:author="Fabienne Schmaus" w:date="2026-04-30T17:14:00Z" w16du:dateUtc="2026-04-30T15:14:00Z"/>
          <w:rFonts w:cstheme="minorHAnsi"/>
          <w:b/>
          <w:bCs/>
          <w:sz w:val="24"/>
          <w:szCs w:val="24"/>
        </w:rPr>
      </w:pPr>
      <w:ins w:id="2359" w:author="Fabienne Schmaus" w:date="2026-04-30T17:14:00Z" w16du:dateUtc="2026-04-30T15:14:00Z">
        <w:r w:rsidRPr="001955DF">
          <w:rPr>
            <w:rFonts w:cstheme="minorHAnsi"/>
            <w:b/>
            <w:bCs/>
            <w:sz w:val="24"/>
            <w:szCs w:val="24"/>
          </w:rPr>
          <w:t>Zur Arbeitsphase „</w:t>
        </w:r>
      </w:ins>
      <w:ins w:id="2360" w:author="Fabienne Schmaus" w:date="2026-04-30T17:15:00Z" w16du:dateUtc="2026-04-30T15:15:00Z">
        <w:r>
          <w:rPr>
            <w:rFonts w:cstheme="minorHAnsi"/>
            <w:b/>
            <w:bCs/>
            <w:sz w:val="24"/>
            <w:szCs w:val="24"/>
          </w:rPr>
          <w:t>Vertiefung 2</w:t>
        </w:r>
      </w:ins>
      <w:ins w:id="2361" w:author="Fabienne Schmaus" w:date="2026-04-30T17:14:00Z" w16du:dateUtc="2026-04-30T15:14:00Z">
        <w:r w:rsidRPr="001955DF">
          <w:rPr>
            <w:rFonts w:cstheme="minorHAnsi"/>
            <w:b/>
            <w:bCs/>
            <w:sz w:val="24"/>
            <w:szCs w:val="24"/>
          </w:rPr>
          <w:t>“</w:t>
        </w:r>
      </w:ins>
    </w:p>
    <w:p w14:paraId="3D825222" w14:textId="77777777" w:rsidR="00C6608C" w:rsidRPr="001955DF" w:rsidRDefault="00C6608C" w:rsidP="00C6608C">
      <w:pPr>
        <w:spacing w:after="0" w:line="276" w:lineRule="auto"/>
        <w:rPr>
          <w:ins w:id="2362" w:author="Fabienne Schmaus" w:date="2026-04-30T17:14:00Z" w16du:dateUtc="2026-04-30T15:14:00Z"/>
          <w:rFonts w:cstheme="minorHAnsi"/>
          <w:sz w:val="24"/>
          <w:szCs w:val="24"/>
        </w:rPr>
      </w:pPr>
    </w:p>
    <w:p w14:paraId="0A55F00F" w14:textId="10C714FA" w:rsidR="00C6608C" w:rsidDel="00C6608C" w:rsidRDefault="00C6608C" w:rsidP="001A39D1">
      <w:pPr>
        <w:spacing w:after="0" w:line="276" w:lineRule="auto"/>
        <w:rPr>
          <w:del w:id="2363" w:author="Fabienne Schmaus" w:date="2026-04-30T17:15:00Z" w16du:dateUtc="2026-04-30T15:15:00Z"/>
          <w:rFonts w:cstheme="minorHAnsi"/>
          <w:color w:val="000000" w:themeColor="text1"/>
        </w:rPr>
      </w:pPr>
    </w:p>
    <w:p w14:paraId="29D43C41" w14:textId="002770B8" w:rsidR="001A39D1" w:rsidRPr="00D96127" w:rsidDel="00C6608C" w:rsidRDefault="001A39D1" w:rsidP="001A39D1">
      <w:pPr>
        <w:spacing w:after="0" w:line="276" w:lineRule="auto"/>
        <w:rPr>
          <w:del w:id="2364" w:author="Fabienne Schmaus" w:date="2026-04-30T17:15:00Z" w16du:dateUtc="2026-04-30T15:15:00Z"/>
          <w:rFonts w:cstheme="minorHAnsi"/>
          <w:b/>
          <w:bCs/>
          <w:color w:val="000000" w:themeColor="text1"/>
          <w:sz w:val="32"/>
          <w:szCs w:val="32"/>
        </w:rPr>
      </w:pPr>
      <w:del w:id="2365" w:author="Fabienne Schmaus" w:date="2026-04-30T17:15:00Z" w16du:dateUtc="2026-04-30T15:15:00Z">
        <w:r w:rsidRPr="00D96127" w:rsidDel="00C6608C">
          <w:rPr>
            <w:rFonts w:cstheme="minorHAnsi"/>
            <w:b/>
            <w:bCs/>
            <w:color w:val="000000" w:themeColor="text1"/>
            <w:sz w:val="32"/>
            <w:szCs w:val="32"/>
          </w:rPr>
          <w:delText>Zu Vertiefung 2</w:delText>
        </w:r>
      </w:del>
    </w:p>
    <w:p w14:paraId="59AF6F1F" w14:textId="041BE324" w:rsidR="001A39D1" w:rsidRPr="00D96127" w:rsidDel="00C6608C" w:rsidRDefault="001A39D1" w:rsidP="001A39D1">
      <w:pPr>
        <w:spacing w:after="0" w:line="276" w:lineRule="auto"/>
        <w:rPr>
          <w:del w:id="2366" w:author="Fabienne Schmaus" w:date="2026-04-30T17:15:00Z" w16du:dateUtc="2026-04-30T15:15:00Z"/>
          <w:rFonts w:cstheme="minorHAnsi"/>
          <w:color w:val="000000" w:themeColor="text1"/>
        </w:rPr>
      </w:pPr>
    </w:p>
    <w:p w14:paraId="02B36CC7" w14:textId="5A4D5B4F" w:rsidR="003122D1" w:rsidRPr="00936DC8" w:rsidRDefault="003122D1" w:rsidP="003122D1">
      <w:pPr>
        <w:spacing w:after="0" w:line="276" w:lineRule="auto"/>
        <w:rPr>
          <w:rFonts w:cstheme="minorHAnsi"/>
          <w:b/>
          <w:bCs/>
          <w:color w:val="000000" w:themeColor="text1"/>
          <w:lang w:val="en-US"/>
          <w:rPrChange w:id="2367" w:author="Michael Kohl" w:date="2026-05-08T12:07:00Z" w16du:dateUtc="2026-05-08T10:07:00Z">
            <w:rPr>
              <w:rFonts w:cstheme="minorHAnsi"/>
              <w:b/>
              <w:bCs/>
              <w:color w:val="000000" w:themeColor="text1"/>
            </w:rPr>
          </w:rPrChange>
        </w:rPr>
      </w:pPr>
      <w:r w:rsidRPr="00936DC8">
        <w:rPr>
          <w:rFonts w:cstheme="minorHAnsi"/>
          <w:b/>
          <w:bCs/>
          <w:color w:val="000000" w:themeColor="text1"/>
          <w:lang w:val="en-US"/>
          <w:rPrChange w:id="2368" w:author="Michael Kohl" w:date="2026-05-08T12:07:00Z" w16du:dateUtc="2026-05-08T10:07:00Z">
            <w:rPr>
              <w:rFonts w:cstheme="minorHAnsi"/>
              <w:b/>
              <w:bCs/>
              <w:color w:val="000000" w:themeColor="text1"/>
            </w:rPr>
          </w:rPrChange>
        </w:rPr>
        <w:t>A. Social Comparison Theory (Festinger, 1954)</w:t>
      </w:r>
    </w:p>
    <w:p w14:paraId="68444F85" w14:textId="77777777" w:rsidR="00C6608C" w:rsidRPr="00936DC8" w:rsidRDefault="00C6608C" w:rsidP="003122D1">
      <w:pPr>
        <w:spacing w:after="0" w:line="276" w:lineRule="auto"/>
        <w:rPr>
          <w:ins w:id="2369" w:author="Fabienne Schmaus" w:date="2026-04-30T17:15:00Z" w16du:dateUtc="2026-04-30T15:15:00Z"/>
          <w:rFonts w:cstheme="minorHAnsi"/>
          <w:b/>
          <w:bCs/>
          <w:color w:val="000000" w:themeColor="text1"/>
          <w:lang w:val="en-US"/>
          <w:rPrChange w:id="2370" w:author="Michael Kohl" w:date="2026-05-08T12:07:00Z" w16du:dateUtc="2026-05-08T10:07:00Z">
            <w:rPr>
              <w:ins w:id="2371" w:author="Fabienne Schmaus" w:date="2026-04-30T17:15:00Z" w16du:dateUtc="2026-04-30T15:15:00Z"/>
              <w:rFonts w:cstheme="minorHAnsi"/>
              <w:b/>
              <w:bCs/>
              <w:color w:val="000000" w:themeColor="text1"/>
            </w:rPr>
          </w:rPrChange>
        </w:rPr>
      </w:pPr>
    </w:p>
    <w:p w14:paraId="3860CCC9" w14:textId="299F8880"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lastRenderedPageBreak/>
        <w:t>Kernaussage:</w:t>
      </w:r>
      <w:r w:rsidRPr="003122D1">
        <w:rPr>
          <w:rFonts w:cstheme="minorHAnsi"/>
          <w:color w:val="000000" w:themeColor="text1"/>
        </w:rPr>
        <w:t xml:space="preserve"> Menschen haben ein grundlegendes Bedürfnis, sich selbst einzuordnen. Da es keinen objektiven Maßstab für </w:t>
      </w:r>
      <w:r w:rsidR="00F0300B">
        <w:rPr>
          <w:rFonts w:cstheme="minorHAnsi"/>
          <w:color w:val="000000" w:themeColor="text1"/>
        </w:rPr>
        <w:t>„</w:t>
      </w:r>
      <w:r w:rsidRPr="003122D1">
        <w:rPr>
          <w:rFonts w:cstheme="minorHAnsi"/>
          <w:color w:val="000000" w:themeColor="text1"/>
        </w:rPr>
        <w:t>bin ich gut genug?</w:t>
      </w:r>
      <w:r w:rsidR="00F0300B">
        <w:rPr>
          <w:rFonts w:cstheme="minorHAnsi"/>
          <w:color w:val="000000" w:themeColor="text1"/>
        </w:rPr>
        <w:t>“</w:t>
      </w:r>
      <w:r w:rsidRPr="003122D1">
        <w:rPr>
          <w:rFonts w:cstheme="minorHAnsi"/>
          <w:color w:val="000000" w:themeColor="text1"/>
        </w:rPr>
        <w:t xml:space="preserve"> gibt, vergleichen wir uns mit anderen.</w:t>
      </w:r>
    </w:p>
    <w:p w14:paraId="749D013A" w14:textId="77777777"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Zwei Richtungen:</w:t>
      </w:r>
    </w:p>
    <w:p w14:paraId="4645067B" w14:textId="5B2E4928" w:rsidR="003122D1" w:rsidRPr="003122D1" w:rsidRDefault="003122D1" w:rsidP="003122D1">
      <w:pPr>
        <w:numPr>
          <w:ilvl w:val="0"/>
          <w:numId w:val="49"/>
        </w:numPr>
        <w:spacing w:after="0" w:line="276" w:lineRule="auto"/>
        <w:rPr>
          <w:rFonts w:cstheme="minorHAnsi"/>
          <w:color w:val="000000" w:themeColor="text1"/>
        </w:rPr>
      </w:pPr>
      <w:r w:rsidRPr="003122D1">
        <w:rPr>
          <w:rFonts w:cstheme="minorHAnsi"/>
          <w:b/>
          <w:bCs/>
          <w:color w:val="000000" w:themeColor="text1"/>
        </w:rPr>
        <w:t>Aufwärtsvergleich</w:t>
      </w:r>
      <w:r w:rsidRPr="003122D1">
        <w:rPr>
          <w:rFonts w:cstheme="minorHAnsi"/>
          <w:color w:val="000000" w:themeColor="text1"/>
        </w:rPr>
        <w:t xml:space="preserve"> (mit </w:t>
      </w:r>
      <w:r w:rsidR="00F0300B">
        <w:rPr>
          <w:rFonts w:cstheme="minorHAnsi"/>
          <w:color w:val="000000" w:themeColor="text1"/>
        </w:rPr>
        <w:t>„</w:t>
      </w:r>
      <w:r w:rsidRPr="003122D1">
        <w:rPr>
          <w:rFonts w:cstheme="minorHAnsi"/>
          <w:color w:val="000000" w:themeColor="text1"/>
        </w:rPr>
        <w:t>Besseren</w:t>
      </w:r>
      <w:r w:rsidR="00F0300B">
        <w:rPr>
          <w:rFonts w:cstheme="minorHAnsi"/>
          <w:color w:val="000000" w:themeColor="text1"/>
        </w:rPr>
        <w:t>“</w:t>
      </w:r>
      <w:r w:rsidRPr="003122D1">
        <w:rPr>
          <w:rFonts w:cstheme="minorHAnsi"/>
          <w:color w:val="000000" w:themeColor="text1"/>
        </w:rPr>
        <w:t>): kann motivieren (</w:t>
      </w:r>
      <w:r w:rsidR="00F0300B">
        <w:rPr>
          <w:rFonts w:cstheme="minorHAnsi"/>
          <w:color w:val="000000" w:themeColor="text1"/>
        </w:rPr>
        <w:t>„</w:t>
      </w:r>
      <w:r w:rsidRPr="003122D1">
        <w:rPr>
          <w:rFonts w:cstheme="minorHAnsi"/>
          <w:color w:val="000000" w:themeColor="text1"/>
        </w:rPr>
        <w:t>ich will da auch hin</w:t>
      </w:r>
      <w:r w:rsidR="00F0300B">
        <w:rPr>
          <w:rFonts w:cstheme="minorHAnsi"/>
          <w:color w:val="000000" w:themeColor="text1"/>
        </w:rPr>
        <w:t>“</w:t>
      </w:r>
      <w:r w:rsidRPr="003122D1">
        <w:rPr>
          <w:rFonts w:cstheme="minorHAnsi"/>
          <w:color w:val="000000" w:themeColor="text1"/>
        </w:rPr>
        <w:t xml:space="preserve">) </w:t>
      </w:r>
      <w:del w:id="2372" w:author="Fabienne Schmaus" w:date="2026-04-30T16:59:00Z" w16du:dateUtc="2026-04-30T14:59:00Z">
        <w:r w:rsidRPr="003122D1" w:rsidDel="00C24DA6">
          <w:rPr>
            <w:rFonts w:cstheme="minorHAnsi"/>
            <w:color w:val="000000" w:themeColor="text1"/>
          </w:rPr>
          <w:delText xml:space="preserve">– </w:delText>
        </w:r>
      </w:del>
      <w:r w:rsidRPr="003122D1">
        <w:rPr>
          <w:rFonts w:cstheme="minorHAnsi"/>
          <w:color w:val="000000" w:themeColor="text1"/>
        </w:rPr>
        <w:t>oder niederdrücken (</w:t>
      </w:r>
      <w:r w:rsidR="00F0300B">
        <w:rPr>
          <w:rFonts w:cstheme="minorHAnsi"/>
          <w:color w:val="000000" w:themeColor="text1"/>
        </w:rPr>
        <w:t>„</w:t>
      </w:r>
      <w:r w:rsidRPr="003122D1">
        <w:rPr>
          <w:rFonts w:cstheme="minorHAnsi"/>
          <w:color w:val="000000" w:themeColor="text1"/>
        </w:rPr>
        <w:t>ich werde das nie erreichen</w:t>
      </w:r>
      <w:r w:rsidR="00F0300B">
        <w:rPr>
          <w:rFonts w:cstheme="minorHAnsi"/>
          <w:color w:val="000000" w:themeColor="text1"/>
        </w:rPr>
        <w:t>“</w:t>
      </w:r>
      <w:r w:rsidRPr="003122D1">
        <w:rPr>
          <w:rFonts w:cstheme="minorHAnsi"/>
          <w:color w:val="000000" w:themeColor="text1"/>
        </w:rPr>
        <w:t xml:space="preserve">). Auf Social Media überwiegt Letzteres, weil die </w:t>
      </w:r>
      <w:r w:rsidR="00F0300B">
        <w:rPr>
          <w:rFonts w:cstheme="minorHAnsi"/>
          <w:color w:val="000000" w:themeColor="text1"/>
        </w:rPr>
        <w:t>„</w:t>
      </w:r>
      <w:r w:rsidRPr="003122D1">
        <w:rPr>
          <w:rFonts w:cstheme="minorHAnsi"/>
          <w:color w:val="000000" w:themeColor="text1"/>
        </w:rPr>
        <w:t>Besseren</w:t>
      </w:r>
      <w:r w:rsidR="00F0300B">
        <w:rPr>
          <w:rFonts w:cstheme="minorHAnsi"/>
          <w:color w:val="000000" w:themeColor="text1"/>
        </w:rPr>
        <w:t>“</w:t>
      </w:r>
      <w:r w:rsidRPr="003122D1">
        <w:rPr>
          <w:rFonts w:cstheme="minorHAnsi"/>
          <w:color w:val="000000" w:themeColor="text1"/>
        </w:rPr>
        <w:t xml:space="preserve"> kuratierte Fassaden zeigen.</w:t>
      </w:r>
    </w:p>
    <w:p w14:paraId="611672A0" w14:textId="27ACC894" w:rsidR="003122D1" w:rsidRPr="003122D1" w:rsidRDefault="003122D1" w:rsidP="003122D1">
      <w:pPr>
        <w:numPr>
          <w:ilvl w:val="0"/>
          <w:numId w:val="49"/>
        </w:numPr>
        <w:spacing w:after="0" w:line="276" w:lineRule="auto"/>
        <w:rPr>
          <w:rFonts w:cstheme="minorHAnsi"/>
          <w:color w:val="000000" w:themeColor="text1"/>
        </w:rPr>
      </w:pPr>
      <w:r w:rsidRPr="003122D1">
        <w:rPr>
          <w:rFonts w:cstheme="minorHAnsi"/>
          <w:b/>
          <w:bCs/>
          <w:color w:val="000000" w:themeColor="text1"/>
        </w:rPr>
        <w:t>Abwärtsvergleich</w:t>
      </w:r>
      <w:r w:rsidRPr="003122D1">
        <w:rPr>
          <w:rFonts w:cstheme="minorHAnsi"/>
          <w:color w:val="000000" w:themeColor="text1"/>
        </w:rPr>
        <w:t xml:space="preserve"> (mit </w:t>
      </w:r>
      <w:r w:rsidR="00F0300B">
        <w:rPr>
          <w:rFonts w:cstheme="minorHAnsi"/>
          <w:color w:val="000000" w:themeColor="text1"/>
        </w:rPr>
        <w:t>„</w:t>
      </w:r>
      <w:r w:rsidRPr="003122D1">
        <w:rPr>
          <w:rFonts w:cstheme="minorHAnsi"/>
          <w:color w:val="000000" w:themeColor="text1"/>
        </w:rPr>
        <w:t>Schlechteren</w:t>
      </w:r>
      <w:r w:rsidR="00F0300B">
        <w:rPr>
          <w:rFonts w:cstheme="minorHAnsi"/>
          <w:color w:val="000000" w:themeColor="text1"/>
        </w:rPr>
        <w:t>“</w:t>
      </w:r>
      <w:r w:rsidRPr="003122D1">
        <w:rPr>
          <w:rFonts w:cstheme="minorHAnsi"/>
          <w:color w:val="000000" w:themeColor="text1"/>
        </w:rPr>
        <w:t>): stabilisiert kurzfristig das Selbstwertgefühl, kann aber in Herabwürdigung kippen.</w:t>
      </w:r>
    </w:p>
    <w:p w14:paraId="35384B14" w14:textId="77777777"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Was Social Media verändert:</w:t>
      </w:r>
      <w:r w:rsidRPr="003122D1">
        <w:rPr>
          <w:rFonts w:cstheme="minorHAnsi"/>
          <w:color w:val="000000" w:themeColor="text1"/>
        </w:rPr>
        <w:t xml:space="preserve"> Die Vergleichsgruppe ist nicht mehr der Nachbarschaft oder dem Klassenraum entnommen, sondern ein global kuratierter Querschnitt erfolgreicher, schöner, glücklicher Darstellungen. Der Durchschnittsmensch vergleicht sich nicht mehr mit dem Durchschnitt, sondern mit dem oberen einen Prozent.</w:t>
      </w:r>
    </w:p>
    <w:p w14:paraId="4BA507C5" w14:textId="762AC6CE"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Für die Fallarbeit (A</w:t>
      </w:r>
      <w:ins w:id="2373" w:author="Fabienne Schmaus" w:date="2026-04-30T16:59:00Z" w16du:dateUtc="2026-04-30T14:59:00Z">
        <w:r w:rsidR="00C24DA6">
          <w:rPr>
            <w:rFonts w:cstheme="minorHAnsi"/>
            <w:b/>
            <w:bCs/>
            <w:color w:val="000000" w:themeColor="text1"/>
          </w:rPr>
          <w:t xml:space="preserve">rbeitsblatt </w:t>
        </w:r>
      </w:ins>
      <w:del w:id="2374" w:author="Fabienne Schmaus" w:date="2026-04-30T16:59:00Z" w16du:dateUtc="2026-04-30T14:59:00Z">
        <w:r w:rsidRPr="003122D1" w:rsidDel="00C24DA6">
          <w:rPr>
            <w:rFonts w:cstheme="minorHAnsi"/>
            <w:b/>
            <w:bCs/>
            <w:color w:val="000000" w:themeColor="text1"/>
          </w:rPr>
          <w:delText xml:space="preserve">B </w:delText>
        </w:r>
      </w:del>
      <w:r w:rsidRPr="003122D1">
        <w:rPr>
          <w:rFonts w:cstheme="minorHAnsi"/>
          <w:b/>
          <w:bCs/>
          <w:color w:val="000000" w:themeColor="text1"/>
        </w:rPr>
        <w:t>3a):</w:t>
      </w:r>
      <w:r w:rsidRPr="003122D1">
        <w:rPr>
          <w:rFonts w:cstheme="minorHAnsi"/>
          <w:color w:val="000000" w:themeColor="text1"/>
        </w:rPr>
        <w:t xml:space="preserve"> Festingers Theorie erklärt, warum der Vergleich systematisch zu Unzufriedenheit führt</w:t>
      </w:r>
      <w:ins w:id="2375" w:author="Fabienne Schmaus" w:date="2026-04-30T16:59:00Z" w16du:dateUtc="2026-04-30T14:59:00Z">
        <w:r w:rsidR="00C24DA6">
          <w:rPr>
            <w:rFonts w:cstheme="minorHAnsi"/>
            <w:color w:val="000000" w:themeColor="text1"/>
          </w:rPr>
          <w:t>. E</w:t>
        </w:r>
      </w:ins>
      <w:del w:id="2376" w:author="Fabienne Schmaus" w:date="2026-04-30T16:59:00Z" w16du:dateUtc="2026-04-30T14:59:00Z">
        <w:r w:rsidRPr="003122D1" w:rsidDel="00C24DA6">
          <w:rPr>
            <w:rFonts w:cstheme="minorHAnsi"/>
            <w:color w:val="000000" w:themeColor="text1"/>
          </w:rPr>
          <w:delText xml:space="preserve"> – e</w:delText>
        </w:r>
      </w:del>
      <w:r w:rsidRPr="003122D1">
        <w:rPr>
          <w:rFonts w:cstheme="minorHAnsi"/>
          <w:color w:val="000000" w:themeColor="text1"/>
        </w:rPr>
        <w:t>s ist keine individuelle Schwäche, sondern ein strukturelles Muster.</w:t>
      </w:r>
    </w:p>
    <w:p w14:paraId="1527F1AD" w14:textId="77777777" w:rsidR="003122D1" w:rsidRPr="003122D1" w:rsidRDefault="003122D1" w:rsidP="003122D1">
      <w:pPr>
        <w:spacing w:after="0" w:line="276" w:lineRule="auto"/>
        <w:rPr>
          <w:rFonts w:cstheme="minorHAnsi"/>
          <w:color w:val="000000" w:themeColor="text1"/>
        </w:rPr>
      </w:pPr>
      <w:r w:rsidRPr="003122D1">
        <w:rPr>
          <w:rFonts w:cstheme="minorHAnsi"/>
          <w:i/>
          <w:iCs/>
          <w:color w:val="000000" w:themeColor="text1"/>
          <w:lang w:val="en-US"/>
        </w:rPr>
        <w:t>Weiterlesen:</w:t>
      </w:r>
      <w:r w:rsidRPr="003122D1">
        <w:rPr>
          <w:rFonts w:cstheme="minorHAnsi"/>
          <w:color w:val="000000" w:themeColor="text1"/>
          <w:lang w:val="en-US"/>
        </w:rPr>
        <w:t xml:space="preserve"> Festinger, L. (1954): </w:t>
      </w:r>
      <w:r w:rsidRPr="003122D1">
        <w:rPr>
          <w:rFonts w:cstheme="minorHAnsi"/>
          <w:i/>
          <w:iCs/>
          <w:color w:val="000000" w:themeColor="text1"/>
          <w:lang w:val="en-US"/>
        </w:rPr>
        <w:t>A Theory of Social Comparison Processes.</w:t>
      </w:r>
      <w:r w:rsidRPr="003122D1">
        <w:rPr>
          <w:rFonts w:cstheme="minorHAnsi"/>
          <w:color w:val="000000" w:themeColor="text1"/>
          <w:lang w:val="en-US"/>
        </w:rPr>
        <w:t xml:space="preserve"> </w:t>
      </w:r>
      <w:r w:rsidRPr="003122D1">
        <w:rPr>
          <w:rFonts w:cstheme="minorHAnsi"/>
          <w:color w:val="000000" w:themeColor="text1"/>
        </w:rPr>
        <w:t>In: Human Relations 7(2).</w:t>
      </w:r>
    </w:p>
    <w:p w14:paraId="7F37B19C" w14:textId="77777777" w:rsidR="003122D1" w:rsidRDefault="003122D1" w:rsidP="003122D1">
      <w:pPr>
        <w:spacing w:after="0" w:line="276" w:lineRule="auto"/>
        <w:rPr>
          <w:rFonts w:ascii="Segoe UI Emoji" w:hAnsi="Segoe UI Emoji" w:cs="Segoe UI Emoji"/>
          <w:b/>
          <w:bCs/>
          <w:color w:val="000000" w:themeColor="text1"/>
        </w:rPr>
      </w:pPr>
    </w:p>
    <w:p w14:paraId="1E807FED" w14:textId="602CD2E6" w:rsidR="003122D1" w:rsidRPr="003122D1" w:rsidRDefault="003122D1" w:rsidP="003122D1">
      <w:pPr>
        <w:spacing w:after="0" w:line="276" w:lineRule="auto"/>
        <w:rPr>
          <w:rFonts w:cstheme="minorHAnsi"/>
          <w:b/>
          <w:bCs/>
          <w:color w:val="000000" w:themeColor="text1"/>
        </w:rPr>
      </w:pPr>
      <w:r>
        <w:rPr>
          <w:rFonts w:cstheme="minorHAnsi"/>
          <w:b/>
          <w:bCs/>
          <w:color w:val="000000" w:themeColor="text1"/>
        </w:rPr>
        <w:t>B.</w:t>
      </w:r>
      <w:r w:rsidRPr="003122D1">
        <w:rPr>
          <w:rFonts w:cstheme="minorHAnsi"/>
          <w:b/>
          <w:bCs/>
          <w:color w:val="000000" w:themeColor="text1"/>
        </w:rPr>
        <w:t xml:space="preserve"> Digitale Vergleiche: Was die Forschung zeigt</w:t>
      </w:r>
    </w:p>
    <w:p w14:paraId="76E7AC96" w14:textId="77777777" w:rsidR="00C6608C" w:rsidRDefault="00C6608C" w:rsidP="003122D1">
      <w:pPr>
        <w:spacing w:after="0" w:line="276" w:lineRule="auto"/>
        <w:rPr>
          <w:ins w:id="2377" w:author="Fabienne Schmaus" w:date="2026-04-30T17:15:00Z" w16du:dateUtc="2026-04-30T15:15:00Z"/>
          <w:rFonts w:cstheme="minorHAnsi"/>
          <w:b/>
          <w:bCs/>
          <w:color w:val="000000" w:themeColor="text1"/>
        </w:rPr>
      </w:pPr>
    </w:p>
    <w:p w14:paraId="42B8734D" w14:textId="3B8EF8B3"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Zentrale Befunde aktueller Studien zu Social Media und Selbstwert:</w:t>
      </w:r>
    </w:p>
    <w:p w14:paraId="392C2066" w14:textId="77777777" w:rsidR="003122D1" w:rsidRPr="003122D1" w:rsidRDefault="003122D1" w:rsidP="003122D1">
      <w:pPr>
        <w:numPr>
          <w:ilvl w:val="0"/>
          <w:numId w:val="50"/>
        </w:numPr>
        <w:spacing w:after="0" w:line="276" w:lineRule="auto"/>
        <w:rPr>
          <w:rFonts w:cstheme="minorHAnsi"/>
          <w:color w:val="000000" w:themeColor="text1"/>
        </w:rPr>
      </w:pPr>
      <w:r w:rsidRPr="003122D1">
        <w:rPr>
          <w:rFonts w:cstheme="minorHAnsi"/>
          <w:color w:val="000000" w:themeColor="text1"/>
        </w:rPr>
        <w:t xml:space="preserve">Soziale Vergleiche via Social Media sind </w:t>
      </w:r>
      <w:r w:rsidRPr="003122D1">
        <w:rPr>
          <w:rFonts w:cstheme="minorHAnsi"/>
          <w:b/>
          <w:bCs/>
          <w:color w:val="000000" w:themeColor="text1"/>
        </w:rPr>
        <w:t>häufiger und intensiver</w:t>
      </w:r>
      <w:r w:rsidRPr="003122D1">
        <w:rPr>
          <w:rFonts w:cstheme="minorHAnsi"/>
          <w:color w:val="000000" w:themeColor="text1"/>
        </w:rPr>
        <w:t xml:space="preserve"> als im analogen Alltag.</w:t>
      </w:r>
    </w:p>
    <w:p w14:paraId="6CE3B135" w14:textId="77777777" w:rsidR="003122D1" w:rsidRPr="003122D1" w:rsidRDefault="003122D1" w:rsidP="003122D1">
      <w:pPr>
        <w:numPr>
          <w:ilvl w:val="0"/>
          <w:numId w:val="50"/>
        </w:numPr>
        <w:spacing w:after="0" w:line="276" w:lineRule="auto"/>
        <w:rPr>
          <w:rFonts w:cstheme="minorHAnsi"/>
          <w:color w:val="000000" w:themeColor="text1"/>
        </w:rPr>
      </w:pPr>
      <w:r w:rsidRPr="003122D1">
        <w:rPr>
          <w:rFonts w:cstheme="minorHAnsi"/>
          <w:color w:val="000000" w:themeColor="text1"/>
        </w:rPr>
        <w:t>Je mehr Zeit mit passivem Konsum (Scrollen, Schauen) verbracht wird, desto stärker der Zusammenhang mit niedrigerem Selbstwertgefühl.</w:t>
      </w:r>
    </w:p>
    <w:p w14:paraId="76123B62" w14:textId="4B1A68F4" w:rsidR="003122D1" w:rsidRPr="003122D1" w:rsidRDefault="003122D1" w:rsidP="003122D1">
      <w:pPr>
        <w:numPr>
          <w:ilvl w:val="0"/>
          <w:numId w:val="50"/>
        </w:numPr>
        <w:spacing w:after="0" w:line="276" w:lineRule="auto"/>
        <w:rPr>
          <w:rFonts w:cstheme="minorHAnsi"/>
          <w:color w:val="000000" w:themeColor="text1"/>
        </w:rPr>
      </w:pPr>
      <w:r w:rsidRPr="003122D1">
        <w:rPr>
          <w:rFonts w:cstheme="minorHAnsi"/>
          <w:color w:val="000000" w:themeColor="text1"/>
        </w:rPr>
        <w:t>Aktiver Konsum (selbst Erstellen, kommentieren) zeigt weniger negative Effekte</w:t>
      </w:r>
      <w:ins w:id="2378" w:author="Fabienne Schmaus" w:date="2026-04-30T16:59:00Z" w16du:dateUtc="2026-04-30T14:59:00Z">
        <w:r w:rsidR="00F05765">
          <w:rPr>
            <w:rFonts w:cstheme="minorHAnsi"/>
            <w:color w:val="000000" w:themeColor="text1"/>
          </w:rPr>
          <w:t>. D</w:t>
        </w:r>
      </w:ins>
      <w:del w:id="2379" w:author="Fabienne Schmaus" w:date="2026-04-30T16:59:00Z" w16du:dateUtc="2026-04-30T14:59:00Z">
        <w:r w:rsidRPr="003122D1" w:rsidDel="00F05765">
          <w:rPr>
            <w:rFonts w:cstheme="minorHAnsi"/>
            <w:color w:val="000000" w:themeColor="text1"/>
          </w:rPr>
          <w:delText xml:space="preserve"> – d</w:delText>
        </w:r>
      </w:del>
      <w:r w:rsidRPr="003122D1">
        <w:rPr>
          <w:rFonts w:cstheme="minorHAnsi"/>
          <w:color w:val="000000" w:themeColor="text1"/>
        </w:rPr>
        <w:t xml:space="preserve">as reine </w:t>
      </w:r>
      <w:r w:rsidR="00F0300B">
        <w:rPr>
          <w:rFonts w:cstheme="minorHAnsi"/>
          <w:color w:val="000000" w:themeColor="text1"/>
        </w:rPr>
        <w:t>„</w:t>
      </w:r>
      <w:r w:rsidRPr="003122D1">
        <w:rPr>
          <w:rFonts w:cstheme="minorHAnsi"/>
          <w:color w:val="000000" w:themeColor="text1"/>
        </w:rPr>
        <w:t>Konsumieren anderer Profile</w:t>
      </w:r>
      <w:r w:rsidR="00F0300B">
        <w:rPr>
          <w:rFonts w:cstheme="minorHAnsi"/>
          <w:color w:val="000000" w:themeColor="text1"/>
        </w:rPr>
        <w:t>“</w:t>
      </w:r>
      <w:r w:rsidRPr="003122D1">
        <w:rPr>
          <w:rFonts w:cstheme="minorHAnsi"/>
          <w:color w:val="000000" w:themeColor="text1"/>
        </w:rPr>
        <w:t xml:space="preserve"> ist der stärkste Risikofaktor.</w:t>
      </w:r>
    </w:p>
    <w:p w14:paraId="347D05A1" w14:textId="1146E711" w:rsidR="003122D1" w:rsidRPr="003122D1" w:rsidRDefault="003122D1" w:rsidP="003122D1">
      <w:pPr>
        <w:numPr>
          <w:ilvl w:val="0"/>
          <w:numId w:val="50"/>
        </w:numPr>
        <w:spacing w:after="0" w:line="276" w:lineRule="auto"/>
        <w:rPr>
          <w:rFonts w:cstheme="minorHAnsi"/>
          <w:color w:val="000000" w:themeColor="text1"/>
        </w:rPr>
      </w:pPr>
      <w:r w:rsidRPr="003122D1">
        <w:rPr>
          <w:rFonts w:cstheme="minorHAnsi"/>
          <w:color w:val="000000" w:themeColor="text1"/>
        </w:rPr>
        <w:t>Besonders betroffen sind Nutze</w:t>
      </w:r>
      <w:del w:id="2380" w:author="Fabienne Schmaus" w:date="2026-04-30T16:30:00Z" w16du:dateUtc="2026-04-30T14:30:00Z">
        <w:r w:rsidRPr="003122D1" w:rsidDel="009B2458">
          <w:rPr>
            <w:rFonts w:cstheme="minorHAnsi"/>
            <w:color w:val="000000" w:themeColor="text1"/>
          </w:rPr>
          <w:delText>r:innen</w:delText>
        </w:r>
      </w:del>
      <w:ins w:id="2381" w:author="Fabienne Schmaus" w:date="2026-04-30T16:30:00Z" w16du:dateUtc="2026-04-30T14:30:00Z">
        <w:r w:rsidR="009B2458">
          <w:rPr>
            <w:rFonts w:cstheme="minorHAnsi"/>
            <w:color w:val="000000" w:themeColor="text1"/>
          </w:rPr>
          <w:t>nd</w:t>
        </w:r>
      </w:ins>
      <w:ins w:id="2382" w:author="Fabienne Schmaus" w:date="2026-04-30T16:31:00Z" w16du:dateUtc="2026-04-30T14:31:00Z">
        <w:r w:rsidR="009B2458">
          <w:rPr>
            <w:rFonts w:cstheme="minorHAnsi"/>
            <w:color w:val="000000" w:themeColor="text1"/>
          </w:rPr>
          <w:t>e</w:t>
        </w:r>
      </w:ins>
      <w:r w:rsidRPr="003122D1">
        <w:rPr>
          <w:rFonts w:cstheme="minorHAnsi"/>
          <w:color w:val="000000" w:themeColor="text1"/>
        </w:rPr>
        <w:t>, die ohnehin zu Aufwärtsvergleichen neigen oder deren Selbstwert bereits fragil ist.</w:t>
      </w:r>
    </w:p>
    <w:p w14:paraId="3B4DC209" w14:textId="5F603C09" w:rsidR="003122D1" w:rsidRPr="003122D1" w:rsidRDefault="003122D1" w:rsidP="003122D1">
      <w:pPr>
        <w:spacing w:after="0" w:line="276" w:lineRule="auto"/>
        <w:rPr>
          <w:rFonts w:cstheme="minorHAnsi"/>
          <w:color w:val="000000" w:themeColor="text1"/>
        </w:rPr>
      </w:pPr>
      <w:r w:rsidRPr="003122D1">
        <w:rPr>
          <w:rFonts w:cstheme="minorHAnsi"/>
          <w:b/>
          <w:bCs/>
          <w:color w:val="000000" w:themeColor="text1"/>
        </w:rPr>
        <w:t>Nicht geklärt:</w:t>
      </w:r>
      <w:r w:rsidRPr="003122D1">
        <w:rPr>
          <w:rFonts w:cstheme="minorHAnsi"/>
          <w:color w:val="000000" w:themeColor="text1"/>
        </w:rPr>
        <w:t xml:space="preserve"> Kausalrichtung. Macht Social Media unglücklich </w:t>
      </w:r>
      <w:del w:id="2383" w:author="Fabienne Schmaus" w:date="2026-04-30T17:00:00Z" w16du:dateUtc="2026-04-30T15:00:00Z">
        <w:r w:rsidRPr="003122D1" w:rsidDel="00F05765">
          <w:rPr>
            <w:rFonts w:cstheme="minorHAnsi"/>
            <w:color w:val="000000" w:themeColor="text1"/>
          </w:rPr>
          <w:delText xml:space="preserve">– </w:delText>
        </w:r>
      </w:del>
      <w:r w:rsidRPr="003122D1">
        <w:rPr>
          <w:rFonts w:cstheme="minorHAnsi"/>
          <w:color w:val="000000" w:themeColor="text1"/>
        </w:rPr>
        <w:t>oder nutzen unglücklichere Menschen mehr Social Media? Die Forschung deutet auf eine Wechselwirkung in beide Richtungen.</w:t>
      </w:r>
    </w:p>
    <w:p w14:paraId="3119B73A" w14:textId="4D84495A" w:rsidR="003122D1" w:rsidRPr="003122D1" w:rsidDel="009B2458" w:rsidRDefault="003122D1" w:rsidP="003122D1">
      <w:pPr>
        <w:spacing w:after="0" w:line="276" w:lineRule="auto"/>
        <w:rPr>
          <w:del w:id="2384" w:author="Fabienne Schmaus" w:date="2026-04-30T16:31:00Z" w16du:dateUtc="2026-04-30T14:31:00Z"/>
          <w:rFonts w:cstheme="minorHAnsi"/>
          <w:color w:val="000000" w:themeColor="text1"/>
        </w:rPr>
      </w:pPr>
      <w:r w:rsidRPr="003122D1">
        <w:rPr>
          <w:rFonts w:cstheme="minorHAnsi"/>
          <w:b/>
          <w:bCs/>
          <w:color w:val="000000" w:themeColor="text1"/>
        </w:rPr>
        <w:t>Einsatz im Unterricht:</w:t>
      </w:r>
      <w:r w:rsidRPr="003122D1">
        <w:rPr>
          <w:rFonts w:cstheme="minorHAnsi"/>
          <w:color w:val="000000" w:themeColor="text1"/>
        </w:rPr>
        <w:t xml:space="preserve"> Zahlen nur grob nennen, keine Studienreproduktion. Wichtig ist die Botschaft: </w:t>
      </w:r>
      <w:r w:rsidR="00F0300B" w:rsidRPr="00F05765">
        <w:rPr>
          <w:rFonts w:cstheme="minorHAnsi"/>
          <w:color w:val="000000" w:themeColor="text1"/>
          <w:rPrChange w:id="2385" w:author="Fabienne Schmaus" w:date="2026-04-30T17:00:00Z" w16du:dateUtc="2026-04-30T15:00:00Z">
            <w:rPr>
              <w:rFonts w:cstheme="minorHAnsi"/>
              <w:i/>
              <w:iCs/>
              <w:color w:val="000000" w:themeColor="text1"/>
            </w:rPr>
          </w:rPrChange>
        </w:rPr>
        <w:t>„</w:t>
      </w:r>
      <w:r w:rsidRPr="00F05765">
        <w:rPr>
          <w:rFonts w:cstheme="minorHAnsi"/>
          <w:color w:val="000000" w:themeColor="text1"/>
          <w:rPrChange w:id="2386" w:author="Fabienne Schmaus" w:date="2026-04-30T17:00:00Z" w16du:dateUtc="2026-04-30T15:00:00Z">
            <w:rPr>
              <w:rFonts w:cstheme="minorHAnsi"/>
              <w:i/>
              <w:iCs/>
              <w:color w:val="000000" w:themeColor="text1"/>
            </w:rPr>
          </w:rPrChange>
        </w:rPr>
        <w:t>Das, was ihr fühlt, wenn ihr nach dem Scrollen unzufrieden seid, ist nicht eingebildet</w:t>
      </w:r>
      <w:ins w:id="2387" w:author="Fabienne Schmaus" w:date="2026-04-30T17:00:00Z" w16du:dateUtc="2026-04-30T15:00:00Z">
        <w:r w:rsidR="00F05765">
          <w:rPr>
            <w:rFonts w:cstheme="minorHAnsi"/>
            <w:color w:val="000000" w:themeColor="text1"/>
          </w:rPr>
          <w:t>,</w:t>
        </w:r>
      </w:ins>
      <w:del w:id="2388" w:author="Fabienne Schmaus" w:date="2026-04-30T17:00:00Z" w16du:dateUtc="2026-04-30T15:00:00Z">
        <w:r w:rsidRPr="00F05765" w:rsidDel="00F05765">
          <w:rPr>
            <w:rFonts w:cstheme="minorHAnsi"/>
            <w:color w:val="000000" w:themeColor="text1"/>
            <w:rPrChange w:id="2389" w:author="Fabienne Schmaus" w:date="2026-04-30T17:00:00Z" w16du:dateUtc="2026-04-30T15:00:00Z">
              <w:rPr>
                <w:rFonts w:cstheme="minorHAnsi"/>
                <w:i/>
                <w:iCs/>
                <w:color w:val="000000" w:themeColor="text1"/>
              </w:rPr>
            </w:rPrChange>
          </w:rPr>
          <w:delText xml:space="preserve"> –</w:delText>
        </w:r>
      </w:del>
      <w:r w:rsidRPr="00F05765">
        <w:rPr>
          <w:rFonts w:cstheme="minorHAnsi"/>
          <w:color w:val="000000" w:themeColor="text1"/>
          <w:rPrChange w:id="2390" w:author="Fabienne Schmaus" w:date="2026-04-30T17:00:00Z" w16du:dateUtc="2026-04-30T15:00:00Z">
            <w:rPr>
              <w:rFonts w:cstheme="minorHAnsi"/>
              <w:i/>
              <w:iCs/>
              <w:color w:val="000000" w:themeColor="text1"/>
            </w:rPr>
          </w:rPrChange>
        </w:rPr>
        <w:t xml:space="preserve"> es ist empirisch belegt.</w:t>
      </w:r>
      <w:r w:rsidR="00F0300B" w:rsidRPr="00F05765">
        <w:rPr>
          <w:rFonts w:cstheme="minorHAnsi"/>
          <w:color w:val="000000" w:themeColor="text1"/>
          <w:rPrChange w:id="2391" w:author="Fabienne Schmaus" w:date="2026-04-30T17:00:00Z" w16du:dateUtc="2026-04-30T15:00:00Z">
            <w:rPr>
              <w:rFonts w:cstheme="minorHAnsi"/>
              <w:i/>
              <w:iCs/>
              <w:color w:val="000000" w:themeColor="text1"/>
            </w:rPr>
          </w:rPrChange>
        </w:rPr>
        <w:t>“</w:t>
      </w:r>
    </w:p>
    <w:p w14:paraId="7F83EFED" w14:textId="5AB523B5" w:rsidR="001A39D1" w:rsidRPr="001A39D1" w:rsidDel="009B2458" w:rsidRDefault="001A39D1" w:rsidP="001A39D1">
      <w:pPr>
        <w:spacing w:after="0" w:line="276" w:lineRule="auto"/>
        <w:rPr>
          <w:del w:id="2392" w:author="Fabienne Schmaus" w:date="2026-04-30T16:31:00Z" w16du:dateUtc="2026-04-30T14:31:00Z"/>
          <w:rFonts w:cstheme="minorHAnsi"/>
          <w:color w:val="000000" w:themeColor="text1"/>
        </w:rPr>
      </w:pPr>
    </w:p>
    <w:p w14:paraId="242A4559" w14:textId="36FC4A0B" w:rsidR="00F56CA3" w:rsidRPr="009B2458" w:rsidRDefault="00F56CA3">
      <w:pPr>
        <w:rPr>
          <w:rFonts w:cstheme="minorHAnsi"/>
          <w:rPrChange w:id="2393" w:author="Fabienne Schmaus" w:date="2026-04-30T16:31:00Z" w16du:dateUtc="2026-04-30T14:31:00Z">
            <w:rPr>
              <w:rFonts w:cstheme="minorHAnsi"/>
              <w:color w:val="EE0000"/>
            </w:rPr>
          </w:rPrChange>
        </w:rPr>
      </w:pPr>
      <w:r w:rsidRPr="009B2458">
        <w:rPr>
          <w:rFonts w:cstheme="minorHAnsi"/>
          <w:rPrChange w:id="2394" w:author="Fabienne Schmaus" w:date="2026-04-30T16:31:00Z" w16du:dateUtc="2026-04-30T14:31:00Z">
            <w:rPr>
              <w:rFonts w:cstheme="minorHAnsi"/>
              <w:color w:val="EE0000"/>
            </w:rPr>
          </w:rPrChange>
        </w:rPr>
        <w:br w:type="page"/>
      </w:r>
    </w:p>
    <w:p w14:paraId="606474C2" w14:textId="1B4DB61D" w:rsidR="00BA53A5" w:rsidRPr="00C6608C" w:rsidRDefault="00BA53A5" w:rsidP="00BA53A5">
      <w:pPr>
        <w:rPr>
          <w:rFonts w:cstheme="minorHAnsi"/>
          <w:rPrChange w:id="2395" w:author="Fabienne Schmaus" w:date="2026-04-30T17:16:00Z" w16du:dateUtc="2026-04-30T15:16:00Z">
            <w:rPr>
              <w:rFonts w:cstheme="minorHAnsi"/>
              <w:color w:val="EE0000"/>
            </w:rPr>
          </w:rPrChange>
        </w:rPr>
      </w:pPr>
      <w:r w:rsidRPr="00C6608C">
        <w:rPr>
          <w:rFonts w:cstheme="minorHAnsi"/>
          <w:highlight w:val="yellow"/>
          <w:rPrChange w:id="2396" w:author="Fabienne Schmaus" w:date="2026-04-30T17:16:00Z" w16du:dateUtc="2026-04-30T15:16:00Z">
            <w:rPr>
              <w:rFonts w:cstheme="minorHAnsi"/>
              <w:color w:val="EE0000"/>
              <w:highlight w:val="yellow"/>
            </w:rPr>
          </w:rPrChange>
        </w:rPr>
        <w:lastRenderedPageBreak/>
        <w:t xml:space="preserve">((Seite </w:t>
      </w:r>
      <w:del w:id="2397" w:author="Fabienne Schmaus" w:date="2026-04-30T17:16:00Z" w16du:dateUtc="2026-04-30T15:16:00Z">
        <w:r w:rsidR="003F1E39" w:rsidRPr="00C6608C" w:rsidDel="00C6608C">
          <w:rPr>
            <w:rFonts w:cstheme="minorHAnsi"/>
            <w:highlight w:val="yellow"/>
            <w:rPrChange w:id="2398" w:author="Fabienne Schmaus" w:date="2026-04-30T17:16:00Z" w16du:dateUtc="2026-04-30T15:16:00Z">
              <w:rPr>
                <w:rFonts w:cstheme="minorHAnsi"/>
                <w:color w:val="EE0000"/>
                <w:highlight w:val="yellow"/>
              </w:rPr>
            </w:rPrChange>
          </w:rPr>
          <w:delText>2</w:delText>
        </w:r>
        <w:r w:rsidR="00D21301" w:rsidRPr="00C6608C" w:rsidDel="00C6608C">
          <w:rPr>
            <w:rFonts w:cstheme="minorHAnsi"/>
            <w:highlight w:val="yellow"/>
            <w:rPrChange w:id="2399" w:author="Fabienne Schmaus" w:date="2026-04-30T17:16:00Z" w16du:dateUtc="2026-04-30T15:16:00Z">
              <w:rPr>
                <w:rFonts w:cstheme="minorHAnsi"/>
                <w:color w:val="EE0000"/>
                <w:highlight w:val="yellow"/>
              </w:rPr>
            </w:rPrChange>
          </w:rPr>
          <w:delText>6</w:delText>
        </w:r>
      </w:del>
      <w:ins w:id="2400" w:author="Fabienne Schmaus" w:date="2026-04-30T17:16:00Z" w16du:dateUtc="2026-04-30T15:16:00Z">
        <w:r w:rsidR="00C6608C">
          <w:rPr>
            <w:rFonts w:cstheme="minorHAnsi"/>
            <w:highlight w:val="yellow"/>
          </w:rPr>
          <w:t>xx</w:t>
        </w:r>
      </w:ins>
      <w:r w:rsidRPr="00C6608C">
        <w:rPr>
          <w:rFonts w:cstheme="minorHAnsi"/>
          <w:highlight w:val="yellow"/>
          <w:rPrChange w:id="2401" w:author="Fabienne Schmaus" w:date="2026-04-30T17:16:00Z" w16du:dateUtc="2026-04-30T15:16:00Z">
            <w:rPr>
              <w:rFonts w:cstheme="minorHAnsi"/>
              <w:color w:val="EE0000"/>
              <w:highlight w:val="yellow"/>
            </w:rPr>
          </w:rPrChange>
        </w:rPr>
        <w:t>))</w:t>
      </w:r>
    </w:p>
    <w:p w14:paraId="722D2CD1" w14:textId="603AA772" w:rsidR="008B765F" w:rsidRPr="00700FCD" w:rsidRDefault="008B765F" w:rsidP="00F76E66">
      <w:pPr>
        <w:spacing w:after="0" w:line="276" w:lineRule="auto"/>
        <w:rPr>
          <w:rFonts w:cstheme="minorHAnsi"/>
          <w:b/>
          <w:bCs/>
          <w:color w:val="000000" w:themeColor="text1"/>
          <w:sz w:val="24"/>
          <w:szCs w:val="24"/>
        </w:rPr>
      </w:pPr>
      <w:r w:rsidRPr="00700FCD">
        <w:rPr>
          <w:rFonts w:cstheme="minorHAnsi"/>
          <w:b/>
          <w:bCs/>
          <w:color w:val="000000" w:themeColor="text1"/>
          <w:sz w:val="24"/>
          <w:szCs w:val="24"/>
        </w:rPr>
        <w:t xml:space="preserve">Interessante Links zum Thema </w:t>
      </w:r>
      <w:r w:rsidR="00F0300B">
        <w:rPr>
          <w:rFonts w:cstheme="minorHAnsi"/>
          <w:b/>
          <w:bCs/>
          <w:color w:val="000000" w:themeColor="text1"/>
          <w:sz w:val="24"/>
          <w:szCs w:val="24"/>
        </w:rPr>
        <w:t>„</w:t>
      </w:r>
      <w:ins w:id="2402" w:author="Fabienne Schmaus" w:date="2026-04-30T17:19:00Z" w16du:dateUtc="2026-04-30T15:19:00Z">
        <w:r w:rsidR="00C6608C" w:rsidRPr="00C6608C">
          <w:rPr>
            <w:rFonts w:cstheme="minorHAnsi"/>
            <w:b/>
            <w:bCs/>
            <w:color w:val="000000" w:themeColor="text1"/>
            <w:sz w:val="24"/>
            <w:szCs w:val="24"/>
          </w:rPr>
          <w:t>Digitale Identität zwischen Selbstausdruck und Selbstinszenierung</w:t>
        </w:r>
        <w:r w:rsidR="00C6608C" w:rsidRPr="00C6608C" w:rsidDel="00C6608C">
          <w:rPr>
            <w:rFonts w:cstheme="minorHAnsi"/>
            <w:b/>
            <w:bCs/>
            <w:color w:val="000000" w:themeColor="text1"/>
            <w:sz w:val="24"/>
            <w:szCs w:val="24"/>
          </w:rPr>
          <w:t xml:space="preserve"> </w:t>
        </w:r>
      </w:ins>
      <w:del w:id="2403" w:author="Fabienne Schmaus" w:date="2026-04-30T17:19:00Z" w16du:dateUtc="2026-04-30T15:19:00Z">
        <w:r w:rsidR="00A1403C" w:rsidRPr="00700FCD" w:rsidDel="00C6608C">
          <w:rPr>
            <w:rFonts w:cstheme="minorHAnsi"/>
            <w:b/>
            <w:bCs/>
            <w:color w:val="000000" w:themeColor="text1"/>
            <w:sz w:val="24"/>
            <w:szCs w:val="24"/>
          </w:rPr>
          <w:delText>Digitale Identität</w:delText>
        </w:r>
      </w:del>
      <w:r w:rsidR="00F0300B">
        <w:rPr>
          <w:rFonts w:cstheme="minorHAnsi"/>
          <w:b/>
          <w:bCs/>
          <w:color w:val="000000" w:themeColor="text1"/>
          <w:sz w:val="24"/>
          <w:szCs w:val="24"/>
        </w:rPr>
        <w:t>“</w:t>
      </w:r>
    </w:p>
    <w:p w14:paraId="25BB607A" w14:textId="112928D2" w:rsidR="00530233" w:rsidRPr="00C6608C" w:rsidDel="00C6608C" w:rsidRDefault="00530233" w:rsidP="00F76E66">
      <w:pPr>
        <w:spacing w:after="0" w:line="276" w:lineRule="auto"/>
        <w:rPr>
          <w:del w:id="2404" w:author="Fabienne Schmaus" w:date="2026-04-30T17:20:00Z" w16du:dateUtc="2026-04-30T15:20:00Z"/>
          <w:rFonts w:cstheme="minorHAnsi"/>
          <w:rPrChange w:id="2405" w:author="Fabienne Schmaus" w:date="2026-04-30T17:20:00Z" w16du:dateUtc="2026-04-30T15:20:00Z">
            <w:rPr>
              <w:del w:id="2406" w:author="Fabienne Schmaus" w:date="2026-04-30T17:20:00Z" w16du:dateUtc="2026-04-30T15:20:00Z"/>
              <w:rFonts w:cstheme="minorHAnsi"/>
              <w:color w:val="000000" w:themeColor="text1"/>
            </w:rPr>
          </w:rPrChange>
        </w:rPr>
      </w:pPr>
    </w:p>
    <w:p w14:paraId="06918A09" w14:textId="77777777" w:rsidR="00A1403C" w:rsidRPr="00C6608C" w:rsidRDefault="00A1403C" w:rsidP="00F76E66">
      <w:pPr>
        <w:spacing w:after="0" w:line="276" w:lineRule="auto"/>
        <w:rPr>
          <w:rFonts w:cstheme="minorHAnsi"/>
          <w:rPrChange w:id="2407" w:author="Fabienne Schmaus" w:date="2026-04-30T17:20:00Z" w16du:dateUtc="2026-04-30T15:20:00Z">
            <w:rPr>
              <w:rFonts w:cstheme="minorHAnsi"/>
              <w:b/>
              <w:bCs/>
              <w:color w:val="000000" w:themeColor="text1"/>
            </w:rPr>
          </w:rPrChange>
        </w:rPr>
      </w:pPr>
    </w:p>
    <w:p w14:paraId="244E08EA" w14:textId="2BFF0D1B" w:rsidR="00A1403C" w:rsidRPr="00D17BD3" w:rsidDel="00D17BD3" w:rsidRDefault="00D17BD3">
      <w:pPr>
        <w:pStyle w:val="Listenabsatz"/>
        <w:numPr>
          <w:ilvl w:val="0"/>
          <w:numId w:val="55"/>
        </w:numPr>
        <w:spacing w:after="0" w:line="276" w:lineRule="auto"/>
        <w:rPr>
          <w:del w:id="2408" w:author="Fabienne Schmaus" w:date="2026-04-30T17:26:00Z" w16du:dateUtc="2026-04-30T15:26:00Z"/>
          <w:rFonts w:cstheme="minorHAnsi"/>
          <w:highlight w:val="yellow"/>
          <w:rPrChange w:id="2409" w:author="Fabienne Schmaus" w:date="2026-04-30T17:26:00Z" w16du:dateUtc="2026-04-30T15:26:00Z">
            <w:rPr>
              <w:del w:id="2410" w:author="Fabienne Schmaus" w:date="2026-04-30T17:26:00Z" w16du:dateUtc="2026-04-30T15:26:00Z"/>
              <w:rFonts w:cstheme="minorHAnsi"/>
              <w:b/>
              <w:bCs/>
              <w:color w:val="000000" w:themeColor="text1"/>
            </w:rPr>
          </w:rPrChange>
        </w:rPr>
        <w:pPrChange w:id="2411" w:author="Fabienne Schmaus" w:date="2026-04-30T17:26:00Z" w16du:dateUtc="2026-04-30T15:26:00Z">
          <w:pPr>
            <w:pStyle w:val="Listenabsatz"/>
            <w:numPr>
              <w:numId w:val="53"/>
            </w:numPr>
            <w:spacing w:after="0" w:line="276" w:lineRule="auto"/>
            <w:ind w:hanging="360"/>
          </w:pPr>
        </w:pPrChange>
      </w:pPr>
      <w:ins w:id="2412" w:author="Fabienne Schmaus" w:date="2026-04-30T17:28:00Z" w16du:dateUtc="2026-04-30T15:28:00Z">
        <w:r>
          <w:rPr>
            <w:rFonts w:cstheme="minorHAnsi"/>
          </w:rPr>
          <w:t xml:space="preserve">Nicola Döring, </w:t>
        </w:r>
      </w:ins>
      <w:ins w:id="2413" w:author="Fabienne Schmaus" w:date="2026-04-30T17:25:00Z" w16du:dateUtc="2026-04-30T15:25:00Z">
        <w:r w:rsidRPr="00D17BD3">
          <w:rPr>
            <w:rFonts w:cstheme="minorHAnsi"/>
          </w:rPr>
          <w:t>„Identität, Selbstdarstellung und Eindrucksbildung in digitalen Kontexten“</w:t>
        </w:r>
      </w:ins>
      <w:ins w:id="2414" w:author="Fabienne Schmaus" w:date="2026-04-30T17:28:00Z" w16du:dateUtc="2026-04-30T15:28:00Z">
        <w:r>
          <w:rPr>
            <w:rFonts w:cstheme="minorHAnsi"/>
          </w:rPr>
          <w:t xml:space="preserve"> </w:t>
        </w:r>
      </w:ins>
      <w:ins w:id="2415" w:author="Fabienne Schmaus" w:date="2026-04-30T17:25:00Z" w16du:dateUtc="2026-04-30T15:25:00Z">
        <w:r w:rsidRPr="00D17BD3">
          <w:rPr>
            <w:rFonts w:cstheme="minorHAnsi"/>
          </w:rPr>
          <w:t xml:space="preserve">unter </w:t>
        </w:r>
      </w:ins>
      <w:ins w:id="2416" w:author="Fabienne Schmaus" w:date="2026-04-30T17:26:00Z" w16du:dateUtc="2026-04-30T15:26:00Z">
        <w:r w:rsidRPr="00D17BD3">
          <w:rPr>
            <w:rFonts w:cstheme="minorHAnsi"/>
          </w:rPr>
          <w:t>https://www.nicola-doering.de</w:t>
        </w:r>
        <w:r w:rsidRPr="00D17BD3" w:rsidDel="00D17BD3">
          <w:rPr>
            <w:rFonts w:cstheme="minorHAnsi"/>
          </w:rPr>
          <w:t xml:space="preserve"> </w:t>
        </w:r>
        <w:r w:rsidRPr="00D17BD3">
          <w:rPr>
            <w:rFonts w:cstheme="minorHAnsi"/>
            <w:highlight w:val="yellow"/>
            <w:rPrChange w:id="2417" w:author="Fabienne Schmaus" w:date="2026-04-30T17:26:00Z" w16du:dateUtc="2026-04-30T15:26:00Z">
              <w:rPr>
                <w:rFonts w:cstheme="minorHAnsi"/>
              </w:rPr>
            </w:rPrChange>
          </w:rPr>
          <w:t xml:space="preserve">((Verlinkung: </w:t>
        </w:r>
      </w:ins>
      <w:del w:id="2418" w:author="Fabienne Schmaus" w:date="2026-04-30T17:25:00Z" w16du:dateUtc="2026-04-30T15:25:00Z">
        <w:r w:rsidR="00A1403C" w:rsidRPr="00D17BD3" w:rsidDel="00D17BD3">
          <w:rPr>
            <w:rFonts w:cstheme="minorHAnsi"/>
            <w:highlight w:val="yellow"/>
            <w:rPrChange w:id="2419" w:author="Fabienne Schmaus" w:date="2026-04-30T17:26:00Z" w16du:dateUtc="2026-04-30T15:26:00Z">
              <w:rPr>
                <w:rFonts w:cstheme="minorHAnsi"/>
                <w:b/>
                <w:bCs/>
                <w:color w:val="000000" w:themeColor="text1"/>
              </w:rPr>
            </w:rPrChange>
          </w:rPr>
          <w:delText>Digitale Identität, Selbstdarstellung und Eindrucksbildung: Überblick zu den Zusammenhängen von Identität, Selbstdarstellung und Rückkopplung durch soziale Reaktionen.</w:delText>
        </w:r>
      </w:del>
    </w:p>
    <w:p w14:paraId="1827508F" w14:textId="1E08ECC2" w:rsidR="00A1403C" w:rsidRPr="00D17BD3" w:rsidDel="00D17BD3" w:rsidRDefault="00A1403C">
      <w:pPr>
        <w:pStyle w:val="Listenabsatz"/>
        <w:numPr>
          <w:ilvl w:val="0"/>
          <w:numId w:val="55"/>
        </w:numPr>
        <w:spacing w:after="0" w:line="276" w:lineRule="auto"/>
        <w:rPr>
          <w:del w:id="2420" w:author="Fabienne Schmaus" w:date="2026-04-30T17:26:00Z" w16du:dateUtc="2026-04-30T15:26:00Z"/>
          <w:rFonts w:cstheme="minorHAnsi"/>
          <w:highlight w:val="yellow"/>
          <w:rPrChange w:id="2421" w:author="Fabienne Schmaus" w:date="2026-04-30T17:26:00Z" w16du:dateUtc="2026-04-30T15:26:00Z">
            <w:rPr>
              <w:del w:id="2422" w:author="Fabienne Schmaus" w:date="2026-04-30T17:26:00Z" w16du:dateUtc="2026-04-30T15:26:00Z"/>
              <w:rFonts w:cstheme="minorHAnsi"/>
              <w:b/>
              <w:bCs/>
              <w:color w:val="000000" w:themeColor="text1"/>
            </w:rPr>
          </w:rPrChange>
        </w:rPr>
        <w:pPrChange w:id="2423" w:author="Fabienne Schmaus" w:date="2026-04-30T17:26:00Z" w16du:dateUtc="2026-04-30T15:26:00Z">
          <w:pPr>
            <w:spacing w:after="0" w:line="276" w:lineRule="auto"/>
          </w:pPr>
        </w:pPrChange>
      </w:pPr>
      <w:r w:rsidRPr="00D17BD3">
        <w:rPr>
          <w:highlight w:val="yellow"/>
          <w:rPrChange w:id="2424" w:author="Fabienne Schmaus" w:date="2026-04-30T17:26:00Z" w16du:dateUtc="2026-04-30T15:26:00Z">
            <w:rPr/>
          </w:rPrChange>
        </w:rPr>
        <w:fldChar w:fldCharType="begin"/>
      </w:r>
      <w:r w:rsidRPr="00D17BD3">
        <w:rPr>
          <w:highlight w:val="yellow"/>
          <w:rPrChange w:id="2425" w:author="Fabienne Schmaus" w:date="2026-04-30T17:26:00Z" w16du:dateUtc="2026-04-30T15:26:00Z">
            <w:rPr/>
          </w:rPrChange>
        </w:rPr>
        <w:instrText>HYPERLINK "https://www.nicola-doering.de/wp-content/uploads/2025/11/978-3-658-18017-1_8-2.pdf"</w:instrText>
      </w:r>
      <w:r w:rsidRPr="00936DC8">
        <w:rPr>
          <w:highlight w:val="yellow"/>
        </w:rPr>
      </w:r>
      <w:r w:rsidRPr="00D17BD3">
        <w:rPr>
          <w:highlight w:val="yellow"/>
          <w:rPrChange w:id="2426" w:author="Fabienne Schmaus" w:date="2026-04-30T17:26:00Z" w16du:dateUtc="2026-04-30T15:26:00Z">
            <w:rPr/>
          </w:rPrChange>
        </w:rPr>
        <w:fldChar w:fldCharType="separate"/>
      </w:r>
      <w:r w:rsidRPr="00D17BD3">
        <w:rPr>
          <w:rStyle w:val="Hyperlink"/>
          <w:rFonts w:cstheme="minorHAnsi"/>
          <w:color w:val="auto"/>
          <w:highlight w:val="yellow"/>
          <w:u w:val="none"/>
          <w:rPrChange w:id="2427" w:author="Fabienne Schmaus" w:date="2026-04-30T17:26:00Z" w16du:dateUtc="2026-04-30T15:26:00Z">
            <w:rPr>
              <w:rStyle w:val="Hyperlink"/>
              <w:rFonts w:cstheme="minorHAnsi"/>
              <w:b/>
              <w:bCs/>
              <w:color w:val="000000" w:themeColor="text1"/>
            </w:rPr>
          </w:rPrChange>
        </w:rPr>
        <w:t>https://www.nicola-doering.de/wp-content/uploads/2025/11/978-3-658-18017-1_8-2.pdf</w:t>
      </w:r>
      <w:r w:rsidRPr="00D17BD3">
        <w:rPr>
          <w:highlight w:val="yellow"/>
          <w:rPrChange w:id="2428" w:author="Fabienne Schmaus" w:date="2026-04-30T17:26:00Z" w16du:dateUtc="2026-04-30T15:26:00Z">
            <w:rPr/>
          </w:rPrChange>
        </w:rPr>
        <w:fldChar w:fldCharType="end"/>
      </w:r>
      <w:ins w:id="2429" w:author="Fabienne Schmaus" w:date="2026-04-30T17:26:00Z" w16du:dateUtc="2026-04-30T15:26:00Z">
        <w:r w:rsidR="00D17BD3" w:rsidRPr="00D17BD3">
          <w:rPr>
            <w:highlight w:val="yellow"/>
            <w:rPrChange w:id="2430" w:author="Fabienne Schmaus" w:date="2026-04-30T17:26:00Z" w16du:dateUtc="2026-04-30T15:26:00Z">
              <w:rPr/>
            </w:rPrChange>
          </w:rPr>
          <w:t>))</w:t>
        </w:r>
      </w:ins>
    </w:p>
    <w:p w14:paraId="559AEBAC" w14:textId="77777777" w:rsidR="00A1403C" w:rsidRPr="00D17BD3" w:rsidRDefault="00A1403C">
      <w:pPr>
        <w:pStyle w:val="Listenabsatz"/>
        <w:numPr>
          <w:ilvl w:val="0"/>
          <w:numId w:val="55"/>
        </w:numPr>
        <w:spacing w:after="0" w:line="276" w:lineRule="auto"/>
        <w:rPr>
          <w:rFonts w:cstheme="minorHAnsi"/>
          <w:rPrChange w:id="2431" w:author="Fabienne Schmaus" w:date="2026-04-30T17:26:00Z" w16du:dateUtc="2026-04-30T15:26:00Z">
            <w:rPr>
              <w:rFonts w:cstheme="minorHAnsi"/>
              <w:b/>
              <w:bCs/>
              <w:color w:val="000000" w:themeColor="text1"/>
            </w:rPr>
          </w:rPrChange>
        </w:rPr>
        <w:pPrChange w:id="2432" w:author="Fabienne Schmaus" w:date="2026-04-30T17:26:00Z" w16du:dateUtc="2026-04-30T15:26:00Z">
          <w:pPr>
            <w:spacing w:after="0" w:line="276" w:lineRule="auto"/>
          </w:pPr>
        </w:pPrChange>
      </w:pPr>
    </w:p>
    <w:p w14:paraId="17B8431D" w14:textId="0DE9BDCC" w:rsidR="00A1403C" w:rsidRPr="00D17BD3" w:rsidDel="00D17BD3" w:rsidRDefault="00A1403C" w:rsidP="00420141">
      <w:pPr>
        <w:pStyle w:val="Listenabsatz"/>
        <w:numPr>
          <w:ilvl w:val="0"/>
          <w:numId w:val="53"/>
        </w:numPr>
        <w:spacing w:after="0" w:line="276" w:lineRule="auto"/>
        <w:rPr>
          <w:del w:id="2433" w:author="Fabienne Schmaus" w:date="2026-04-30T17:27:00Z" w16du:dateUtc="2026-04-30T15:27:00Z"/>
          <w:rFonts w:cstheme="minorHAnsi"/>
          <w:rPrChange w:id="2434" w:author="Fabienne Schmaus" w:date="2026-04-30T17:25:00Z" w16du:dateUtc="2026-04-30T15:25:00Z">
            <w:rPr>
              <w:del w:id="2435" w:author="Fabienne Schmaus" w:date="2026-04-30T17:27:00Z" w16du:dateUtc="2026-04-30T15:27:00Z"/>
              <w:rFonts w:cstheme="minorHAnsi"/>
              <w:b/>
              <w:bCs/>
              <w:color w:val="000000" w:themeColor="text1"/>
            </w:rPr>
          </w:rPrChange>
        </w:rPr>
      </w:pPr>
      <w:r w:rsidRPr="00D17BD3">
        <w:rPr>
          <w:rFonts w:cstheme="minorHAnsi"/>
          <w:rPrChange w:id="2436" w:author="Fabienne Schmaus" w:date="2026-04-30T17:27:00Z" w16du:dateUtc="2026-04-30T15:27:00Z">
            <w:rPr>
              <w:rFonts w:cstheme="minorHAnsi"/>
              <w:b/>
              <w:bCs/>
              <w:color w:val="000000" w:themeColor="text1"/>
            </w:rPr>
          </w:rPrChange>
        </w:rPr>
        <w:t xml:space="preserve">Jan-Hinrik Schmidt, </w:t>
      </w:r>
      <w:r w:rsidR="00F0300B" w:rsidRPr="00D17BD3">
        <w:rPr>
          <w:rFonts w:cstheme="minorHAnsi"/>
          <w:rPrChange w:id="2437" w:author="Fabienne Schmaus" w:date="2026-04-30T17:27:00Z" w16du:dateUtc="2026-04-30T15:27:00Z">
            <w:rPr>
              <w:rFonts w:cstheme="minorHAnsi"/>
              <w:b/>
              <w:bCs/>
              <w:color w:val="000000" w:themeColor="text1"/>
            </w:rPr>
          </w:rPrChange>
        </w:rPr>
        <w:t>„</w:t>
      </w:r>
      <w:r w:rsidRPr="00D17BD3">
        <w:rPr>
          <w:rFonts w:cstheme="minorHAnsi"/>
          <w:rPrChange w:id="2438" w:author="Fabienne Schmaus" w:date="2026-04-30T17:27:00Z" w16du:dateUtc="2026-04-30T15:27:00Z">
            <w:rPr>
              <w:rFonts w:cstheme="minorHAnsi"/>
              <w:b/>
              <w:bCs/>
              <w:color w:val="000000" w:themeColor="text1"/>
            </w:rPr>
          </w:rPrChange>
        </w:rPr>
        <w:t>Soziale Medien – Bühnen der Selbstinszenierung oder Raum authentischer Identitätsarbeit?</w:t>
      </w:r>
      <w:r w:rsidR="00F0300B" w:rsidRPr="00D17BD3">
        <w:rPr>
          <w:rFonts w:cstheme="minorHAnsi"/>
          <w:rPrChange w:id="2439" w:author="Fabienne Schmaus" w:date="2026-04-30T17:27:00Z" w16du:dateUtc="2026-04-30T15:27:00Z">
            <w:rPr>
              <w:rFonts w:cstheme="minorHAnsi"/>
              <w:b/>
              <w:bCs/>
              <w:color w:val="000000" w:themeColor="text1"/>
            </w:rPr>
          </w:rPrChange>
        </w:rPr>
        <w:t>“</w:t>
      </w:r>
      <w:del w:id="2440" w:author="Fabienne Schmaus" w:date="2026-04-30T17:29:00Z" w16du:dateUtc="2026-04-30T15:29:00Z">
        <w:r w:rsidRPr="00D17BD3" w:rsidDel="00D17BD3">
          <w:rPr>
            <w:rFonts w:cstheme="minorHAnsi"/>
            <w:rPrChange w:id="2441" w:author="Fabienne Schmaus" w:date="2026-04-30T17:27:00Z" w16du:dateUtc="2026-04-30T15:27:00Z">
              <w:rPr>
                <w:rFonts w:cstheme="minorHAnsi"/>
                <w:b/>
                <w:bCs/>
                <w:color w:val="000000" w:themeColor="text1"/>
              </w:rPr>
            </w:rPrChange>
          </w:rPr>
          <w:delText>: Gut anschlussfähig für die Unterscheidung zwischen Inszenierung und Authentizität.</w:delText>
        </w:r>
      </w:del>
      <w:ins w:id="2442" w:author="Fabienne Schmaus" w:date="2026-04-30T17:27:00Z" w16du:dateUtc="2026-04-30T15:27:00Z">
        <w:r w:rsidR="00D17BD3" w:rsidRPr="00D17BD3">
          <w:rPr>
            <w:rFonts w:cstheme="minorHAnsi"/>
          </w:rPr>
          <w:t xml:space="preserve"> </w:t>
        </w:r>
      </w:ins>
      <w:ins w:id="2443" w:author="Fabienne Schmaus" w:date="2026-04-30T17:29:00Z" w16du:dateUtc="2026-04-30T15:29:00Z">
        <w:r w:rsidR="00D17BD3">
          <w:rPr>
            <w:rFonts w:cstheme="minorHAnsi"/>
          </w:rPr>
          <w:t>u</w:t>
        </w:r>
      </w:ins>
      <w:ins w:id="2444" w:author="Fabienne Schmaus" w:date="2026-04-30T17:27:00Z" w16du:dateUtc="2026-04-30T15:27:00Z">
        <w:r w:rsidR="00D17BD3" w:rsidRPr="00D17BD3">
          <w:rPr>
            <w:rFonts w:cstheme="minorHAnsi"/>
          </w:rPr>
          <w:t xml:space="preserve">nter </w:t>
        </w:r>
        <w:r w:rsidR="00D17BD3" w:rsidRPr="00D17BD3">
          <w:rPr>
            <w:rFonts w:cstheme="minorHAnsi"/>
          </w:rPr>
          <w:fldChar w:fldCharType="begin"/>
        </w:r>
        <w:r w:rsidR="00D17BD3" w:rsidRPr="00D17BD3">
          <w:rPr>
            <w:rFonts w:cstheme="minorHAnsi"/>
          </w:rPr>
          <w:instrText>HYPERLINK "http://www.pedocs.de"</w:instrText>
        </w:r>
        <w:r w:rsidR="00D17BD3" w:rsidRPr="00D17BD3">
          <w:rPr>
            <w:rFonts w:cstheme="minorHAnsi"/>
          </w:rPr>
        </w:r>
        <w:r w:rsidR="00D17BD3" w:rsidRPr="00D17BD3">
          <w:rPr>
            <w:rFonts w:cstheme="minorHAnsi"/>
          </w:rPr>
          <w:fldChar w:fldCharType="separate"/>
        </w:r>
        <w:r w:rsidR="00D17BD3" w:rsidRPr="00D17BD3">
          <w:rPr>
            <w:rStyle w:val="Hyperlink"/>
            <w:rFonts w:cstheme="minorHAnsi"/>
          </w:rPr>
          <w:t>www.pedocs.de</w:t>
        </w:r>
        <w:r w:rsidR="00D17BD3" w:rsidRPr="00D17BD3">
          <w:rPr>
            <w:rFonts w:cstheme="minorHAnsi"/>
          </w:rPr>
          <w:fldChar w:fldCharType="end"/>
        </w:r>
        <w:r w:rsidR="00D17BD3" w:rsidRPr="00D17BD3">
          <w:rPr>
            <w:rFonts w:cstheme="minorHAnsi"/>
          </w:rPr>
          <w:t xml:space="preserve"> </w:t>
        </w:r>
      </w:ins>
    </w:p>
    <w:p w14:paraId="7224ADFD" w14:textId="686AD8CF" w:rsidR="00A1403C" w:rsidRPr="00D17BD3" w:rsidRDefault="00D17BD3">
      <w:pPr>
        <w:pStyle w:val="Listenabsatz"/>
        <w:numPr>
          <w:ilvl w:val="0"/>
          <w:numId w:val="53"/>
        </w:numPr>
        <w:spacing w:after="0" w:line="276" w:lineRule="auto"/>
        <w:rPr>
          <w:rFonts w:cstheme="minorHAnsi"/>
          <w:rPrChange w:id="2445" w:author="Fabienne Schmaus" w:date="2026-04-30T17:27:00Z" w16du:dateUtc="2026-04-30T15:27:00Z">
            <w:rPr>
              <w:rFonts w:cstheme="minorHAnsi"/>
              <w:b/>
              <w:bCs/>
              <w:color w:val="000000" w:themeColor="text1"/>
            </w:rPr>
          </w:rPrChange>
        </w:rPr>
        <w:pPrChange w:id="2446" w:author="Fabienne Schmaus" w:date="2026-04-30T17:27:00Z" w16du:dateUtc="2026-04-30T15:27:00Z">
          <w:pPr>
            <w:spacing w:after="0" w:line="276" w:lineRule="auto"/>
          </w:pPr>
        </w:pPrChange>
      </w:pPr>
      <w:ins w:id="2447" w:author="Fabienne Schmaus" w:date="2026-04-30T17:26:00Z" w16du:dateUtc="2026-04-30T15:26:00Z">
        <w:r w:rsidRPr="00D17BD3">
          <w:rPr>
            <w:rFonts w:cstheme="minorHAnsi"/>
            <w:highlight w:val="yellow"/>
          </w:rPr>
          <w:t xml:space="preserve">((Verlinkung: </w:t>
        </w:r>
      </w:ins>
      <w:ins w:id="2448" w:author="Fabienne Schmaus" w:date="2026-04-30T17:27:00Z" w16du:dateUtc="2026-04-30T15:27:00Z">
        <w:r w:rsidRPr="00D17BD3">
          <w:rPr>
            <w:rFonts w:cstheme="minorHAnsi"/>
            <w:highlight w:val="yellow"/>
            <w:rPrChange w:id="2449" w:author="Fabienne Schmaus" w:date="2026-04-30T17:29:00Z" w16du:dateUtc="2026-04-30T15:29:00Z">
              <w:rPr>
                <w:rFonts w:cstheme="minorHAnsi"/>
              </w:rPr>
            </w:rPrChange>
          </w:rPr>
          <w:fldChar w:fldCharType="begin"/>
        </w:r>
        <w:r w:rsidRPr="00D17BD3">
          <w:rPr>
            <w:rFonts w:cstheme="minorHAnsi"/>
            <w:highlight w:val="yellow"/>
            <w:rPrChange w:id="2450" w:author="Fabienne Schmaus" w:date="2026-04-30T17:29:00Z" w16du:dateUtc="2026-04-30T15:29:00Z">
              <w:rPr>
                <w:rFonts w:cstheme="minorHAnsi"/>
              </w:rPr>
            </w:rPrChange>
          </w:rPr>
          <w:instrText>HYPERLINK "http://</w:instrText>
        </w:r>
      </w:ins>
      <w:r w:rsidRPr="00D17BD3">
        <w:rPr>
          <w:highlight w:val="yellow"/>
          <w:rPrChange w:id="2451" w:author="Fabienne Schmaus" w:date="2026-04-30T17:29:00Z" w16du:dateUtc="2026-04-30T15:29:00Z">
            <w:rPr>
              <w:rStyle w:val="Hyperlink"/>
              <w:rFonts w:cstheme="minorHAnsi"/>
              <w:b/>
              <w:bCs/>
              <w:color w:val="000000" w:themeColor="text1"/>
            </w:rPr>
          </w:rPrChange>
        </w:rPr>
        <w:instrText>www.pedocs.de/volltexte/2023/25996/pdf/Forum_EB_2019_4_Schmidt_Soziale_Medien.pdf</w:instrText>
      </w:r>
      <w:ins w:id="2452" w:author="Fabienne Schmaus" w:date="2026-04-30T17:27:00Z" w16du:dateUtc="2026-04-30T15:27:00Z">
        <w:r w:rsidRPr="00D17BD3">
          <w:rPr>
            <w:rFonts w:cstheme="minorHAnsi"/>
            <w:highlight w:val="yellow"/>
            <w:rPrChange w:id="2453" w:author="Fabienne Schmaus" w:date="2026-04-30T17:29:00Z" w16du:dateUtc="2026-04-30T15:29:00Z">
              <w:rPr>
                <w:rFonts w:cstheme="minorHAnsi"/>
              </w:rPr>
            </w:rPrChange>
          </w:rPr>
          <w:instrText>"</w:instrText>
        </w:r>
        <w:r w:rsidRPr="00936DC8">
          <w:rPr>
            <w:rFonts w:cstheme="minorHAnsi"/>
            <w:highlight w:val="yellow"/>
          </w:rPr>
        </w:r>
        <w:r w:rsidRPr="00D17BD3">
          <w:rPr>
            <w:rFonts w:cstheme="minorHAnsi"/>
            <w:highlight w:val="yellow"/>
            <w:rPrChange w:id="2454" w:author="Fabienne Schmaus" w:date="2026-04-30T17:29:00Z" w16du:dateUtc="2026-04-30T15:29:00Z">
              <w:rPr>
                <w:rFonts w:cstheme="minorHAnsi"/>
              </w:rPr>
            </w:rPrChange>
          </w:rPr>
          <w:fldChar w:fldCharType="separate"/>
        </w:r>
      </w:ins>
      <w:del w:id="2455" w:author="Fabienne Schmaus" w:date="2026-04-30T17:27:00Z" w16du:dateUtc="2026-04-30T15:27:00Z">
        <w:r w:rsidRPr="00D17BD3" w:rsidDel="00D17BD3">
          <w:rPr>
            <w:rStyle w:val="Hyperlink"/>
            <w:rFonts w:cstheme="minorHAnsi"/>
            <w:highlight w:val="yellow"/>
            <w:rPrChange w:id="2456" w:author="Fabienne Schmaus" w:date="2026-04-30T17:29:00Z" w16du:dateUtc="2026-04-30T15:29:00Z">
              <w:rPr>
                <w:rStyle w:val="Hyperlink"/>
                <w:rFonts w:cstheme="minorHAnsi"/>
                <w:b/>
                <w:bCs/>
                <w:color w:val="000000" w:themeColor="text1"/>
              </w:rPr>
            </w:rPrChange>
          </w:rPr>
          <w:delText>https://</w:delText>
        </w:r>
      </w:del>
      <w:r w:rsidRPr="00D17BD3">
        <w:rPr>
          <w:rStyle w:val="Hyperlink"/>
          <w:rFonts w:cstheme="minorHAnsi"/>
          <w:highlight w:val="yellow"/>
          <w:rPrChange w:id="2457" w:author="Fabienne Schmaus" w:date="2026-04-30T17:29:00Z" w16du:dateUtc="2026-04-30T15:29:00Z">
            <w:rPr>
              <w:rStyle w:val="Hyperlink"/>
              <w:rFonts w:cstheme="minorHAnsi"/>
              <w:b/>
              <w:bCs/>
              <w:color w:val="000000" w:themeColor="text1"/>
            </w:rPr>
          </w:rPrChange>
        </w:rPr>
        <w:t>www.pedocs.de/volltexte/2023/25996/pdf/Forum_EB_2019_4_Schmidt_Soziale_Medien.pdf</w:t>
      </w:r>
      <w:ins w:id="2458" w:author="Fabienne Schmaus" w:date="2026-04-30T17:27:00Z" w16du:dateUtc="2026-04-30T15:27:00Z">
        <w:r w:rsidRPr="00D17BD3">
          <w:rPr>
            <w:rFonts w:cstheme="minorHAnsi"/>
            <w:highlight w:val="yellow"/>
            <w:rPrChange w:id="2459" w:author="Fabienne Schmaus" w:date="2026-04-30T17:29:00Z" w16du:dateUtc="2026-04-30T15:29:00Z">
              <w:rPr>
                <w:rFonts w:cstheme="minorHAnsi"/>
              </w:rPr>
            </w:rPrChange>
          </w:rPr>
          <w:fldChar w:fldCharType="end"/>
        </w:r>
        <w:r>
          <w:rPr>
            <w:rFonts w:cstheme="minorHAnsi"/>
          </w:rPr>
          <w:t>))</w:t>
        </w:r>
      </w:ins>
    </w:p>
    <w:p w14:paraId="7A49E5CA" w14:textId="77777777" w:rsidR="00A1403C" w:rsidRPr="00D17BD3" w:rsidRDefault="00A1403C" w:rsidP="00F76E66">
      <w:pPr>
        <w:spacing w:after="0" w:line="276" w:lineRule="auto"/>
        <w:rPr>
          <w:rFonts w:cstheme="minorHAnsi"/>
          <w:rPrChange w:id="2460" w:author="Fabienne Schmaus" w:date="2026-04-30T17:25:00Z" w16du:dateUtc="2026-04-30T15:25:00Z">
            <w:rPr>
              <w:rFonts w:cstheme="minorHAnsi"/>
              <w:b/>
              <w:bCs/>
              <w:color w:val="000000" w:themeColor="text1"/>
            </w:rPr>
          </w:rPrChange>
        </w:rPr>
      </w:pPr>
    </w:p>
    <w:p w14:paraId="58566556" w14:textId="0121E413" w:rsidR="00A1403C" w:rsidRPr="00D17BD3" w:rsidRDefault="00700FCD" w:rsidP="000E1D45">
      <w:pPr>
        <w:pStyle w:val="Listenabsatz"/>
        <w:numPr>
          <w:ilvl w:val="0"/>
          <w:numId w:val="53"/>
        </w:numPr>
        <w:spacing w:after="0" w:line="276" w:lineRule="auto"/>
        <w:rPr>
          <w:rFonts w:cstheme="minorHAnsi"/>
          <w:rPrChange w:id="2461" w:author="Fabienne Schmaus" w:date="2026-04-30T17:25:00Z" w16du:dateUtc="2026-04-30T15:25:00Z">
            <w:rPr>
              <w:rFonts w:cstheme="minorHAnsi"/>
              <w:b/>
              <w:bCs/>
              <w:color w:val="000000" w:themeColor="text1"/>
            </w:rPr>
          </w:rPrChange>
        </w:rPr>
      </w:pPr>
      <w:commentRangeStart w:id="2462"/>
      <w:r w:rsidRPr="00D17BD3">
        <w:rPr>
          <w:rFonts w:cstheme="minorHAnsi"/>
          <w:rPrChange w:id="2463" w:author="Fabienne Schmaus" w:date="2026-04-30T17:25:00Z" w16du:dateUtc="2026-04-30T15:25:00Z">
            <w:rPr>
              <w:rFonts w:cstheme="minorHAnsi"/>
              <w:b/>
              <w:bCs/>
              <w:color w:val="000000" w:themeColor="text1"/>
            </w:rPr>
          </w:rPrChange>
        </w:rPr>
        <w:t>Klicksafe.de mit den entsprechenden Suchbegriffen</w:t>
      </w:r>
      <w:commentRangeEnd w:id="2462"/>
      <w:r w:rsidR="00D17BD3" w:rsidRPr="00D17BD3">
        <w:rPr>
          <w:rStyle w:val="Kommentarzeichen"/>
          <w:rFonts w:cstheme="minorHAnsi"/>
          <w:sz w:val="22"/>
          <w:szCs w:val="22"/>
          <w:rPrChange w:id="2464" w:author="Fabienne Schmaus" w:date="2026-04-30T17:25:00Z" w16du:dateUtc="2026-04-30T15:25:00Z">
            <w:rPr>
              <w:rStyle w:val="Kommentarzeichen"/>
              <w:rFonts w:cstheme="minorHAnsi"/>
              <w:b/>
              <w:bCs/>
              <w:color w:val="000000" w:themeColor="text1"/>
              <w:sz w:val="22"/>
              <w:szCs w:val="22"/>
            </w:rPr>
          </w:rPrChange>
        </w:rPr>
        <w:commentReference w:id="2462"/>
      </w:r>
    </w:p>
    <w:p w14:paraId="2C3BAEFD" w14:textId="77777777" w:rsidR="00A1403C" w:rsidRPr="00D17BD3" w:rsidRDefault="00A1403C" w:rsidP="00F76E66">
      <w:pPr>
        <w:spacing w:after="0" w:line="276" w:lineRule="auto"/>
        <w:rPr>
          <w:rFonts w:cstheme="minorHAnsi"/>
          <w:rPrChange w:id="2465" w:author="Fabienne Schmaus" w:date="2026-04-30T17:25:00Z" w16du:dateUtc="2026-04-30T15:25:00Z">
            <w:rPr>
              <w:rFonts w:cstheme="minorHAnsi"/>
              <w:b/>
              <w:bCs/>
              <w:color w:val="EE0000"/>
            </w:rPr>
          </w:rPrChange>
        </w:rPr>
      </w:pPr>
    </w:p>
    <w:p w14:paraId="39E825FD" w14:textId="77777777" w:rsidR="00530233" w:rsidRPr="00C6608C" w:rsidRDefault="00530233" w:rsidP="00F76E66">
      <w:pPr>
        <w:spacing w:after="0" w:line="276" w:lineRule="auto"/>
        <w:rPr>
          <w:rFonts w:cstheme="minorHAnsi"/>
          <w:rPrChange w:id="2466" w:author="Fabienne Schmaus" w:date="2026-04-30T17:20:00Z" w16du:dateUtc="2026-04-30T15:20:00Z">
            <w:rPr>
              <w:rFonts w:cstheme="minorHAnsi"/>
              <w:color w:val="EE0000"/>
            </w:rPr>
          </w:rPrChange>
        </w:rPr>
      </w:pPr>
    </w:p>
    <w:p w14:paraId="4B104081" w14:textId="77777777" w:rsidR="00530233" w:rsidRPr="00C6608C" w:rsidRDefault="00530233" w:rsidP="00F76E66">
      <w:pPr>
        <w:spacing w:after="0" w:line="276" w:lineRule="auto"/>
        <w:rPr>
          <w:rFonts w:cstheme="minorHAnsi"/>
          <w:rPrChange w:id="2467" w:author="Fabienne Schmaus" w:date="2026-04-30T17:20:00Z" w16du:dateUtc="2026-04-30T15:20:00Z">
            <w:rPr>
              <w:rFonts w:cstheme="minorHAnsi"/>
              <w:color w:val="EE0000"/>
            </w:rPr>
          </w:rPrChange>
        </w:rPr>
      </w:pPr>
    </w:p>
    <w:p w14:paraId="0070F98E" w14:textId="77777777" w:rsidR="00936DC8" w:rsidRDefault="00936DC8">
      <w:pPr>
        <w:rPr>
          <w:ins w:id="2468" w:author="Michael Kohl" w:date="2026-05-08T12:34:00Z" w16du:dateUtc="2026-05-08T10:34:00Z"/>
          <w:rFonts w:cstheme="minorHAnsi"/>
        </w:rPr>
      </w:pPr>
      <w:ins w:id="2469" w:author="Michael Kohl" w:date="2026-05-08T12:34:00Z" w16du:dateUtc="2026-05-08T10:34:00Z">
        <w:r>
          <w:rPr>
            <w:rFonts w:cstheme="minorHAnsi"/>
          </w:rPr>
          <w:br w:type="page"/>
        </w:r>
      </w:ins>
    </w:p>
    <w:p w14:paraId="6F2A793A" w14:textId="05BEFA0A" w:rsidR="00936DC8" w:rsidRDefault="00936DC8" w:rsidP="00936DC8">
      <w:pPr>
        <w:spacing w:after="0" w:line="276" w:lineRule="auto"/>
        <w:rPr>
          <w:ins w:id="2470" w:author="Michael Kohl" w:date="2026-05-08T12:41:00Z" w16du:dateUtc="2026-05-08T10:41:00Z"/>
          <w:rFonts w:cstheme="minorHAnsi"/>
          <w:b/>
          <w:bCs/>
        </w:rPr>
      </w:pPr>
      <w:ins w:id="2471" w:author="Michael Kohl" w:date="2026-05-08T12:41:00Z" w16du:dateUtc="2026-05-08T10:41:00Z">
        <w:r w:rsidRPr="00936DC8">
          <w:rPr>
            <w:rFonts w:cstheme="minorHAnsi"/>
            <w:b/>
            <w:bCs/>
            <w:rPrChange w:id="2472" w:author="Michael Kohl" w:date="2026-05-08T12:41:00Z" w16du:dateUtc="2026-05-08T10:41:00Z">
              <w:rPr>
                <w:rFonts w:cstheme="minorHAnsi"/>
                <w:b/>
                <w:bCs/>
                <w:lang w:val="it-IT"/>
              </w:rPr>
            </w:rPrChange>
          </w:rPr>
          <w:lastRenderedPageBreak/>
          <w:t xml:space="preserve">Primarstufe </w:t>
        </w:r>
        <w:r>
          <w:rPr>
            <w:rFonts w:cstheme="minorHAnsi"/>
            <w:b/>
            <w:bCs/>
          </w:rPr>
          <w:t>–</w:t>
        </w:r>
        <w:r w:rsidRPr="00936DC8">
          <w:rPr>
            <w:rFonts w:cstheme="minorHAnsi"/>
            <w:b/>
            <w:bCs/>
            <w:rPrChange w:id="2473" w:author="Michael Kohl" w:date="2026-05-08T12:41:00Z" w16du:dateUtc="2026-05-08T10:41:00Z">
              <w:rPr>
                <w:rFonts w:cstheme="minorHAnsi"/>
                <w:b/>
                <w:bCs/>
                <w:lang w:val="it-IT"/>
              </w:rPr>
            </w:rPrChange>
          </w:rPr>
          <w:t xml:space="preserve"> Ar</w:t>
        </w:r>
        <w:r>
          <w:rPr>
            <w:rFonts w:cstheme="minorHAnsi"/>
            <w:b/>
            <w:bCs/>
          </w:rPr>
          <w:t>beitsblatt 1</w:t>
        </w:r>
      </w:ins>
    </w:p>
    <w:p w14:paraId="1DCB9F38" w14:textId="77777777" w:rsidR="00936DC8" w:rsidRDefault="00936DC8" w:rsidP="00936DC8">
      <w:pPr>
        <w:spacing w:after="0" w:line="276" w:lineRule="auto"/>
        <w:rPr>
          <w:ins w:id="2474" w:author="Michael Kohl" w:date="2026-05-08T12:41:00Z" w16du:dateUtc="2026-05-08T10:41:00Z"/>
          <w:rFonts w:cstheme="minorHAnsi"/>
          <w:b/>
          <w:bCs/>
        </w:rPr>
      </w:pPr>
    </w:p>
    <w:p w14:paraId="5E94C4B5" w14:textId="3602DB2D" w:rsidR="00936DC8" w:rsidRPr="00936DC8" w:rsidRDefault="00936DC8" w:rsidP="00936DC8">
      <w:pPr>
        <w:spacing w:after="0" w:line="276" w:lineRule="auto"/>
        <w:rPr>
          <w:ins w:id="2475" w:author="Michael Kohl" w:date="2026-05-08T12:41:00Z"/>
          <w:rFonts w:cstheme="minorHAnsi"/>
          <w:b/>
          <w:bCs/>
        </w:rPr>
      </w:pPr>
      <w:ins w:id="2476" w:author="Michael Kohl" w:date="2026-05-08T12:41:00Z">
        <w:r w:rsidRPr="00936DC8">
          <w:rPr>
            <w:rFonts w:cstheme="minorHAnsi"/>
            <w:b/>
            <w:bCs/>
          </w:rPr>
          <w:t>Geburtstagskind</w:t>
        </w:r>
      </w:ins>
    </w:p>
    <w:p w14:paraId="0C4B2C2C" w14:textId="77777777" w:rsidR="00936DC8" w:rsidRPr="00936DC8" w:rsidRDefault="00936DC8" w:rsidP="00936DC8">
      <w:pPr>
        <w:spacing w:after="0" w:line="276" w:lineRule="auto"/>
        <w:rPr>
          <w:ins w:id="2477" w:author="Michael Kohl" w:date="2026-05-08T12:41:00Z"/>
          <w:rFonts w:cstheme="minorHAnsi"/>
          <w:rPrChange w:id="2478" w:author="Michael Kohl" w:date="2026-05-08T12:41:00Z" w16du:dateUtc="2026-05-08T10:41:00Z">
            <w:rPr>
              <w:ins w:id="2479" w:author="Michael Kohl" w:date="2026-05-08T12:41:00Z"/>
              <w:rFonts w:cstheme="minorHAnsi"/>
              <w:b/>
              <w:bCs/>
            </w:rPr>
          </w:rPrChange>
        </w:rPr>
      </w:pPr>
      <w:ins w:id="2480" w:author="Michael Kohl" w:date="2026-05-08T12:41:00Z">
        <w:r w:rsidRPr="00936DC8">
          <w:rPr>
            <w:rFonts w:cstheme="minorHAnsi"/>
            <w:rPrChange w:id="2481" w:author="Michael Kohl" w:date="2026-05-08T12:41:00Z" w16du:dateUtc="2026-05-08T10:41:00Z">
              <w:rPr>
                <w:rFonts w:cstheme="minorHAnsi"/>
                <w:b/>
                <w:bCs/>
              </w:rPr>
            </w:rPrChange>
          </w:rPr>
          <w:t xml:space="preserve">Bildquelle: OpenAI ChatGPT (2026). Schwarz-weiße Bleistift-Illustration eines lächelnden Kindes mit Partyhut vor einem Geburtstagskuchen mit Kerzen, im Hintergrund Wimpelkette und Luftballons. Bild generiert durch DALL-E. Zugriff am 08.05.2026. </w:t>
        </w:r>
        <w:r w:rsidRPr="00936DC8">
          <w:rPr>
            <w:rFonts w:cstheme="minorHAnsi"/>
            <w:rPrChange w:id="2482" w:author="Michael Kohl" w:date="2026-05-08T12:41:00Z" w16du:dateUtc="2026-05-08T10:41:00Z">
              <w:rPr>
                <w:rFonts w:cstheme="minorHAnsi"/>
                <w:b/>
                <w:bCs/>
              </w:rPr>
            </w:rPrChange>
          </w:rPr>
          <w:fldChar w:fldCharType="begin"/>
        </w:r>
        <w:r w:rsidRPr="00936DC8">
          <w:rPr>
            <w:rFonts w:cstheme="minorHAnsi"/>
            <w:rPrChange w:id="2483" w:author="Michael Kohl" w:date="2026-05-08T12:41:00Z" w16du:dateUtc="2026-05-08T10:41:00Z">
              <w:rPr>
                <w:rFonts w:cstheme="minorHAnsi"/>
                <w:b/>
                <w:bCs/>
              </w:rPr>
            </w:rPrChange>
          </w:rPr>
          <w:instrText>HYPERLINK "https://chatgpt.com/"</w:instrText>
        </w:r>
        <w:r w:rsidRPr="00936DC8">
          <w:rPr>
            <w:rFonts w:cstheme="minorHAnsi"/>
            <w:rPrChange w:id="2484" w:author="Michael Kohl" w:date="2026-05-08T12:41:00Z" w16du:dateUtc="2026-05-08T10:41:00Z">
              <w:rPr>
                <w:rFonts w:cstheme="minorHAnsi"/>
                <w:b/>
                <w:bCs/>
              </w:rPr>
            </w:rPrChange>
          </w:rPr>
        </w:r>
        <w:r w:rsidRPr="00936DC8">
          <w:rPr>
            <w:rFonts w:cstheme="minorHAnsi"/>
            <w:rPrChange w:id="2485" w:author="Michael Kohl" w:date="2026-05-08T12:41:00Z" w16du:dateUtc="2026-05-08T10:41:00Z">
              <w:rPr>
                <w:rFonts w:cstheme="minorHAnsi"/>
                <w:b/>
                <w:bCs/>
              </w:rPr>
            </w:rPrChange>
          </w:rPr>
          <w:fldChar w:fldCharType="separate"/>
        </w:r>
        <w:r w:rsidRPr="00936DC8">
          <w:rPr>
            <w:rStyle w:val="Hyperlink"/>
            <w:rFonts w:cstheme="minorHAnsi"/>
            <w:rPrChange w:id="2486" w:author="Michael Kohl" w:date="2026-05-08T12:41:00Z" w16du:dateUtc="2026-05-08T10:41:00Z">
              <w:rPr>
                <w:rStyle w:val="Hyperlink"/>
                <w:rFonts w:cstheme="minorHAnsi"/>
                <w:b/>
                <w:bCs/>
              </w:rPr>
            </w:rPrChange>
          </w:rPr>
          <w:t>https://chatgpt.com/</w:t>
        </w:r>
      </w:ins>
      <w:ins w:id="2487" w:author="Michael Kohl" w:date="2026-05-08T12:41:00Z" w16du:dateUtc="2026-05-08T10:41:00Z">
        <w:r w:rsidRPr="00936DC8">
          <w:rPr>
            <w:rFonts w:cstheme="minorHAnsi"/>
            <w:rPrChange w:id="2488" w:author="Michael Kohl" w:date="2026-05-08T12:41:00Z" w16du:dateUtc="2026-05-08T10:41:00Z">
              <w:rPr>
                <w:rFonts w:cstheme="minorHAnsi"/>
                <w:b/>
                <w:bCs/>
              </w:rPr>
            </w:rPrChange>
          </w:rPr>
          <w:fldChar w:fldCharType="end"/>
        </w:r>
      </w:ins>
    </w:p>
    <w:p w14:paraId="3AEA5459" w14:textId="7026ECD0" w:rsidR="00936DC8" w:rsidRPr="00936DC8" w:rsidRDefault="00936DC8" w:rsidP="00936DC8">
      <w:pPr>
        <w:spacing w:after="0" w:line="276" w:lineRule="auto"/>
        <w:rPr>
          <w:ins w:id="2489" w:author="Michael Kohl" w:date="2026-05-08T12:41:00Z"/>
          <w:rFonts w:cstheme="minorHAnsi"/>
          <w:rPrChange w:id="2490" w:author="Michael Kohl" w:date="2026-05-08T12:41:00Z" w16du:dateUtc="2026-05-08T10:41:00Z">
            <w:rPr>
              <w:ins w:id="2491" w:author="Michael Kohl" w:date="2026-05-08T12:41:00Z"/>
              <w:rFonts w:cstheme="minorHAnsi"/>
              <w:b/>
              <w:bCs/>
            </w:rPr>
          </w:rPrChange>
        </w:rPr>
      </w:pPr>
    </w:p>
    <w:p w14:paraId="4AB2B54B" w14:textId="631EADF9" w:rsidR="00936DC8" w:rsidRPr="00936DC8" w:rsidRDefault="00936DC8" w:rsidP="00936DC8">
      <w:pPr>
        <w:spacing w:after="0" w:line="276" w:lineRule="auto"/>
        <w:rPr>
          <w:ins w:id="2492" w:author="Michael Kohl" w:date="2026-05-08T12:41:00Z"/>
          <w:rFonts w:cstheme="minorHAnsi"/>
          <w:b/>
          <w:bCs/>
        </w:rPr>
      </w:pPr>
      <w:ins w:id="2493" w:author="Michael Kohl" w:date="2026-05-08T12:41:00Z">
        <w:r w:rsidRPr="00936DC8">
          <w:rPr>
            <w:rFonts w:cstheme="minorHAnsi"/>
            <w:b/>
            <w:bCs/>
          </w:rPr>
          <w:t>Kind in der Pfütze</w:t>
        </w:r>
      </w:ins>
    </w:p>
    <w:p w14:paraId="44E1EBB7" w14:textId="77777777" w:rsidR="00936DC8" w:rsidRPr="00936DC8" w:rsidRDefault="00936DC8" w:rsidP="00936DC8">
      <w:pPr>
        <w:spacing w:after="0" w:line="276" w:lineRule="auto"/>
        <w:rPr>
          <w:ins w:id="2494" w:author="Michael Kohl" w:date="2026-05-08T12:41:00Z"/>
          <w:rFonts w:cstheme="minorHAnsi"/>
          <w:rPrChange w:id="2495" w:author="Michael Kohl" w:date="2026-05-08T12:41:00Z" w16du:dateUtc="2026-05-08T10:41:00Z">
            <w:rPr>
              <w:ins w:id="2496" w:author="Michael Kohl" w:date="2026-05-08T12:41:00Z"/>
              <w:rFonts w:cstheme="minorHAnsi"/>
              <w:b/>
              <w:bCs/>
            </w:rPr>
          </w:rPrChange>
        </w:rPr>
      </w:pPr>
      <w:ins w:id="2497" w:author="Michael Kohl" w:date="2026-05-08T12:41:00Z">
        <w:r w:rsidRPr="00936DC8">
          <w:rPr>
            <w:rFonts w:cstheme="minorHAnsi"/>
            <w:rPrChange w:id="2498" w:author="Michael Kohl" w:date="2026-05-08T12:41:00Z" w16du:dateUtc="2026-05-08T10:41:00Z">
              <w:rPr>
                <w:rFonts w:cstheme="minorHAnsi"/>
                <w:b/>
                <w:bCs/>
              </w:rPr>
            </w:rPrChange>
          </w:rPr>
          <w:t xml:space="preserve">Bildquelle: OpenAI ChatGPT (2026). Schwarz-weiße Bleistift-Illustration eines fröhlich lachenden Kindes in Regenkleidung und Gummistiefeln, das im Regen mit den Händen in einer Matschpfütze spielt, im Hintergrund Gartenzaun und kahle Bäume. Bild generiert durch DALL-E. Zugriff am 08.05.2026. </w:t>
        </w:r>
        <w:r w:rsidRPr="00936DC8">
          <w:rPr>
            <w:rFonts w:cstheme="minorHAnsi"/>
            <w:rPrChange w:id="2499" w:author="Michael Kohl" w:date="2026-05-08T12:41:00Z" w16du:dateUtc="2026-05-08T10:41:00Z">
              <w:rPr>
                <w:rFonts w:cstheme="minorHAnsi"/>
                <w:b/>
                <w:bCs/>
              </w:rPr>
            </w:rPrChange>
          </w:rPr>
          <w:fldChar w:fldCharType="begin"/>
        </w:r>
        <w:r w:rsidRPr="00936DC8">
          <w:rPr>
            <w:rFonts w:cstheme="minorHAnsi"/>
            <w:rPrChange w:id="2500" w:author="Michael Kohl" w:date="2026-05-08T12:41:00Z" w16du:dateUtc="2026-05-08T10:41:00Z">
              <w:rPr>
                <w:rFonts w:cstheme="minorHAnsi"/>
                <w:b/>
                <w:bCs/>
              </w:rPr>
            </w:rPrChange>
          </w:rPr>
          <w:instrText>HYPERLINK "https://chatgpt.com/"</w:instrText>
        </w:r>
        <w:r w:rsidRPr="00936DC8">
          <w:rPr>
            <w:rFonts w:cstheme="minorHAnsi"/>
            <w:rPrChange w:id="2501" w:author="Michael Kohl" w:date="2026-05-08T12:41:00Z" w16du:dateUtc="2026-05-08T10:41:00Z">
              <w:rPr>
                <w:rFonts w:cstheme="minorHAnsi"/>
                <w:b/>
                <w:bCs/>
              </w:rPr>
            </w:rPrChange>
          </w:rPr>
        </w:r>
        <w:r w:rsidRPr="00936DC8">
          <w:rPr>
            <w:rFonts w:cstheme="minorHAnsi"/>
            <w:rPrChange w:id="2502" w:author="Michael Kohl" w:date="2026-05-08T12:41:00Z" w16du:dateUtc="2026-05-08T10:41:00Z">
              <w:rPr>
                <w:rFonts w:cstheme="minorHAnsi"/>
                <w:b/>
                <w:bCs/>
              </w:rPr>
            </w:rPrChange>
          </w:rPr>
          <w:fldChar w:fldCharType="separate"/>
        </w:r>
        <w:r w:rsidRPr="00936DC8">
          <w:rPr>
            <w:rStyle w:val="Hyperlink"/>
            <w:rFonts w:cstheme="minorHAnsi"/>
            <w:rPrChange w:id="2503" w:author="Michael Kohl" w:date="2026-05-08T12:41:00Z" w16du:dateUtc="2026-05-08T10:41:00Z">
              <w:rPr>
                <w:rStyle w:val="Hyperlink"/>
                <w:rFonts w:cstheme="minorHAnsi"/>
                <w:b/>
                <w:bCs/>
              </w:rPr>
            </w:rPrChange>
          </w:rPr>
          <w:t>https://chatgpt.com/</w:t>
        </w:r>
      </w:ins>
      <w:ins w:id="2504" w:author="Michael Kohl" w:date="2026-05-08T12:41:00Z" w16du:dateUtc="2026-05-08T10:41:00Z">
        <w:r w:rsidRPr="00936DC8">
          <w:rPr>
            <w:rFonts w:cstheme="minorHAnsi"/>
            <w:rPrChange w:id="2505" w:author="Michael Kohl" w:date="2026-05-08T12:41:00Z" w16du:dateUtc="2026-05-08T10:41:00Z">
              <w:rPr>
                <w:rFonts w:cstheme="minorHAnsi"/>
                <w:b/>
                <w:bCs/>
              </w:rPr>
            </w:rPrChange>
          </w:rPr>
          <w:fldChar w:fldCharType="end"/>
        </w:r>
      </w:ins>
    </w:p>
    <w:p w14:paraId="61E824D2" w14:textId="77777777" w:rsidR="00936DC8" w:rsidRDefault="00936DC8" w:rsidP="00936DC8">
      <w:pPr>
        <w:spacing w:after="0" w:line="276" w:lineRule="auto"/>
        <w:rPr>
          <w:ins w:id="2506" w:author="Michael Kohl" w:date="2026-05-08T12:41:00Z" w16du:dateUtc="2026-05-08T10:41:00Z"/>
          <w:rFonts w:cstheme="minorHAnsi"/>
          <w:b/>
          <w:bCs/>
        </w:rPr>
      </w:pPr>
    </w:p>
    <w:p w14:paraId="4ACA3323" w14:textId="77777777" w:rsidR="00936DC8" w:rsidRPr="00936DC8" w:rsidRDefault="00936DC8" w:rsidP="00936DC8">
      <w:pPr>
        <w:spacing w:after="0" w:line="276" w:lineRule="auto"/>
        <w:rPr>
          <w:ins w:id="2507" w:author="Michael Kohl" w:date="2026-05-08T12:41:00Z" w16du:dateUtc="2026-05-08T10:41:00Z"/>
          <w:rFonts w:cstheme="minorHAnsi"/>
          <w:b/>
          <w:bCs/>
          <w:rPrChange w:id="2508" w:author="Michael Kohl" w:date="2026-05-08T12:41:00Z" w16du:dateUtc="2026-05-08T10:41:00Z">
            <w:rPr>
              <w:ins w:id="2509" w:author="Michael Kohl" w:date="2026-05-08T12:41:00Z" w16du:dateUtc="2026-05-08T10:41:00Z"/>
              <w:rFonts w:cstheme="minorHAnsi"/>
              <w:b/>
              <w:bCs/>
              <w:lang w:val="it-IT"/>
            </w:rPr>
          </w:rPrChange>
        </w:rPr>
      </w:pPr>
    </w:p>
    <w:p w14:paraId="22EE3F3E" w14:textId="3E842920" w:rsidR="00936DC8" w:rsidRPr="00936DC8" w:rsidRDefault="00936DC8" w:rsidP="00936DC8">
      <w:pPr>
        <w:spacing w:after="0" w:line="276" w:lineRule="auto"/>
        <w:rPr>
          <w:ins w:id="2510" w:author="Michael Kohl" w:date="2026-05-08T12:36:00Z" w16du:dateUtc="2026-05-08T10:36:00Z"/>
          <w:rFonts w:cstheme="minorHAnsi"/>
          <w:b/>
          <w:bCs/>
          <w:rPrChange w:id="2511" w:author="Michael Kohl" w:date="2026-05-08T12:41:00Z" w16du:dateUtc="2026-05-08T10:41:00Z">
            <w:rPr>
              <w:ins w:id="2512" w:author="Michael Kohl" w:date="2026-05-08T12:36:00Z" w16du:dateUtc="2026-05-08T10:36:00Z"/>
              <w:rFonts w:cstheme="minorHAnsi"/>
              <w:lang w:val="it-IT"/>
            </w:rPr>
          </w:rPrChange>
        </w:rPr>
      </w:pPr>
      <w:ins w:id="2513" w:author="Michael Kohl" w:date="2026-05-08T12:36:00Z" w16du:dateUtc="2026-05-08T10:36:00Z">
        <w:r w:rsidRPr="00936DC8">
          <w:rPr>
            <w:rFonts w:cstheme="minorHAnsi"/>
            <w:b/>
            <w:bCs/>
            <w:rPrChange w:id="2514" w:author="Michael Kohl" w:date="2026-05-08T12:41:00Z" w16du:dateUtc="2026-05-08T10:41:00Z">
              <w:rPr>
                <w:rFonts w:cstheme="minorHAnsi"/>
              </w:rPr>
            </w:rPrChange>
          </w:rPr>
          <w:t>Prima</w:t>
        </w:r>
        <w:r w:rsidRPr="00936DC8">
          <w:rPr>
            <w:rFonts w:cstheme="minorHAnsi"/>
            <w:b/>
            <w:bCs/>
            <w:rPrChange w:id="2515" w:author="Michael Kohl" w:date="2026-05-08T12:41:00Z" w16du:dateUtc="2026-05-08T10:41:00Z">
              <w:rPr>
                <w:rFonts w:cstheme="minorHAnsi"/>
                <w:lang w:val="it-IT"/>
              </w:rPr>
            </w:rPrChange>
          </w:rPr>
          <w:t>rstufe – Arbeitsblatt 2</w:t>
        </w:r>
      </w:ins>
    </w:p>
    <w:p w14:paraId="31655B85" w14:textId="77777777" w:rsidR="00936DC8" w:rsidRPr="00936DC8" w:rsidRDefault="00936DC8" w:rsidP="00936DC8">
      <w:pPr>
        <w:spacing w:after="0" w:line="276" w:lineRule="auto"/>
        <w:rPr>
          <w:ins w:id="2516" w:author="Michael Kohl" w:date="2026-05-08T12:36:00Z"/>
          <w:rFonts w:cstheme="minorHAnsi"/>
          <w:b/>
          <w:bCs/>
        </w:rPr>
      </w:pPr>
      <w:ins w:id="2517" w:author="Michael Kohl" w:date="2026-05-08T12:36:00Z">
        <w:r w:rsidRPr="00936DC8">
          <w:rPr>
            <w:rFonts w:cstheme="minorHAnsi"/>
            <w:b/>
            <w:bCs/>
          </w:rPr>
          <w:t>Toni</w:t>
        </w:r>
      </w:ins>
    </w:p>
    <w:p w14:paraId="1874BA50" w14:textId="77777777" w:rsidR="00936DC8" w:rsidRPr="00936DC8" w:rsidRDefault="00936DC8" w:rsidP="00936DC8">
      <w:pPr>
        <w:spacing w:after="0" w:line="276" w:lineRule="auto"/>
        <w:rPr>
          <w:ins w:id="2518" w:author="Michael Kohl" w:date="2026-05-08T12:36:00Z"/>
          <w:rFonts w:cstheme="minorHAnsi"/>
        </w:rPr>
      </w:pPr>
      <w:ins w:id="2519" w:author="Michael Kohl" w:date="2026-05-08T12:36:00Z">
        <w:r w:rsidRPr="00936DC8">
          <w:rPr>
            <w:rFonts w:cstheme="minorHAnsi"/>
          </w:rPr>
          <w:t xml:space="preserve">Bildquelle: OpenAI ChatGPT (2026). Cartoon-Illustration eines lachenden Jungen mit blauem T-Shirt und Daumen-hoch-Geste, Sprechblase: „Ich bin immer fröhlich und nie traurig!". Bild generiert durch DALL-E. Zugriff am 08.05.2026. </w:t>
        </w:r>
        <w:r w:rsidRPr="00936DC8">
          <w:rPr>
            <w:rFonts w:cstheme="minorHAnsi"/>
          </w:rPr>
          <w:fldChar w:fldCharType="begin"/>
        </w:r>
        <w:r w:rsidRPr="00936DC8">
          <w:rPr>
            <w:rFonts w:cstheme="minorHAnsi"/>
          </w:rPr>
          <w:instrText>HYPERLINK "https://chatgpt.com/"</w:instrText>
        </w:r>
        <w:r w:rsidRPr="00936DC8">
          <w:rPr>
            <w:rFonts w:cstheme="minorHAnsi"/>
          </w:rPr>
        </w:r>
        <w:r w:rsidRPr="00936DC8">
          <w:rPr>
            <w:rFonts w:cstheme="minorHAnsi"/>
          </w:rPr>
          <w:fldChar w:fldCharType="separate"/>
        </w:r>
        <w:r w:rsidRPr="00936DC8">
          <w:rPr>
            <w:rStyle w:val="Hyperlink"/>
            <w:rFonts w:cstheme="minorHAnsi"/>
          </w:rPr>
          <w:t>https://chatgpt.com/</w:t>
        </w:r>
      </w:ins>
      <w:ins w:id="2520" w:author="Michael Kohl" w:date="2026-05-08T12:36:00Z" w16du:dateUtc="2026-05-08T10:36:00Z">
        <w:r w:rsidRPr="00936DC8">
          <w:rPr>
            <w:rFonts w:cstheme="minorHAnsi"/>
            <w:lang w:val="it-IT"/>
          </w:rPr>
          <w:fldChar w:fldCharType="end"/>
        </w:r>
      </w:ins>
    </w:p>
    <w:p w14:paraId="435CC360" w14:textId="77777777" w:rsidR="00936DC8" w:rsidRPr="00936DC8" w:rsidRDefault="00936DC8" w:rsidP="00936DC8">
      <w:pPr>
        <w:spacing w:after="0" w:line="276" w:lineRule="auto"/>
        <w:rPr>
          <w:ins w:id="2521" w:author="Michael Kohl" w:date="2026-05-08T12:36:00Z"/>
          <w:rFonts w:cstheme="minorHAnsi"/>
          <w:b/>
          <w:bCs/>
        </w:rPr>
      </w:pPr>
      <w:ins w:id="2522" w:author="Michael Kohl" w:date="2026-05-08T12:36:00Z">
        <w:r w:rsidRPr="00936DC8">
          <w:rPr>
            <w:rFonts w:cstheme="minorHAnsi"/>
            <w:b/>
            <w:bCs/>
          </w:rPr>
          <w:t>Lara</w:t>
        </w:r>
      </w:ins>
    </w:p>
    <w:p w14:paraId="58C01151" w14:textId="77777777" w:rsidR="00936DC8" w:rsidRPr="00936DC8" w:rsidRDefault="00936DC8" w:rsidP="00936DC8">
      <w:pPr>
        <w:spacing w:after="0" w:line="276" w:lineRule="auto"/>
        <w:rPr>
          <w:ins w:id="2523" w:author="Michael Kohl" w:date="2026-05-08T12:36:00Z"/>
          <w:rFonts w:cstheme="minorHAnsi"/>
        </w:rPr>
      </w:pPr>
      <w:ins w:id="2524" w:author="Michael Kohl" w:date="2026-05-08T12:36:00Z">
        <w:r w:rsidRPr="00936DC8">
          <w:rPr>
            <w:rFonts w:cstheme="minorHAnsi"/>
          </w:rPr>
          <w:t xml:space="preserve">Bildquelle: OpenAI ChatGPT (2026). Cartoon-Illustration eines Mädchens in pink-schwarzem Sport-Outfit mit Fußball, Sprechblase: „Ich bin die Beste im Sport und gewinne immer!". Bild generiert durch DALL-E. Zugriff am 08.05.2026. </w:t>
        </w:r>
        <w:r w:rsidRPr="00936DC8">
          <w:rPr>
            <w:rFonts w:cstheme="minorHAnsi"/>
          </w:rPr>
          <w:fldChar w:fldCharType="begin"/>
        </w:r>
        <w:r w:rsidRPr="00936DC8">
          <w:rPr>
            <w:rFonts w:cstheme="minorHAnsi"/>
          </w:rPr>
          <w:instrText>HYPERLINK "https://chatgpt.com/"</w:instrText>
        </w:r>
        <w:r w:rsidRPr="00936DC8">
          <w:rPr>
            <w:rFonts w:cstheme="minorHAnsi"/>
          </w:rPr>
        </w:r>
        <w:r w:rsidRPr="00936DC8">
          <w:rPr>
            <w:rFonts w:cstheme="minorHAnsi"/>
          </w:rPr>
          <w:fldChar w:fldCharType="separate"/>
        </w:r>
        <w:r w:rsidRPr="00936DC8">
          <w:rPr>
            <w:rStyle w:val="Hyperlink"/>
            <w:rFonts w:cstheme="minorHAnsi"/>
          </w:rPr>
          <w:t>https://chatgpt.com/</w:t>
        </w:r>
      </w:ins>
      <w:ins w:id="2525" w:author="Michael Kohl" w:date="2026-05-08T12:36:00Z" w16du:dateUtc="2026-05-08T10:36:00Z">
        <w:r w:rsidRPr="00936DC8">
          <w:rPr>
            <w:rFonts w:cstheme="minorHAnsi"/>
            <w:lang w:val="it-IT"/>
          </w:rPr>
          <w:fldChar w:fldCharType="end"/>
        </w:r>
      </w:ins>
    </w:p>
    <w:p w14:paraId="52EDE60E" w14:textId="77777777" w:rsidR="00936DC8" w:rsidRPr="00936DC8" w:rsidRDefault="00936DC8" w:rsidP="00936DC8">
      <w:pPr>
        <w:spacing w:after="0" w:line="276" w:lineRule="auto"/>
        <w:rPr>
          <w:ins w:id="2526" w:author="Michael Kohl" w:date="2026-05-08T12:36:00Z"/>
          <w:rFonts w:cstheme="minorHAnsi"/>
          <w:b/>
          <w:bCs/>
        </w:rPr>
      </w:pPr>
      <w:ins w:id="2527" w:author="Michael Kohl" w:date="2026-05-08T12:36:00Z">
        <w:r w:rsidRPr="00936DC8">
          <w:rPr>
            <w:rFonts w:cstheme="minorHAnsi"/>
            <w:b/>
            <w:bCs/>
          </w:rPr>
          <w:t>Liz</w:t>
        </w:r>
      </w:ins>
    </w:p>
    <w:p w14:paraId="0B9F8FB0" w14:textId="77777777" w:rsidR="00936DC8" w:rsidRPr="00936DC8" w:rsidRDefault="00936DC8" w:rsidP="00936DC8">
      <w:pPr>
        <w:spacing w:after="0" w:line="276" w:lineRule="auto"/>
        <w:rPr>
          <w:ins w:id="2528" w:author="Michael Kohl" w:date="2026-05-08T12:36:00Z"/>
          <w:rFonts w:cstheme="minorHAnsi"/>
        </w:rPr>
      </w:pPr>
      <w:ins w:id="2529" w:author="Michael Kohl" w:date="2026-05-08T12:36:00Z">
        <w:r w:rsidRPr="00936DC8">
          <w:rPr>
            <w:rFonts w:cstheme="minorHAnsi"/>
          </w:rPr>
          <w:t xml:space="preserve">Bildquelle: OpenAI ChatGPT (2026). Cartoon-Illustration eines Mädchens, das in einem türkisfarbenen Sessel ein Buch liest, Sprechblase: „Ich lese sehr gerne – Bücher sind mein liebstes Hobby!". Bild generiert durch DALL-E. Zugriff am 08.05.2026. </w:t>
        </w:r>
        <w:r w:rsidRPr="00936DC8">
          <w:rPr>
            <w:rFonts w:cstheme="minorHAnsi"/>
          </w:rPr>
          <w:fldChar w:fldCharType="begin"/>
        </w:r>
        <w:r w:rsidRPr="00936DC8">
          <w:rPr>
            <w:rFonts w:cstheme="minorHAnsi"/>
          </w:rPr>
          <w:instrText>HYPERLINK "https://chatgpt.com/"</w:instrText>
        </w:r>
        <w:r w:rsidRPr="00936DC8">
          <w:rPr>
            <w:rFonts w:cstheme="minorHAnsi"/>
          </w:rPr>
        </w:r>
        <w:r w:rsidRPr="00936DC8">
          <w:rPr>
            <w:rFonts w:cstheme="minorHAnsi"/>
          </w:rPr>
          <w:fldChar w:fldCharType="separate"/>
        </w:r>
        <w:r w:rsidRPr="00936DC8">
          <w:rPr>
            <w:rStyle w:val="Hyperlink"/>
            <w:rFonts w:cstheme="minorHAnsi"/>
          </w:rPr>
          <w:t>https://chatgpt.com/</w:t>
        </w:r>
      </w:ins>
      <w:ins w:id="2530" w:author="Michael Kohl" w:date="2026-05-08T12:36:00Z" w16du:dateUtc="2026-05-08T10:36:00Z">
        <w:r w:rsidRPr="00936DC8">
          <w:rPr>
            <w:rFonts w:cstheme="minorHAnsi"/>
            <w:lang w:val="it-IT"/>
          </w:rPr>
          <w:fldChar w:fldCharType="end"/>
        </w:r>
      </w:ins>
    </w:p>
    <w:p w14:paraId="66423C6A" w14:textId="77777777" w:rsidR="00936DC8" w:rsidRPr="00936DC8" w:rsidRDefault="00936DC8" w:rsidP="00936DC8">
      <w:pPr>
        <w:spacing w:after="0" w:line="276" w:lineRule="auto"/>
        <w:rPr>
          <w:ins w:id="2531" w:author="Michael Kohl" w:date="2026-05-08T12:36:00Z"/>
          <w:rFonts w:cstheme="minorHAnsi"/>
          <w:b/>
          <w:bCs/>
        </w:rPr>
      </w:pPr>
      <w:ins w:id="2532" w:author="Michael Kohl" w:date="2026-05-08T12:36:00Z">
        <w:r w:rsidRPr="00936DC8">
          <w:rPr>
            <w:rFonts w:cstheme="minorHAnsi"/>
            <w:b/>
            <w:bCs/>
          </w:rPr>
          <w:t>Mila</w:t>
        </w:r>
      </w:ins>
    </w:p>
    <w:p w14:paraId="1614A02D" w14:textId="77777777" w:rsidR="00936DC8" w:rsidRPr="00936DC8" w:rsidRDefault="00936DC8" w:rsidP="00936DC8">
      <w:pPr>
        <w:spacing w:after="0" w:line="276" w:lineRule="auto"/>
        <w:rPr>
          <w:ins w:id="2533" w:author="Michael Kohl" w:date="2026-05-08T12:36:00Z"/>
          <w:rFonts w:cstheme="minorHAnsi"/>
        </w:rPr>
      </w:pPr>
      <w:ins w:id="2534" w:author="Michael Kohl" w:date="2026-05-08T12:36:00Z">
        <w:r w:rsidRPr="00936DC8">
          <w:rPr>
            <w:rFonts w:cstheme="minorHAnsi"/>
          </w:rPr>
          <w:t xml:space="preserve">Bildquelle: OpenAI ChatGPT (2026). Cartoon-Illustration eines Mädchens in gelbem Pullover beim Malen am Tisch mit Buntstiften, Sprechblase: „Ich male jeden Tag und meine Bilder sind immer schön!". Bild generiert durch DALL-E. Zugriff am 08.05.2026. </w:t>
        </w:r>
        <w:r w:rsidRPr="00936DC8">
          <w:rPr>
            <w:rFonts w:cstheme="minorHAnsi"/>
          </w:rPr>
          <w:fldChar w:fldCharType="begin"/>
        </w:r>
        <w:r w:rsidRPr="00936DC8">
          <w:rPr>
            <w:rFonts w:cstheme="minorHAnsi"/>
          </w:rPr>
          <w:instrText>HYPERLINK "https://chatgpt.com/"</w:instrText>
        </w:r>
        <w:r w:rsidRPr="00936DC8">
          <w:rPr>
            <w:rFonts w:cstheme="minorHAnsi"/>
          </w:rPr>
        </w:r>
        <w:r w:rsidRPr="00936DC8">
          <w:rPr>
            <w:rFonts w:cstheme="minorHAnsi"/>
          </w:rPr>
          <w:fldChar w:fldCharType="separate"/>
        </w:r>
        <w:r w:rsidRPr="00936DC8">
          <w:rPr>
            <w:rStyle w:val="Hyperlink"/>
            <w:rFonts w:cstheme="minorHAnsi"/>
          </w:rPr>
          <w:t>https://chatgpt.com/</w:t>
        </w:r>
      </w:ins>
      <w:ins w:id="2535" w:author="Michael Kohl" w:date="2026-05-08T12:36:00Z" w16du:dateUtc="2026-05-08T10:36:00Z">
        <w:r w:rsidRPr="00936DC8">
          <w:rPr>
            <w:rFonts w:cstheme="minorHAnsi"/>
            <w:lang w:val="it-IT"/>
          </w:rPr>
          <w:fldChar w:fldCharType="end"/>
        </w:r>
      </w:ins>
    </w:p>
    <w:p w14:paraId="33DFDD38" w14:textId="77777777" w:rsidR="00936DC8" w:rsidRPr="00936DC8" w:rsidRDefault="00936DC8" w:rsidP="00936DC8">
      <w:pPr>
        <w:spacing w:after="0" w:line="276" w:lineRule="auto"/>
        <w:rPr>
          <w:ins w:id="2536" w:author="Michael Kohl" w:date="2026-05-08T12:36:00Z" w16du:dateUtc="2026-05-08T10:36:00Z"/>
          <w:rFonts w:cstheme="minorHAnsi"/>
        </w:rPr>
      </w:pPr>
    </w:p>
    <w:p w14:paraId="2D6D02CA" w14:textId="2F5AEEE9" w:rsidR="00936DC8" w:rsidRPr="00936DC8" w:rsidRDefault="00936DC8" w:rsidP="00936DC8">
      <w:pPr>
        <w:spacing w:after="0" w:line="276" w:lineRule="auto"/>
        <w:rPr>
          <w:ins w:id="2537" w:author="Michael Kohl" w:date="2026-05-08T12:34:00Z" w16du:dateUtc="2026-05-08T10:34:00Z"/>
          <w:rFonts w:cstheme="minorHAnsi"/>
        </w:rPr>
      </w:pPr>
      <w:ins w:id="2538" w:author="Michael Kohl" w:date="2026-05-08T12:39:00Z" w16du:dateUtc="2026-05-08T10:39:00Z">
        <w:r w:rsidRPr="00936DC8">
          <w:rPr>
            <w:rFonts w:cstheme="minorHAnsi"/>
            <w:rPrChange w:id="2539" w:author="Michael Kohl" w:date="2026-05-08T12:39:00Z" w16du:dateUtc="2026-05-08T10:39:00Z">
              <w:rPr>
                <w:rFonts w:cstheme="minorHAnsi"/>
                <w:lang w:val="it-IT"/>
              </w:rPr>
            </w:rPrChange>
          </w:rPr>
          <w:t xml:space="preserve">Arbeitsblatt </w:t>
        </w:r>
        <w:r>
          <w:rPr>
            <w:rFonts w:cstheme="minorHAnsi"/>
          </w:rPr>
          <w:t xml:space="preserve">2 - </w:t>
        </w:r>
      </w:ins>
      <w:ins w:id="2540" w:author="Michael Kohl" w:date="2026-05-08T12:34:00Z" w16du:dateUtc="2026-05-08T10:34:00Z">
        <w:r w:rsidRPr="00936DC8">
          <w:rPr>
            <w:rFonts w:cstheme="minorHAnsi"/>
          </w:rPr>
          <w:t>Drei Profile im Vergleich)</w:t>
        </w:r>
      </w:ins>
    </w:p>
    <w:p w14:paraId="4A10C5E4" w14:textId="77777777" w:rsidR="00936DC8" w:rsidRDefault="00936DC8" w:rsidP="00936DC8">
      <w:pPr>
        <w:spacing w:after="0" w:line="276" w:lineRule="auto"/>
        <w:rPr>
          <w:ins w:id="2541" w:author="Michael Kohl" w:date="2026-05-08T12:39:00Z" w16du:dateUtc="2026-05-08T10:39:00Z"/>
          <w:rFonts w:cstheme="minorHAnsi"/>
        </w:rPr>
      </w:pPr>
    </w:p>
    <w:p w14:paraId="1658ABBC" w14:textId="1089039F" w:rsidR="00936DC8" w:rsidRPr="00936DC8" w:rsidRDefault="00936DC8" w:rsidP="00936DC8">
      <w:pPr>
        <w:spacing w:after="0" w:line="276" w:lineRule="auto"/>
        <w:rPr>
          <w:ins w:id="2542" w:author="Michael Kohl" w:date="2026-05-08T12:34:00Z" w16du:dateUtc="2026-05-08T10:34:00Z"/>
          <w:rFonts w:cstheme="minorHAnsi"/>
          <w:b/>
          <w:bCs/>
          <w:rPrChange w:id="2543" w:author="Michael Kohl" w:date="2026-05-08T12:41:00Z" w16du:dateUtc="2026-05-08T10:41:00Z">
            <w:rPr>
              <w:ins w:id="2544" w:author="Michael Kohl" w:date="2026-05-08T12:34:00Z" w16du:dateUtc="2026-05-08T10:34:00Z"/>
              <w:rFonts w:cstheme="minorHAnsi"/>
            </w:rPr>
          </w:rPrChange>
        </w:rPr>
      </w:pPr>
      <w:ins w:id="2545" w:author="Michael Kohl" w:date="2026-05-08T12:39:00Z" w16du:dateUtc="2026-05-08T10:39:00Z">
        <w:r w:rsidRPr="00936DC8">
          <w:rPr>
            <w:rFonts w:cstheme="minorHAnsi"/>
            <w:b/>
            <w:bCs/>
            <w:rPrChange w:id="2546" w:author="Michael Kohl" w:date="2026-05-08T12:41:00Z" w16du:dateUtc="2026-05-08T10:41:00Z">
              <w:rPr>
                <w:rFonts w:cstheme="minorHAnsi"/>
              </w:rPr>
            </w:rPrChange>
          </w:rPr>
          <w:t>Profil 1</w:t>
        </w:r>
      </w:ins>
    </w:p>
    <w:p w14:paraId="008492C0" w14:textId="77777777" w:rsidR="00936DC8" w:rsidRPr="00936DC8" w:rsidRDefault="00936DC8" w:rsidP="00936DC8">
      <w:pPr>
        <w:spacing w:after="0" w:line="276" w:lineRule="auto"/>
        <w:rPr>
          <w:ins w:id="2547" w:author="Michael Kohl" w:date="2026-05-08T12:34:00Z" w16du:dateUtc="2026-05-08T10:34:00Z"/>
          <w:rFonts w:cstheme="minorHAnsi"/>
          <w:b/>
          <w:bCs/>
          <w:rPrChange w:id="2548" w:author="Michael Kohl" w:date="2026-05-08T12:41:00Z" w16du:dateUtc="2026-05-08T10:41:00Z">
            <w:rPr>
              <w:ins w:id="2549" w:author="Michael Kohl" w:date="2026-05-08T12:34:00Z" w16du:dateUtc="2026-05-08T10:34:00Z"/>
              <w:rFonts w:cstheme="minorHAnsi"/>
            </w:rPr>
          </w:rPrChange>
        </w:rPr>
      </w:pPr>
      <w:ins w:id="2550" w:author="Michael Kohl" w:date="2026-05-08T12:34:00Z" w16du:dateUtc="2026-05-08T10:34:00Z">
        <w:r w:rsidRPr="00936DC8">
          <w:rPr>
            <w:rFonts w:cstheme="minorHAnsi"/>
            <w:b/>
            <w:bCs/>
            <w:rPrChange w:id="2551" w:author="Michael Kohl" w:date="2026-05-08T12:41:00Z" w16du:dateUtc="2026-05-08T10:41:00Z">
              <w:rPr>
                <w:rFonts w:cstheme="minorHAnsi"/>
              </w:rPr>
            </w:rPrChange>
          </w:rPr>
          <w:t>Profilbild (1-1.png)</w:t>
        </w:r>
      </w:ins>
    </w:p>
    <w:p w14:paraId="78FE77D5" w14:textId="77777777" w:rsidR="00936DC8" w:rsidRPr="00936DC8" w:rsidRDefault="00936DC8" w:rsidP="00936DC8">
      <w:pPr>
        <w:spacing w:after="0" w:line="276" w:lineRule="auto"/>
        <w:rPr>
          <w:ins w:id="2552" w:author="Michael Kohl" w:date="2026-05-08T12:34:00Z" w16du:dateUtc="2026-05-08T10:34:00Z"/>
          <w:rFonts w:cstheme="minorHAnsi"/>
        </w:rPr>
      </w:pPr>
      <w:ins w:id="2553" w:author="Michael Kohl" w:date="2026-05-08T12:34:00Z" w16du:dateUtc="2026-05-08T10:34:00Z">
        <w:r w:rsidRPr="00936DC8">
          <w:rPr>
            <w:rFonts w:cstheme="minorHAnsi"/>
          </w:rPr>
          <w:t>Bildquelle: OpenAI ChatGPT (2026). Profilbild eines durchtrainierten Lifestyle-/Fitness-Influencers im Stil eines makellosen Instagram-Profils. Bild generiert durch DALL-E. Zugriff am 08.05.2026. https://chatgpt.com/</w:t>
        </w:r>
      </w:ins>
    </w:p>
    <w:p w14:paraId="55482D66" w14:textId="77777777" w:rsidR="00936DC8" w:rsidRPr="00936DC8" w:rsidRDefault="00936DC8" w:rsidP="00936DC8">
      <w:pPr>
        <w:spacing w:after="0" w:line="276" w:lineRule="auto"/>
        <w:rPr>
          <w:ins w:id="2554" w:author="Michael Kohl" w:date="2026-05-08T12:34:00Z" w16du:dateUtc="2026-05-08T10:34:00Z"/>
          <w:rFonts w:cstheme="minorHAnsi"/>
        </w:rPr>
      </w:pPr>
    </w:p>
    <w:p w14:paraId="4D029392" w14:textId="77777777" w:rsidR="00936DC8" w:rsidRPr="00936DC8" w:rsidRDefault="00936DC8" w:rsidP="00936DC8">
      <w:pPr>
        <w:spacing w:after="0" w:line="276" w:lineRule="auto"/>
        <w:rPr>
          <w:ins w:id="2555" w:author="Michael Kohl" w:date="2026-05-08T12:34:00Z" w16du:dateUtc="2026-05-08T10:34:00Z"/>
          <w:rFonts w:cstheme="minorHAnsi"/>
          <w:b/>
          <w:bCs/>
          <w:lang w:val="en-US"/>
          <w:rPrChange w:id="2556" w:author="Michael Kohl" w:date="2026-05-08T12:41:00Z" w16du:dateUtc="2026-05-08T10:41:00Z">
            <w:rPr>
              <w:ins w:id="2557" w:author="Michael Kohl" w:date="2026-05-08T12:34:00Z" w16du:dateUtc="2026-05-08T10:34:00Z"/>
              <w:rFonts w:cstheme="minorHAnsi"/>
            </w:rPr>
          </w:rPrChange>
        </w:rPr>
      </w:pPr>
      <w:ins w:id="2558" w:author="Michael Kohl" w:date="2026-05-08T12:34:00Z" w16du:dateUtc="2026-05-08T10:34:00Z">
        <w:r w:rsidRPr="00936DC8">
          <w:rPr>
            <w:rFonts w:cstheme="minorHAnsi"/>
            <w:b/>
            <w:bCs/>
            <w:lang w:val="en-US"/>
            <w:rPrChange w:id="2559" w:author="Michael Kohl" w:date="2026-05-08T12:41:00Z" w16du:dateUtc="2026-05-08T10:41:00Z">
              <w:rPr>
                <w:rFonts w:cstheme="minorHAnsi"/>
              </w:rPr>
            </w:rPrChange>
          </w:rPr>
          <w:t>Post 1 – Gym-Look (1-2.png)</w:t>
        </w:r>
      </w:ins>
    </w:p>
    <w:p w14:paraId="76E428FE" w14:textId="77777777" w:rsidR="00936DC8" w:rsidRPr="00936DC8" w:rsidRDefault="00936DC8" w:rsidP="00936DC8">
      <w:pPr>
        <w:spacing w:after="0" w:line="276" w:lineRule="auto"/>
        <w:rPr>
          <w:ins w:id="2560" w:author="Michael Kohl" w:date="2026-05-08T12:34:00Z" w16du:dateUtc="2026-05-08T10:34:00Z"/>
          <w:rFonts w:cstheme="minorHAnsi"/>
        </w:rPr>
      </w:pPr>
      <w:ins w:id="2561" w:author="Michael Kohl" w:date="2026-05-08T12:34:00Z" w16du:dateUtc="2026-05-08T10:34:00Z">
        <w:r w:rsidRPr="00936DC8">
          <w:rPr>
            <w:rFonts w:cstheme="minorHAnsi"/>
            <w:lang w:val="en-US"/>
            <w:rPrChange w:id="2562" w:author="Michael Kohl" w:date="2026-05-08T12:34:00Z" w16du:dateUtc="2026-05-08T10:34:00Z">
              <w:rPr>
                <w:rFonts w:cstheme="minorHAnsi"/>
              </w:rPr>
            </w:rPrChange>
          </w:rPr>
          <w:t xml:space="preserve">Bildquelle: OpenAI ChatGPT (2026). </w:t>
        </w:r>
        <w:r w:rsidRPr="00936DC8">
          <w:rPr>
            <w:rFonts w:cstheme="minorHAnsi"/>
          </w:rPr>
          <w:t>Inszeniertes Gym-Foto im Morgenlicht, durchtrainierte Person in Sportkleidung, ästhetisch komponiert. Bild generiert durch DALL-E. Zugriff am 08.05.2026. https://chatgpt.com/</w:t>
        </w:r>
      </w:ins>
    </w:p>
    <w:p w14:paraId="2A059A20" w14:textId="77777777" w:rsidR="00936DC8" w:rsidRPr="00936DC8" w:rsidRDefault="00936DC8" w:rsidP="00936DC8">
      <w:pPr>
        <w:spacing w:after="0" w:line="276" w:lineRule="auto"/>
        <w:rPr>
          <w:ins w:id="2563" w:author="Michael Kohl" w:date="2026-05-08T12:34:00Z" w16du:dateUtc="2026-05-08T10:34:00Z"/>
          <w:rFonts w:cstheme="minorHAnsi"/>
        </w:rPr>
      </w:pPr>
    </w:p>
    <w:p w14:paraId="33F68F39" w14:textId="77777777" w:rsidR="00936DC8" w:rsidRPr="00936DC8" w:rsidRDefault="00936DC8" w:rsidP="00936DC8">
      <w:pPr>
        <w:spacing w:after="0" w:line="276" w:lineRule="auto"/>
        <w:rPr>
          <w:ins w:id="2564" w:author="Michael Kohl" w:date="2026-05-08T12:34:00Z" w16du:dateUtc="2026-05-08T10:34:00Z"/>
          <w:rFonts w:cstheme="minorHAnsi"/>
        </w:rPr>
      </w:pPr>
      <w:ins w:id="2565" w:author="Michael Kohl" w:date="2026-05-08T12:34:00Z" w16du:dateUtc="2026-05-08T10:34:00Z">
        <w:r w:rsidRPr="00936DC8">
          <w:rPr>
            <w:rFonts w:cstheme="minorHAnsi"/>
            <w:b/>
            <w:bCs/>
            <w:rPrChange w:id="2566" w:author="Michael Kohl" w:date="2026-05-08T12:42:00Z" w16du:dateUtc="2026-05-08T10:42:00Z">
              <w:rPr>
                <w:rFonts w:cstheme="minorHAnsi"/>
              </w:rPr>
            </w:rPrChange>
          </w:rPr>
          <w:t>Post 2 – Zitat-Kachel</w:t>
        </w:r>
        <w:r w:rsidRPr="00936DC8">
          <w:rPr>
            <w:rFonts w:cstheme="minorHAnsi"/>
          </w:rPr>
          <w:t xml:space="preserve"> „Disziplin ist die Brücke zwischen Zielen und Erfolg."</w:t>
        </w:r>
      </w:ins>
    </w:p>
    <w:p w14:paraId="14E15022" w14:textId="77777777" w:rsidR="00936DC8" w:rsidRPr="00936DC8" w:rsidRDefault="00936DC8" w:rsidP="00936DC8">
      <w:pPr>
        <w:spacing w:after="0" w:line="276" w:lineRule="auto"/>
        <w:rPr>
          <w:ins w:id="2567" w:author="Michael Kohl" w:date="2026-05-08T12:34:00Z" w16du:dateUtc="2026-05-08T10:34:00Z"/>
          <w:rFonts w:cstheme="minorHAnsi"/>
        </w:rPr>
      </w:pPr>
      <w:ins w:id="2568" w:author="Michael Kohl" w:date="2026-05-08T12:34:00Z" w16du:dateUtc="2026-05-08T10:34:00Z">
        <w:r w:rsidRPr="00936DC8">
          <w:rPr>
            <w:rFonts w:cstheme="minorHAnsi"/>
          </w:rPr>
          <w:t>Bildquelle: OpenAI ChatGPT (2026). Typografische Zitat-Kachel mit dem Text „Disziplin ist die Brücke zwischen Zielen und Erfolg." im minimalistischen Lifestyle-Design. Bild generiert durch DALL-E. Zugriff am 08.05.2026. https://chatgpt.com/</w:t>
        </w:r>
      </w:ins>
    </w:p>
    <w:p w14:paraId="22CBD456" w14:textId="77777777" w:rsidR="00936DC8" w:rsidRPr="00936DC8" w:rsidRDefault="00936DC8" w:rsidP="00936DC8">
      <w:pPr>
        <w:spacing w:after="0" w:line="276" w:lineRule="auto"/>
        <w:rPr>
          <w:ins w:id="2569" w:author="Michael Kohl" w:date="2026-05-08T12:34:00Z" w16du:dateUtc="2026-05-08T10:34:00Z"/>
          <w:rFonts w:cstheme="minorHAnsi"/>
        </w:rPr>
      </w:pPr>
    </w:p>
    <w:p w14:paraId="009DB2A0" w14:textId="77777777" w:rsidR="00936DC8" w:rsidRPr="00936DC8" w:rsidRDefault="00936DC8" w:rsidP="00936DC8">
      <w:pPr>
        <w:spacing w:after="0" w:line="276" w:lineRule="auto"/>
        <w:rPr>
          <w:ins w:id="2570" w:author="Michael Kohl" w:date="2026-05-08T12:34:00Z" w16du:dateUtc="2026-05-08T10:34:00Z"/>
          <w:rFonts w:cstheme="minorHAnsi"/>
          <w:b/>
          <w:bCs/>
          <w:lang w:val="en-US"/>
          <w:rPrChange w:id="2571" w:author="Michael Kohl" w:date="2026-05-08T12:42:00Z" w16du:dateUtc="2026-05-08T10:42:00Z">
            <w:rPr>
              <w:ins w:id="2572" w:author="Michael Kohl" w:date="2026-05-08T12:34:00Z" w16du:dateUtc="2026-05-08T10:34:00Z"/>
              <w:rFonts w:cstheme="minorHAnsi"/>
            </w:rPr>
          </w:rPrChange>
        </w:rPr>
      </w:pPr>
      <w:ins w:id="2573" w:author="Michael Kohl" w:date="2026-05-08T12:34:00Z" w16du:dateUtc="2026-05-08T10:34:00Z">
        <w:r w:rsidRPr="00936DC8">
          <w:rPr>
            <w:rFonts w:cstheme="minorHAnsi"/>
            <w:b/>
            <w:bCs/>
            <w:lang w:val="en-US"/>
            <w:rPrChange w:id="2574" w:author="Michael Kohl" w:date="2026-05-08T12:42:00Z" w16du:dateUtc="2026-05-08T10:42:00Z">
              <w:rPr>
                <w:rFonts w:cstheme="minorHAnsi"/>
              </w:rPr>
            </w:rPrChange>
          </w:rPr>
          <w:lastRenderedPageBreak/>
          <w:t>Post 3 – Meal-Prep (1-3.png)</w:t>
        </w:r>
      </w:ins>
    </w:p>
    <w:p w14:paraId="3CDA4D43" w14:textId="77777777" w:rsidR="00936DC8" w:rsidRPr="00936DC8" w:rsidRDefault="00936DC8" w:rsidP="00936DC8">
      <w:pPr>
        <w:spacing w:after="0" w:line="276" w:lineRule="auto"/>
        <w:rPr>
          <w:ins w:id="2575" w:author="Michael Kohl" w:date="2026-05-08T12:34:00Z" w16du:dateUtc="2026-05-08T10:34:00Z"/>
          <w:rFonts w:cstheme="minorHAnsi"/>
        </w:rPr>
      </w:pPr>
      <w:ins w:id="2576" w:author="Michael Kohl" w:date="2026-05-08T12:34:00Z" w16du:dateUtc="2026-05-08T10:34:00Z">
        <w:r w:rsidRPr="00936DC8">
          <w:rPr>
            <w:rFonts w:cstheme="minorHAnsi"/>
            <w:lang w:val="en-US"/>
            <w:rPrChange w:id="2577" w:author="Michael Kohl" w:date="2026-05-08T12:34:00Z" w16du:dateUtc="2026-05-08T10:34:00Z">
              <w:rPr>
                <w:rFonts w:cstheme="minorHAnsi"/>
              </w:rPr>
            </w:rPrChange>
          </w:rPr>
          <w:t xml:space="preserve">Bildquelle: OpenAI ChatGPT (2026). </w:t>
        </w:r>
        <w:r w:rsidRPr="00936DC8">
          <w:rPr>
            <w:rFonts w:cstheme="minorHAnsi"/>
          </w:rPr>
          <w:t>Perfekt arrangiertes Meal-Prep mit fünf identischen Containern, High-Protein-Mahlzeiten, Clean-Eating-Ästhetik. Bild generiert durch DALL-E. Zugriff am 08.05.2026. https://chatgpt.com/</w:t>
        </w:r>
      </w:ins>
    </w:p>
    <w:p w14:paraId="1DD2D278" w14:textId="77777777" w:rsidR="00936DC8" w:rsidRPr="00936DC8" w:rsidRDefault="00936DC8" w:rsidP="00936DC8">
      <w:pPr>
        <w:spacing w:after="0" w:line="276" w:lineRule="auto"/>
        <w:rPr>
          <w:ins w:id="2578" w:author="Michael Kohl" w:date="2026-05-08T12:34:00Z" w16du:dateUtc="2026-05-08T10:34:00Z"/>
          <w:rFonts w:cstheme="minorHAnsi"/>
        </w:rPr>
      </w:pPr>
    </w:p>
    <w:p w14:paraId="3BE0FD57" w14:textId="77777777" w:rsidR="00936DC8" w:rsidRPr="00936DC8" w:rsidRDefault="00936DC8" w:rsidP="00936DC8">
      <w:pPr>
        <w:spacing w:after="0" w:line="276" w:lineRule="auto"/>
        <w:rPr>
          <w:ins w:id="2579" w:author="Michael Kohl" w:date="2026-05-08T12:34:00Z" w16du:dateUtc="2026-05-08T10:34:00Z"/>
          <w:rFonts w:cstheme="minorHAnsi"/>
          <w:b/>
          <w:bCs/>
          <w:lang w:val="en-US"/>
          <w:rPrChange w:id="2580" w:author="Michael Kohl" w:date="2026-05-08T12:42:00Z" w16du:dateUtc="2026-05-08T10:42:00Z">
            <w:rPr>
              <w:ins w:id="2581" w:author="Michael Kohl" w:date="2026-05-08T12:34:00Z" w16du:dateUtc="2026-05-08T10:34:00Z"/>
              <w:rFonts w:cstheme="minorHAnsi"/>
            </w:rPr>
          </w:rPrChange>
        </w:rPr>
      </w:pPr>
      <w:ins w:id="2582" w:author="Michael Kohl" w:date="2026-05-08T12:34:00Z" w16du:dateUtc="2026-05-08T10:34:00Z">
        <w:r w:rsidRPr="00936DC8">
          <w:rPr>
            <w:rFonts w:cstheme="minorHAnsi"/>
            <w:b/>
            <w:bCs/>
            <w:lang w:val="en-US"/>
            <w:rPrChange w:id="2583" w:author="Michael Kohl" w:date="2026-05-08T12:42:00Z" w16du:dateUtc="2026-05-08T10:42:00Z">
              <w:rPr>
                <w:rFonts w:cstheme="minorHAnsi"/>
              </w:rPr>
            </w:rPrChange>
          </w:rPr>
          <w:t>Post 4 – Sunrise-Run (1-4.png)</w:t>
        </w:r>
      </w:ins>
    </w:p>
    <w:p w14:paraId="4163D1D7" w14:textId="77777777" w:rsidR="00936DC8" w:rsidRPr="00936DC8" w:rsidRDefault="00936DC8" w:rsidP="00936DC8">
      <w:pPr>
        <w:spacing w:after="0" w:line="276" w:lineRule="auto"/>
        <w:rPr>
          <w:ins w:id="2584" w:author="Michael Kohl" w:date="2026-05-08T12:34:00Z" w16du:dateUtc="2026-05-08T10:34:00Z"/>
          <w:rFonts w:cstheme="minorHAnsi"/>
        </w:rPr>
      </w:pPr>
      <w:ins w:id="2585" w:author="Michael Kohl" w:date="2026-05-08T12:34:00Z" w16du:dateUtc="2026-05-08T10:34:00Z">
        <w:r w:rsidRPr="00936DC8">
          <w:rPr>
            <w:rFonts w:cstheme="minorHAnsi"/>
            <w:lang w:val="en-US"/>
            <w:rPrChange w:id="2586" w:author="Michael Kohl" w:date="2026-05-08T12:34:00Z" w16du:dateUtc="2026-05-08T10:34:00Z">
              <w:rPr>
                <w:rFonts w:cstheme="minorHAnsi"/>
              </w:rPr>
            </w:rPrChange>
          </w:rPr>
          <w:t xml:space="preserve">Bildquelle: OpenAI ChatGPT (2026). </w:t>
        </w:r>
        <w:r w:rsidRPr="00936DC8">
          <w:rPr>
            <w:rFonts w:cstheme="minorHAnsi"/>
          </w:rPr>
          <w:t>Läufer:in beim Sonnenaufgang, goldenes Morgenlicht, dynamische Pose im Freien. Bild generiert durch DALL-E. Zugriff am 08.05.2026. https://chatgpt.com/</w:t>
        </w:r>
      </w:ins>
    </w:p>
    <w:p w14:paraId="2D75F9C7" w14:textId="77777777" w:rsidR="00936DC8" w:rsidRPr="00936DC8" w:rsidRDefault="00936DC8" w:rsidP="00936DC8">
      <w:pPr>
        <w:spacing w:after="0" w:line="276" w:lineRule="auto"/>
        <w:rPr>
          <w:ins w:id="2587" w:author="Michael Kohl" w:date="2026-05-08T12:34:00Z" w16du:dateUtc="2026-05-08T10:34:00Z"/>
          <w:rFonts w:cstheme="minorHAnsi"/>
        </w:rPr>
      </w:pPr>
    </w:p>
    <w:p w14:paraId="21FC0483" w14:textId="77777777" w:rsidR="00936DC8" w:rsidRPr="00936DC8" w:rsidRDefault="00936DC8" w:rsidP="00936DC8">
      <w:pPr>
        <w:spacing w:after="0" w:line="276" w:lineRule="auto"/>
        <w:rPr>
          <w:ins w:id="2588" w:author="Michael Kohl" w:date="2026-05-08T12:34:00Z" w16du:dateUtc="2026-05-08T10:34:00Z"/>
          <w:rFonts w:cstheme="minorHAnsi"/>
          <w:b/>
          <w:bCs/>
          <w:rPrChange w:id="2589" w:author="Michael Kohl" w:date="2026-05-08T12:42:00Z" w16du:dateUtc="2026-05-08T10:42:00Z">
            <w:rPr>
              <w:ins w:id="2590" w:author="Michael Kohl" w:date="2026-05-08T12:34:00Z" w16du:dateUtc="2026-05-08T10:34:00Z"/>
              <w:rFonts w:cstheme="minorHAnsi"/>
            </w:rPr>
          </w:rPrChange>
        </w:rPr>
      </w:pPr>
      <w:ins w:id="2591" w:author="Michael Kohl" w:date="2026-05-08T12:34:00Z" w16du:dateUtc="2026-05-08T10:34:00Z">
        <w:r w:rsidRPr="00936DC8">
          <w:rPr>
            <w:rFonts w:cstheme="minorHAnsi"/>
            <w:b/>
            <w:bCs/>
            <w:rPrChange w:id="2592" w:author="Michael Kohl" w:date="2026-05-08T12:42:00Z" w16du:dateUtc="2026-05-08T10:42:00Z">
              <w:rPr>
                <w:rFonts w:cstheme="minorHAnsi"/>
              </w:rPr>
            </w:rPrChange>
          </w:rPr>
          <w:t>Post 5 – Vorher / Nachher (1-5.png)</w:t>
        </w:r>
      </w:ins>
    </w:p>
    <w:p w14:paraId="5C45D86D" w14:textId="77777777" w:rsidR="00936DC8" w:rsidRPr="00936DC8" w:rsidRDefault="00936DC8" w:rsidP="00936DC8">
      <w:pPr>
        <w:spacing w:after="0" w:line="276" w:lineRule="auto"/>
        <w:rPr>
          <w:ins w:id="2593" w:author="Michael Kohl" w:date="2026-05-08T12:34:00Z" w16du:dateUtc="2026-05-08T10:34:00Z"/>
          <w:rFonts w:cstheme="minorHAnsi"/>
        </w:rPr>
      </w:pPr>
      <w:ins w:id="2594" w:author="Michael Kohl" w:date="2026-05-08T12:34:00Z" w16du:dateUtc="2026-05-08T10:34:00Z">
        <w:r w:rsidRPr="00936DC8">
          <w:rPr>
            <w:rFonts w:cstheme="minorHAnsi"/>
          </w:rPr>
          <w:t>Bildquelle: OpenAI ChatGPT (2026). Vorher-Nachher-Vergleichsbild einer körperlichen Transformation nach 6 Monaten Training. Bild generiert durch DALL-E. Zugriff am 08.05.2026. https://chatgpt.com/</w:t>
        </w:r>
      </w:ins>
    </w:p>
    <w:p w14:paraId="7E8CA855" w14:textId="77777777" w:rsidR="00936DC8" w:rsidRPr="00936DC8" w:rsidRDefault="00936DC8" w:rsidP="00936DC8">
      <w:pPr>
        <w:spacing w:after="0" w:line="276" w:lineRule="auto"/>
        <w:rPr>
          <w:ins w:id="2595" w:author="Michael Kohl" w:date="2026-05-08T12:34:00Z" w16du:dateUtc="2026-05-08T10:34:00Z"/>
          <w:rFonts w:cstheme="minorHAnsi"/>
        </w:rPr>
      </w:pPr>
    </w:p>
    <w:p w14:paraId="7522C3CE" w14:textId="77777777" w:rsidR="00936DC8" w:rsidRPr="00936DC8" w:rsidRDefault="00936DC8" w:rsidP="00936DC8">
      <w:pPr>
        <w:spacing w:after="0" w:line="276" w:lineRule="auto"/>
        <w:rPr>
          <w:ins w:id="2596" w:author="Michael Kohl" w:date="2026-05-08T12:34:00Z" w16du:dateUtc="2026-05-08T10:34:00Z"/>
          <w:rFonts w:cstheme="minorHAnsi"/>
          <w:b/>
          <w:bCs/>
          <w:rPrChange w:id="2597" w:author="Michael Kohl" w:date="2026-05-08T12:42:00Z" w16du:dateUtc="2026-05-08T10:42:00Z">
            <w:rPr>
              <w:ins w:id="2598" w:author="Michael Kohl" w:date="2026-05-08T12:34:00Z" w16du:dateUtc="2026-05-08T10:34:00Z"/>
              <w:rFonts w:cstheme="minorHAnsi"/>
            </w:rPr>
          </w:rPrChange>
        </w:rPr>
      </w:pPr>
      <w:ins w:id="2599" w:author="Michael Kohl" w:date="2026-05-08T12:34:00Z" w16du:dateUtc="2026-05-08T10:34:00Z">
        <w:r w:rsidRPr="00936DC8">
          <w:rPr>
            <w:rFonts w:cstheme="minorHAnsi"/>
            <w:b/>
            <w:bCs/>
            <w:rPrChange w:id="2600" w:author="Michael Kohl" w:date="2026-05-08T12:42:00Z" w16du:dateUtc="2026-05-08T10:42:00Z">
              <w:rPr>
                <w:rFonts w:cstheme="minorHAnsi"/>
              </w:rPr>
            </w:rPrChange>
          </w:rPr>
          <w:t>Post 6 – Kaffee auf Designtisch (1-6.png)</w:t>
        </w:r>
      </w:ins>
    </w:p>
    <w:p w14:paraId="5215C91C" w14:textId="51BEAAA6" w:rsidR="00F76E66" w:rsidRPr="00C6608C" w:rsidRDefault="00936DC8" w:rsidP="00936DC8">
      <w:pPr>
        <w:spacing w:after="0" w:line="276" w:lineRule="auto"/>
        <w:rPr>
          <w:rFonts w:cstheme="minorHAnsi"/>
          <w:rPrChange w:id="2601" w:author="Fabienne Schmaus" w:date="2026-04-30T17:20:00Z" w16du:dateUtc="2026-04-30T15:20:00Z">
            <w:rPr>
              <w:rFonts w:cstheme="minorHAnsi"/>
              <w:color w:val="EE0000"/>
            </w:rPr>
          </w:rPrChange>
        </w:rPr>
      </w:pPr>
      <w:ins w:id="2602" w:author="Michael Kohl" w:date="2026-05-08T12:34:00Z" w16du:dateUtc="2026-05-08T10:34:00Z">
        <w:r w:rsidRPr="00936DC8">
          <w:rPr>
            <w:rFonts w:cstheme="minorHAnsi"/>
          </w:rPr>
          <w:t>Bildquelle: OpenAI ChatGPT (2026). Stilisiertes Stillleben mit Kaffeetasse auf einem minimalistischen Designtisch, „slow morning"-Ästhetik. Bild generiert durch DALL-E. Zugriff am 08.05.2026. https://chatgpt.com/</w:t>
        </w:r>
      </w:ins>
      <w:r w:rsidR="00F76E66" w:rsidRPr="00C6608C">
        <w:rPr>
          <w:rFonts w:cstheme="minorHAnsi"/>
          <w:rPrChange w:id="2603" w:author="Fabienne Schmaus" w:date="2026-04-30T17:20:00Z" w16du:dateUtc="2026-04-30T15:20:00Z">
            <w:rPr>
              <w:rFonts w:cstheme="minorHAnsi"/>
              <w:color w:val="EE0000"/>
            </w:rPr>
          </w:rPrChange>
        </w:rPr>
        <w:br w:type="page"/>
      </w:r>
    </w:p>
    <w:p w14:paraId="38543241" w14:textId="4270BA70" w:rsidR="00EC3EBE" w:rsidRPr="00C6608C" w:rsidRDefault="00EC3EBE" w:rsidP="008B765F">
      <w:pPr>
        <w:spacing w:after="0" w:line="276" w:lineRule="auto"/>
        <w:rPr>
          <w:rFonts w:cstheme="minorHAnsi"/>
          <w:rPrChange w:id="2604" w:author="Fabienne Schmaus" w:date="2026-04-30T17:19:00Z" w16du:dateUtc="2026-04-30T15:19:00Z">
            <w:rPr>
              <w:rFonts w:cstheme="minorHAnsi"/>
              <w:color w:val="EE0000"/>
            </w:rPr>
          </w:rPrChange>
        </w:rPr>
      </w:pPr>
      <w:r w:rsidRPr="00C6608C">
        <w:rPr>
          <w:rFonts w:cstheme="minorHAnsi"/>
          <w:highlight w:val="yellow"/>
          <w:rPrChange w:id="2605" w:author="Fabienne Schmaus" w:date="2026-04-30T17:19:00Z" w16du:dateUtc="2026-04-30T15:19:00Z">
            <w:rPr>
              <w:rFonts w:cstheme="minorHAnsi"/>
              <w:color w:val="EE0000"/>
              <w:highlight w:val="yellow"/>
            </w:rPr>
          </w:rPrChange>
        </w:rPr>
        <w:lastRenderedPageBreak/>
        <w:t>((Seite Impressum einfügen // Änderungen in Gelb, der Rest ist unverändert))</w:t>
      </w:r>
    </w:p>
    <w:p w14:paraId="0C7A1665" w14:textId="77777777" w:rsidR="00EC3EBE" w:rsidRPr="00C6608C" w:rsidRDefault="00EC3EBE" w:rsidP="008B765F">
      <w:pPr>
        <w:spacing w:after="0" w:line="276" w:lineRule="auto"/>
        <w:rPr>
          <w:rFonts w:cstheme="minorHAnsi"/>
          <w:rPrChange w:id="2606" w:author="Fabienne Schmaus" w:date="2026-04-30T17:19:00Z" w16du:dateUtc="2026-04-30T15:19:00Z">
            <w:rPr>
              <w:rFonts w:cstheme="minorHAnsi"/>
              <w:color w:val="EE0000"/>
            </w:rPr>
          </w:rPrChange>
        </w:rPr>
      </w:pPr>
    </w:p>
    <w:p w14:paraId="6AF2D05E" w14:textId="77777777" w:rsidR="00EC3EBE" w:rsidRPr="00C6608C" w:rsidRDefault="00EC3EBE" w:rsidP="008B765F">
      <w:pPr>
        <w:spacing w:after="0" w:line="276" w:lineRule="auto"/>
        <w:rPr>
          <w:rFonts w:cstheme="minorHAnsi"/>
          <w:rPrChange w:id="2607" w:author="Fabienne Schmaus" w:date="2026-04-30T17:19:00Z" w16du:dateUtc="2026-04-30T15:19:00Z">
            <w:rPr>
              <w:rFonts w:cstheme="minorHAnsi"/>
              <w:color w:val="EE0000"/>
            </w:rPr>
          </w:rPrChange>
        </w:rPr>
      </w:pPr>
    </w:p>
    <w:p w14:paraId="11EEFF5B" w14:textId="77777777" w:rsidR="00EC3EBE" w:rsidRPr="00C6608C" w:rsidRDefault="00EC3EBE" w:rsidP="008B765F">
      <w:pPr>
        <w:spacing w:after="0" w:line="276" w:lineRule="auto"/>
        <w:rPr>
          <w:rFonts w:cstheme="minorHAnsi"/>
          <w:rPrChange w:id="2608" w:author="Fabienne Schmaus" w:date="2026-04-30T17:19:00Z" w16du:dateUtc="2026-04-30T15:19:00Z">
            <w:rPr>
              <w:rFonts w:cstheme="minorHAnsi"/>
              <w:color w:val="EE0000"/>
            </w:rPr>
          </w:rPrChange>
        </w:rPr>
      </w:pPr>
    </w:p>
    <w:p w14:paraId="64A9FCE3" w14:textId="77777777" w:rsidR="00EC3EBE" w:rsidRPr="000E1D45" w:rsidRDefault="00EC3EBE" w:rsidP="00EC3EBE">
      <w:pPr>
        <w:spacing w:after="0" w:line="276" w:lineRule="auto"/>
        <w:rPr>
          <w:rFonts w:cstheme="minorHAnsi"/>
          <w:b/>
          <w:bCs/>
          <w:color w:val="000000" w:themeColor="text1"/>
        </w:rPr>
      </w:pPr>
      <w:r w:rsidRPr="000E1D45">
        <w:rPr>
          <w:rFonts w:cstheme="minorHAnsi"/>
          <w:b/>
          <w:bCs/>
          <w:color w:val="000000" w:themeColor="text1"/>
        </w:rPr>
        <w:t>Impressum</w:t>
      </w:r>
    </w:p>
    <w:p w14:paraId="68577338" w14:textId="1321D1B9" w:rsidR="00EC3EBE" w:rsidRPr="000E1D45" w:rsidRDefault="00875401" w:rsidP="00875401">
      <w:pPr>
        <w:spacing w:after="0" w:line="276" w:lineRule="auto"/>
        <w:rPr>
          <w:rFonts w:cstheme="minorHAnsi"/>
          <w:color w:val="000000" w:themeColor="text1"/>
        </w:rPr>
      </w:pPr>
      <w:r w:rsidRPr="000E1D45">
        <w:rPr>
          <w:rFonts w:cstheme="minorHAnsi"/>
          <w:color w:val="000000" w:themeColor="text1"/>
        </w:rPr>
        <w:t xml:space="preserve">1. </w:t>
      </w:r>
      <w:r w:rsidR="00EC3EBE" w:rsidRPr="000E1D45">
        <w:rPr>
          <w:rFonts w:cstheme="minorHAnsi"/>
          <w:color w:val="000000" w:themeColor="text1"/>
        </w:rPr>
        <w:t xml:space="preserve">Auflage </w:t>
      </w:r>
      <w:r w:rsidR="00EC3EBE" w:rsidRPr="000E1D45">
        <w:rPr>
          <w:rFonts w:cstheme="minorHAnsi"/>
          <w:color w:val="000000" w:themeColor="text1"/>
          <w:highlight w:val="yellow"/>
        </w:rPr>
        <w:t>xxx 2026</w:t>
      </w:r>
      <w:r w:rsidR="00EC3EBE" w:rsidRPr="000E1D45">
        <w:rPr>
          <w:rFonts w:cstheme="minorHAnsi"/>
          <w:color w:val="000000" w:themeColor="text1"/>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0E1D45" w:rsidRDefault="00EC3EBE" w:rsidP="00875401">
      <w:pPr>
        <w:spacing w:after="0" w:line="276" w:lineRule="auto"/>
        <w:rPr>
          <w:rFonts w:cstheme="minorHAnsi"/>
          <w:color w:val="000000" w:themeColor="text1"/>
        </w:rPr>
      </w:pPr>
    </w:p>
    <w:p w14:paraId="7DEC149D" w14:textId="3FFD6289"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0E1D45">
        <w:rPr>
          <w:rFonts w:cstheme="minorHAnsi"/>
          <w:color w:val="000000" w:themeColor="text1"/>
          <w:highlight w:val="yellow"/>
        </w:rPr>
        <w:t>(a.rapp@klett-mex.de)</w:t>
      </w:r>
      <w:r w:rsidRPr="000E1D45">
        <w:rPr>
          <w:rFonts w:cstheme="minorHAnsi"/>
          <w:color w:val="000000" w:themeColor="text1"/>
        </w:rPr>
        <w:t xml:space="preserve"> davon in Kenntnis zu setzen, damit bei Nachdruck der Nachweis gelöscht wird.</w:t>
      </w:r>
    </w:p>
    <w:p w14:paraId="262CDAAD" w14:textId="77777777" w:rsidR="00EC3EBE" w:rsidRPr="000E1D45" w:rsidRDefault="00EC3EBE" w:rsidP="00EC3EBE">
      <w:pPr>
        <w:spacing w:after="0" w:line="276" w:lineRule="auto"/>
        <w:rPr>
          <w:rFonts w:cstheme="minorHAnsi"/>
          <w:color w:val="000000" w:themeColor="text1"/>
        </w:rPr>
      </w:pPr>
    </w:p>
    <w:p w14:paraId="64DFD31A" w14:textId="7174BABD"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Autor:</w:t>
      </w:r>
      <w:r w:rsidRPr="000E1D45">
        <w:rPr>
          <w:rFonts w:cstheme="minorHAnsi"/>
          <w:color w:val="000000" w:themeColor="text1"/>
        </w:rPr>
        <w:t xml:space="preserve"> Michael Kohl</w:t>
      </w:r>
    </w:p>
    <w:p w14:paraId="79B28740"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Redaktion und Autorenkoordination:</w:t>
      </w:r>
      <w:r w:rsidRPr="000E1D45">
        <w:rPr>
          <w:rFonts w:cstheme="minorHAnsi"/>
          <w:color w:val="000000" w:themeColor="text1"/>
        </w:rPr>
        <w:t xml:space="preserve"> Fabienne Schmaus</w:t>
      </w:r>
    </w:p>
    <w:p w14:paraId="50FB974A" w14:textId="62DA86D8"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Projektkoordination:</w:t>
      </w:r>
      <w:r w:rsidRPr="000E1D45">
        <w:rPr>
          <w:rFonts w:cstheme="minorHAnsi"/>
          <w:color w:val="000000" w:themeColor="text1"/>
        </w:rPr>
        <w:t xml:space="preserve"> </w:t>
      </w:r>
      <w:r w:rsidRPr="000E1D45">
        <w:rPr>
          <w:rFonts w:cstheme="minorHAnsi"/>
          <w:color w:val="000000" w:themeColor="text1"/>
          <w:highlight w:val="yellow"/>
        </w:rPr>
        <w:t>Annkathrin Rapp</w:t>
      </w:r>
      <w:r w:rsidRPr="000E1D45">
        <w:rPr>
          <w:rFonts w:cstheme="minorHAnsi"/>
          <w:color w:val="000000" w:themeColor="text1"/>
        </w:rPr>
        <w:t>, Klett MEX GmbH</w:t>
      </w:r>
    </w:p>
    <w:p w14:paraId="5EE7C13B"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lang w:val="en-US"/>
        </w:rPr>
        <w:t>Layout und Satz</w:t>
      </w:r>
      <w:r w:rsidRPr="000E1D45">
        <w:rPr>
          <w:rFonts w:cstheme="minorHAnsi"/>
          <w:color w:val="000000" w:themeColor="text1"/>
          <w:lang w:val="en-US"/>
        </w:rPr>
        <w:t xml:space="preserve">: We are Family GmbH &amp; Co. </w:t>
      </w:r>
      <w:r w:rsidRPr="000E1D45">
        <w:rPr>
          <w:rFonts w:cstheme="minorHAnsi"/>
          <w:color w:val="000000" w:themeColor="text1"/>
        </w:rPr>
        <w:t>KG, Stuttgart</w:t>
      </w:r>
    </w:p>
    <w:p w14:paraId="7BECDBFB"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Herausgeber:</w:t>
      </w:r>
      <w:r w:rsidRPr="000E1D45">
        <w:rPr>
          <w:rFonts w:cstheme="minorHAnsi"/>
          <w:color w:val="000000" w:themeColor="text1"/>
        </w:rPr>
        <w:t xml:space="preserve"> BARMER, Axel-Springer-Straße 44, 10969 Berlin</w:t>
      </w:r>
    </w:p>
    <w:p w14:paraId="48C02D6F" w14:textId="77777777"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Eine Zusammenarbeit der BARMER und der Klett MEX GmbH</w:t>
      </w:r>
    </w:p>
    <w:p w14:paraId="0F9BE1E8" w14:textId="77777777"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©BARMER, Berlin, Klett MEX GmbH, Stuttgart und We are Family GmbH &amp; Co. KG, Stuttgart.</w:t>
      </w:r>
    </w:p>
    <w:p w14:paraId="36559846" w14:textId="77777777" w:rsidR="00EC3EBE" w:rsidRPr="000E1D45" w:rsidRDefault="00EC3EBE" w:rsidP="00EC3EBE">
      <w:pPr>
        <w:spacing w:after="0" w:line="276" w:lineRule="auto"/>
        <w:rPr>
          <w:rFonts w:cstheme="minorHAnsi"/>
          <w:color w:val="000000" w:themeColor="text1"/>
        </w:rPr>
      </w:pPr>
    </w:p>
    <w:p w14:paraId="6A3627F1" w14:textId="7268B787" w:rsidR="00EC3EBE" w:rsidRPr="000E1D45" w:rsidRDefault="00EC3EBE" w:rsidP="00EC3EBE">
      <w:pPr>
        <w:spacing w:after="0" w:line="276" w:lineRule="auto"/>
        <w:rPr>
          <w:rFonts w:cstheme="minorHAnsi"/>
          <w:b/>
          <w:bCs/>
          <w:color w:val="000000" w:themeColor="text1"/>
        </w:rPr>
      </w:pPr>
      <w:r w:rsidRPr="000E1D45">
        <w:rPr>
          <w:rFonts w:cstheme="minorHAnsi"/>
          <w:b/>
          <w:bCs/>
          <w:color w:val="000000" w:themeColor="text1"/>
        </w:rPr>
        <w:t>Digital in eine gesunde Zukunft.</w:t>
      </w:r>
    </w:p>
    <w:p w14:paraId="6EDC1D17" w14:textId="3AA73E44"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Wir wollen die Chancen und Potenziale der Digitalisierung für unsere Gesundheit nutzen, indem wir digitale Kompetenz für selbstbestimmte Entscheidungen in allen Gesundheitsfragen vermitteln.</w:t>
      </w:r>
    </w:p>
    <w:p w14:paraId="4ED859C9" w14:textId="77777777" w:rsidR="00EC3EBE" w:rsidRPr="000E1D45" w:rsidRDefault="00EC3EBE" w:rsidP="008B765F">
      <w:pPr>
        <w:spacing w:after="0" w:line="276" w:lineRule="auto"/>
        <w:rPr>
          <w:rFonts w:cstheme="minorHAnsi"/>
          <w:color w:val="000000" w:themeColor="text1"/>
        </w:rPr>
      </w:pPr>
    </w:p>
    <w:p w14:paraId="5354B8AD" w14:textId="0EB6481C" w:rsidR="00EC3EBE" w:rsidRPr="000E1D45" w:rsidRDefault="00EC3EBE" w:rsidP="008B765F">
      <w:pPr>
        <w:spacing w:after="0" w:line="276" w:lineRule="auto"/>
        <w:rPr>
          <w:rFonts w:cstheme="minorHAnsi"/>
          <w:color w:val="000000" w:themeColor="text1"/>
        </w:rPr>
      </w:pPr>
      <w:r w:rsidRPr="000E1D45">
        <w:rPr>
          <w:rFonts w:cstheme="minorHAnsi"/>
          <w:color w:val="000000" w:themeColor="text1"/>
          <w:highlight w:val="yellow"/>
        </w:rPr>
        <w:t>((+ Logos))</w:t>
      </w:r>
    </w:p>
    <w:sectPr w:rsidR="00EC3EBE" w:rsidRPr="000E1D45" w:rsidSect="003F1E39">
      <w:headerReference w:type="default" r:id="rId35"/>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Michael Kohl" w:date="2026-04-22T20:46:00Z" w:initials="MK">
    <w:p w14:paraId="182F63BA" w14:textId="77777777" w:rsidR="003846AE" w:rsidRDefault="003846AE" w:rsidP="003846AE">
      <w:pPr>
        <w:pStyle w:val="Kommentartext"/>
      </w:pPr>
      <w:r>
        <w:rPr>
          <w:rStyle w:val="Kommentarzeichen"/>
        </w:rPr>
        <w:annotationRef/>
      </w:r>
      <w:r>
        <w:t>Ist Mentimeter das?</w:t>
      </w:r>
    </w:p>
  </w:comment>
  <w:comment w:id="29" w:author="Fabienne Schmaus" w:date="2026-04-30T15:42:00Z" w:initials="FS">
    <w:p w14:paraId="0135B81F" w14:textId="77777777" w:rsidR="009B5D66" w:rsidRDefault="009B5D66" w:rsidP="009B5D66">
      <w:pPr>
        <w:pStyle w:val="Kommentartext"/>
      </w:pPr>
      <w:r>
        <w:rPr>
          <w:rStyle w:val="Kommentarzeichen"/>
        </w:rPr>
        <w:annotationRef/>
      </w:r>
      <w:r>
        <w:t>Ja, nicht immer, aber wir haben im Anhang folgenden Hinweis - so sind wir safe:</w:t>
      </w:r>
    </w:p>
    <w:p w14:paraId="2D369188" w14:textId="77777777" w:rsidR="009B5D66" w:rsidRDefault="009B5D66" w:rsidP="009B5D66">
      <w:pPr>
        <w:pStyle w:val="Kommentartext"/>
      </w:pPr>
      <w:r>
        <w:rPr>
          <w:b/>
          <w:bCs/>
        </w:rPr>
        <w:t>Hinweis:</w:t>
      </w:r>
      <w:r>
        <w:t xml:space="preserve"> Mentimeter ist DSGVO-konform nutzbar, wenn keine personenbezogenen Daten eingegeben werden. Bei anonymen Abfragen wie in dieser Handreichung ist das gewährleistet. </w:t>
      </w:r>
    </w:p>
  </w:comment>
  <w:comment w:id="80" w:author="Fabienne Schmaus" w:date="2026-04-30T15:48:00Z" w:initials="FS">
    <w:p w14:paraId="6A53B3C8" w14:textId="77777777" w:rsidR="008A393C" w:rsidRDefault="008A393C" w:rsidP="008A393C">
      <w:pPr>
        <w:pStyle w:val="Kommentartext"/>
      </w:pPr>
      <w:r>
        <w:rPr>
          <w:rStyle w:val="Kommentarzeichen"/>
        </w:rPr>
        <w:annotationRef/>
      </w:r>
      <w:r>
        <w:t>Eigentlich nicht, sonst ist es nicht mehr DSGVO-konform</w:t>
      </w:r>
    </w:p>
    <w:p w14:paraId="6631A77E" w14:textId="77777777" w:rsidR="008A393C" w:rsidRDefault="008A393C" w:rsidP="008A393C">
      <w:pPr>
        <w:pStyle w:val="Kommentartext"/>
      </w:pPr>
      <w:r>
        <w:t>&gt; bitte dann anpassen, wenn nötig</w:t>
      </w:r>
    </w:p>
  </w:comment>
  <w:comment w:id="125" w:author="Michael Kohl" w:date="2026-04-19T08:44:00Z" w:initials="MK">
    <w:p w14:paraId="3B0FD63C" w14:textId="77777777" w:rsidR="00597F27" w:rsidRDefault="00597F27" w:rsidP="00597F27">
      <w:pPr>
        <w:pStyle w:val="Kommentartext"/>
      </w:pPr>
      <w:r>
        <w:rPr>
          <w:rStyle w:val="Kommentarzeichen"/>
        </w:rPr>
        <w:annotationRef/>
      </w:r>
      <w:r>
        <w:t xml:space="preserve">Grobkonzept Feedback eingearbeitet: </w:t>
      </w:r>
    </w:p>
    <w:p w14:paraId="699A9F26" w14:textId="77777777" w:rsidR="00597F27" w:rsidRDefault="00597F27" w:rsidP="00597F27">
      <w:pPr>
        <w:pStyle w:val="Kommentartext"/>
      </w:pPr>
      <w:r>
        <w:t>- boyd (2014) „Networked Publics" einbinden – Phase 2, Sek II – nach Goffman</w:t>
      </w:r>
    </w:p>
    <w:p w14:paraId="6BD86F76" w14:textId="77777777" w:rsidR="00597F27" w:rsidRDefault="00597F27" w:rsidP="00597F27">
      <w:pPr>
        <w:pStyle w:val="Kommentartext"/>
      </w:pPr>
      <w:r>
        <w:t>- Marwick &amp; boyd (2011) „Context Collapse" einbinden – Phase 2, Sek II – nach boyd</w:t>
      </w:r>
    </w:p>
    <w:p w14:paraId="6938E8F7" w14:textId="77777777" w:rsidR="00597F27" w:rsidRDefault="00597F27" w:rsidP="00597F27">
      <w:pPr>
        <w:pStyle w:val="Kommentartext"/>
      </w:pPr>
      <w:r>
        <w:t>- Vogel et al. (2024) „Upward Social Comparison on Social Media" einbinden – Phase 4, Sek II – nach Festinger</w:t>
      </w:r>
    </w:p>
    <w:p w14:paraId="474E4989" w14:textId="77777777" w:rsidR="00597F27" w:rsidRDefault="00597F27" w:rsidP="00597F27">
      <w:pPr>
        <w:pStyle w:val="Kommentartext"/>
      </w:pPr>
      <w:r>
        <w:t>- Algorithmen + Filterblasen einbinden – Phase 3, Sek II – Zusatzfrage</w:t>
      </w:r>
    </w:p>
    <w:p w14:paraId="153E136D" w14:textId="77777777" w:rsidR="00597F27" w:rsidRDefault="00597F27" w:rsidP="00597F27">
      <w:pPr>
        <w:pStyle w:val="Kommentartext"/>
      </w:pPr>
      <w:r>
        <w:t>- BeReal als Plattform-Beispiel einbinden – Phase 3, Sek II – Gegenmodell</w:t>
      </w:r>
    </w:p>
  </w:comment>
  <w:comment w:id="126" w:author="Fabienne Schmaus" w:date="2026-04-30T15:49:00Z" w:initials="FS">
    <w:p w14:paraId="3748A712" w14:textId="77777777" w:rsidR="008A393C" w:rsidRDefault="008A393C" w:rsidP="008A393C">
      <w:pPr>
        <w:pStyle w:val="Kommentartext"/>
      </w:pPr>
      <w:r>
        <w:rPr>
          <w:rStyle w:val="Kommentarzeichen"/>
        </w:rPr>
        <w:annotationRef/>
      </w:r>
      <w:r>
        <w:t>ok</w:t>
      </w:r>
    </w:p>
  </w:comment>
  <w:comment w:id="151" w:author="Michael Kohl" w:date="2026-04-22T17:13:00Z" w:initials="MK">
    <w:p w14:paraId="7F743ED7" w14:textId="77777777" w:rsidR="002373F7" w:rsidRDefault="002373F7" w:rsidP="002373F7">
      <w:pPr>
        <w:pStyle w:val="Kommentartext"/>
      </w:pPr>
      <w:r>
        <w:rPr>
          <w:rStyle w:val="Kommentarzeichen"/>
        </w:rPr>
        <w:annotationRef/>
      </w:r>
      <w:r>
        <w:t>Siehe dazu auch im Lehrkräfte-Teil unten. Weiß nicht genau, wie man das am besten analog schnell umsetzen kann</w:t>
      </w:r>
    </w:p>
  </w:comment>
  <w:comment w:id="152" w:author="Fabienne Schmaus" w:date="2026-05-04T10:32:00Z" w:initials="FS">
    <w:p w14:paraId="0061ADEA" w14:textId="77777777" w:rsidR="00A71B33" w:rsidRDefault="00C17639" w:rsidP="00A71B33">
      <w:pPr>
        <w:pStyle w:val="Kommentartext"/>
      </w:pPr>
      <w:r>
        <w:rPr>
          <w:rStyle w:val="Kommentarzeichen"/>
        </w:rPr>
        <w:annotationRef/>
      </w:r>
      <w:r w:rsidR="00A71B33">
        <w:t>Ja, warum nicht mit „Zetteln“ (es ist schon seeehr analog, aber mir fällt auch nichts Besseres ein).</w:t>
      </w:r>
    </w:p>
  </w:comment>
  <w:comment w:id="195" w:author="Michael Kohl" w:date="2026-04-22T20:49:00Z" w:initials="MK">
    <w:p w14:paraId="59130ADF" w14:textId="77777777" w:rsidR="002273C9" w:rsidRDefault="00BA1F9A" w:rsidP="002273C9">
      <w:pPr>
        <w:pStyle w:val="Kommentartext"/>
      </w:pPr>
      <w:r>
        <w:rPr>
          <w:rStyle w:val="Kommentarzeichen"/>
        </w:rPr>
        <w:annotationRef/>
      </w:r>
      <w:r w:rsidR="002273C9">
        <w:t>Braucht man da ein eigenes AB oder nimmt man schon mal eines der Profile die in AB 2 kommen? Falls separates AB hier, dann alle neu zu nummerieren</w:t>
      </w:r>
    </w:p>
  </w:comment>
  <w:comment w:id="196" w:author="Fabienne Schmaus" w:date="2026-05-03T14:55:00Z" w:initials="FS">
    <w:p w14:paraId="0C9BF529" w14:textId="77777777" w:rsidR="002273C9" w:rsidRDefault="00BA1F9A" w:rsidP="002273C9">
      <w:pPr>
        <w:pStyle w:val="Kommentartext"/>
      </w:pPr>
      <w:r>
        <w:rPr>
          <w:rStyle w:val="Kommentarzeichen"/>
        </w:rPr>
        <w:annotationRef/>
      </w:r>
      <w:r w:rsidR="002273C9">
        <w:t xml:space="preserve">Wie du es unten vorschlägst, passt es schon gut. Wir belassen es so. </w:t>
      </w:r>
    </w:p>
    <w:p w14:paraId="5618CA89" w14:textId="77777777" w:rsidR="002273C9" w:rsidRDefault="002273C9" w:rsidP="002273C9">
      <w:pPr>
        <w:pStyle w:val="Kommentartext"/>
      </w:pPr>
      <w:r>
        <w:t>Aber damit die ABs „ready-to-teach“ sind, habe ich aus den ABs mit Sek I / Sek II 2 Varianten gemacht, damit die L nur das passende AB rausziehen kann, also hier zB AB 1 A und AB 1 B.</w:t>
      </w:r>
    </w:p>
    <w:p w14:paraId="101EBCCB" w14:textId="77777777" w:rsidR="002273C9" w:rsidRDefault="002273C9" w:rsidP="002273C9">
      <w:pPr>
        <w:pStyle w:val="Kommentartext"/>
      </w:pPr>
    </w:p>
    <w:p w14:paraId="3905B9D5" w14:textId="77777777" w:rsidR="002273C9" w:rsidRDefault="002273C9" w:rsidP="002273C9">
      <w:pPr>
        <w:pStyle w:val="Kommentartext"/>
      </w:pPr>
      <w:r>
        <w:t>Kannst du bitte diese Infos (Variante A und B) an passender Stelle im EWH einfügen?</w:t>
      </w:r>
    </w:p>
  </w:comment>
  <w:comment w:id="357" w:author="Michael Kohl" w:date="2026-04-22T20:48:00Z" w:initials="MK">
    <w:p w14:paraId="179C659B" w14:textId="77777777" w:rsidR="003846AE" w:rsidRDefault="003846AE" w:rsidP="003846AE">
      <w:pPr>
        <w:pStyle w:val="Kommentartext"/>
      </w:pPr>
      <w:r>
        <w:rPr>
          <w:rStyle w:val="Kommentarzeichen"/>
        </w:rPr>
        <w:annotationRef/>
      </w:r>
      <w:r>
        <w:t>Sek 2 braucht die Zeit für anderes</w:t>
      </w:r>
    </w:p>
  </w:comment>
  <w:comment w:id="358" w:author="Fabienne Schmaus" w:date="2026-05-04T10:43:00Z" w:initials="FS">
    <w:p w14:paraId="37D451A6" w14:textId="77777777" w:rsidR="00A71B33" w:rsidRDefault="00A71B33" w:rsidP="00A71B33">
      <w:pPr>
        <w:pStyle w:val="Kommentartext"/>
      </w:pPr>
      <w:r>
        <w:rPr>
          <w:rStyle w:val="Kommentarzeichen"/>
        </w:rPr>
        <w:annotationRef/>
      </w:r>
      <w:r>
        <w:t>Ok, unten im EWH evtl präzisieren</w:t>
      </w:r>
    </w:p>
  </w:comment>
  <w:comment w:id="364" w:author="Fabienne Schmaus" w:date="2026-04-30T16:02:00Z" w:initials="FS">
    <w:p w14:paraId="1DDFE878" w14:textId="77777777" w:rsidR="00C17639" w:rsidRDefault="00F828A8" w:rsidP="00C17639">
      <w:pPr>
        <w:pStyle w:val="Kommentartext"/>
      </w:pPr>
      <w:r>
        <w:rPr>
          <w:rStyle w:val="Kommentarzeichen"/>
        </w:rPr>
        <w:annotationRef/>
      </w:r>
      <w:r w:rsidR="00C17639">
        <w:t>Ich würde diesen Hinweis hier nicht schreiben, es verwirrt mehr.</w:t>
      </w:r>
    </w:p>
  </w:comment>
  <w:comment w:id="493" w:author="Michael Kohl" w:date="2026-04-22T17:21:00Z" w:initials="MK">
    <w:p w14:paraId="470F0CD9" w14:textId="620097B2" w:rsidR="00DF1D6F" w:rsidRDefault="00DF1D6F" w:rsidP="00DF1D6F">
      <w:pPr>
        <w:pStyle w:val="Kommentartext"/>
      </w:pPr>
      <w:r>
        <w:rPr>
          <w:rStyle w:val="Kommentarzeichen"/>
        </w:rPr>
        <w:annotationRef/>
      </w:r>
      <w:r>
        <w:t>Wo sind da welche sinnvoll? Etwas aus dem Anhang 2 vorziehen an bestimmten Stellen?</w:t>
      </w:r>
    </w:p>
  </w:comment>
  <w:comment w:id="534" w:author="Fabienne Schmaus" w:date="2026-05-04T10:35:00Z" w:initials="FS">
    <w:p w14:paraId="0AD363C0" w14:textId="60DCD286" w:rsidR="00C17639" w:rsidRDefault="00C17639" w:rsidP="00C17639">
      <w:pPr>
        <w:pStyle w:val="Kommentartext"/>
      </w:pPr>
      <w:r>
        <w:rPr>
          <w:rStyle w:val="Kommentarzeichen"/>
        </w:rPr>
        <w:annotationRef/>
      </w:r>
      <w:r>
        <w:t xml:space="preserve">Was bedeuten diese Sternchen? </w:t>
      </w:r>
    </w:p>
  </w:comment>
  <w:comment w:id="542" w:author="Fabienne Schmaus" w:date="2026-05-04T10:51:00Z" w:initials="FS">
    <w:p w14:paraId="17F5ADD9" w14:textId="77777777" w:rsidR="00785E9B" w:rsidRDefault="00785E9B" w:rsidP="00785E9B">
      <w:pPr>
        <w:pStyle w:val="Kommentartext"/>
      </w:pPr>
      <w:r>
        <w:rPr>
          <w:rStyle w:val="Kommentarzeichen"/>
        </w:rPr>
        <w:annotationRef/>
      </w:r>
      <w:r>
        <w:t>Infoxbox mit Quelle einfühen?</w:t>
      </w:r>
    </w:p>
  </w:comment>
  <w:comment w:id="543" w:author="Fabienne Schmaus" w:date="2026-05-04T10:51:00Z" w:initials="FS">
    <w:p w14:paraId="663CEDA0" w14:textId="77777777" w:rsidR="00785E9B" w:rsidRDefault="00785E9B" w:rsidP="00785E9B">
      <w:pPr>
        <w:pStyle w:val="Kommentartext"/>
      </w:pPr>
      <w:r>
        <w:rPr>
          <w:rStyle w:val="Kommentarzeichen"/>
        </w:rPr>
        <w:annotationRef/>
      </w:r>
      <w:r>
        <w:t>Das brauchen wir hier nicht unbedingt, oder?</w:t>
      </w:r>
    </w:p>
  </w:comment>
  <w:comment w:id="570" w:author="Fabienne Schmaus" w:date="2026-04-30T16:11:00Z" w:initials="FS">
    <w:p w14:paraId="6399A76C" w14:textId="77777777" w:rsidR="00C921C2" w:rsidRDefault="00C921C2" w:rsidP="00C921C2">
      <w:pPr>
        <w:pStyle w:val="Kommentartext"/>
      </w:pPr>
      <w:r>
        <w:rPr>
          <w:rStyle w:val="Kommentarzeichen"/>
        </w:rPr>
        <w:annotationRef/>
      </w:r>
      <w:r>
        <w:t>Brauchen wir hier noch 2-3 konkrete methodische Hinweise - analog zu LH1?</w:t>
      </w:r>
    </w:p>
  </w:comment>
  <w:comment w:id="621" w:author="Fabienne Schmaus" w:date="2026-05-04T10:53:00Z" w:initials="FS">
    <w:p w14:paraId="09168C50" w14:textId="77777777" w:rsidR="00F615E4" w:rsidRDefault="00F615E4" w:rsidP="00F615E4">
      <w:pPr>
        <w:pStyle w:val="Kommentartext"/>
      </w:pPr>
      <w:r>
        <w:rPr>
          <w:rStyle w:val="Kommentarzeichen"/>
        </w:rPr>
        <w:annotationRef/>
      </w:r>
      <w:r>
        <w:t>Welche genau. Besser:</w:t>
      </w:r>
    </w:p>
    <w:p w14:paraId="7DEC5573" w14:textId="77777777" w:rsidR="00F615E4" w:rsidRDefault="00F615E4" w:rsidP="00F615E4">
      <w:pPr>
        <w:pStyle w:val="Kommentartext"/>
      </w:pPr>
      <w:r>
        <w:t>Brücke zur Arbeitsphase „xx“.</w:t>
      </w:r>
    </w:p>
  </w:comment>
  <w:comment w:id="624" w:author="Fabienne Schmaus" w:date="2026-05-04T10:53:00Z" w:initials="FS">
    <w:p w14:paraId="2AA19E14" w14:textId="77777777" w:rsidR="00F615E4" w:rsidRDefault="00F615E4" w:rsidP="00F615E4">
      <w:pPr>
        <w:pStyle w:val="Kommentartext"/>
      </w:pPr>
      <w:r>
        <w:rPr>
          <w:rStyle w:val="Kommentarzeichen"/>
        </w:rPr>
        <w:annotationRef/>
      </w:r>
      <w:r>
        <w:t>Besser in 1-2 Sätze einbetten, nicht soviele direkte Fragen.</w:t>
      </w:r>
    </w:p>
  </w:comment>
  <w:comment w:id="683" w:author="Fabienne Schmaus" w:date="2026-05-04T10:37:00Z" w:initials="FS">
    <w:p w14:paraId="1F9D2BF6" w14:textId="77777777" w:rsidR="00C17639" w:rsidRDefault="00C17639" w:rsidP="00C17639">
      <w:pPr>
        <w:pStyle w:val="Kommentartext"/>
      </w:pPr>
      <w:r>
        <w:rPr>
          <w:rStyle w:val="Kommentarzeichen"/>
        </w:rPr>
        <w:annotationRef/>
      </w:r>
      <w:r>
        <w:t>Wir brauchen eine Infobox mit der Quelle</w:t>
      </w:r>
    </w:p>
  </w:comment>
  <w:comment w:id="701" w:author="Fabienne Schmaus" w:date="2026-05-04T10:38:00Z" w:initials="FS">
    <w:p w14:paraId="5E19D1DC" w14:textId="77777777" w:rsidR="00F615E4" w:rsidRDefault="00C17639" w:rsidP="00F615E4">
      <w:pPr>
        <w:pStyle w:val="Kommentartext"/>
      </w:pPr>
      <w:r>
        <w:rPr>
          <w:rStyle w:val="Kommentarzeichen"/>
        </w:rPr>
        <w:annotationRef/>
      </w:r>
      <w:r w:rsidR="00F615E4">
        <w:t>Hier: Bezug zu DGK und bitte nicht so viele direkte Fragen</w:t>
      </w:r>
    </w:p>
  </w:comment>
  <w:comment w:id="702" w:author="Fabienne Schmaus" w:date="2026-05-04T11:00:00Z" w:initials="FS">
    <w:p w14:paraId="06E01D00" w14:textId="77777777" w:rsidR="00F615E4" w:rsidRDefault="00F615E4" w:rsidP="00F615E4">
      <w:pPr>
        <w:pStyle w:val="Kommentartext"/>
      </w:pPr>
      <w:r>
        <w:rPr>
          <w:rStyle w:val="Kommentarzeichen"/>
        </w:rPr>
        <w:annotationRef/>
      </w:r>
      <w:r>
        <w:t>In Vertiefung 1 und Vertiefung 2, bitte auf Anhang verweisen</w:t>
      </w:r>
    </w:p>
  </w:comment>
  <w:comment w:id="765" w:author="Michael Kohl" w:date="2026-04-22T17:30:00Z" w:initials="MK">
    <w:p w14:paraId="60E96A46" w14:textId="77777777" w:rsidR="000E1D45" w:rsidRDefault="000E1D45" w:rsidP="000E1D45">
      <w:pPr>
        <w:pStyle w:val="Kommentartext"/>
      </w:pPr>
      <w:r>
        <w:rPr>
          <w:rStyle w:val="Kommentarzeichen"/>
        </w:rPr>
        <w:annotationRef/>
      </w:r>
      <w:r>
        <w:t>Soll das stärker fokussiert werden oder mit Handout den SuS zur Verfügung gestellt werden?</w:t>
      </w:r>
    </w:p>
  </w:comment>
  <w:comment w:id="766" w:author="Fabienne Schmaus" w:date="2026-05-04T10:44:00Z" w:initials="FS">
    <w:p w14:paraId="12BC4032" w14:textId="77777777" w:rsidR="00A71B33" w:rsidRDefault="00A71B33" w:rsidP="00A71B33">
      <w:pPr>
        <w:pStyle w:val="Kommentartext"/>
      </w:pPr>
      <w:r>
        <w:rPr>
          <w:rStyle w:val="Kommentarzeichen"/>
        </w:rPr>
        <w:annotationRef/>
      </w:r>
      <w:r>
        <w:t>Da die LH schon sehr lang ist, wäre es hier möglich mit einer Infobox mit Zusatzmaterialien zu arbeiten?</w:t>
      </w:r>
    </w:p>
  </w:comment>
  <w:comment w:id="777" w:author="Fabienne Schmaus" w:date="2026-05-04T10:00:00Z" w:initials="FS">
    <w:p w14:paraId="1CFA9638" w14:textId="77777777" w:rsidR="00201834" w:rsidRDefault="00201834" w:rsidP="00201834">
      <w:pPr>
        <w:pStyle w:val="Kommentartext"/>
      </w:pPr>
      <w:r>
        <w:rPr>
          <w:rStyle w:val="Kommentarzeichen"/>
        </w:rPr>
        <w:annotationRef/>
      </w:r>
      <w:r>
        <w:t>Passt es noch?</w:t>
      </w:r>
    </w:p>
  </w:comment>
  <w:comment w:id="935" w:author="Fabienne Schmaus" w:date="2026-05-04T10:01:00Z" w:initials="FS">
    <w:p w14:paraId="56A65585" w14:textId="77777777" w:rsidR="00201834" w:rsidRDefault="00201834" w:rsidP="00201834">
      <w:pPr>
        <w:pStyle w:val="Kommentartext"/>
      </w:pPr>
      <w:r>
        <w:rPr>
          <w:rStyle w:val="Kommentarzeichen"/>
        </w:rPr>
        <w:annotationRef/>
      </w:r>
      <w:r>
        <w:t>Welche Stichwörter meinst du hier? 2-3 konkrete Vorschläge braucht man schon.</w:t>
      </w:r>
    </w:p>
  </w:comment>
  <w:comment w:id="984" w:author="Fabienne Schmaus" w:date="2026-05-04T10:05:00Z" w:initials="FS">
    <w:p w14:paraId="30E66DC7" w14:textId="77777777" w:rsidR="00201834" w:rsidRDefault="00201834" w:rsidP="00201834">
      <w:pPr>
        <w:pStyle w:val="Kommentartext"/>
      </w:pPr>
      <w:r>
        <w:rPr>
          <w:rStyle w:val="Kommentarzeichen"/>
        </w:rPr>
        <w:annotationRef/>
      </w:r>
      <w:r>
        <w:t xml:space="preserve">Ich verstehe nicht wirklich, warum du immer wieder * eingefügt hast (es kommt mehrmals vor). </w:t>
      </w:r>
    </w:p>
  </w:comment>
  <w:comment w:id="1008" w:author="Michael Kohl" w:date="2026-04-22T08:31:00Z" w:initials="MK">
    <w:p w14:paraId="4ACD6A2A" w14:textId="77777777" w:rsidR="00E03A0B" w:rsidRDefault="00E03A0B" w:rsidP="00E03A0B">
      <w:pPr>
        <w:pStyle w:val="Kommentartext"/>
      </w:pPr>
      <w:r>
        <w:rPr>
          <w:rStyle w:val="Kommentarzeichen"/>
        </w:rPr>
        <w:annotationRef/>
      </w:r>
      <w:r>
        <w:rPr>
          <w:b/>
          <w:bCs/>
          <w:color w:val="000000"/>
        </w:rPr>
        <w:t>Auch möglich hier, aber damit es nicht zuviel wird hab ich den weggelassen: Vogel et al. (2024)</w:t>
      </w:r>
      <w:r>
        <w:rPr>
          <w:color w:val="000000"/>
        </w:rPr>
        <w:t xml:space="preserve"> – „Upward Social Comparison on Social Media": Digitale Vergleiche sind intensiver und häufiger als analoge; Social-Media-Nutzung ist empirisch mit niedrigerem Selbstwertgefühl verknüpft</w:t>
      </w:r>
    </w:p>
  </w:comment>
  <w:comment w:id="1009" w:author="Fabienne Schmaus" w:date="2026-05-04T10:45:00Z" w:initials="FS">
    <w:p w14:paraId="25E9EF84" w14:textId="77777777" w:rsidR="00A71B33" w:rsidRDefault="00A71B33" w:rsidP="00A71B33">
      <w:pPr>
        <w:pStyle w:val="Kommentartext"/>
      </w:pPr>
      <w:r>
        <w:rPr>
          <w:rStyle w:val="Kommentarzeichen"/>
        </w:rPr>
        <w:annotationRef/>
      </w:r>
      <w:r>
        <w:t xml:space="preserve">Auch etwas für eine Infobox? </w:t>
      </w:r>
    </w:p>
  </w:comment>
  <w:comment w:id="1010" w:author="Michael Kohl" w:date="2026-04-22T17:29:00Z" w:initials="MK">
    <w:p w14:paraId="166A17F1" w14:textId="77777777" w:rsidR="000E1D45" w:rsidRDefault="000E1D45" w:rsidP="000E1D45">
      <w:pPr>
        <w:pStyle w:val="Kommentartext"/>
      </w:pPr>
      <w:r>
        <w:rPr>
          <w:rStyle w:val="Kommentarzeichen"/>
        </w:rPr>
        <w:annotationRef/>
      </w:r>
      <w:r>
        <w:t>Noch ein Info-Blatt für Lernende aus dem Anhang 2 erstellen, um die Konzepte zu besprechen?</w:t>
      </w:r>
    </w:p>
  </w:comment>
  <w:comment w:id="1011" w:author="Fabienne Schmaus" w:date="2026-05-04T10:45:00Z" w:initials="FS">
    <w:p w14:paraId="60823F24" w14:textId="77777777" w:rsidR="00A71B33" w:rsidRDefault="00A71B33" w:rsidP="00A71B33">
      <w:pPr>
        <w:pStyle w:val="Kommentartext"/>
      </w:pPr>
      <w:r>
        <w:rPr>
          <w:rStyle w:val="Kommentarzeichen"/>
        </w:rPr>
        <w:annotationRef/>
      </w:r>
      <w:r>
        <w:t>Lieber nicht, nur Verweis in der Infobox (im vorigen Kommentar)</w:t>
      </w:r>
    </w:p>
  </w:comment>
  <w:comment w:id="1012" w:author="Fabienne Schmaus" w:date="2026-05-04T10:40:00Z" w:initials="FS">
    <w:p w14:paraId="5C1C24AC" w14:textId="07E16E67" w:rsidR="00C17639" w:rsidRDefault="00C17639" w:rsidP="00C17639">
      <w:pPr>
        <w:pStyle w:val="Kommentartext"/>
      </w:pPr>
      <w:r>
        <w:rPr>
          <w:rStyle w:val="Kommentarzeichen"/>
        </w:rPr>
        <w:annotationRef/>
      </w:r>
      <w:r>
        <w:t>Mit Infobox mit Quellen</w:t>
      </w:r>
    </w:p>
  </w:comment>
  <w:comment w:id="1025" w:author="Michael Kohl" w:date="2026-04-22T12:46:00Z" w:initials="MK">
    <w:p w14:paraId="54558623" w14:textId="77777777" w:rsidR="00E42B4C" w:rsidRDefault="00E42B4C" w:rsidP="00E42B4C">
      <w:pPr>
        <w:pStyle w:val="Kommentartext"/>
      </w:pPr>
      <w:r>
        <w:rPr>
          <w:rStyle w:val="Kommentarzeichen"/>
        </w:rPr>
        <w:annotationRef/>
      </w:r>
      <w:r>
        <w:t>Die sind noch sehr nach unten skalierbar je nach Platzbedarf.</w:t>
      </w:r>
    </w:p>
  </w:comment>
  <w:comment w:id="1026" w:author="Fabienne Schmaus" w:date="2026-05-04T10:47:00Z" w:initials="FS">
    <w:p w14:paraId="15734DD3" w14:textId="77777777" w:rsidR="00A71B33" w:rsidRDefault="00A71B33" w:rsidP="00A71B33">
      <w:pPr>
        <w:pStyle w:val="Kommentartext"/>
      </w:pPr>
      <w:r>
        <w:rPr>
          <w:rStyle w:val="Kommentarzeichen"/>
        </w:rPr>
        <w:annotationRef/>
      </w:r>
      <w:r>
        <w:t>Es müsste hier passen.</w:t>
      </w:r>
    </w:p>
  </w:comment>
  <w:comment w:id="1086" w:author="Fabienne Schmaus" w:date="2026-05-04T10:40:00Z" w:initials="FS">
    <w:p w14:paraId="70780579" w14:textId="77777777" w:rsidR="00C17639" w:rsidRDefault="00C17639" w:rsidP="00C17639">
      <w:pPr>
        <w:pStyle w:val="Kommentartext"/>
      </w:pPr>
      <w:r>
        <w:rPr>
          <w:rStyle w:val="Kommentarzeichen"/>
        </w:rPr>
        <w:annotationRef/>
      </w:r>
      <w:r>
        <w:t>Infobox mit Quellen</w:t>
      </w:r>
    </w:p>
  </w:comment>
  <w:comment w:id="1143" w:author="Fabienne Schmaus" w:date="2026-05-04T10:41:00Z" w:initials="FS">
    <w:p w14:paraId="47661821" w14:textId="77777777" w:rsidR="00C17639" w:rsidRDefault="00C17639" w:rsidP="00C17639">
      <w:pPr>
        <w:pStyle w:val="Kommentartext"/>
      </w:pPr>
      <w:r>
        <w:rPr>
          <w:rStyle w:val="Kommentarzeichen"/>
        </w:rPr>
        <w:annotationRef/>
      </w:r>
      <w:r>
        <w:t>Als Schlusswort noch ein Hinweis auf DGK?</w:t>
      </w:r>
    </w:p>
  </w:comment>
  <w:comment w:id="1211" w:author="Fabienne Schmaus" w:date="2026-05-04T11:07:00Z" w:initials="FS">
    <w:p w14:paraId="2E33685E" w14:textId="77777777" w:rsidR="00E06478" w:rsidRDefault="00E06478" w:rsidP="00E06478">
      <w:pPr>
        <w:pStyle w:val="Kommentartext"/>
      </w:pPr>
      <w:r>
        <w:rPr>
          <w:rStyle w:val="Kommentarzeichen"/>
        </w:rPr>
        <w:annotationRef/>
      </w:r>
      <w:r>
        <w:t>Bezug auf DGK?</w:t>
      </w:r>
    </w:p>
  </w:comment>
  <w:comment w:id="1213" w:author="Michael Kohl" w:date="2026-04-22T20:52:00Z" w:initials="MK">
    <w:p w14:paraId="5D830895" w14:textId="77777777" w:rsidR="00131045" w:rsidRDefault="00131045" w:rsidP="00131045">
      <w:pPr>
        <w:pStyle w:val="Kommentartext"/>
      </w:pPr>
      <w:r>
        <w:rPr>
          <w:rStyle w:val="Kommentarzeichen"/>
        </w:rPr>
        <w:annotationRef/>
      </w:r>
      <w:r>
        <w:t>Müssten noch erstellt werden falls gewünscht</w:t>
      </w:r>
    </w:p>
  </w:comment>
  <w:comment w:id="1214" w:author="Fabienne Schmaus" w:date="2026-05-04T10:48:00Z" w:initials="FS">
    <w:p w14:paraId="7BF6F55A" w14:textId="77777777" w:rsidR="00A71B33" w:rsidRDefault="00A71B33" w:rsidP="00A71B33">
      <w:pPr>
        <w:pStyle w:val="Kommentartext"/>
      </w:pPr>
      <w:r>
        <w:rPr>
          <w:rStyle w:val="Kommentarzeichen"/>
        </w:rPr>
        <w:annotationRef/>
      </w:r>
      <w:r>
        <w:t>Diese Zeile müssen wir löschen: Keine direkte Werbung für Barmer (obwohl es für alle klar ist, von wemm das Projelt kommt…)</w:t>
      </w:r>
    </w:p>
  </w:comment>
  <w:comment w:id="1218" w:author="Fabienne Schmaus" w:date="2026-05-04T11:08:00Z" w:initials="FS">
    <w:p w14:paraId="7F75C3F8" w14:textId="77777777" w:rsidR="00E06478" w:rsidRDefault="00E06478" w:rsidP="00E06478">
      <w:pPr>
        <w:pStyle w:val="Kommentartext"/>
      </w:pPr>
      <w:r>
        <w:rPr>
          <w:rStyle w:val="Kommentarzeichen"/>
        </w:rPr>
        <w:annotationRef/>
      </w:r>
      <w:r>
        <w:t>Bitte mehr erklären, weniger direkte Fragen.</w:t>
      </w:r>
    </w:p>
  </w:comment>
  <w:comment w:id="1364" w:author="Fabienne Schmaus" w:date="2026-05-03T15:00:00Z" w:initials="FS">
    <w:p w14:paraId="000628F9" w14:textId="77777777" w:rsidR="00A71B33" w:rsidRDefault="0054666E" w:rsidP="00A71B33">
      <w:pPr>
        <w:pStyle w:val="Kommentartext"/>
      </w:pPr>
      <w:r>
        <w:rPr>
          <w:rStyle w:val="Kommentarzeichen"/>
        </w:rPr>
        <w:annotationRef/>
      </w:r>
      <w:r w:rsidR="00A71B33">
        <w:t>Kurz erwähnen, wer sie ist? (am besten Hinweis/Quellen im EWH, aber das hast du nach meinen Kommentaren oben bestimmt schon gemacht)</w:t>
      </w:r>
    </w:p>
  </w:comment>
  <w:comment w:id="1372" w:author="Fabienne Schmaus" w:date="2026-05-03T15:01:00Z" w:initials="FS">
    <w:p w14:paraId="463C010A" w14:textId="085D8020" w:rsidR="0054666E" w:rsidRDefault="0054666E" w:rsidP="0054666E">
      <w:pPr>
        <w:pStyle w:val="Kommentartext"/>
      </w:pPr>
      <w:r>
        <w:rPr>
          <w:rStyle w:val="Kommentarzeichen"/>
        </w:rPr>
        <w:annotationRef/>
      </w:r>
      <w:r>
        <w:t>Ebenso.</w:t>
      </w:r>
    </w:p>
  </w:comment>
  <w:comment w:id="1397" w:author="Michael Kohl" w:date="2026-04-22T17:45:00Z" w:initials="MK">
    <w:p w14:paraId="2B9B3C35" w14:textId="77777777" w:rsidR="0013787D" w:rsidRDefault="0013787D" w:rsidP="0037414B">
      <w:pPr>
        <w:pStyle w:val="Kommentartext"/>
      </w:pPr>
      <w:r>
        <w:rPr>
          <w:rStyle w:val="Kommentarzeichen"/>
        </w:rPr>
        <w:annotationRef/>
      </w:r>
      <w:r>
        <w:t xml:space="preserve">Meine Idee hab ich jetzt mal für das erste Profil umgesetzt. Ist bisl aufwändig gewesen, deswegen hab ich die anderen nicht geschafft und wollte von dir erst wissen, was du davon hältst. Version 1 ahmt eine Social Media Plattform nach und Version 2 ist eher vom Typ „vorbereitetes Arbeitsmaterial“. Bevor ich eines von beiden vertiefe, sollten wir uns für 1 oder 2 entscheiden. Version 1: </w:t>
      </w:r>
      <w:hyperlink r:id="rId1" w:history="1">
        <w:r w:rsidRPr="001766F1">
          <w:rPr>
            <w:rStyle w:val="Hyperlink"/>
          </w:rPr>
          <w:t>https://wer-bin-ich-online.digitales-und-bildung.de/</w:t>
        </w:r>
      </w:hyperlink>
      <w:r>
        <w:t xml:space="preserve"> Version 2: </w:t>
      </w:r>
      <w:hyperlink r:id="rId2" w:history="1">
        <w:r w:rsidRPr="001766F1">
          <w:rPr>
            <w:rStyle w:val="Hyperlink"/>
          </w:rPr>
          <w:t>https://wer-bin-ich-online.digitales-und-bildung.de/derperfekte.html</w:t>
        </w:r>
      </w:hyperlink>
    </w:p>
  </w:comment>
  <w:comment w:id="1398" w:author="Michael Kohl" w:date="2026-04-22T17:53:00Z" w:initials="MK">
    <w:p w14:paraId="7D617C91" w14:textId="77777777" w:rsidR="0013787D" w:rsidRDefault="0013787D" w:rsidP="00831965">
      <w:pPr>
        <w:pStyle w:val="Kommentartext"/>
      </w:pPr>
      <w:r>
        <w:rPr>
          <w:rStyle w:val="Kommentarzeichen"/>
        </w:rPr>
        <w:annotationRef/>
      </w:r>
      <w:r>
        <w:t>Hab bisschen Geduld beim Laden der Seiten 😊</w:t>
      </w:r>
    </w:p>
  </w:comment>
  <w:comment w:id="1399" w:author="Fabienne Schmaus" w:date="2026-05-03T15:35:00Z" w:initials="FS">
    <w:p w14:paraId="03E3FD1D" w14:textId="77777777" w:rsidR="00510C27" w:rsidRDefault="00510C27" w:rsidP="00510C27">
      <w:pPr>
        <w:pStyle w:val="Kommentartext"/>
      </w:pPr>
      <w:r>
        <w:rPr>
          <w:rStyle w:val="Kommentarzeichen"/>
        </w:rPr>
        <w:annotationRef/>
      </w:r>
      <w:r>
        <w:t>Danke für den Hinweis… Geduld…</w:t>
      </w:r>
    </w:p>
    <w:p w14:paraId="07029227" w14:textId="77777777" w:rsidR="00510C27" w:rsidRDefault="00510C27" w:rsidP="00510C27">
      <w:pPr>
        <w:pStyle w:val="Kommentartext"/>
      </w:pPr>
      <w:r>
        <w:t>Aber jetzt hab ich‘s! Danke für die mühe! Ich tendiere zu Variante 1. Denk bitte dran, dass wir Bilder, Icons &amp; Co. Immer Quellen brauchen.</w:t>
      </w:r>
    </w:p>
  </w:comment>
  <w:comment w:id="1457" w:author="Fabienne Schmaus" w:date="2026-05-03T15:06:00Z" w:initials="FS">
    <w:p w14:paraId="432EEA27" w14:textId="77777777" w:rsidR="00420141" w:rsidRDefault="00420141" w:rsidP="0054666E">
      <w:pPr>
        <w:pStyle w:val="Kommentartext"/>
      </w:pPr>
      <w:r>
        <w:rPr>
          <w:rStyle w:val="Kommentarzeichen"/>
        </w:rPr>
        <w:annotationRef/>
      </w:r>
      <w:r>
        <w:t>Passt so?</w:t>
      </w:r>
    </w:p>
  </w:comment>
  <w:comment w:id="1637" w:author="Michael Kohl" w:date="2026-04-22T17:54:00Z" w:initials="MK">
    <w:p w14:paraId="5AAA5D81" w14:textId="77777777" w:rsidR="000C6DA8" w:rsidRDefault="000C6DA8" w:rsidP="000C6DA8">
      <w:pPr>
        <w:pStyle w:val="Kommentartext"/>
      </w:pPr>
      <w:r>
        <w:rPr>
          <w:rStyle w:val="Kommentarzeichen"/>
        </w:rPr>
        <w:annotationRef/>
      </w:r>
      <w:r>
        <w:t>Brauchen wir da auch ein Bild der Protagonisten?</w:t>
      </w:r>
    </w:p>
  </w:comment>
  <w:comment w:id="1638" w:author="Fabienne Schmaus" w:date="2026-05-04T09:25:00Z" w:initials="FS">
    <w:p w14:paraId="54D20783" w14:textId="77777777" w:rsidR="000C6DA8" w:rsidRDefault="000C6DA8" w:rsidP="000C6DA8">
      <w:pPr>
        <w:pStyle w:val="Kommentartext"/>
      </w:pPr>
      <w:r>
        <w:rPr>
          <w:rStyle w:val="Kommentarzeichen"/>
        </w:rPr>
        <w:annotationRef/>
      </w:r>
      <w:r>
        <w:t>Ja bitte, bei unsplash oder so (nur als „Schnipsel“ rechts/links von der Geschichte von Mia)</w:t>
      </w:r>
    </w:p>
  </w:comment>
  <w:comment w:id="1684" w:author="Michael Kohl" w:date="2026-04-22T12:50:00Z" w:initials="MK">
    <w:p w14:paraId="29E53422" w14:textId="77777777" w:rsidR="000C6DA8" w:rsidRDefault="000C6DA8" w:rsidP="00B768E9">
      <w:pPr>
        <w:pStyle w:val="Kommentartext"/>
      </w:pPr>
      <w:r>
        <w:rPr>
          <w:rStyle w:val="Kommentarzeichen"/>
        </w:rPr>
        <w:annotationRef/>
      </w:r>
      <w:r>
        <w:t>Ich denke auch jeder Sek 1 Lernender kennt „ältere“ Profile auf Social Media. Falls gewünscht, können auch noch spezifischere Sek1 Varianten erstellt werden</w:t>
      </w:r>
    </w:p>
  </w:comment>
  <w:comment w:id="1685" w:author="Fabienne Schmaus" w:date="2026-05-04T09:30:00Z" w:initials="FS">
    <w:p w14:paraId="590DCCE6" w14:textId="77777777" w:rsidR="000C6DA8" w:rsidRDefault="000C6DA8" w:rsidP="000C6DA8">
      <w:pPr>
        <w:pStyle w:val="Kommentartext"/>
      </w:pPr>
      <w:r>
        <w:rPr>
          <w:rStyle w:val="Kommentarzeichen"/>
        </w:rPr>
        <w:annotationRef/>
      </w:r>
      <w:r>
        <w:t>Ich denke, dass es so passt.</w:t>
      </w:r>
    </w:p>
  </w:comment>
  <w:comment w:id="2196" w:author="Fabienne Schmaus" w:date="2026-04-30T17:46:00Z" w:initials="FS">
    <w:p w14:paraId="61CCD7BD" w14:textId="5F054C13" w:rsidR="00E91F4B" w:rsidRDefault="00E91F4B" w:rsidP="00E91F4B">
      <w:pPr>
        <w:pStyle w:val="Kommentartext"/>
      </w:pPr>
      <w:r>
        <w:rPr>
          <w:rStyle w:val="Kommentarzeichen"/>
        </w:rPr>
        <w:annotationRef/>
      </w:r>
      <w:r>
        <w:t>Wir brauchen noch eine Überschrift</w:t>
      </w:r>
    </w:p>
  </w:comment>
  <w:comment w:id="2197" w:author="Fabienne Schmaus" w:date="2026-04-30T17:45:00Z" w:initials="FS">
    <w:p w14:paraId="74EC444F" w14:textId="77777777" w:rsidR="00E426A8" w:rsidRDefault="00E91F4B" w:rsidP="00E426A8">
      <w:pPr>
        <w:pStyle w:val="Kommentartext"/>
      </w:pPr>
      <w:r>
        <w:rPr>
          <w:rStyle w:val="Kommentarzeichen"/>
        </w:rPr>
        <w:annotationRef/>
      </w:r>
      <w:r w:rsidR="00E426A8">
        <w:t>Bitte eine Arbeitsanweisung einfügen (in der Du-Form)</w:t>
      </w:r>
    </w:p>
  </w:comment>
  <w:comment w:id="2202" w:author="Fabienne Schmaus" w:date="2026-04-30T17:47:00Z" w:initials="FS">
    <w:p w14:paraId="792E17B4" w14:textId="77777777" w:rsidR="00E91F4B" w:rsidRDefault="00E91F4B" w:rsidP="00E91F4B">
      <w:pPr>
        <w:pStyle w:val="Kommentartext"/>
      </w:pPr>
      <w:r>
        <w:rPr>
          <w:rStyle w:val="Kommentarzeichen"/>
        </w:rPr>
        <w:annotationRef/>
      </w:r>
      <w:r>
        <w:t>Kannst du es hier bitte anpassen?</w:t>
      </w:r>
    </w:p>
  </w:comment>
  <w:comment w:id="2207" w:author="Fabienne Schmaus" w:date="2026-05-04T10:11:00Z" w:initials="FS">
    <w:p w14:paraId="7E608A6B" w14:textId="77777777" w:rsidR="002273C9" w:rsidRDefault="002273C9" w:rsidP="002273C9">
      <w:pPr>
        <w:pStyle w:val="Kommentartext"/>
      </w:pPr>
      <w:r>
        <w:rPr>
          <w:rStyle w:val="Kommentarzeichen"/>
        </w:rPr>
        <w:annotationRef/>
      </w:r>
      <w:r>
        <w:t>Damit die SuS aktiv sind, brauchen wir noch eine Frage? So was wie:</w:t>
      </w:r>
    </w:p>
    <w:p w14:paraId="731B4F47" w14:textId="77777777" w:rsidR="002273C9" w:rsidRDefault="002273C9" w:rsidP="002273C9">
      <w:pPr>
        <w:pStyle w:val="Kommentartext"/>
      </w:pPr>
      <w:r>
        <w:t>Wen möchtest du kennenlernen? Warum?</w:t>
      </w:r>
    </w:p>
  </w:comment>
  <w:comment w:id="2228" w:author="Fabienne Schmaus" w:date="2026-04-30T17:50:00Z" w:initials="FS">
    <w:p w14:paraId="0CD804AB" w14:textId="77777777" w:rsidR="002273C9" w:rsidRDefault="002273C9" w:rsidP="002273C9">
      <w:pPr>
        <w:pStyle w:val="Kommentartext"/>
      </w:pPr>
      <w:r>
        <w:rPr>
          <w:rStyle w:val="Kommentarzeichen"/>
        </w:rPr>
        <w:annotationRef/>
      </w:r>
      <w:r>
        <w:t>Kannst du es hier bitte anpassen?</w:t>
      </w:r>
    </w:p>
    <w:p w14:paraId="5637C02E" w14:textId="77777777" w:rsidR="002273C9" w:rsidRDefault="002273C9" w:rsidP="002273C9">
      <w:pPr>
        <w:pStyle w:val="Kommentartext"/>
      </w:pPr>
    </w:p>
    <w:p w14:paraId="33D4770F" w14:textId="77777777" w:rsidR="002273C9" w:rsidRDefault="002273C9" w:rsidP="002273C9">
      <w:pPr>
        <w:pStyle w:val="Kommentartext"/>
      </w:pPr>
      <w:r>
        <w:t>Vielleicht 2 Jungs, 2 Mädchen?</w:t>
      </w:r>
    </w:p>
  </w:comment>
  <w:comment w:id="2274" w:author="Michael Kohl" w:date="2026-04-22T20:55:00Z" w:initials="MK">
    <w:p w14:paraId="74EF8AD7" w14:textId="77777777" w:rsidR="00160CD3" w:rsidRDefault="00160CD3" w:rsidP="00131045">
      <w:pPr>
        <w:pStyle w:val="Kommentartext"/>
      </w:pPr>
      <w:r>
        <w:rPr>
          <w:rStyle w:val="Kommentarzeichen"/>
        </w:rPr>
        <w:annotationRef/>
      </w:r>
      <w:r>
        <w:t>Das ist KI generiert. Wenn es für wrf bearbeitbar sein soll, dann muss ich noch was in PowerPoint erstellen</w:t>
      </w:r>
    </w:p>
  </w:comment>
  <w:comment w:id="2275" w:author="Fabienne Schmaus" w:date="2026-05-04T10:30:00Z" w:initials="FS">
    <w:p w14:paraId="4446C048" w14:textId="77777777" w:rsidR="00160CD3" w:rsidRDefault="00160CD3" w:rsidP="00160CD3">
      <w:pPr>
        <w:pStyle w:val="Kommentartext"/>
      </w:pPr>
      <w:r>
        <w:rPr>
          <w:rStyle w:val="Kommentarzeichen"/>
        </w:rPr>
        <w:annotationRef/>
      </w:r>
      <w:r>
        <w:t>Ja, das brauchen wir schon, wrf braucht meisten die bearbeitbare Variante.</w:t>
      </w:r>
    </w:p>
    <w:p w14:paraId="694B729B" w14:textId="77777777" w:rsidR="00160CD3" w:rsidRDefault="00160CD3" w:rsidP="00160CD3">
      <w:pPr>
        <w:pStyle w:val="Kommentartext"/>
      </w:pPr>
    </w:p>
    <w:p w14:paraId="3A738F35" w14:textId="77777777" w:rsidR="00160CD3" w:rsidRDefault="00160CD3" w:rsidP="00160CD3">
      <w:pPr>
        <w:pStyle w:val="Kommentartext"/>
      </w:pPr>
      <w:r>
        <w:t>+ Quellenangabe? (auch für KI-Elemente, siehe bei Abs Grundschule)</w:t>
      </w:r>
    </w:p>
  </w:comment>
  <w:comment w:id="2305" w:author="Fabienne Schmaus" w:date="2026-05-04T10:17:00Z" w:initials="FS">
    <w:p w14:paraId="560CFF75" w14:textId="77777777" w:rsidR="002273C9" w:rsidRDefault="002273C9" w:rsidP="002273C9">
      <w:pPr>
        <w:pStyle w:val="Kommentartext"/>
      </w:pPr>
      <w:r>
        <w:rPr>
          <w:rStyle w:val="Kommentarzeichen"/>
        </w:rPr>
        <w:annotationRef/>
      </w:r>
      <w:r>
        <w:t>Ich würde es hier nicht im Anhang einfügen, ich würde nur im EWH eine Infobox mit der Quelle einfügen.</w:t>
      </w:r>
    </w:p>
  </w:comment>
  <w:comment w:id="2311" w:author="Fabienne Schmaus" w:date="2026-05-04T10:18:00Z" w:initials="FS">
    <w:p w14:paraId="4C75E973" w14:textId="77777777" w:rsidR="002273C9" w:rsidRDefault="002273C9" w:rsidP="002273C9">
      <w:pPr>
        <w:pStyle w:val="Kommentartext"/>
      </w:pPr>
      <w:r>
        <w:rPr>
          <w:rStyle w:val="Kommentarzeichen"/>
        </w:rPr>
        <w:annotationRef/>
      </w:r>
      <w:r>
        <w:t>Auch hier, gerne im EWH einen kurzen Abschnitt „Hintergrund“ mit diesen Infos + Infobox mit Quelle einfügen (evtl. etwas kürzen dafür)</w:t>
      </w:r>
    </w:p>
  </w:comment>
  <w:comment w:id="2314" w:author="Fabienne Schmaus" w:date="2026-05-04T10:18:00Z" w:initials="FS">
    <w:p w14:paraId="3251247E" w14:textId="5F003866" w:rsidR="002273C9" w:rsidRDefault="002273C9" w:rsidP="002273C9">
      <w:pPr>
        <w:pStyle w:val="Kommentartext"/>
      </w:pPr>
      <w:r>
        <w:rPr>
          <w:rStyle w:val="Kommentarzeichen"/>
        </w:rPr>
        <w:annotationRef/>
      </w:r>
      <w:r>
        <w:t>Ebenso</w:t>
      </w:r>
    </w:p>
  </w:comment>
  <w:comment w:id="2462" w:author="Fabienne Schmaus" w:date="2026-04-30T17:30:00Z" w:initials="FS">
    <w:p w14:paraId="1AEDD643" w14:textId="77777777" w:rsidR="00D17BD3" w:rsidRDefault="00D17BD3" w:rsidP="00D17BD3">
      <w:pPr>
        <w:pStyle w:val="Kommentartext"/>
      </w:pPr>
      <w:r>
        <w:rPr>
          <w:rStyle w:val="Kommentarzeichen"/>
        </w:rPr>
        <w:annotationRef/>
      </w:r>
      <w:r>
        <w:t>Bitte 2-3 konkrete Beispiele anbieten.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2F63BA" w15:done="0"/>
  <w15:commentEx w15:paraId="2D369188" w15:paraIdParent="182F63BA" w15:done="0"/>
  <w15:commentEx w15:paraId="6631A77E" w15:done="0"/>
  <w15:commentEx w15:paraId="153E136D" w15:done="0"/>
  <w15:commentEx w15:paraId="3748A712" w15:paraIdParent="153E136D" w15:done="0"/>
  <w15:commentEx w15:paraId="7F743ED7" w15:done="0"/>
  <w15:commentEx w15:paraId="0061ADEA" w15:paraIdParent="7F743ED7" w15:done="0"/>
  <w15:commentEx w15:paraId="59130ADF" w15:done="0"/>
  <w15:commentEx w15:paraId="3905B9D5" w15:paraIdParent="59130ADF" w15:done="0"/>
  <w15:commentEx w15:paraId="179C659B" w15:done="0"/>
  <w15:commentEx w15:paraId="37D451A6" w15:paraIdParent="179C659B" w15:done="0"/>
  <w15:commentEx w15:paraId="1DDFE878" w15:done="0"/>
  <w15:commentEx w15:paraId="470F0CD9" w15:done="0"/>
  <w15:commentEx w15:paraId="0AD363C0" w15:done="0"/>
  <w15:commentEx w15:paraId="17F5ADD9" w15:done="0"/>
  <w15:commentEx w15:paraId="663CEDA0" w15:done="0"/>
  <w15:commentEx w15:paraId="6399A76C" w15:done="0"/>
  <w15:commentEx w15:paraId="7DEC5573" w15:done="0"/>
  <w15:commentEx w15:paraId="2AA19E14" w15:done="0"/>
  <w15:commentEx w15:paraId="1F9D2BF6" w15:done="0"/>
  <w15:commentEx w15:paraId="5E19D1DC" w15:done="0"/>
  <w15:commentEx w15:paraId="06E01D00" w15:done="0"/>
  <w15:commentEx w15:paraId="60E96A46" w15:done="0"/>
  <w15:commentEx w15:paraId="12BC4032" w15:paraIdParent="60E96A46" w15:done="0"/>
  <w15:commentEx w15:paraId="1CFA9638" w15:done="0"/>
  <w15:commentEx w15:paraId="56A65585" w15:done="0"/>
  <w15:commentEx w15:paraId="30E66DC7" w15:done="0"/>
  <w15:commentEx w15:paraId="4ACD6A2A" w15:done="0"/>
  <w15:commentEx w15:paraId="25E9EF84" w15:paraIdParent="4ACD6A2A" w15:done="0"/>
  <w15:commentEx w15:paraId="166A17F1" w15:done="0"/>
  <w15:commentEx w15:paraId="60823F24" w15:paraIdParent="166A17F1" w15:done="0"/>
  <w15:commentEx w15:paraId="5C1C24AC" w15:done="0"/>
  <w15:commentEx w15:paraId="54558623" w15:done="0"/>
  <w15:commentEx w15:paraId="15734DD3" w15:paraIdParent="54558623" w15:done="0"/>
  <w15:commentEx w15:paraId="70780579" w15:done="0"/>
  <w15:commentEx w15:paraId="47661821" w15:done="0"/>
  <w15:commentEx w15:paraId="2E33685E" w15:done="0"/>
  <w15:commentEx w15:paraId="5D830895" w15:done="0"/>
  <w15:commentEx w15:paraId="7BF6F55A" w15:paraIdParent="5D830895" w15:done="0"/>
  <w15:commentEx w15:paraId="7F75C3F8" w15:done="0"/>
  <w15:commentEx w15:paraId="000628F9" w15:done="0"/>
  <w15:commentEx w15:paraId="463C010A" w15:done="0"/>
  <w15:commentEx w15:paraId="2B9B3C35" w15:done="0"/>
  <w15:commentEx w15:paraId="7D617C91" w15:paraIdParent="2B9B3C35" w15:done="0"/>
  <w15:commentEx w15:paraId="07029227" w15:paraIdParent="2B9B3C35" w15:done="0"/>
  <w15:commentEx w15:paraId="432EEA27" w15:done="0"/>
  <w15:commentEx w15:paraId="5AAA5D81" w15:done="0"/>
  <w15:commentEx w15:paraId="54D20783" w15:paraIdParent="5AAA5D81" w15:done="0"/>
  <w15:commentEx w15:paraId="29E53422" w15:done="0"/>
  <w15:commentEx w15:paraId="590DCCE6" w15:paraIdParent="29E53422" w15:done="0"/>
  <w15:commentEx w15:paraId="61CCD7BD" w15:done="0"/>
  <w15:commentEx w15:paraId="74EC444F" w15:done="0"/>
  <w15:commentEx w15:paraId="792E17B4" w15:done="0"/>
  <w15:commentEx w15:paraId="731B4F47" w15:done="0"/>
  <w15:commentEx w15:paraId="33D4770F" w15:done="0"/>
  <w15:commentEx w15:paraId="74EF8AD7" w15:done="0"/>
  <w15:commentEx w15:paraId="3A738F35" w15:paraIdParent="74EF8AD7" w15:done="0"/>
  <w15:commentEx w15:paraId="560CFF75" w15:done="0"/>
  <w15:commentEx w15:paraId="4C75E973" w15:done="0"/>
  <w15:commentEx w15:paraId="3251247E" w15:done="0"/>
  <w15:commentEx w15:paraId="1AEDD6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3E2654" w16cex:dateUtc="2026-04-22T18:46:00Z"/>
  <w16cex:commentExtensible w16cex:durableId="11F6B902" w16cex:dateUtc="2026-04-30T13:42:00Z"/>
  <w16cex:commentExtensible w16cex:durableId="666B13E1" w16cex:dateUtc="2026-04-30T13:48:00Z"/>
  <w16cex:commentExtensible w16cex:durableId="188483F3" w16cex:dateUtc="2026-04-19T06:44:00Z"/>
  <w16cex:commentExtensible w16cex:durableId="24DB8CF9" w16cex:dateUtc="2026-04-30T13:49:00Z"/>
  <w16cex:commentExtensible w16cex:durableId="4F7E1365" w16cex:dateUtc="2026-04-22T15:13:00Z"/>
  <w16cex:commentExtensible w16cex:durableId="0BB24779" w16cex:dateUtc="2026-05-04T08:32:00Z"/>
  <w16cex:commentExtensible w16cex:durableId="19EE0E32" w16cex:dateUtc="2026-04-22T18:49:00Z"/>
  <w16cex:commentExtensible w16cex:durableId="2D4E4335" w16cex:dateUtc="2026-05-03T12:55:00Z"/>
  <w16cex:commentExtensible w16cex:durableId="14E51B89" w16cex:dateUtc="2026-04-22T18:48:00Z"/>
  <w16cex:commentExtensible w16cex:durableId="127C1CD8" w16cex:dateUtc="2026-05-04T08:43:00Z"/>
  <w16cex:commentExtensible w16cex:durableId="06D8A54B" w16cex:dateUtc="2026-04-30T14:02:00Z"/>
  <w16cex:commentExtensible w16cex:durableId="3F42045E" w16cex:dateUtc="2026-04-22T15:21:00Z"/>
  <w16cex:commentExtensible w16cex:durableId="503771DC" w16cex:dateUtc="2026-05-04T08:35:00Z"/>
  <w16cex:commentExtensible w16cex:durableId="568242FC" w16cex:dateUtc="2026-05-04T08:51:00Z"/>
  <w16cex:commentExtensible w16cex:durableId="0BD6DED6" w16cex:dateUtc="2026-05-04T08:51:00Z"/>
  <w16cex:commentExtensible w16cex:durableId="3ACEB7BD" w16cex:dateUtc="2026-04-30T14:11:00Z"/>
  <w16cex:commentExtensible w16cex:durableId="46C3046B" w16cex:dateUtc="2026-05-04T08:53:00Z"/>
  <w16cex:commentExtensible w16cex:durableId="27DEDC4A" w16cex:dateUtc="2026-05-04T08:53:00Z"/>
  <w16cex:commentExtensible w16cex:durableId="6351198E" w16cex:dateUtc="2026-05-04T08:37:00Z"/>
  <w16cex:commentExtensible w16cex:durableId="1A60B3EC" w16cex:dateUtc="2026-05-04T08:38:00Z"/>
  <w16cex:commentExtensible w16cex:durableId="08A055F2" w16cex:dateUtc="2026-05-04T09:00:00Z"/>
  <w16cex:commentExtensible w16cex:durableId="5691A3F8" w16cex:dateUtc="2026-04-22T15:30:00Z"/>
  <w16cex:commentExtensible w16cex:durableId="73BF3B27" w16cex:dateUtc="2026-05-04T08:44:00Z"/>
  <w16cex:commentExtensible w16cex:durableId="2F9959D7" w16cex:dateUtc="2026-05-04T08:00:00Z"/>
  <w16cex:commentExtensible w16cex:durableId="0F0ED760" w16cex:dateUtc="2026-05-04T08:01:00Z"/>
  <w16cex:commentExtensible w16cex:durableId="5693E30E" w16cex:dateUtc="2026-05-04T08:05:00Z"/>
  <w16cex:commentExtensible w16cex:durableId="44466277" w16cex:dateUtc="2026-04-22T06:31:00Z"/>
  <w16cex:commentExtensible w16cex:durableId="28BB2807" w16cex:dateUtc="2026-05-04T08:45:00Z"/>
  <w16cex:commentExtensible w16cex:durableId="3F90FF80" w16cex:dateUtc="2026-04-22T15:29:00Z"/>
  <w16cex:commentExtensible w16cex:durableId="311CBEF6" w16cex:dateUtc="2026-05-04T08:45:00Z"/>
  <w16cex:commentExtensible w16cex:durableId="1BCA029A" w16cex:dateUtc="2026-05-04T08:40:00Z"/>
  <w16cex:commentExtensible w16cex:durableId="4C3495B4" w16cex:dateUtc="2026-04-22T10:46:00Z"/>
  <w16cex:commentExtensible w16cex:durableId="49CE065E" w16cex:dateUtc="2026-05-04T08:47:00Z"/>
  <w16cex:commentExtensible w16cex:durableId="29EBCD31" w16cex:dateUtc="2026-05-04T08:40:00Z"/>
  <w16cex:commentExtensible w16cex:durableId="6C21A4A7" w16cex:dateUtc="2026-05-04T08:41:00Z"/>
  <w16cex:commentExtensible w16cex:durableId="2652C759" w16cex:dateUtc="2026-05-04T09:07:00Z"/>
  <w16cex:commentExtensible w16cex:durableId="7A5EFEE5" w16cex:dateUtc="2026-04-22T18:52:00Z"/>
  <w16cex:commentExtensible w16cex:durableId="1002479C" w16cex:dateUtc="2026-05-04T08:48:00Z"/>
  <w16cex:commentExtensible w16cex:durableId="522EC6C8" w16cex:dateUtc="2026-05-04T09:08:00Z"/>
  <w16cex:commentExtensible w16cex:durableId="77C5F881" w16cex:dateUtc="2026-05-03T13:00:00Z"/>
  <w16cex:commentExtensible w16cex:durableId="632A82D8" w16cex:dateUtc="2026-05-03T13:01:00Z"/>
  <w16cex:commentExtensible w16cex:durableId="7A34847B" w16cex:dateUtc="2026-04-22T15:45:00Z"/>
  <w16cex:commentExtensible w16cex:durableId="192BE88E" w16cex:dateUtc="2026-04-22T15:53:00Z"/>
  <w16cex:commentExtensible w16cex:durableId="3B265E9A" w16cex:dateUtc="2026-05-03T13:35:00Z"/>
  <w16cex:commentExtensible w16cex:durableId="1D499824" w16cex:dateUtc="2026-05-03T13:06:00Z"/>
  <w16cex:commentExtensible w16cex:durableId="0A6E226D" w16cex:dateUtc="2026-04-22T15:54:00Z"/>
  <w16cex:commentExtensible w16cex:durableId="4C84198F" w16cex:dateUtc="2026-05-04T07:25:00Z"/>
  <w16cex:commentExtensible w16cex:durableId="2D1E2712" w16cex:dateUtc="2026-04-22T10:50:00Z"/>
  <w16cex:commentExtensible w16cex:durableId="6542641C" w16cex:dateUtc="2026-05-04T07:30:00Z"/>
  <w16cex:commentExtensible w16cex:durableId="2EBE3B3A" w16cex:dateUtc="2026-04-30T15:46:00Z"/>
  <w16cex:commentExtensible w16cex:durableId="18CC0FFA" w16cex:dateUtc="2026-04-30T15:45:00Z"/>
  <w16cex:commentExtensible w16cex:durableId="48B20800" w16cex:dateUtc="2026-04-30T15:47:00Z"/>
  <w16cex:commentExtensible w16cex:durableId="067E85CA" w16cex:dateUtc="2026-05-04T08:11:00Z"/>
  <w16cex:commentExtensible w16cex:durableId="67DDEC93" w16cex:dateUtc="2026-04-30T15:50:00Z"/>
  <w16cex:commentExtensible w16cex:durableId="53851014" w16cex:dateUtc="2026-04-22T18:55:00Z"/>
  <w16cex:commentExtensible w16cex:durableId="4CE866FB" w16cex:dateUtc="2026-05-04T08:30:00Z"/>
  <w16cex:commentExtensible w16cex:durableId="787B1F82" w16cex:dateUtc="2026-05-04T08:17:00Z"/>
  <w16cex:commentExtensible w16cex:durableId="00958F55" w16cex:dateUtc="2026-05-04T08:18:00Z"/>
  <w16cex:commentExtensible w16cex:durableId="67390166" w16cex:dateUtc="2026-05-04T08:18:00Z"/>
  <w16cex:commentExtensible w16cex:durableId="5F54F6C1" w16cex:dateUtc="2026-04-30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2F63BA" w16cid:durableId="023E2654"/>
  <w16cid:commentId w16cid:paraId="2D369188" w16cid:durableId="11F6B902"/>
  <w16cid:commentId w16cid:paraId="6631A77E" w16cid:durableId="666B13E1"/>
  <w16cid:commentId w16cid:paraId="153E136D" w16cid:durableId="188483F3"/>
  <w16cid:commentId w16cid:paraId="3748A712" w16cid:durableId="24DB8CF9"/>
  <w16cid:commentId w16cid:paraId="7F743ED7" w16cid:durableId="4F7E1365"/>
  <w16cid:commentId w16cid:paraId="0061ADEA" w16cid:durableId="0BB24779"/>
  <w16cid:commentId w16cid:paraId="59130ADF" w16cid:durableId="19EE0E32"/>
  <w16cid:commentId w16cid:paraId="3905B9D5" w16cid:durableId="2D4E4335"/>
  <w16cid:commentId w16cid:paraId="179C659B" w16cid:durableId="14E51B89"/>
  <w16cid:commentId w16cid:paraId="37D451A6" w16cid:durableId="127C1CD8"/>
  <w16cid:commentId w16cid:paraId="1DDFE878" w16cid:durableId="06D8A54B"/>
  <w16cid:commentId w16cid:paraId="470F0CD9" w16cid:durableId="3F42045E"/>
  <w16cid:commentId w16cid:paraId="0AD363C0" w16cid:durableId="503771DC"/>
  <w16cid:commentId w16cid:paraId="17F5ADD9" w16cid:durableId="568242FC"/>
  <w16cid:commentId w16cid:paraId="663CEDA0" w16cid:durableId="0BD6DED6"/>
  <w16cid:commentId w16cid:paraId="6399A76C" w16cid:durableId="3ACEB7BD"/>
  <w16cid:commentId w16cid:paraId="7DEC5573" w16cid:durableId="46C3046B"/>
  <w16cid:commentId w16cid:paraId="2AA19E14" w16cid:durableId="27DEDC4A"/>
  <w16cid:commentId w16cid:paraId="1F9D2BF6" w16cid:durableId="6351198E"/>
  <w16cid:commentId w16cid:paraId="5E19D1DC" w16cid:durableId="1A60B3EC"/>
  <w16cid:commentId w16cid:paraId="06E01D00" w16cid:durableId="08A055F2"/>
  <w16cid:commentId w16cid:paraId="60E96A46" w16cid:durableId="5691A3F8"/>
  <w16cid:commentId w16cid:paraId="12BC4032" w16cid:durableId="73BF3B27"/>
  <w16cid:commentId w16cid:paraId="1CFA9638" w16cid:durableId="2F9959D7"/>
  <w16cid:commentId w16cid:paraId="56A65585" w16cid:durableId="0F0ED760"/>
  <w16cid:commentId w16cid:paraId="30E66DC7" w16cid:durableId="5693E30E"/>
  <w16cid:commentId w16cid:paraId="4ACD6A2A" w16cid:durableId="44466277"/>
  <w16cid:commentId w16cid:paraId="25E9EF84" w16cid:durableId="28BB2807"/>
  <w16cid:commentId w16cid:paraId="166A17F1" w16cid:durableId="3F90FF80"/>
  <w16cid:commentId w16cid:paraId="60823F24" w16cid:durableId="311CBEF6"/>
  <w16cid:commentId w16cid:paraId="5C1C24AC" w16cid:durableId="1BCA029A"/>
  <w16cid:commentId w16cid:paraId="54558623" w16cid:durableId="4C3495B4"/>
  <w16cid:commentId w16cid:paraId="15734DD3" w16cid:durableId="49CE065E"/>
  <w16cid:commentId w16cid:paraId="70780579" w16cid:durableId="29EBCD31"/>
  <w16cid:commentId w16cid:paraId="47661821" w16cid:durableId="6C21A4A7"/>
  <w16cid:commentId w16cid:paraId="2E33685E" w16cid:durableId="2652C759"/>
  <w16cid:commentId w16cid:paraId="5D830895" w16cid:durableId="7A5EFEE5"/>
  <w16cid:commentId w16cid:paraId="7BF6F55A" w16cid:durableId="1002479C"/>
  <w16cid:commentId w16cid:paraId="7F75C3F8" w16cid:durableId="522EC6C8"/>
  <w16cid:commentId w16cid:paraId="000628F9" w16cid:durableId="77C5F881"/>
  <w16cid:commentId w16cid:paraId="463C010A" w16cid:durableId="632A82D8"/>
  <w16cid:commentId w16cid:paraId="2B9B3C35" w16cid:durableId="7A34847B"/>
  <w16cid:commentId w16cid:paraId="7D617C91" w16cid:durableId="192BE88E"/>
  <w16cid:commentId w16cid:paraId="07029227" w16cid:durableId="3B265E9A"/>
  <w16cid:commentId w16cid:paraId="432EEA27" w16cid:durableId="1D499824"/>
  <w16cid:commentId w16cid:paraId="5AAA5D81" w16cid:durableId="0A6E226D"/>
  <w16cid:commentId w16cid:paraId="54D20783" w16cid:durableId="4C84198F"/>
  <w16cid:commentId w16cid:paraId="29E53422" w16cid:durableId="2D1E2712"/>
  <w16cid:commentId w16cid:paraId="590DCCE6" w16cid:durableId="6542641C"/>
  <w16cid:commentId w16cid:paraId="61CCD7BD" w16cid:durableId="2EBE3B3A"/>
  <w16cid:commentId w16cid:paraId="74EC444F" w16cid:durableId="18CC0FFA"/>
  <w16cid:commentId w16cid:paraId="792E17B4" w16cid:durableId="48B20800"/>
  <w16cid:commentId w16cid:paraId="731B4F47" w16cid:durableId="067E85CA"/>
  <w16cid:commentId w16cid:paraId="33D4770F" w16cid:durableId="67DDEC93"/>
  <w16cid:commentId w16cid:paraId="74EF8AD7" w16cid:durableId="53851014"/>
  <w16cid:commentId w16cid:paraId="3A738F35" w16cid:durableId="4CE866FB"/>
  <w16cid:commentId w16cid:paraId="560CFF75" w16cid:durableId="787B1F82"/>
  <w16cid:commentId w16cid:paraId="4C75E973" w16cid:durableId="00958F55"/>
  <w16cid:commentId w16cid:paraId="3251247E" w16cid:durableId="67390166"/>
  <w16cid:commentId w16cid:paraId="1AEDD643" w16cid:durableId="5F54F6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D7806" w14:textId="77777777" w:rsidR="00E73600" w:rsidRDefault="00E73600" w:rsidP="00DE2E6C">
      <w:pPr>
        <w:spacing w:after="0" w:line="240" w:lineRule="auto"/>
      </w:pPr>
      <w:r>
        <w:separator/>
      </w:r>
    </w:p>
  </w:endnote>
  <w:endnote w:type="continuationSeparator" w:id="0">
    <w:p w14:paraId="1B170D1D" w14:textId="77777777" w:rsidR="00E73600" w:rsidRDefault="00E73600"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DB98" w14:textId="77777777" w:rsidR="0013787D" w:rsidRDefault="0013787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9B19" w14:textId="77777777" w:rsidR="0013787D" w:rsidRDefault="0013787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4D75" w14:textId="77777777" w:rsidR="0013787D" w:rsidRDefault="0013787D">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9A447" w14:textId="77777777" w:rsidR="00770A2E" w:rsidRDefault="00770A2E">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7C79" w14:textId="77777777" w:rsidR="00770A2E" w:rsidRDefault="00770A2E">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18B6F" w14:textId="77777777" w:rsidR="00770A2E" w:rsidRDefault="00770A2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C2E9F" w14:textId="77777777" w:rsidR="00E73600" w:rsidRDefault="00E73600" w:rsidP="00DE2E6C">
      <w:pPr>
        <w:spacing w:after="0" w:line="240" w:lineRule="auto"/>
      </w:pPr>
      <w:r>
        <w:separator/>
      </w:r>
    </w:p>
  </w:footnote>
  <w:footnote w:type="continuationSeparator" w:id="0">
    <w:p w14:paraId="3939CD28" w14:textId="77777777" w:rsidR="00E73600" w:rsidRDefault="00E73600"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1074B" w14:textId="77777777" w:rsidR="0013787D" w:rsidRDefault="0013787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1F158" w14:textId="77777777" w:rsidR="0013787D" w:rsidRPr="00DE2E6C" w:rsidRDefault="0013787D"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Lehrkräfte – </w:t>
    </w:r>
    <w:r w:rsidRPr="00E753FF">
      <w:rPr>
        <w:sz w:val="20"/>
        <w:szCs w:val="20"/>
      </w:rPr>
      <w:t>Digitale Identität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FF81" w14:textId="77777777" w:rsidR="0013787D" w:rsidRDefault="0013787D">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5C45" w14:textId="77777777" w:rsidR="00770A2E" w:rsidRDefault="00770A2E">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589B" w14:textId="77777777" w:rsidR="00770A2E" w:rsidRPr="00DE2E6C" w:rsidRDefault="00770A2E"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Lehrkräfte – </w:t>
    </w:r>
    <w:r w:rsidRPr="00E753FF">
      <w:rPr>
        <w:sz w:val="20"/>
        <w:szCs w:val="20"/>
      </w:rPr>
      <w:t>Digitale Identität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11F5" w14:textId="77777777" w:rsidR="00770A2E" w:rsidRDefault="00770A2E">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717F4564"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D96127" w:rsidRPr="00D96127">
      <w:rPr>
        <w:sz w:val="20"/>
        <w:szCs w:val="20"/>
      </w:rPr>
      <w:t>Digitale Identität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284"/>
        </w:tabs>
        <w:ind w:left="284" w:hanging="360"/>
      </w:pPr>
      <w:rPr>
        <w:rFonts w:ascii="Symbol" w:hAnsi="Symbol" w:hint="default"/>
      </w:rPr>
    </w:lvl>
  </w:abstractNum>
  <w:abstractNum w:abstractNumId="1" w15:restartNumberingAfterBreak="0">
    <w:nsid w:val="00531395"/>
    <w:multiLevelType w:val="multilevel"/>
    <w:tmpl w:val="BF9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D6A80"/>
    <w:multiLevelType w:val="hybridMultilevel"/>
    <w:tmpl w:val="4B30D2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2EB302B"/>
    <w:multiLevelType w:val="multilevel"/>
    <w:tmpl w:val="6DE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E6D32"/>
    <w:multiLevelType w:val="multilevel"/>
    <w:tmpl w:val="BEDEC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C7A96"/>
    <w:multiLevelType w:val="multilevel"/>
    <w:tmpl w:val="307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453EA"/>
    <w:multiLevelType w:val="multilevel"/>
    <w:tmpl w:val="E31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B4F6E"/>
    <w:multiLevelType w:val="multilevel"/>
    <w:tmpl w:val="0010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7565B"/>
    <w:multiLevelType w:val="multilevel"/>
    <w:tmpl w:val="2F6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D146E"/>
    <w:multiLevelType w:val="hybridMultilevel"/>
    <w:tmpl w:val="069853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20E49EA"/>
    <w:multiLevelType w:val="hybridMultilevel"/>
    <w:tmpl w:val="8F9E46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236482C"/>
    <w:multiLevelType w:val="multilevel"/>
    <w:tmpl w:val="FA74E8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3A0200"/>
    <w:multiLevelType w:val="multilevel"/>
    <w:tmpl w:val="CD08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17B2B"/>
    <w:multiLevelType w:val="multilevel"/>
    <w:tmpl w:val="D12283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E3337A"/>
    <w:multiLevelType w:val="multilevel"/>
    <w:tmpl w:val="22962C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E661E5"/>
    <w:multiLevelType w:val="multilevel"/>
    <w:tmpl w:val="BAC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B2AEE"/>
    <w:multiLevelType w:val="multilevel"/>
    <w:tmpl w:val="377C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63D75"/>
    <w:multiLevelType w:val="multilevel"/>
    <w:tmpl w:val="CEB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32307"/>
    <w:multiLevelType w:val="multilevel"/>
    <w:tmpl w:val="D754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DB66DF"/>
    <w:multiLevelType w:val="multilevel"/>
    <w:tmpl w:val="6DE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4806A8"/>
    <w:multiLevelType w:val="hybridMultilevel"/>
    <w:tmpl w:val="F4CCC4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233484C"/>
    <w:multiLevelType w:val="multilevel"/>
    <w:tmpl w:val="9A8E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22674"/>
    <w:multiLevelType w:val="multilevel"/>
    <w:tmpl w:val="B3AA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D0018"/>
    <w:multiLevelType w:val="multilevel"/>
    <w:tmpl w:val="79B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A51AA"/>
    <w:multiLevelType w:val="multilevel"/>
    <w:tmpl w:val="692E6D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18615C"/>
    <w:multiLevelType w:val="hybridMultilevel"/>
    <w:tmpl w:val="BE1E2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D1670CB"/>
    <w:multiLevelType w:val="hybridMultilevel"/>
    <w:tmpl w:val="CEBED2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2E2A37B4"/>
    <w:multiLevelType w:val="multilevel"/>
    <w:tmpl w:val="862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AC583F"/>
    <w:multiLevelType w:val="multilevel"/>
    <w:tmpl w:val="80DE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CE4D69"/>
    <w:multiLevelType w:val="multilevel"/>
    <w:tmpl w:val="0942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E70265"/>
    <w:multiLevelType w:val="multilevel"/>
    <w:tmpl w:val="FE7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821257"/>
    <w:multiLevelType w:val="multilevel"/>
    <w:tmpl w:val="B35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6700A6"/>
    <w:multiLevelType w:val="multilevel"/>
    <w:tmpl w:val="2020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ED66B0"/>
    <w:multiLevelType w:val="multilevel"/>
    <w:tmpl w:val="958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0451ED"/>
    <w:multiLevelType w:val="hybridMultilevel"/>
    <w:tmpl w:val="07E4FA6A"/>
    <w:lvl w:ilvl="0" w:tplc="B8AC2ED4">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70D2D9B"/>
    <w:multiLevelType w:val="multilevel"/>
    <w:tmpl w:val="AB82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3C4C682B"/>
    <w:multiLevelType w:val="multilevel"/>
    <w:tmpl w:val="EF1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580DFC"/>
    <w:multiLevelType w:val="hybridMultilevel"/>
    <w:tmpl w:val="4D38C3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3EE644F7"/>
    <w:multiLevelType w:val="multilevel"/>
    <w:tmpl w:val="EE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0721DA"/>
    <w:multiLevelType w:val="multilevel"/>
    <w:tmpl w:val="92DEF202"/>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5F6929"/>
    <w:multiLevelType w:val="multilevel"/>
    <w:tmpl w:val="F6E8D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791C27"/>
    <w:multiLevelType w:val="multilevel"/>
    <w:tmpl w:val="862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DB4FE0"/>
    <w:multiLevelType w:val="hybridMultilevel"/>
    <w:tmpl w:val="2ECEFE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46433977"/>
    <w:multiLevelType w:val="multilevel"/>
    <w:tmpl w:val="826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962E0C"/>
    <w:multiLevelType w:val="multilevel"/>
    <w:tmpl w:val="586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0123B5"/>
    <w:multiLevelType w:val="hybridMultilevel"/>
    <w:tmpl w:val="A8520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48FA6B70"/>
    <w:multiLevelType w:val="multilevel"/>
    <w:tmpl w:val="D278D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720FE4"/>
    <w:multiLevelType w:val="hybridMultilevel"/>
    <w:tmpl w:val="89E69F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4CC02D9B"/>
    <w:multiLevelType w:val="multilevel"/>
    <w:tmpl w:val="C4BA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E869C9"/>
    <w:multiLevelType w:val="multilevel"/>
    <w:tmpl w:val="0B7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4A7252"/>
    <w:multiLevelType w:val="multilevel"/>
    <w:tmpl w:val="024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7531F8"/>
    <w:multiLevelType w:val="hybridMultilevel"/>
    <w:tmpl w:val="8940CF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57510D8A"/>
    <w:multiLevelType w:val="multilevel"/>
    <w:tmpl w:val="3CBC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4408CF"/>
    <w:multiLevelType w:val="hybridMultilevel"/>
    <w:tmpl w:val="CA5CE184"/>
    <w:lvl w:ilvl="0" w:tplc="3B72F072">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5C4E76A7"/>
    <w:multiLevelType w:val="multilevel"/>
    <w:tmpl w:val="4D8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7A6D35"/>
    <w:multiLevelType w:val="multilevel"/>
    <w:tmpl w:val="BFB2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0D1F1E"/>
    <w:multiLevelType w:val="multilevel"/>
    <w:tmpl w:val="D40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F24CB4"/>
    <w:multiLevelType w:val="multilevel"/>
    <w:tmpl w:val="B48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9007E4"/>
    <w:multiLevelType w:val="hybridMultilevel"/>
    <w:tmpl w:val="D9367F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9B62AA1"/>
    <w:multiLevelType w:val="multilevel"/>
    <w:tmpl w:val="455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C11BFB"/>
    <w:multiLevelType w:val="multilevel"/>
    <w:tmpl w:val="3738AB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6228EE"/>
    <w:multiLevelType w:val="multilevel"/>
    <w:tmpl w:val="C7C8F6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C20A3D"/>
    <w:multiLevelType w:val="multilevel"/>
    <w:tmpl w:val="F23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02140A"/>
    <w:multiLevelType w:val="multilevel"/>
    <w:tmpl w:val="92DEF202"/>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2136DC"/>
    <w:multiLevelType w:val="multilevel"/>
    <w:tmpl w:val="C460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113B65"/>
    <w:multiLevelType w:val="hybridMultilevel"/>
    <w:tmpl w:val="8AF2D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70413C23"/>
    <w:multiLevelType w:val="multilevel"/>
    <w:tmpl w:val="B7D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85760E"/>
    <w:multiLevelType w:val="hybridMultilevel"/>
    <w:tmpl w:val="DBEC6BE6"/>
    <w:lvl w:ilvl="0" w:tplc="9FC0191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7116331D"/>
    <w:multiLevelType w:val="multilevel"/>
    <w:tmpl w:val="19F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62794A"/>
    <w:multiLevelType w:val="multilevel"/>
    <w:tmpl w:val="D45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5C560C"/>
    <w:multiLevelType w:val="multilevel"/>
    <w:tmpl w:val="B5F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842C89"/>
    <w:multiLevelType w:val="multilevel"/>
    <w:tmpl w:val="6D5846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9B304C"/>
    <w:multiLevelType w:val="multilevel"/>
    <w:tmpl w:val="155A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9846CE"/>
    <w:multiLevelType w:val="multilevel"/>
    <w:tmpl w:val="1D7A19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9D0C7D"/>
    <w:multiLevelType w:val="multilevel"/>
    <w:tmpl w:val="717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C74466"/>
    <w:multiLevelType w:val="multilevel"/>
    <w:tmpl w:val="819C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354613"/>
    <w:multiLevelType w:val="multilevel"/>
    <w:tmpl w:val="28F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137776"/>
    <w:multiLevelType w:val="multilevel"/>
    <w:tmpl w:val="8CB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F47C3D"/>
    <w:multiLevelType w:val="multilevel"/>
    <w:tmpl w:val="EBAC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36"/>
  </w:num>
  <w:num w:numId="2" w16cid:durableId="1125269462">
    <w:abstractNumId w:val="0"/>
  </w:num>
  <w:num w:numId="3" w16cid:durableId="1826781572">
    <w:abstractNumId w:val="77"/>
  </w:num>
  <w:num w:numId="4" w16cid:durableId="282925233">
    <w:abstractNumId w:val="8"/>
  </w:num>
  <w:num w:numId="5" w16cid:durableId="1117987762">
    <w:abstractNumId w:val="79"/>
  </w:num>
  <w:num w:numId="6" w16cid:durableId="627591430">
    <w:abstractNumId w:val="41"/>
  </w:num>
  <w:num w:numId="7" w16cid:durableId="1561093422">
    <w:abstractNumId w:val="37"/>
  </w:num>
  <w:num w:numId="8" w16cid:durableId="964578192">
    <w:abstractNumId w:val="71"/>
  </w:num>
  <w:num w:numId="9" w16cid:durableId="1054892071">
    <w:abstractNumId w:val="55"/>
  </w:num>
  <w:num w:numId="10" w16cid:durableId="1897013723">
    <w:abstractNumId w:val="7"/>
  </w:num>
  <w:num w:numId="11" w16cid:durableId="1115520805">
    <w:abstractNumId w:val="31"/>
  </w:num>
  <w:num w:numId="12" w16cid:durableId="1116680921">
    <w:abstractNumId w:val="17"/>
  </w:num>
  <w:num w:numId="13" w16cid:durableId="765150660">
    <w:abstractNumId w:val="43"/>
  </w:num>
  <w:num w:numId="14" w16cid:durableId="1082683121">
    <w:abstractNumId w:val="66"/>
  </w:num>
  <w:num w:numId="15" w16cid:durableId="1984381707">
    <w:abstractNumId w:val="38"/>
  </w:num>
  <w:num w:numId="16" w16cid:durableId="462507160">
    <w:abstractNumId w:val="25"/>
  </w:num>
  <w:num w:numId="17" w16cid:durableId="713625605">
    <w:abstractNumId w:val="46"/>
  </w:num>
  <w:num w:numId="18" w16cid:durableId="532110706">
    <w:abstractNumId w:val="26"/>
  </w:num>
  <w:num w:numId="19" w16cid:durableId="1076439356">
    <w:abstractNumId w:val="54"/>
  </w:num>
  <w:num w:numId="20" w16cid:durableId="796295011">
    <w:abstractNumId w:val="34"/>
  </w:num>
  <w:num w:numId="21" w16cid:durableId="1471678422">
    <w:abstractNumId w:val="6"/>
  </w:num>
  <w:num w:numId="22" w16cid:durableId="1895505803">
    <w:abstractNumId w:val="68"/>
  </w:num>
  <w:num w:numId="23" w16cid:durableId="150827542">
    <w:abstractNumId w:val="10"/>
  </w:num>
  <w:num w:numId="24" w16cid:durableId="570695016">
    <w:abstractNumId w:val="44"/>
  </w:num>
  <w:num w:numId="25" w16cid:durableId="67384537">
    <w:abstractNumId w:val="50"/>
  </w:num>
  <w:num w:numId="26" w16cid:durableId="1156140913">
    <w:abstractNumId w:val="58"/>
  </w:num>
  <w:num w:numId="27" w16cid:durableId="2078361307">
    <w:abstractNumId w:val="63"/>
  </w:num>
  <w:num w:numId="28" w16cid:durableId="947347091">
    <w:abstractNumId w:val="1"/>
  </w:num>
  <w:num w:numId="29" w16cid:durableId="834149240">
    <w:abstractNumId w:val="75"/>
  </w:num>
  <w:num w:numId="30" w16cid:durableId="1249146853">
    <w:abstractNumId w:val="78"/>
  </w:num>
  <w:num w:numId="31" w16cid:durableId="1408258755">
    <w:abstractNumId w:val="49"/>
  </w:num>
  <w:num w:numId="32" w16cid:durableId="1212225373">
    <w:abstractNumId w:val="33"/>
  </w:num>
  <w:num w:numId="33" w16cid:durableId="524906283">
    <w:abstractNumId w:val="70"/>
  </w:num>
  <w:num w:numId="34" w16cid:durableId="367948229">
    <w:abstractNumId w:val="15"/>
  </w:num>
  <w:num w:numId="35" w16cid:durableId="2067530569">
    <w:abstractNumId w:val="51"/>
  </w:num>
  <w:num w:numId="36" w16cid:durableId="415984373">
    <w:abstractNumId w:val="39"/>
  </w:num>
  <w:num w:numId="37" w16cid:durableId="279995256">
    <w:abstractNumId w:val="29"/>
  </w:num>
  <w:num w:numId="38" w16cid:durableId="1274172741">
    <w:abstractNumId w:val="32"/>
  </w:num>
  <w:num w:numId="39" w16cid:durableId="1194420477">
    <w:abstractNumId w:val="12"/>
  </w:num>
  <w:num w:numId="40" w16cid:durableId="1402674154">
    <w:abstractNumId w:val="22"/>
  </w:num>
  <w:num w:numId="41" w16cid:durableId="6446594">
    <w:abstractNumId w:val="69"/>
  </w:num>
  <w:num w:numId="42" w16cid:durableId="1410301193">
    <w:abstractNumId w:val="65"/>
  </w:num>
  <w:num w:numId="43" w16cid:durableId="1554585378">
    <w:abstractNumId w:val="20"/>
  </w:num>
  <w:num w:numId="44" w16cid:durableId="262499986">
    <w:abstractNumId w:val="35"/>
  </w:num>
  <w:num w:numId="45" w16cid:durableId="784077461">
    <w:abstractNumId w:val="76"/>
  </w:num>
  <w:num w:numId="46" w16cid:durableId="327441928">
    <w:abstractNumId w:val="18"/>
  </w:num>
  <w:num w:numId="47" w16cid:durableId="2062705747">
    <w:abstractNumId w:val="60"/>
  </w:num>
  <w:num w:numId="48" w16cid:durableId="690105398">
    <w:abstractNumId w:val="5"/>
  </w:num>
  <w:num w:numId="49" w16cid:durableId="228804352">
    <w:abstractNumId w:val="67"/>
  </w:num>
  <w:num w:numId="50" w16cid:durableId="200673827">
    <w:abstractNumId w:val="16"/>
  </w:num>
  <w:num w:numId="51" w16cid:durableId="246116607">
    <w:abstractNumId w:val="21"/>
  </w:num>
  <w:num w:numId="52" w16cid:durableId="1824931639">
    <w:abstractNumId w:val="52"/>
  </w:num>
  <w:num w:numId="53" w16cid:durableId="794711341">
    <w:abstractNumId w:val="59"/>
  </w:num>
  <w:num w:numId="54" w16cid:durableId="495922530">
    <w:abstractNumId w:val="48"/>
  </w:num>
  <w:num w:numId="55" w16cid:durableId="2014263726">
    <w:abstractNumId w:val="9"/>
  </w:num>
  <w:num w:numId="56" w16cid:durableId="920602490">
    <w:abstractNumId w:val="56"/>
  </w:num>
  <w:num w:numId="57" w16cid:durableId="1495608509">
    <w:abstractNumId w:val="47"/>
  </w:num>
  <w:num w:numId="58" w16cid:durableId="327752908">
    <w:abstractNumId w:val="19"/>
  </w:num>
  <w:num w:numId="59" w16cid:durableId="1168597004">
    <w:abstractNumId w:val="64"/>
  </w:num>
  <w:num w:numId="60" w16cid:durableId="369770754">
    <w:abstractNumId w:val="61"/>
  </w:num>
  <w:num w:numId="61" w16cid:durableId="71704875">
    <w:abstractNumId w:val="28"/>
  </w:num>
  <w:num w:numId="62" w16cid:durableId="510992039">
    <w:abstractNumId w:val="13"/>
  </w:num>
  <w:num w:numId="63" w16cid:durableId="1645160765">
    <w:abstractNumId w:val="30"/>
  </w:num>
  <w:num w:numId="64" w16cid:durableId="879702319">
    <w:abstractNumId w:val="45"/>
  </w:num>
  <w:num w:numId="65" w16cid:durableId="1692224754">
    <w:abstractNumId w:val="4"/>
  </w:num>
  <w:num w:numId="66" w16cid:durableId="1807503020">
    <w:abstractNumId w:val="23"/>
  </w:num>
  <w:num w:numId="67" w16cid:durableId="716319819">
    <w:abstractNumId w:val="73"/>
  </w:num>
  <w:num w:numId="68" w16cid:durableId="1922373078">
    <w:abstractNumId w:val="62"/>
  </w:num>
  <w:num w:numId="69" w16cid:durableId="853879673">
    <w:abstractNumId w:val="57"/>
  </w:num>
  <w:num w:numId="70" w16cid:durableId="191961018">
    <w:abstractNumId w:val="42"/>
  </w:num>
  <w:num w:numId="71" w16cid:durableId="1986624047">
    <w:abstractNumId w:val="74"/>
  </w:num>
  <w:num w:numId="72" w16cid:durableId="1643582670">
    <w:abstractNumId w:val="24"/>
  </w:num>
  <w:num w:numId="73" w16cid:durableId="1809858290">
    <w:abstractNumId w:val="53"/>
  </w:num>
  <w:num w:numId="74" w16cid:durableId="962269561">
    <w:abstractNumId w:val="11"/>
  </w:num>
  <w:num w:numId="75" w16cid:durableId="2007242403">
    <w:abstractNumId w:val="72"/>
  </w:num>
  <w:num w:numId="76" w16cid:durableId="1643080326">
    <w:abstractNumId w:val="14"/>
  </w:num>
  <w:num w:numId="77" w16cid:durableId="490410212">
    <w:abstractNumId w:val="2"/>
  </w:num>
  <w:num w:numId="78" w16cid:durableId="1650138034">
    <w:abstractNumId w:val="40"/>
  </w:num>
  <w:num w:numId="79" w16cid:durableId="412242380">
    <w:abstractNumId w:val="3"/>
  </w:num>
  <w:num w:numId="80" w16cid:durableId="1144279526">
    <w:abstractNumId w:val="27"/>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ne Schmaus">
    <w15:presenceInfo w15:providerId="None" w15:userId="Fabienne Schmaus"/>
  </w15:person>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A5"/>
    <w:rsid w:val="00003505"/>
    <w:rsid w:val="00003903"/>
    <w:rsid w:val="00006184"/>
    <w:rsid w:val="00006C95"/>
    <w:rsid w:val="00007733"/>
    <w:rsid w:val="00007820"/>
    <w:rsid w:val="00011BC7"/>
    <w:rsid w:val="00012669"/>
    <w:rsid w:val="00015428"/>
    <w:rsid w:val="00017E9E"/>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C3C"/>
    <w:rsid w:val="0003745B"/>
    <w:rsid w:val="000375A8"/>
    <w:rsid w:val="000376B8"/>
    <w:rsid w:val="000379DE"/>
    <w:rsid w:val="00040285"/>
    <w:rsid w:val="0004121A"/>
    <w:rsid w:val="00041D84"/>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1B2A"/>
    <w:rsid w:val="00064798"/>
    <w:rsid w:val="00064E0F"/>
    <w:rsid w:val="00064E9B"/>
    <w:rsid w:val="0006578F"/>
    <w:rsid w:val="00066012"/>
    <w:rsid w:val="00066A21"/>
    <w:rsid w:val="00066ABE"/>
    <w:rsid w:val="00066DCB"/>
    <w:rsid w:val="000674E2"/>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9693E"/>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30DE"/>
    <w:rsid w:val="000B475C"/>
    <w:rsid w:val="000B4AE9"/>
    <w:rsid w:val="000B5F5A"/>
    <w:rsid w:val="000B6506"/>
    <w:rsid w:val="000B7306"/>
    <w:rsid w:val="000B77DB"/>
    <w:rsid w:val="000B7E84"/>
    <w:rsid w:val="000C073B"/>
    <w:rsid w:val="000C12B8"/>
    <w:rsid w:val="000C1785"/>
    <w:rsid w:val="000C3B43"/>
    <w:rsid w:val="000C4F3E"/>
    <w:rsid w:val="000C5B1F"/>
    <w:rsid w:val="000C5FAD"/>
    <w:rsid w:val="000C64E6"/>
    <w:rsid w:val="000C6801"/>
    <w:rsid w:val="000C6DA8"/>
    <w:rsid w:val="000C6F9D"/>
    <w:rsid w:val="000D1749"/>
    <w:rsid w:val="000D17BD"/>
    <w:rsid w:val="000D2691"/>
    <w:rsid w:val="000D5A80"/>
    <w:rsid w:val="000D79FC"/>
    <w:rsid w:val="000E1512"/>
    <w:rsid w:val="000E194F"/>
    <w:rsid w:val="000E1D45"/>
    <w:rsid w:val="000E2212"/>
    <w:rsid w:val="000E2B6E"/>
    <w:rsid w:val="000E2DEF"/>
    <w:rsid w:val="000E3B42"/>
    <w:rsid w:val="000E5551"/>
    <w:rsid w:val="000E649C"/>
    <w:rsid w:val="000E6FB8"/>
    <w:rsid w:val="000E7956"/>
    <w:rsid w:val="000F1A1B"/>
    <w:rsid w:val="000F257B"/>
    <w:rsid w:val="000F2865"/>
    <w:rsid w:val="000F4365"/>
    <w:rsid w:val="000F46F0"/>
    <w:rsid w:val="000F49E3"/>
    <w:rsid w:val="000F4B3C"/>
    <w:rsid w:val="000F5557"/>
    <w:rsid w:val="000F5F1A"/>
    <w:rsid w:val="000F6B39"/>
    <w:rsid w:val="000F6BC6"/>
    <w:rsid w:val="000F6CC1"/>
    <w:rsid w:val="000F7396"/>
    <w:rsid w:val="000F749C"/>
    <w:rsid w:val="001002B7"/>
    <w:rsid w:val="00101ECD"/>
    <w:rsid w:val="00104438"/>
    <w:rsid w:val="00104846"/>
    <w:rsid w:val="00107255"/>
    <w:rsid w:val="001103BE"/>
    <w:rsid w:val="00110A50"/>
    <w:rsid w:val="00111335"/>
    <w:rsid w:val="001113E3"/>
    <w:rsid w:val="001151A5"/>
    <w:rsid w:val="0011717A"/>
    <w:rsid w:val="0011793E"/>
    <w:rsid w:val="001212C9"/>
    <w:rsid w:val="00121A47"/>
    <w:rsid w:val="00121D2C"/>
    <w:rsid w:val="00121E21"/>
    <w:rsid w:val="0012207B"/>
    <w:rsid w:val="00122A14"/>
    <w:rsid w:val="00125AA6"/>
    <w:rsid w:val="00125F84"/>
    <w:rsid w:val="001272A6"/>
    <w:rsid w:val="00130758"/>
    <w:rsid w:val="00130CF8"/>
    <w:rsid w:val="00131045"/>
    <w:rsid w:val="0013110C"/>
    <w:rsid w:val="001312D8"/>
    <w:rsid w:val="0013190B"/>
    <w:rsid w:val="00131991"/>
    <w:rsid w:val="00131DDC"/>
    <w:rsid w:val="001321BE"/>
    <w:rsid w:val="0013295E"/>
    <w:rsid w:val="00133A74"/>
    <w:rsid w:val="00133E39"/>
    <w:rsid w:val="00134844"/>
    <w:rsid w:val="00135020"/>
    <w:rsid w:val="001353E2"/>
    <w:rsid w:val="00135B2D"/>
    <w:rsid w:val="0013787D"/>
    <w:rsid w:val="00140609"/>
    <w:rsid w:val="001422F6"/>
    <w:rsid w:val="00142F5F"/>
    <w:rsid w:val="00144748"/>
    <w:rsid w:val="00146108"/>
    <w:rsid w:val="001500C5"/>
    <w:rsid w:val="00151247"/>
    <w:rsid w:val="001535CC"/>
    <w:rsid w:val="001540CD"/>
    <w:rsid w:val="001545E1"/>
    <w:rsid w:val="00155698"/>
    <w:rsid w:val="00156007"/>
    <w:rsid w:val="00156AD6"/>
    <w:rsid w:val="00156C59"/>
    <w:rsid w:val="001571F0"/>
    <w:rsid w:val="0015767B"/>
    <w:rsid w:val="00160CD3"/>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517C"/>
    <w:rsid w:val="00175712"/>
    <w:rsid w:val="00175E8D"/>
    <w:rsid w:val="00175F84"/>
    <w:rsid w:val="001764B4"/>
    <w:rsid w:val="00176E66"/>
    <w:rsid w:val="001774AD"/>
    <w:rsid w:val="00177616"/>
    <w:rsid w:val="00177EFD"/>
    <w:rsid w:val="001809C4"/>
    <w:rsid w:val="001820EE"/>
    <w:rsid w:val="00182FD5"/>
    <w:rsid w:val="00183767"/>
    <w:rsid w:val="00184AAB"/>
    <w:rsid w:val="00184B84"/>
    <w:rsid w:val="00185217"/>
    <w:rsid w:val="0018527D"/>
    <w:rsid w:val="00185544"/>
    <w:rsid w:val="00186A3D"/>
    <w:rsid w:val="00186D76"/>
    <w:rsid w:val="0018721F"/>
    <w:rsid w:val="00187EB1"/>
    <w:rsid w:val="00190034"/>
    <w:rsid w:val="00190793"/>
    <w:rsid w:val="001930FC"/>
    <w:rsid w:val="001947FB"/>
    <w:rsid w:val="00194BE5"/>
    <w:rsid w:val="00195814"/>
    <w:rsid w:val="00195E58"/>
    <w:rsid w:val="00195F55"/>
    <w:rsid w:val="00197CDA"/>
    <w:rsid w:val="001A1AF1"/>
    <w:rsid w:val="001A2251"/>
    <w:rsid w:val="001A233C"/>
    <w:rsid w:val="001A39D1"/>
    <w:rsid w:val="001A4A5C"/>
    <w:rsid w:val="001A4A77"/>
    <w:rsid w:val="001A5075"/>
    <w:rsid w:val="001A5938"/>
    <w:rsid w:val="001A61B2"/>
    <w:rsid w:val="001B06A5"/>
    <w:rsid w:val="001B1080"/>
    <w:rsid w:val="001B1368"/>
    <w:rsid w:val="001B42F1"/>
    <w:rsid w:val="001B47E0"/>
    <w:rsid w:val="001B65E1"/>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1834"/>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73C9"/>
    <w:rsid w:val="00227FEA"/>
    <w:rsid w:val="00230142"/>
    <w:rsid w:val="00232242"/>
    <w:rsid w:val="002324A8"/>
    <w:rsid w:val="002331FF"/>
    <w:rsid w:val="00233360"/>
    <w:rsid w:val="00233BDB"/>
    <w:rsid w:val="002373F7"/>
    <w:rsid w:val="00237E50"/>
    <w:rsid w:val="00242A24"/>
    <w:rsid w:val="00243207"/>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80ED6"/>
    <w:rsid w:val="002828B1"/>
    <w:rsid w:val="00284806"/>
    <w:rsid w:val="00284A72"/>
    <w:rsid w:val="002853AD"/>
    <w:rsid w:val="0028656F"/>
    <w:rsid w:val="0029136F"/>
    <w:rsid w:val="0029390D"/>
    <w:rsid w:val="00297732"/>
    <w:rsid w:val="00297872"/>
    <w:rsid w:val="002A0531"/>
    <w:rsid w:val="002A0C3C"/>
    <w:rsid w:val="002A1115"/>
    <w:rsid w:val="002A1C9E"/>
    <w:rsid w:val="002A2C0A"/>
    <w:rsid w:val="002A3717"/>
    <w:rsid w:val="002A55F4"/>
    <w:rsid w:val="002A7A7A"/>
    <w:rsid w:val="002A7ABC"/>
    <w:rsid w:val="002B181F"/>
    <w:rsid w:val="002B27F4"/>
    <w:rsid w:val="002B2B97"/>
    <w:rsid w:val="002B3960"/>
    <w:rsid w:val="002B5909"/>
    <w:rsid w:val="002B75A8"/>
    <w:rsid w:val="002C0757"/>
    <w:rsid w:val="002C0A05"/>
    <w:rsid w:val="002C0AF9"/>
    <w:rsid w:val="002C12B8"/>
    <w:rsid w:val="002C1726"/>
    <w:rsid w:val="002C2822"/>
    <w:rsid w:val="002C39FF"/>
    <w:rsid w:val="002C4A1D"/>
    <w:rsid w:val="002C5BB5"/>
    <w:rsid w:val="002C705E"/>
    <w:rsid w:val="002C7562"/>
    <w:rsid w:val="002C7E9A"/>
    <w:rsid w:val="002D10D7"/>
    <w:rsid w:val="002D1F99"/>
    <w:rsid w:val="002D440D"/>
    <w:rsid w:val="002D6935"/>
    <w:rsid w:val="002D6E38"/>
    <w:rsid w:val="002D7920"/>
    <w:rsid w:val="002D7EA8"/>
    <w:rsid w:val="002E00A1"/>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4C76"/>
    <w:rsid w:val="003061D9"/>
    <w:rsid w:val="00307546"/>
    <w:rsid w:val="0031077A"/>
    <w:rsid w:val="003118E1"/>
    <w:rsid w:val="003122D1"/>
    <w:rsid w:val="00312D9F"/>
    <w:rsid w:val="00314B21"/>
    <w:rsid w:val="003154D2"/>
    <w:rsid w:val="00317B2A"/>
    <w:rsid w:val="003202AE"/>
    <w:rsid w:val="003204CA"/>
    <w:rsid w:val="00321832"/>
    <w:rsid w:val="00323656"/>
    <w:rsid w:val="00325139"/>
    <w:rsid w:val="0032545A"/>
    <w:rsid w:val="0032628D"/>
    <w:rsid w:val="003267F6"/>
    <w:rsid w:val="00327536"/>
    <w:rsid w:val="00327A73"/>
    <w:rsid w:val="00327F17"/>
    <w:rsid w:val="003302D4"/>
    <w:rsid w:val="003323F8"/>
    <w:rsid w:val="00333041"/>
    <w:rsid w:val="00333AB3"/>
    <w:rsid w:val="003354E5"/>
    <w:rsid w:val="00335D18"/>
    <w:rsid w:val="00337407"/>
    <w:rsid w:val="00337AD2"/>
    <w:rsid w:val="003421B4"/>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66D67"/>
    <w:rsid w:val="003701A9"/>
    <w:rsid w:val="003705DB"/>
    <w:rsid w:val="00370BFF"/>
    <w:rsid w:val="00371E27"/>
    <w:rsid w:val="00373C96"/>
    <w:rsid w:val="00375728"/>
    <w:rsid w:val="00376263"/>
    <w:rsid w:val="00376613"/>
    <w:rsid w:val="003775FD"/>
    <w:rsid w:val="003779D1"/>
    <w:rsid w:val="00382599"/>
    <w:rsid w:val="00383496"/>
    <w:rsid w:val="00383C3E"/>
    <w:rsid w:val="003843DC"/>
    <w:rsid w:val="003846AE"/>
    <w:rsid w:val="00384853"/>
    <w:rsid w:val="00392C0F"/>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2D6B"/>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F0A"/>
    <w:rsid w:val="003E4D6A"/>
    <w:rsid w:val="003E56C7"/>
    <w:rsid w:val="003E6589"/>
    <w:rsid w:val="003E6B4D"/>
    <w:rsid w:val="003F0905"/>
    <w:rsid w:val="003F1729"/>
    <w:rsid w:val="003F1E39"/>
    <w:rsid w:val="003F23F5"/>
    <w:rsid w:val="003F3E88"/>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E01"/>
    <w:rsid w:val="00416E41"/>
    <w:rsid w:val="00417915"/>
    <w:rsid w:val="00417B64"/>
    <w:rsid w:val="00420141"/>
    <w:rsid w:val="00420DA0"/>
    <w:rsid w:val="00422173"/>
    <w:rsid w:val="004226B2"/>
    <w:rsid w:val="004234DE"/>
    <w:rsid w:val="00423A7E"/>
    <w:rsid w:val="00423DAF"/>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2EB"/>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B7B2D"/>
    <w:rsid w:val="004C2B76"/>
    <w:rsid w:val="004C3F8C"/>
    <w:rsid w:val="004C437B"/>
    <w:rsid w:val="004C47BB"/>
    <w:rsid w:val="004C6AB2"/>
    <w:rsid w:val="004C6CFA"/>
    <w:rsid w:val="004C7251"/>
    <w:rsid w:val="004D03B9"/>
    <w:rsid w:val="004D04A4"/>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D6"/>
    <w:rsid w:val="004E7D35"/>
    <w:rsid w:val="004E7FFE"/>
    <w:rsid w:val="004F0851"/>
    <w:rsid w:val="004F0BA8"/>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0C27"/>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2C7F"/>
    <w:rsid w:val="00543C7B"/>
    <w:rsid w:val="00543FD6"/>
    <w:rsid w:val="00544D15"/>
    <w:rsid w:val="00544EAC"/>
    <w:rsid w:val="00545567"/>
    <w:rsid w:val="00545784"/>
    <w:rsid w:val="0054666E"/>
    <w:rsid w:val="005473BC"/>
    <w:rsid w:val="00550552"/>
    <w:rsid w:val="00550826"/>
    <w:rsid w:val="00550B13"/>
    <w:rsid w:val="005521DF"/>
    <w:rsid w:val="00552777"/>
    <w:rsid w:val="00554F2B"/>
    <w:rsid w:val="00555716"/>
    <w:rsid w:val="00555E80"/>
    <w:rsid w:val="00556165"/>
    <w:rsid w:val="0055675D"/>
    <w:rsid w:val="005567F9"/>
    <w:rsid w:val="00556BE3"/>
    <w:rsid w:val="00557871"/>
    <w:rsid w:val="005608D1"/>
    <w:rsid w:val="00561784"/>
    <w:rsid w:val="00561C61"/>
    <w:rsid w:val="00561CDE"/>
    <w:rsid w:val="0056204F"/>
    <w:rsid w:val="005624BB"/>
    <w:rsid w:val="00563042"/>
    <w:rsid w:val="005638B1"/>
    <w:rsid w:val="005656FF"/>
    <w:rsid w:val="00566E18"/>
    <w:rsid w:val="005671D6"/>
    <w:rsid w:val="005674EF"/>
    <w:rsid w:val="005679E3"/>
    <w:rsid w:val="005701DD"/>
    <w:rsid w:val="00570CB8"/>
    <w:rsid w:val="0057151D"/>
    <w:rsid w:val="005719CC"/>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97F27"/>
    <w:rsid w:val="005A18B8"/>
    <w:rsid w:val="005A1DA6"/>
    <w:rsid w:val="005A2F63"/>
    <w:rsid w:val="005A2F9F"/>
    <w:rsid w:val="005A3174"/>
    <w:rsid w:val="005A3CF8"/>
    <w:rsid w:val="005A4540"/>
    <w:rsid w:val="005A4794"/>
    <w:rsid w:val="005A4C26"/>
    <w:rsid w:val="005A586F"/>
    <w:rsid w:val="005A69CA"/>
    <w:rsid w:val="005A69DA"/>
    <w:rsid w:val="005A766B"/>
    <w:rsid w:val="005A7B9B"/>
    <w:rsid w:val="005B194D"/>
    <w:rsid w:val="005B283F"/>
    <w:rsid w:val="005B2C28"/>
    <w:rsid w:val="005B3511"/>
    <w:rsid w:val="005B3BAB"/>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944"/>
    <w:rsid w:val="005D5950"/>
    <w:rsid w:val="005D5D92"/>
    <w:rsid w:val="005D609B"/>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9B0"/>
    <w:rsid w:val="00637EE9"/>
    <w:rsid w:val="00637FC7"/>
    <w:rsid w:val="00640A08"/>
    <w:rsid w:val="00640C7A"/>
    <w:rsid w:val="006435F8"/>
    <w:rsid w:val="00643CF5"/>
    <w:rsid w:val="00646342"/>
    <w:rsid w:val="006465FA"/>
    <w:rsid w:val="006471C7"/>
    <w:rsid w:val="00647DF1"/>
    <w:rsid w:val="00652C31"/>
    <w:rsid w:val="00653D0C"/>
    <w:rsid w:val="00654588"/>
    <w:rsid w:val="00655405"/>
    <w:rsid w:val="00656135"/>
    <w:rsid w:val="00656477"/>
    <w:rsid w:val="00656888"/>
    <w:rsid w:val="00656F1F"/>
    <w:rsid w:val="00660B2D"/>
    <w:rsid w:val="0066100B"/>
    <w:rsid w:val="00661382"/>
    <w:rsid w:val="0066185B"/>
    <w:rsid w:val="0066295E"/>
    <w:rsid w:val="00662ADA"/>
    <w:rsid w:val="00662C56"/>
    <w:rsid w:val="006633BE"/>
    <w:rsid w:val="00663AD7"/>
    <w:rsid w:val="00664A4B"/>
    <w:rsid w:val="00664F00"/>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8B2"/>
    <w:rsid w:val="00683D52"/>
    <w:rsid w:val="00684AD1"/>
    <w:rsid w:val="00686955"/>
    <w:rsid w:val="00686A98"/>
    <w:rsid w:val="00690584"/>
    <w:rsid w:val="00690D50"/>
    <w:rsid w:val="006919E2"/>
    <w:rsid w:val="006927F5"/>
    <w:rsid w:val="00692A61"/>
    <w:rsid w:val="00694625"/>
    <w:rsid w:val="006953CB"/>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2311"/>
    <w:rsid w:val="006C2C41"/>
    <w:rsid w:val="006C3359"/>
    <w:rsid w:val="006C3B22"/>
    <w:rsid w:val="006C3CC0"/>
    <w:rsid w:val="006C50AA"/>
    <w:rsid w:val="006C5BDB"/>
    <w:rsid w:val="006C5F4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0FCD"/>
    <w:rsid w:val="0070158E"/>
    <w:rsid w:val="007021A3"/>
    <w:rsid w:val="00705F29"/>
    <w:rsid w:val="00706E44"/>
    <w:rsid w:val="00706FBE"/>
    <w:rsid w:val="00707DA0"/>
    <w:rsid w:val="007105B2"/>
    <w:rsid w:val="007113C1"/>
    <w:rsid w:val="00711B41"/>
    <w:rsid w:val="00712584"/>
    <w:rsid w:val="00712EAB"/>
    <w:rsid w:val="00713AEB"/>
    <w:rsid w:val="0071418E"/>
    <w:rsid w:val="00714487"/>
    <w:rsid w:val="00716166"/>
    <w:rsid w:val="0071706B"/>
    <w:rsid w:val="007204FD"/>
    <w:rsid w:val="00720B5E"/>
    <w:rsid w:val="007219C4"/>
    <w:rsid w:val="00721B3D"/>
    <w:rsid w:val="00721E80"/>
    <w:rsid w:val="00722F61"/>
    <w:rsid w:val="0072305C"/>
    <w:rsid w:val="007246D5"/>
    <w:rsid w:val="00725B28"/>
    <w:rsid w:val="00725E5E"/>
    <w:rsid w:val="00726D33"/>
    <w:rsid w:val="007278EA"/>
    <w:rsid w:val="007279BB"/>
    <w:rsid w:val="0073054B"/>
    <w:rsid w:val="007308CE"/>
    <w:rsid w:val="00732F06"/>
    <w:rsid w:val="00733748"/>
    <w:rsid w:val="00733EB3"/>
    <w:rsid w:val="00734024"/>
    <w:rsid w:val="00734742"/>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FA9"/>
    <w:rsid w:val="0075217B"/>
    <w:rsid w:val="00752C48"/>
    <w:rsid w:val="00754BEE"/>
    <w:rsid w:val="00755248"/>
    <w:rsid w:val="00755CEC"/>
    <w:rsid w:val="007570C7"/>
    <w:rsid w:val="00760008"/>
    <w:rsid w:val="0076363A"/>
    <w:rsid w:val="00764188"/>
    <w:rsid w:val="007643FE"/>
    <w:rsid w:val="00764931"/>
    <w:rsid w:val="007655FD"/>
    <w:rsid w:val="00766EFD"/>
    <w:rsid w:val="00767818"/>
    <w:rsid w:val="007700BF"/>
    <w:rsid w:val="00770A2E"/>
    <w:rsid w:val="00770D70"/>
    <w:rsid w:val="0077414B"/>
    <w:rsid w:val="00775017"/>
    <w:rsid w:val="00775493"/>
    <w:rsid w:val="00776316"/>
    <w:rsid w:val="00776493"/>
    <w:rsid w:val="007767EE"/>
    <w:rsid w:val="00776D0A"/>
    <w:rsid w:val="00776E13"/>
    <w:rsid w:val="007771E2"/>
    <w:rsid w:val="00777401"/>
    <w:rsid w:val="00784D93"/>
    <w:rsid w:val="00785E9B"/>
    <w:rsid w:val="007861A6"/>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41B8"/>
    <w:rsid w:val="007A443D"/>
    <w:rsid w:val="007A467C"/>
    <w:rsid w:val="007A47D3"/>
    <w:rsid w:val="007A52B0"/>
    <w:rsid w:val="007A68A6"/>
    <w:rsid w:val="007B04DF"/>
    <w:rsid w:val="007B1617"/>
    <w:rsid w:val="007B2AE7"/>
    <w:rsid w:val="007B2CE6"/>
    <w:rsid w:val="007B4305"/>
    <w:rsid w:val="007B4468"/>
    <w:rsid w:val="007B50E3"/>
    <w:rsid w:val="007B517C"/>
    <w:rsid w:val="007B59A2"/>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7F53"/>
    <w:rsid w:val="007D4363"/>
    <w:rsid w:val="007D4928"/>
    <w:rsid w:val="007D6959"/>
    <w:rsid w:val="007D718C"/>
    <w:rsid w:val="007D7947"/>
    <w:rsid w:val="007D7E93"/>
    <w:rsid w:val="007D7FE0"/>
    <w:rsid w:val="007E0013"/>
    <w:rsid w:val="007E17B8"/>
    <w:rsid w:val="007E1A23"/>
    <w:rsid w:val="007E2BFD"/>
    <w:rsid w:val="007E31F3"/>
    <w:rsid w:val="007E4599"/>
    <w:rsid w:val="007E4C71"/>
    <w:rsid w:val="007E5755"/>
    <w:rsid w:val="007E6355"/>
    <w:rsid w:val="007E63BA"/>
    <w:rsid w:val="007E6D33"/>
    <w:rsid w:val="007E7556"/>
    <w:rsid w:val="007F122C"/>
    <w:rsid w:val="007F27C1"/>
    <w:rsid w:val="007F2FBC"/>
    <w:rsid w:val="007F4197"/>
    <w:rsid w:val="007F5F7C"/>
    <w:rsid w:val="007F5F99"/>
    <w:rsid w:val="007F6449"/>
    <w:rsid w:val="007F6926"/>
    <w:rsid w:val="007F7AEC"/>
    <w:rsid w:val="007F7B7B"/>
    <w:rsid w:val="007F7D73"/>
    <w:rsid w:val="00802533"/>
    <w:rsid w:val="00804097"/>
    <w:rsid w:val="00804F1B"/>
    <w:rsid w:val="008053D0"/>
    <w:rsid w:val="00806248"/>
    <w:rsid w:val="008067FF"/>
    <w:rsid w:val="00806FD5"/>
    <w:rsid w:val="008070CE"/>
    <w:rsid w:val="0080759A"/>
    <w:rsid w:val="00807634"/>
    <w:rsid w:val="00807CF5"/>
    <w:rsid w:val="008100B3"/>
    <w:rsid w:val="00810DF4"/>
    <w:rsid w:val="008117D2"/>
    <w:rsid w:val="0081240B"/>
    <w:rsid w:val="00812E8C"/>
    <w:rsid w:val="008133B2"/>
    <w:rsid w:val="00814699"/>
    <w:rsid w:val="00815C6D"/>
    <w:rsid w:val="00816035"/>
    <w:rsid w:val="0081611F"/>
    <w:rsid w:val="0082062E"/>
    <w:rsid w:val="0082064F"/>
    <w:rsid w:val="00821572"/>
    <w:rsid w:val="00824F4F"/>
    <w:rsid w:val="008251EF"/>
    <w:rsid w:val="0082571B"/>
    <w:rsid w:val="00825A16"/>
    <w:rsid w:val="00826D7A"/>
    <w:rsid w:val="00830DA9"/>
    <w:rsid w:val="00831DEE"/>
    <w:rsid w:val="00831E84"/>
    <w:rsid w:val="00831ECC"/>
    <w:rsid w:val="00832003"/>
    <w:rsid w:val="008347AD"/>
    <w:rsid w:val="00834A7F"/>
    <w:rsid w:val="008357D8"/>
    <w:rsid w:val="00835DA7"/>
    <w:rsid w:val="00836655"/>
    <w:rsid w:val="00836D9B"/>
    <w:rsid w:val="00837C6B"/>
    <w:rsid w:val="008414B8"/>
    <w:rsid w:val="008422F8"/>
    <w:rsid w:val="00842518"/>
    <w:rsid w:val="008428D0"/>
    <w:rsid w:val="00843F52"/>
    <w:rsid w:val="0084560F"/>
    <w:rsid w:val="00845C65"/>
    <w:rsid w:val="00846829"/>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5C1E"/>
    <w:rsid w:val="00886242"/>
    <w:rsid w:val="00886EAD"/>
    <w:rsid w:val="00887549"/>
    <w:rsid w:val="008877FE"/>
    <w:rsid w:val="00890249"/>
    <w:rsid w:val="0089193B"/>
    <w:rsid w:val="00892C18"/>
    <w:rsid w:val="00894440"/>
    <w:rsid w:val="00894BA2"/>
    <w:rsid w:val="00895947"/>
    <w:rsid w:val="008968BA"/>
    <w:rsid w:val="008A06A7"/>
    <w:rsid w:val="008A08E2"/>
    <w:rsid w:val="008A204F"/>
    <w:rsid w:val="008A21C3"/>
    <w:rsid w:val="008A271D"/>
    <w:rsid w:val="008A393C"/>
    <w:rsid w:val="008A4493"/>
    <w:rsid w:val="008A5EF5"/>
    <w:rsid w:val="008A6BBD"/>
    <w:rsid w:val="008A725E"/>
    <w:rsid w:val="008A7FB4"/>
    <w:rsid w:val="008B005A"/>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A1F"/>
    <w:rsid w:val="008D0DAD"/>
    <w:rsid w:val="008D38A2"/>
    <w:rsid w:val="008D4192"/>
    <w:rsid w:val="008D439A"/>
    <w:rsid w:val="008D43C5"/>
    <w:rsid w:val="008D4932"/>
    <w:rsid w:val="008D7E9C"/>
    <w:rsid w:val="008E26DE"/>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6DC8"/>
    <w:rsid w:val="00937A98"/>
    <w:rsid w:val="00941CE3"/>
    <w:rsid w:val="00942E55"/>
    <w:rsid w:val="00943A71"/>
    <w:rsid w:val="00945416"/>
    <w:rsid w:val="00945BA3"/>
    <w:rsid w:val="00947F72"/>
    <w:rsid w:val="00950EC5"/>
    <w:rsid w:val="0095382B"/>
    <w:rsid w:val="00954804"/>
    <w:rsid w:val="00954EBD"/>
    <w:rsid w:val="00954F85"/>
    <w:rsid w:val="00955206"/>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458"/>
    <w:rsid w:val="009B2596"/>
    <w:rsid w:val="009B2648"/>
    <w:rsid w:val="009B3A0E"/>
    <w:rsid w:val="009B4167"/>
    <w:rsid w:val="009B48D1"/>
    <w:rsid w:val="009B4E74"/>
    <w:rsid w:val="009B5A37"/>
    <w:rsid w:val="009B5AC8"/>
    <w:rsid w:val="009B5D66"/>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E065E"/>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EBC"/>
    <w:rsid w:val="00A110FC"/>
    <w:rsid w:val="00A12671"/>
    <w:rsid w:val="00A12AA0"/>
    <w:rsid w:val="00A14015"/>
    <w:rsid w:val="00A1403C"/>
    <w:rsid w:val="00A14FDE"/>
    <w:rsid w:val="00A1768F"/>
    <w:rsid w:val="00A17D8E"/>
    <w:rsid w:val="00A17F23"/>
    <w:rsid w:val="00A206C0"/>
    <w:rsid w:val="00A20E38"/>
    <w:rsid w:val="00A2134E"/>
    <w:rsid w:val="00A22F9B"/>
    <w:rsid w:val="00A23D06"/>
    <w:rsid w:val="00A23F96"/>
    <w:rsid w:val="00A24EE4"/>
    <w:rsid w:val="00A24F99"/>
    <w:rsid w:val="00A2540B"/>
    <w:rsid w:val="00A25530"/>
    <w:rsid w:val="00A25B73"/>
    <w:rsid w:val="00A263B3"/>
    <w:rsid w:val="00A263DC"/>
    <w:rsid w:val="00A26698"/>
    <w:rsid w:val="00A30071"/>
    <w:rsid w:val="00A30251"/>
    <w:rsid w:val="00A317B0"/>
    <w:rsid w:val="00A322BF"/>
    <w:rsid w:val="00A32DC8"/>
    <w:rsid w:val="00A353DE"/>
    <w:rsid w:val="00A36440"/>
    <w:rsid w:val="00A365ED"/>
    <w:rsid w:val="00A37A33"/>
    <w:rsid w:val="00A42DE1"/>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1B33"/>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2F61"/>
    <w:rsid w:val="00A93E06"/>
    <w:rsid w:val="00A95B50"/>
    <w:rsid w:val="00A95D33"/>
    <w:rsid w:val="00AA07DD"/>
    <w:rsid w:val="00AA104B"/>
    <w:rsid w:val="00AA260C"/>
    <w:rsid w:val="00AA28DC"/>
    <w:rsid w:val="00AA3A7E"/>
    <w:rsid w:val="00AA46EA"/>
    <w:rsid w:val="00AA528F"/>
    <w:rsid w:val="00AA56DE"/>
    <w:rsid w:val="00AA6AB4"/>
    <w:rsid w:val="00AA71C5"/>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43DB"/>
    <w:rsid w:val="00AC5B1D"/>
    <w:rsid w:val="00AC68A2"/>
    <w:rsid w:val="00AC68BE"/>
    <w:rsid w:val="00AC68FC"/>
    <w:rsid w:val="00AC6CBE"/>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2AA4"/>
    <w:rsid w:val="00B765E3"/>
    <w:rsid w:val="00B76866"/>
    <w:rsid w:val="00B76D4F"/>
    <w:rsid w:val="00B801EF"/>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1B50"/>
    <w:rsid w:val="00BA1E04"/>
    <w:rsid w:val="00BA1F9A"/>
    <w:rsid w:val="00BA2D34"/>
    <w:rsid w:val="00BA3479"/>
    <w:rsid w:val="00BA3B08"/>
    <w:rsid w:val="00BA3F12"/>
    <w:rsid w:val="00BA53A5"/>
    <w:rsid w:val="00BA5643"/>
    <w:rsid w:val="00BA5991"/>
    <w:rsid w:val="00BA62D7"/>
    <w:rsid w:val="00BA6569"/>
    <w:rsid w:val="00BA68F9"/>
    <w:rsid w:val="00BB00E2"/>
    <w:rsid w:val="00BB29D2"/>
    <w:rsid w:val="00BB2F75"/>
    <w:rsid w:val="00BB2FBC"/>
    <w:rsid w:val="00BB348C"/>
    <w:rsid w:val="00BB3F21"/>
    <w:rsid w:val="00BB48CE"/>
    <w:rsid w:val="00BB4955"/>
    <w:rsid w:val="00BB57DC"/>
    <w:rsid w:val="00BB58EA"/>
    <w:rsid w:val="00BB713C"/>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DE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0EC"/>
    <w:rsid w:val="00C06637"/>
    <w:rsid w:val="00C06C49"/>
    <w:rsid w:val="00C07640"/>
    <w:rsid w:val="00C11632"/>
    <w:rsid w:val="00C131E5"/>
    <w:rsid w:val="00C1392B"/>
    <w:rsid w:val="00C13AC0"/>
    <w:rsid w:val="00C14BB1"/>
    <w:rsid w:val="00C14CBC"/>
    <w:rsid w:val="00C16953"/>
    <w:rsid w:val="00C17639"/>
    <w:rsid w:val="00C179CB"/>
    <w:rsid w:val="00C20AC9"/>
    <w:rsid w:val="00C21459"/>
    <w:rsid w:val="00C22377"/>
    <w:rsid w:val="00C223C1"/>
    <w:rsid w:val="00C23B6F"/>
    <w:rsid w:val="00C24DA6"/>
    <w:rsid w:val="00C276FE"/>
    <w:rsid w:val="00C309E1"/>
    <w:rsid w:val="00C31A80"/>
    <w:rsid w:val="00C33259"/>
    <w:rsid w:val="00C3347E"/>
    <w:rsid w:val="00C33C81"/>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F31"/>
    <w:rsid w:val="00C47075"/>
    <w:rsid w:val="00C47A8E"/>
    <w:rsid w:val="00C516C8"/>
    <w:rsid w:val="00C521CA"/>
    <w:rsid w:val="00C534B5"/>
    <w:rsid w:val="00C53615"/>
    <w:rsid w:val="00C537D5"/>
    <w:rsid w:val="00C548EF"/>
    <w:rsid w:val="00C5515F"/>
    <w:rsid w:val="00C55C45"/>
    <w:rsid w:val="00C56D33"/>
    <w:rsid w:val="00C57126"/>
    <w:rsid w:val="00C573E6"/>
    <w:rsid w:val="00C605A5"/>
    <w:rsid w:val="00C60E54"/>
    <w:rsid w:val="00C61248"/>
    <w:rsid w:val="00C6493E"/>
    <w:rsid w:val="00C65351"/>
    <w:rsid w:val="00C6608C"/>
    <w:rsid w:val="00C676FD"/>
    <w:rsid w:val="00C67AEC"/>
    <w:rsid w:val="00C67FAF"/>
    <w:rsid w:val="00C7000A"/>
    <w:rsid w:val="00C71267"/>
    <w:rsid w:val="00C73848"/>
    <w:rsid w:val="00C73C89"/>
    <w:rsid w:val="00C753EB"/>
    <w:rsid w:val="00C7549A"/>
    <w:rsid w:val="00C75DD7"/>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21C2"/>
    <w:rsid w:val="00C9303E"/>
    <w:rsid w:val="00C93EAA"/>
    <w:rsid w:val="00C979FD"/>
    <w:rsid w:val="00CA028B"/>
    <w:rsid w:val="00CA1153"/>
    <w:rsid w:val="00CA15C9"/>
    <w:rsid w:val="00CA2560"/>
    <w:rsid w:val="00CA28D3"/>
    <w:rsid w:val="00CA370E"/>
    <w:rsid w:val="00CA3725"/>
    <w:rsid w:val="00CA3D92"/>
    <w:rsid w:val="00CA46D2"/>
    <w:rsid w:val="00CA6C43"/>
    <w:rsid w:val="00CA6DDE"/>
    <w:rsid w:val="00CA7988"/>
    <w:rsid w:val="00CA7D74"/>
    <w:rsid w:val="00CB1537"/>
    <w:rsid w:val="00CB2667"/>
    <w:rsid w:val="00CB4BCA"/>
    <w:rsid w:val="00CB4E80"/>
    <w:rsid w:val="00CB6EEF"/>
    <w:rsid w:val="00CC0071"/>
    <w:rsid w:val="00CC028D"/>
    <w:rsid w:val="00CC0E88"/>
    <w:rsid w:val="00CC115E"/>
    <w:rsid w:val="00CC1921"/>
    <w:rsid w:val="00CC205B"/>
    <w:rsid w:val="00CC2105"/>
    <w:rsid w:val="00CC224C"/>
    <w:rsid w:val="00CC244A"/>
    <w:rsid w:val="00CC26A6"/>
    <w:rsid w:val="00CC6C1F"/>
    <w:rsid w:val="00CD0061"/>
    <w:rsid w:val="00CD1E73"/>
    <w:rsid w:val="00CD2AF1"/>
    <w:rsid w:val="00CD32BD"/>
    <w:rsid w:val="00CD3382"/>
    <w:rsid w:val="00CD3AFA"/>
    <w:rsid w:val="00CD3B7E"/>
    <w:rsid w:val="00CD3B9B"/>
    <w:rsid w:val="00CD482D"/>
    <w:rsid w:val="00CD55B7"/>
    <w:rsid w:val="00CD5EC9"/>
    <w:rsid w:val="00CD7007"/>
    <w:rsid w:val="00CD7B73"/>
    <w:rsid w:val="00CE1389"/>
    <w:rsid w:val="00CE1C5C"/>
    <w:rsid w:val="00CE39F5"/>
    <w:rsid w:val="00CE48AF"/>
    <w:rsid w:val="00CE5618"/>
    <w:rsid w:val="00CE5996"/>
    <w:rsid w:val="00CE70F0"/>
    <w:rsid w:val="00CF028C"/>
    <w:rsid w:val="00CF082D"/>
    <w:rsid w:val="00CF123F"/>
    <w:rsid w:val="00CF1FC0"/>
    <w:rsid w:val="00CF457E"/>
    <w:rsid w:val="00CF4CAB"/>
    <w:rsid w:val="00CF5E17"/>
    <w:rsid w:val="00D01A68"/>
    <w:rsid w:val="00D02235"/>
    <w:rsid w:val="00D026B6"/>
    <w:rsid w:val="00D02A69"/>
    <w:rsid w:val="00D02D52"/>
    <w:rsid w:val="00D03DBA"/>
    <w:rsid w:val="00D04615"/>
    <w:rsid w:val="00D04691"/>
    <w:rsid w:val="00D06AF5"/>
    <w:rsid w:val="00D1012D"/>
    <w:rsid w:val="00D11B4A"/>
    <w:rsid w:val="00D11C56"/>
    <w:rsid w:val="00D12B28"/>
    <w:rsid w:val="00D1331A"/>
    <w:rsid w:val="00D13D78"/>
    <w:rsid w:val="00D15231"/>
    <w:rsid w:val="00D156A7"/>
    <w:rsid w:val="00D166A7"/>
    <w:rsid w:val="00D1671C"/>
    <w:rsid w:val="00D17181"/>
    <w:rsid w:val="00D17BBE"/>
    <w:rsid w:val="00D17BD3"/>
    <w:rsid w:val="00D20206"/>
    <w:rsid w:val="00D20F93"/>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CD8"/>
    <w:rsid w:val="00D42660"/>
    <w:rsid w:val="00D4685B"/>
    <w:rsid w:val="00D47002"/>
    <w:rsid w:val="00D51547"/>
    <w:rsid w:val="00D5282D"/>
    <w:rsid w:val="00D53AA7"/>
    <w:rsid w:val="00D5643C"/>
    <w:rsid w:val="00D5786F"/>
    <w:rsid w:val="00D605AA"/>
    <w:rsid w:val="00D60BB4"/>
    <w:rsid w:val="00D60EEE"/>
    <w:rsid w:val="00D611E8"/>
    <w:rsid w:val="00D6130C"/>
    <w:rsid w:val="00D61CEC"/>
    <w:rsid w:val="00D61EC1"/>
    <w:rsid w:val="00D64566"/>
    <w:rsid w:val="00D646B0"/>
    <w:rsid w:val="00D651F9"/>
    <w:rsid w:val="00D65785"/>
    <w:rsid w:val="00D674ED"/>
    <w:rsid w:val="00D67DE6"/>
    <w:rsid w:val="00D67EBC"/>
    <w:rsid w:val="00D7080E"/>
    <w:rsid w:val="00D72069"/>
    <w:rsid w:val="00D72BAE"/>
    <w:rsid w:val="00D73486"/>
    <w:rsid w:val="00D73B0C"/>
    <w:rsid w:val="00D746DB"/>
    <w:rsid w:val="00D75EFC"/>
    <w:rsid w:val="00D76BDD"/>
    <w:rsid w:val="00D76C33"/>
    <w:rsid w:val="00D76EC8"/>
    <w:rsid w:val="00D81A76"/>
    <w:rsid w:val="00D8302C"/>
    <w:rsid w:val="00D8310B"/>
    <w:rsid w:val="00D833BD"/>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6127"/>
    <w:rsid w:val="00D96C0B"/>
    <w:rsid w:val="00D96C82"/>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740"/>
    <w:rsid w:val="00DC5F00"/>
    <w:rsid w:val="00DC6002"/>
    <w:rsid w:val="00DC6A19"/>
    <w:rsid w:val="00DC74ED"/>
    <w:rsid w:val="00DD1FAE"/>
    <w:rsid w:val="00DD3005"/>
    <w:rsid w:val="00DD409C"/>
    <w:rsid w:val="00DD60A6"/>
    <w:rsid w:val="00DD732A"/>
    <w:rsid w:val="00DD7A27"/>
    <w:rsid w:val="00DE22C8"/>
    <w:rsid w:val="00DE2E6C"/>
    <w:rsid w:val="00DE3D49"/>
    <w:rsid w:val="00DE4825"/>
    <w:rsid w:val="00DE50D5"/>
    <w:rsid w:val="00DE68C0"/>
    <w:rsid w:val="00DE71A0"/>
    <w:rsid w:val="00DE7305"/>
    <w:rsid w:val="00DE7CCA"/>
    <w:rsid w:val="00DE7EE9"/>
    <w:rsid w:val="00DF03AD"/>
    <w:rsid w:val="00DF0EC0"/>
    <w:rsid w:val="00DF1D6F"/>
    <w:rsid w:val="00DF3CF0"/>
    <w:rsid w:val="00DF669F"/>
    <w:rsid w:val="00DF68FB"/>
    <w:rsid w:val="00DF7DF0"/>
    <w:rsid w:val="00E016DD"/>
    <w:rsid w:val="00E03A0B"/>
    <w:rsid w:val="00E04018"/>
    <w:rsid w:val="00E04024"/>
    <w:rsid w:val="00E042E4"/>
    <w:rsid w:val="00E048CE"/>
    <w:rsid w:val="00E05B3C"/>
    <w:rsid w:val="00E05D06"/>
    <w:rsid w:val="00E05FBE"/>
    <w:rsid w:val="00E06478"/>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20844"/>
    <w:rsid w:val="00E20ABE"/>
    <w:rsid w:val="00E21464"/>
    <w:rsid w:val="00E24D8E"/>
    <w:rsid w:val="00E25021"/>
    <w:rsid w:val="00E25ED4"/>
    <w:rsid w:val="00E26226"/>
    <w:rsid w:val="00E27965"/>
    <w:rsid w:val="00E27972"/>
    <w:rsid w:val="00E302CF"/>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6A8"/>
    <w:rsid w:val="00E42B4C"/>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2A7"/>
    <w:rsid w:val="00E563C3"/>
    <w:rsid w:val="00E567F9"/>
    <w:rsid w:val="00E578C4"/>
    <w:rsid w:val="00E60078"/>
    <w:rsid w:val="00E6125A"/>
    <w:rsid w:val="00E62F1F"/>
    <w:rsid w:val="00E63069"/>
    <w:rsid w:val="00E65762"/>
    <w:rsid w:val="00E66118"/>
    <w:rsid w:val="00E67F65"/>
    <w:rsid w:val="00E70FCF"/>
    <w:rsid w:val="00E72052"/>
    <w:rsid w:val="00E73600"/>
    <w:rsid w:val="00E7507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1F4B"/>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6FB4"/>
    <w:rsid w:val="00EC027B"/>
    <w:rsid w:val="00EC2C83"/>
    <w:rsid w:val="00EC30E7"/>
    <w:rsid w:val="00EC3580"/>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5267"/>
    <w:rsid w:val="00EF58E7"/>
    <w:rsid w:val="00EF5FAD"/>
    <w:rsid w:val="00EF7C3D"/>
    <w:rsid w:val="00F00299"/>
    <w:rsid w:val="00F00352"/>
    <w:rsid w:val="00F0090F"/>
    <w:rsid w:val="00F009C4"/>
    <w:rsid w:val="00F01361"/>
    <w:rsid w:val="00F014A4"/>
    <w:rsid w:val="00F02BDB"/>
    <w:rsid w:val="00F02C94"/>
    <w:rsid w:val="00F0300B"/>
    <w:rsid w:val="00F05765"/>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50DF"/>
    <w:rsid w:val="00F36B92"/>
    <w:rsid w:val="00F36D52"/>
    <w:rsid w:val="00F37058"/>
    <w:rsid w:val="00F37840"/>
    <w:rsid w:val="00F37DE8"/>
    <w:rsid w:val="00F40489"/>
    <w:rsid w:val="00F40FB2"/>
    <w:rsid w:val="00F441D1"/>
    <w:rsid w:val="00F44405"/>
    <w:rsid w:val="00F45708"/>
    <w:rsid w:val="00F45833"/>
    <w:rsid w:val="00F4686F"/>
    <w:rsid w:val="00F47813"/>
    <w:rsid w:val="00F516B2"/>
    <w:rsid w:val="00F51CB1"/>
    <w:rsid w:val="00F52686"/>
    <w:rsid w:val="00F528B6"/>
    <w:rsid w:val="00F53575"/>
    <w:rsid w:val="00F53749"/>
    <w:rsid w:val="00F54191"/>
    <w:rsid w:val="00F56CA3"/>
    <w:rsid w:val="00F600EA"/>
    <w:rsid w:val="00F60586"/>
    <w:rsid w:val="00F60743"/>
    <w:rsid w:val="00F60AC9"/>
    <w:rsid w:val="00F60D6A"/>
    <w:rsid w:val="00F615E4"/>
    <w:rsid w:val="00F63DD7"/>
    <w:rsid w:val="00F65174"/>
    <w:rsid w:val="00F658EE"/>
    <w:rsid w:val="00F66560"/>
    <w:rsid w:val="00F67049"/>
    <w:rsid w:val="00F71346"/>
    <w:rsid w:val="00F727E4"/>
    <w:rsid w:val="00F72A15"/>
    <w:rsid w:val="00F72CDB"/>
    <w:rsid w:val="00F72D05"/>
    <w:rsid w:val="00F73514"/>
    <w:rsid w:val="00F7420F"/>
    <w:rsid w:val="00F76370"/>
    <w:rsid w:val="00F76E66"/>
    <w:rsid w:val="00F8043C"/>
    <w:rsid w:val="00F812C8"/>
    <w:rsid w:val="00F81B7F"/>
    <w:rsid w:val="00F825E3"/>
    <w:rsid w:val="00F8261D"/>
    <w:rsid w:val="00F828A8"/>
    <w:rsid w:val="00F84203"/>
    <w:rsid w:val="00F8530D"/>
    <w:rsid w:val="00F85583"/>
    <w:rsid w:val="00F92ECC"/>
    <w:rsid w:val="00F93123"/>
    <w:rsid w:val="00F936EB"/>
    <w:rsid w:val="00F940FA"/>
    <w:rsid w:val="00F95EB2"/>
    <w:rsid w:val="00FA028D"/>
    <w:rsid w:val="00FA04C3"/>
    <w:rsid w:val="00FA0920"/>
    <w:rsid w:val="00FA0DBF"/>
    <w:rsid w:val="00FA0FC6"/>
    <w:rsid w:val="00FA0FC9"/>
    <w:rsid w:val="00FA1092"/>
    <w:rsid w:val="00FA4348"/>
    <w:rsid w:val="00FA492C"/>
    <w:rsid w:val="00FA4C33"/>
    <w:rsid w:val="00FA67D7"/>
    <w:rsid w:val="00FA6937"/>
    <w:rsid w:val="00FB23E7"/>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CEB"/>
    <w:rsid w:val="00FD1D97"/>
    <w:rsid w:val="00FD2530"/>
    <w:rsid w:val="00FD254B"/>
    <w:rsid w:val="00FD3CE9"/>
    <w:rsid w:val="00FD3F32"/>
    <w:rsid w:val="00FD405B"/>
    <w:rsid w:val="00FD5557"/>
    <w:rsid w:val="00FD5A7D"/>
    <w:rsid w:val="00FD60E8"/>
    <w:rsid w:val="00FD6185"/>
    <w:rsid w:val="00FD627A"/>
    <w:rsid w:val="00FD630F"/>
    <w:rsid w:val="00FD7818"/>
    <w:rsid w:val="00FE2C04"/>
    <w:rsid w:val="00FE2C95"/>
    <w:rsid w:val="00FE35B8"/>
    <w:rsid w:val="00FE3F05"/>
    <w:rsid w:val="00FE6582"/>
    <w:rsid w:val="00FE69F2"/>
    <w:rsid w:val="00FE7DB8"/>
    <w:rsid w:val="00FF1717"/>
    <w:rsid w:val="00FF1E8A"/>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56CA3"/>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ind w:left="0" w:firstLine="0"/>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er-bin-ich-online.digitales-und-bildung.de/derperfekte.html" TargetMode="External"/><Relationship Id="rId1" Type="http://schemas.openxmlformats.org/officeDocument/2006/relationships/hyperlink" Target="https://wer-bin-ich-online.digitales-und-bildung.de/"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footer" Target="footer6.xml"/><Relationship Id="rId21" Type="http://schemas.openxmlformats.org/officeDocument/2006/relationships/header" Target="header4.xml"/><Relationship Id="rId34"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hyperlink" Target="http://www.mentimeter.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5.xml"/><Relationship Id="rId32" Type="http://schemas.openxmlformats.org/officeDocument/2006/relationships/image" Target="media/image6.png"/><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image" Target="media/image2.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5.xml"/><Relationship Id="rId27" Type="http://schemas.openxmlformats.org/officeDocument/2006/relationships/image" Target="media/image1.jpeg"/><Relationship Id="rId30" Type="http://schemas.openxmlformats.org/officeDocument/2006/relationships/image" Target="media/image4.png"/><Relationship Id="rId35" Type="http://schemas.openxmlformats.org/officeDocument/2006/relationships/header" Target="header7.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4.xml><?xml version="1.0" encoding="utf-8"?>
<ds:datastoreItem xmlns:ds="http://schemas.openxmlformats.org/officeDocument/2006/customXml" ds:itemID="{2F698423-0337-4B93-99A0-AA9C96EFFD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10958</Words>
  <Characters>69037</Characters>
  <Application>Microsoft Office Word</Application>
  <DocSecurity>0</DocSecurity>
  <Lines>575</Lines>
  <Paragraphs>159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2</cp:revision>
  <cp:lastPrinted>2026-03-28T06:10:00Z</cp:lastPrinted>
  <dcterms:created xsi:type="dcterms:W3CDTF">2026-05-08T10:42:00Z</dcterms:created>
  <dcterms:modified xsi:type="dcterms:W3CDTF">2026-05-08T10:42:00Z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