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F46C" w14:textId="1694D778" w:rsidR="00006B3E" w:rsidRPr="0009301D" w:rsidRDefault="00006B3E" w:rsidP="00006B3E">
      <w:pPr>
        <w:shd w:val="clear" w:color="auto" w:fill="FBE4D5" w:themeFill="accent2" w:themeFillTint="33"/>
        <w:spacing w:after="0" w:line="276" w:lineRule="auto"/>
        <w:rPr>
          <w:rFonts w:cstheme="minorHAnsi"/>
          <w:b/>
          <w:bCs/>
          <w:sz w:val="28"/>
          <w:szCs w:val="28"/>
        </w:rPr>
      </w:pPr>
      <w:r w:rsidRPr="0009301D">
        <w:rPr>
          <w:rFonts w:cstheme="minorHAnsi"/>
          <w:b/>
          <w:bCs/>
          <w:sz w:val="28"/>
          <w:szCs w:val="28"/>
        </w:rPr>
        <w:t>Schlaf gut</w:t>
      </w:r>
      <w:r w:rsidR="0009301D" w:rsidRPr="0009301D">
        <w:rPr>
          <w:rFonts w:cstheme="minorHAnsi"/>
          <w:b/>
          <w:bCs/>
          <w:sz w:val="28"/>
          <w:szCs w:val="28"/>
        </w:rPr>
        <w:t xml:space="preserve"> –</w:t>
      </w:r>
      <w:r w:rsidRPr="0009301D">
        <w:rPr>
          <w:rFonts w:cstheme="minorHAnsi"/>
          <w:b/>
          <w:bCs/>
          <w:sz w:val="28"/>
          <w:szCs w:val="28"/>
        </w:rPr>
        <w:t xml:space="preserve"> Wie digitale Geräte unseren Schlaf beeinflussen</w:t>
      </w:r>
    </w:p>
    <w:p w14:paraId="01EBEB68" w14:textId="77777777" w:rsidR="00C63353" w:rsidRPr="0009301D" w:rsidRDefault="00C63353" w:rsidP="00DF669F">
      <w:pPr>
        <w:shd w:val="clear" w:color="auto" w:fill="FBE4D5" w:themeFill="accent2" w:themeFillTint="33"/>
        <w:spacing w:after="0" w:line="276" w:lineRule="auto"/>
        <w:rPr>
          <w:rFonts w:cstheme="minorHAnsi"/>
        </w:rPr>
      </w:pPr>
    </w:p>
    <w:p w14:paraId="79849D1B" w14:textId="2B4E4BD2" w:rsidR="00DF669F" w:rsidRPr="0009301D" w:rsidRDefault="00DF669F" w:rsidP="00DF669F">
      <w:pPr>
        <w:shd w:val="clear" w:color="auto" w:fill="FBE4D5" w:themeFill="accent2" w:themeFillTint="33"/>
        <w:spacing w:after="0" w:line="276" w:lineRule="auto"/>
        <w:rPr>
          <w:rFonts w:cstheme="minorHAnsi"/>
        </w:rPr>
      </w:pPr>
      <w:r w:rsidRPr="0009301D">
        <w:rPr>
          <w:rFonts w:cstheme="minorHAnsi"/>
          <w:highlight w:val="yellow"/>
        </w:rPr>
        <w:t>((Ideen für Einstiegsvideo))</w:t>
      </w:r>
    </w:p>
    <w:p w14:paraId="6F8C07F9" w14:textId="77777777" w:rsidR="00DF669F" w:rsidRPr="0009301D" w:rsidRDefault="00DF669F" w:rsidP="00DF669F">
      <w:pPr>
        <w:shd w:val="clear" w:color="auto" w:fill="FBE4D5" w:themeFill="accent2" w:themeFillTint="33"/>
        <w:spacing w:after="0" w:line="276" w:lineRule="auto"/>
        <w:rPr>
          <w:rFonts w:cstheme="minorHAnsi"/>
          <w:b/>
          <w:bCs/>
        </w:rPr>
      </w:pPr>
      <w:r w:rsidRPr="0009301D">
        <w:rPr>
          <w:rFonts w:cstheme="minorHAnsi"/>
          <w:b/>
          <w:bCs/>
        </w:rPr>
        <w:t>Videoinhalt – VORSCHLAG</w:t>
      </w:r>
    </w:p>
    <w:p w14:paraId="6A1ABC56" w14:textId="34F05B96" w:rsidR="00DF669F" w:rsidRPr="0009301D" w:rsidDel="0009301D" w:rsidRDefault="00DF669F" w:rsidP="00DF669F">
      <w:pPr>
        <w:shd w:val="clear" w:color="auto" w:fill="FBE4D5" w:themeFill="accent2" w:themeFillTint="33"/>
        <w:spacing w:after="0" w:line="276" w:lineRule="auto"/>
        <w:rPr>
          <w:del w:id="0" w:author="Fabienne Schmaus" w:date="2026-06-09T15:20:00Z" w16du:dateUtc="2026-06-09T13:20:00Z"/>
          <w:rFonts w:cstheme="minorHAnsi"/>
        </w:rPr>
      </w:pPr>
    </w:p>
    <w:p w14:paraId="74C82960" w14:textId="1D5650AD" w:rsidR="001C16A9" w:rsidRPr="0009301D" w:rsidDel="0009301D" w:rsidRDefault="00006B3E" w:rsidP="001C16A9">
      <w:pPr>
        <w:shd w:val="clear" w:color="auto" w:fill="FBE4D5" w:themeFill="accent2" w:themeFillTint="33"/>
        <w:spacing w:after="0" w:line="276" w:lineRule="auto"/>
        <w:rPr>
          <w:del w:id="1" w:author="Fabienne Schmaus" w:date="2026-06-09T15:20:00Z" w16du:dateUtc="2026-06-09T13:20:00Z"/>
          <w:rFonts w:cstheme="minorHAnsi"/>
          <w:b/>
          <w:bCs/>
        </w:rPr>
      </w:pPr>
      <w:del w:id="2" w:author="Fabienne Schmaus" w:date="2026-06-09T15:20:00Z" w16du:dateUtc="2026-06-09T13:20:00Z">
        <w:r w:rsidRPr="0009301D" w:rsidDel="0009301D">
          <w:rPr>
            <w:rFonts w:cstheme="minorHAnsi"/>
            <w:b/>
            <w:bCs/>
          </w:rPr>
          <w:delText>Der Abend davor</w:delText>
        </w:r>
      </w:del>
    </w:p>
    <w:p w14:paraId="64713349" w14:textId="77777777" w:rsidR="001C16A9" w:rsidRPr="0009301D" w:rsidRDefault="001C16A9" w:rsidP="00DF669F">
      <w:pPr>
        <w:shd w:val="clear" w:color="auto" w:fill="FBE4D5" w:themeFill="accent2" w:themeFillTint="33"/>
        <w:spacing w:after="0" w:line="276" w:lineRule="auto"/>
        <w:rPr>
          <w:rFonts w:cstheme="minorHAnsi"/>
        </w:rPr>
      </w:pPr>
    </w:p>
    <w:p w14:paraId="633C70E2" w14:textId="77777777" w:rsidR="0009301D" w:rsidRPr="0009301D" w:rsidRDefault="0009301D" w:rsidP="00006B3E">
      <w:pPr>
        <w:shd w:val="clear" w:color="auto" w:fill="FBE4D5" w:themeFill="accent2" w:themeFillTint="33"/>
        <w:spacing w:after="0" w:line="276" w:lineRule="auto"/>
        <w:rPr>
          <w:ins w:id="3" w:author="Fabienne Schmaus" w:date="2026-06-09T15:20:00Z" w16du:dateUtc="2026-06-09T13:20:00Z"/>
          <w:rFonts w:cstheme="minorHAnsi"/>
        </w:rPr>
      </w:pPr>
      <w:ins w:id="4" w:author="Fabienne Schmaus" w:date="2026-06-09T15:20:00Z" w16du:dateUtc="2026-06-09T13:20:00Z">
        <w:r w:rsidRPr="0009301D">
          <w:rPr>
            <w:rFonts w:cstheme="minorHAnsi"/>
          </w:rPr>
          <w:t>Erste Szene:</w:t>
        </w:r>
      </w:ins>
    </w:p>
    <w:p w14:paraId="344DEA35" w14:textId="6455A284"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 xml:space="preserve">Der Clip zeigt </w:t>
      </w:r>
      <w:ins w:id="5" w:author="Fabienne Schmaus" w:date="2026-06-09T15:17:00Z" w16du:dateUtc="2026-06-09T13:17:00Z">
        <w:r w:rsidR="0009301D" w:rsidRPr="0009301D">
          <w:rPr>
            <w:rFonts w:cstheme="minorHAnsi"/>
          </w:rPr>
          <w:t xml:space="preserve">eine Jugendliche </w:t>
        </w:r>
      </w:ins>
      <w:ins w:id="6" w:author="Fabienne Schmaus" w:date="2026-06-09T15:18:00Z" w16du:dateUtc="2026-06-09T13:18:00Z">
        <w:r w:rsidR="0009301D" w:rsidRPr="0009301D">
          <w:rPr>
            <w:rFonts w:cstheme="minorHAnsi"/>
          </w:rPr>
          <w:t xml:space="preserve">oder </w:t>
        </w:r>
      </w:ins>
      <w:r w:rsidRPr="0009301D">
        <w:rPr>
          <w:rFonts w:cstheme="minorHAnsi"/>
        </w:rPr>
        <w:t>einen Jugendlichen spät nachts im Bett: Smartphone in der Hand, das Zimmer in blaues Licht getaucht,</w:t>
      </w:r>
      <w:del w:id="7" w:author="Fabienne Schmaus" w:date="2026-06-09T15:18:00Z" w16du:dateUtc="2026-06-09T13:18:00Z">
        <w:r w:rsidRPr="0009301D" w:rsidDel="0009301D">
          <w:rPr>
            <w:rFonts w:cstheme="minorHAnsi"/>
          </w:rPr>
          <w:delText xml:space="preserve"> </w:delText>
        </w:r>
      </w:del>
      <w:r w:rsidRPr="0009301D">
        <w:rPr>
          <w:rFonts w:cstheme="minorHAnsi"/>
        </w:rPr>
        <w:t xml:space="preserve"> die Uhr zeigt kurz vor Mitternacht. Parallel läuft eine Animation: Im Gehirn beginnt Melatonin zu steigen – das Signal zum Einschlafen. Doch jedes Aufleuchten des Displays sendet das Gegensignal: </w:t>
      </w:r>
      <w:r w:rsidR="0009301D" w:rsidRPr="0009301D">
        <w:rPr>
          <w:rFonts w:cstheme="minorHAnsi"/>
        </w:rPr>
        <w:t>„</w:t>
      </w:r>
      <w:r w:rsidRPr="0009301D">
        <w:rPr>
          <w:rFonts w:cstheme="minorHAnsi"/>
        </w:rPr>
        <w:t>Es ist noch Tag.</w:t>
      </w:r>
      <w:r w:rsidR="0009301D" w:rsidRPr="0009301D">
        <w:rPr>
          <w:rFonts w:cstheme="minorHAnsi"/>
        </w:rPr>
        <w:t>“</w:t>
      </w:r>
      <w:r w:rsidRPr="0009301D">
        <w:rPr>
          <w:rFonts w:cstheme="minorHAnsi"/>
        </w:rPr>
        <w:t xml:space="preserve"> Der Melatonin</w:t>
      </w:r>
      <w:ins w:id="8" w:author="Fabienne Schmaus" w:date="2026-06-09T15:20:00Z" w16du:dateUtc="2026-06-09T13:20:00Z">
        <w:r w:rsidR="0009301D" w:rsidRPr="0009301D">
          <w:rPr>
            <w:rFonts w:cstheme="minorHAnsi"/>
          </w:rPr>
          <w:t>s</w:t>
        </w:r>
      </w:ins>
      <w:del w:id="9" w:author="Fabienne Schmaus" w:date="2026-06-09T15:20:00Z" w16du:dateUtc="2026-06-09T13:20:00Z">
        <w:r w:rsidRPr="0009301D" w:rsidDel="0009301D">
          <w:rPr>
            <w:rFonts w:cstheme="minorHAnsi"/>
          </w:rPr>
          <w:delText>-S</w:delText>
        </w:r>
      </w:del>
      <w:r w:rsidRPr="0009301D">
        <w:rPr>
          <w:rFonts w:cstheme="minorHAnsi"/>
        </w:rPr>
        <w:t>piegel fällt. Das Einschlafen zieht sich hin.</w:t>
      </w:r>
    </w:p>
    <w:p w14:paraId="0FFF4E50" w14:textId="77777777" w:rsidR="0009301D" w:rsidRPr="0009301D" w:rsidRDefault="0009301D" w:rsidP="00006B3E">
      <w:pPr>
        <w:shd w:val="clear" w:color="auto" w:fill="FBE4D5" w:themeFill="accent2" w:themeFillTint="33"/>
        <w:spacing w:after="0" w:line="276" w:lineRule="auto"/>
        <w:rPr>
          <w:ins w:id="10" w:author="Fabienne Schmaus" w:date="2026-06-09T15:20:00Z" w16du:dateUtc="2026-06-09T13:20:00Z"/>
          <w:rFonts w:cstheme="minorHAnsi"/>
        </w:rPr>
      </w:pPr>
    </w:p>
    <w:p w14:paraId="55DE125D" w14:textId="77777777" w:rsidR="0009301D" w:rsidRPr="0009301D" w:rsidRDefault="00006B3E" w:rsidP="00006B3E">
      <w:pPr>
        <w:shd w:val="clear" w:color="auto" w:fill="FBE4D5" w:themeFill="accent2" w:themeFillTint="33"/>
        <w:spacing w:after="0" w:line="276" w:lineRule="auto"/>
        <w:rPr>
          <w:ins w:id="11" w:author="Fabienne Schmaus" w:date="2026-06-09T15:20:00Z" w16du:dateUtc="2026-06-09T13:20:00Z"/>
          <w:rFonts w:cstheme="minorHAnsi"/>
        </w:rPr>
      </w:pPr>
      <w:r w:rsidRPr="0009301D">
        <w:rPr>
          <w:rFonts w:cstheme="minorHAnsi"/>
        </w:rPr>
        <w:t xml:space="preserve">Zweite Szene: </w:t>
      </w:r>
    </w:p>
    <w:p w14:paraId="2A768114" w14:textId="7AC28EC1"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D</w:t>
      </w:r>
      <w:ins w:id="12" w:author="Fabienne Schmaus" w:date="2026-06-09T15:20:00Z" w16du:dateUtc="2026-06-09T13:20:00Z">
        <w:r w:rsidR="0009301D" w:rsidRPr="0009301D">
          <w:rPr>
            <w:rFonts w:cstheme="minorHAnsi"/>
          </w:rPr>
          <w:t>ie selbe Person</w:t>
        </w:r>
      </w:ins>
      <w:del w:id="13" w:author="Fabienne Schmaus" w:date="2026-06-09T15:20:00Z" w16du:dateUtc="2026-06-09T13:20:00Z">
        <w:r w:rsidRPr="0009301D" w:rsidDel="0009301D">
          <w:rPr>
            <w:rFonts w:cstheme="minorHAnsi"/>
          </w:rPr>
          <w:delText>erselbe Jugendliche</w:delText>
        </w:r>
      </w:del>
      <w:r w:rsidRPr="0009301D">
        <w:rPr>
          <w:rFonts w:cstheme="minorHAnsi"/>
        </w:rPr>
        <w:t xml:space="preserve"> am nächsten Morgen. Schwere Augenlider. Ein verpasster Bus. Ein kurzer, verlorener </w:t>
      </w:r>
      <w:del w:id="14" w:author="Fabienne Schmaus" w:date="2026-06-09T15:20:00Z" w16du:dateUtc="2026-06-09T13:20:00Z">
        <w:r w:rsidRPr="0009301D" w:rsidDel="0009301D">
          <w:rPr>
            <w:rFonts w:cstheme="minorHAnsi"/>
          </w:rPr>
          <w:delText xml:space="preserve"> </w:delText>
        </w:r>
      </w:del>
      <w:r w:rsidRPr="0009301D">
        <w:rPr>
          <w:rFonts w:cstheme="minorHAnsi"/>
        </w:rPr>
        <w:t>Blick in den Spiegel – ohne zu verstehen, warum.</w:t>
      </w:r>
    </w:p>
    <w:p w14:paraId="0A66ABFB" w14:textId="77777777" w:rsidR="0009301D" w:rsidRPr="0009301D" w:rsidRDefault="0009301D" w:rsidP="00006B3E">
      <w:pPr>
        <w:shd w:val="clear" w:color="auto" w:fill="FBE4D5" w:themeFill="accent2" w:themeFillTint="33"/>
        <w:spacing w:after="0" w:line="276" w:lineRule="auto"/>
        <w:rPr>
          <w:ins w:id="15" w:author="Fabienne Schmaus" w:date="2026-06-09T15:20:00Z" w16du:dateUtc="2026-06-09T13:20:00Z"/>
          <w:rFonts w:cstheme="minorHAnsi"/>
        </w:rPr>
      </w:pPr>
    </w:p>
    <w:p w14:paraId="10CB5FD3" w14:textId="4AE9E799"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Kein Kommentar, keine Wertung. Nur die Beobachtung: Zwischen dem Bildschirm und dem Schlaf passiert etwas Biologisches. Etwas, das sich nicht von selbst erklärt.</w:t>
      </w:r>
    </w:p>
    <w:p w14:paraId="6527D1E7" w14:textId="77777777" w:rsidR="00006B3E" w:rsidRPr="0009301D" w:rsidRDefault="00006B3E" w:rsidP="00006B3E">
      <w:pPr>
        <w:shd w:val="clear" w:color="auto" w:fill="FBE4D5" w:themeFill="accent2" w:themeFillTint="33"/>
        <w:spacing w:after="0" w:line="276" w:lineRule="auto"/>
        <w:rPr>
          <w:rFonts w:cstheme="minorHAnsi"/>
        </w:rPr>
      </w:pPr>
    </w:p>
    <w:p w14:paraId="43AC8A39" w14:textId="1077B1D6" w:rsidR="00006B3E" w:rsidRPr="0009301D" w:rsidRDefault="00006B3E" w:rsidP="00006B3E">
      <w:pPr>
        <w:shd w:val="clear" w:color="auto" w:fill="FBE4D5" w:themeFill="accent2" w:themeFillTint="33"/>
        <w:spacing w:after="0" w:line="276" w:lineRule="auto"/>
        <w:rPr>
          <w:rFonts w:cstheme="minorHAnsi"/>
        </w:rPr>
      </w:pPr>
      <w:r w:rsidRPr="0009301D">
        <w:rPr>
          <w:rFonts w:cstheme="minorHAnsi"/>
        </w:rPr>
        <w:t>Abschluss-Einblendun</w:t>
      </w:r>
      <w:r w:rsidR="00E84E2A" w:rsidRPr="0009301D">
        <w:rPr>
          <w:rFonts w:cstheme="minorHAnsi"/>
        </w:rPr>
        <w:t>g</w:t>
      </w:r>
      <w:r w:rsidRPr="0009301D">
        <w:rPr>
          <w:rFonts w:cstheme="minorHAnsi"/>
        </w:rPr>
        <w:t xml:space="preserve">: </w:t>
      </w:r>
      <w:r w:rsidR="0009301D" w:rsidRPr="0009301D">
        <w:rPr>
          <w:rFonts w:cstheme="minorHAnsi"/>
        </w:rPr>
        <w:t>„</w:t>
      </w:r>
      <w:r w:rsidRPr="0009301D">
        <w:rPr>
          <w:rFonts w:cstheme="minorHAnsi"/>
        </w:rPr>
        <w:t>Was passiert eigentlich in deinem Körper und Gehirn, wenn du abends am Bildschirm bist?</w:t>
      </w:r>
      <w:r w:rsidR="0009301D" w:rsidRPr="0009301D">
        <w:rPr>
          <w:rFonts w:cstheme="minorHAnsi"/>
        </w:rPr>
        <w:t>“</w:t>
      </w:r>
    </w:p>
    <w:p w14:paraId="0328858E" w14:textId="062C26B5" w:rsidR="00FE09BB" w:rsidRPr="0009301D" w:rsidRDefault="00FE09BB" w:rsidP="00006B3E">
      <w:pPr>
        <w:shd w:val="clear" w:color="auto" w:fill="FBE4D5" w:themeFill="accent2" w:themeFillTint="33"/>
        <w:spacing w:after="0" w:line="276" w:lineRule="auto"/>
        <w:rPr>
          <w:rFonts w:cstheme="minorHAnsi"/>
        </w:rPr>
      </w:pPr>
    </w:p>
    <w:p w14:paraId="071F001C" w14:textId="77777777" w:rsidR="00DF669F" w:rsidRPr="0009301D" w:rsidRDefault="00DF669F" w:rsidP="00DF669F">
      <w:pPr>
        <w:shd w:val="clear" w:color="auto" w:fill="FBE4D5" w:themeFill="accent2" w:themeFillTint="33"/>
        <w:spacing w:after="0" w:line="276" w:lineRule="auto"/>
        <w:rPr>
          <w:rFonts w:cstheme="minorHAnsi"/>
          <w:sz w:val="24"/>
          <w:szCs w:val="24"/>
          <w:highlight w:val="lightGray"/>
        </w:rPr>
      </w:pPr>
      <w:r w:rsidRPr="0009301D">
        <w:rPr>
          <w:rFonts w:cstheme="minorHAnsi"/>
          <w:i/>
          <w:iCs/>
          <w:highlight w:val="red"/>
        </w:rPr>
        <w:t>((bitte nicht ändern: Handreichung basiert darauf))</w:t>
      </w:r>
      <w:r w:rsidRPr="0009301D">
        <w:rPr>
          <w:rFonts w:cstheme="minorHAnsi"/>
          <w:sz w:val="24"/>
          <w:szCs w:val="24"/>
          <w:highlight w:val="lightGray"/>
        </w:rPr>
        <w:br w:type="page"/>
      </w:r>
    </w:p>
    <w:p w14:paraId="7EDF4F7B" w14:textId="1F37F687" w:rsidR="00DF669F" w:rsidRPr="0009301D" w:rsidRDefault="00BD2294" w:rsidP="00DF669F">
      <w:pPr>
        <w:spacing w:after="0" w:line="276" w:lineRule="auto"/>
        <w:rPr>
          <w:rFonts w:cstheme="minorHAnsi"/>
          <w:sz w:val="24"/>
          <w:szCs w:val="24"/>
        </w:rPr>
      </w:pPr>
      <w:r w:rsidRPr="0009301D">
        <w:rPr>
          <w:rFonts w:cstheme="minorHAnsi"/>
          <w:sz w:val="24"/>
          <w:szCs w:val="24"/>
          <w:highlight w:val="yellow"/>
        </w:rPr>
        <w:lastRenderedPageBreak/>
        <w:t>((Seite 1))</w:t>
      </w:r>
    </w:p>
    <w:p w14:paraId="2C657B56" w14:textId="2DBF4F7D" w:rsidR="00C63353" w:rsidRPr="0009301D" w:rsidRDefault="00006B3E" w:rsidP="00DF669F">
      <w:pPr>
        <w:spacing w:after="0" w:line="276" w:lineRule="auto"/>
        <w:rPr>
          <w:rFonts w:cstheme="minorHAnsi"/>
          <w:b/>
          <w:bCs/>
          <w:sz w:val="24"/>
          <w:szCs w:val="24"/>
        </w:rPr>
      </w:pPr>
      <w:r w:rsidRPr="0009301D">
        <w:rPr>
          <w:rFonts w:cstheme="minorHAnsi"/>
          <w:b/>
          <w:bCs/>
          <w:sz w:val="24"/>
          <w:szCs w:val="24"/>
        </w:rPr>
        <w:t>Schlaf gut</w:t>
      </w:r>
      <w:ins w:id="16" w:author="Fabienne Schmaus" w:date="2026-06-09T15:21:00Z" w16du:dateUtc="2026-06-09T13:21:00Z">
        <w:r w:rsidR="0009301D">
          <w:rPr>
            <w:rFonts w:cstheme="minorHAnsi"/>
            <w:b/>
            <w:bCs/>
            <w:sz w:val="24"/>
            <w:szCs w:val="24"/>
          </w:rPr>
          <w:t xml:space="preserve"> </w:t>
        </w:r>
      </w:ins>
      <w:del w:id="17" w:author="Fabienne Schmaus" w:date="2026-06-09T15:22:00Z" w16du:dateUtc="2026-06-09T13:22:00Z">
        <w:r w:rsidRPr="0009301D" w:rsidDel="0009301D">
          <w:rPr>
            <w:rFonts w:cstheme="minorHAnsi"/>
            <w:b/>
            <w:bCs/>
            <w:sz w:val="24"/>
            <w:szCs w:val="24"/>
          </w:rPr>
          <w:delText>-</w:delText>
        </w:r>
      </w:del>
      <w:ins w:id="18" w:author="Fabienne Schmaus" w:date="2026-06-09T15:22:00Z" w16du:dateUtc="2026-06-09T13:22:00Z">
        <w:r w:rsidR="0009301D">
          <w:rPr>
            <w:rFonts w:cstheme="minorHAnsi"/>
            <w:b/>
            <w:bCs/>
            <w:sz w:val="24"/>
            <w:szCs w:val="24"/>
          </w:rPr>
          <w:t>–</w:t>
        </w:r>
      </w:ins>
      <w:r w:rsidRPr="0009301D">
        <w:rPr>
          <w:rFonts w:cstheme="minorHAnsi"/>
          <w:b/>
          <w:bCs/>
          <w:sz w:val="24"/>
          <w:szCs w:val="24"/>
        </w:rPr>
        <w:t xml:space="preserve"> Wie digitale Geräte unseren Schlaf beeinflussen</w:t>
      </w:r>
    </w:p>
    <w:p w14:paraId="03EA459D" w14:textId="77777777" w:rsidR="00006B3E" w:rsidRPr="0009301D" w:rsidRDefault="00006B3E"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09301D" w14:paraId="44D8C0CE" w14:textId="77777777" w:rsidTr="006669AF">
        <w:tc>
          <w:tcPr>
            <w:tcW w:w="10343" w:type="dxa"/>
          </w:tcPr>
          <w:p w14:paraId="09796B87" w14:textId="4CD7EFAC" w:rsidR="00DF669F" w:rsidRPr="0009301D" w:rsidRDefault="00DF669F" w:rsidP="00FB679F">
            <w:pPr>
              <w:spacing w:line="276" w:lineRule="auto"/>
              <w:rPr>
                <w:rFonts w:cstheme="minorHAnsi"/>
                <w:b/>
                <w:bCs/>
                <w:sz w:val="24"/>
                <w:szCs w:val="24"/>
              </w:rPr>
            </w:pPr>
            <w:r w:rsidRPr="0009301D">
              <w:rPr>
                <w:rFonts w:cstheme="minorHAnsi"/>
                <w:b/>
                <w:bCs/>
                <w:sz w:val="24"/>
                <w:szCs w:val="24"/>
              </w:rPr>
              <w:t xml:space="preserve">Allgemeine Kurzbeschreibung des Themas </w:t>
            </w:r>
          </w:p>
          <w:p w14:paraId="121EDB89" w14:textId="2A8D0065" w:rsidR="00D9115A" w:rsidRPr="0009301D" w:rsidRDefault="009F7CE9" w:rsidP="009142A5">
            <w:pPr>
              <w:spacing w:line="276" w:lineRule="auto"/>
              <w:rPr>
                <w:rFonts w:cstheme="minorHAnsi"/>
                <w:shd w:val="clear" w:color="auto" w:fill="FFFFFF"/>
              </w:rPr>
            </w:pPr>
            <w:r w:rsidRPr="0009301D">
              <w:rPr>
                <w:rFonts w:cstheme="minorHAnsi"/>
                <w:shd w:val="clear" w:color="auto" w:fill="FFFFFF"/>
              </w:rPr>
              <w:t xml:space="preserve">Diese Lerneinheit untersucht, wie digitale Geräte unseren Schlaf beeinflussen können </w:t>
            </w:r>
            <w:del w:id="19" w:author="Fabienne Schmaus" w:date="2026-06-09T15:22:00Z" w16du:dateUtc="2026-06-09T13:22:00Z">
              <w:r w:rsidRPr="0009301D" w:rsidDel="0009301D">
                <w:rPr>
                  <w:rFonts w:cstheme="minorHAnsi"/>
                  <w:shd w:val="clear" w:color="auto" w:fill="FFFFFF"/>
                </w:rPr>
                <w:delText xml:space="preserve">– </w:delText>
              </w:r>
            </w:del>
            <w:r w:rsidRPr="0009301D">
              <w:rPr>
                <w:rFonts w:cstheme="minorHAnsi"/>
                <w:shd w:val="clear" w:color="auto" w:fill="FFFFFF"/>
              </w:rPr>
              <w:t>und was wir dagegen tun können. Die Lernenden erschließen die biologischen Grundlagen des Einschlafens</w:t>
            </w:r>
            <w:del w:id="20" w:author="Fabienne Schmaus" w:date="2026-06-09T15:22:00Z" w16du:dateUtc="2026-06-09T13:22:00Z">
              <w:r w:rsidRPr="0009301D" w:rsidDel="0009301D">
                <w:rPr>
                  <w:rFonts w:cstheme="minorHAnsi"/>
                  <w:shd w:val="clear" w:color="auto" w:fill="FFFFFF"/>
                </w:rPr>
                <w:delText xml:space="preserve"> (Melatonin, blaues Licht, zirkadianer Rhythmus) </w:delText>
              </w:r>
            </w:del>
            <w:ins w:id="21" w:author="Fabienne Schmaus" w:date="2026-06-09T15:22:00Z" w16du:dateUtc="2026-06-09T13:22:00Z">
              <w:r w:rsidR="0009301D">
                <w:rPr>
                  <w:rFonts w:cstheme="minorHAnsi"/>
                  <w:shd w:val="clear" w:color="auto" w:fill="FFFFFF"/>
                </w:rPr>
                <w:t xml:space="preserve"> </w:t>
              </w:r>
            </w:ins>
            <w:r w:rsidRPr="0009301D">
              <w:rPr>
                <w:rFonts w:cstheme="minorHAnsi"/>
                <w:shd w:val="clear" w:color="auto" w:fill="FFFFFF"/>
              </w:rPr>
              <w:t xml:space="preserve">und erkennen, dass nicht nur blaues Licht, sondern auch Inhalte, Aufregung und FOMO den Schlaf stören können. Anhand von Fallbeispielen analysieren sie eigene und fremde Schlafgewohnheiten, entwickeln ein persönliches bildschirmfreies Abendritual und dokumentieren ihre Schlafqualität über eine Woche im </w:t>
            </w:r>
            <w:commentRangeStart w:id="22"/>
            <w:commentRangeStart w:id="23"/>
            <w:r w:rsidRPr="0009301D">
              <w:rPr>
                <w:rFonts w:cstheme="minorHAnsi"/>
                <w:shd w:val="clear" w:color="auto" w:fill="FFFFFF"/>
              </w:rPr>
              <w:t>Schlafprotokoll</w:t>
            </w:r>
            <w:commentRangeEnd w:id="22"/>
            <w:r w:rsidR="0001073A" w:rsidRPr="0009301D">
              <w:rPr>
                <w:rStyle w:val="Kommentarzeichen"/>
                <w:rFonts w:cstheme="minorHAnsi"/>
                <w:sz w:val="22"/>
                <w:szCs w:val="22"/>
                <w:shd w:val="clear" w:color="auto" w:fill="FFFFFF"/>
              </w:rPr>
              <w:commentReference w:id="22"/>
            </w:r>
            <w:commentRangeEnd w:id="23"/>
            <w:r w:rsidR="00D03A3D" w:rsidRPr="0009301D">
              <w:rPr>
                <w:rStyle w:val="Kommentarzeichen"/>
                <w:rFonts w:cstheme="minorHAnsi"/>
                <w:sz w:val="22"/>
                <w:szCs w:val="22"/>
                <w:shd w:val="clear" w:color="auto" w:fill="FFFFFF"/>
              </w:rPr>
              <w:commentReference w:id="23"/>
            </w:r>
            <w:r w:rsidRPr="0009301D">
              <w:rPr>
                <w:rFonts w:cstheme="minorHAnsi"/>
                <w:shd w:val="clear" w:color="auto" w:fill="FFFFFF"/>
              </w:rPr>
              <w:t xml:space="preserve">. </w:t>
            </w:r>
            <w:del w:id="24" w:author="Fabienne Schmaus" w:date="2026-06-09T15:23:00Z" w16du:dateUtc="2026-06-09T13:23:00Z">
              <w:r w:rsidRPr="0009301D" w:rsidDel="0009301D">
                <w:rPr>
                  <w:rFonts w:cstheme="minorHAnsi"/>
                  <w:shd w:val="clear" w:color="auto" w:fill="FFFFFF"/>
                </w:rPr>
                <w:delText>Die Einheit ist durchgängig binnendifferenziert für Sek. I und Sek. II konzipiert und wird in zwei Phasen um eine Grundschul-Erweiterung (Kl. 3–4) ergänzt.</w:delText>
              </w:r>
            </w:del>
            <w:r w:rsidR="0001073A">
              <w:rPr>
                <w:rFonts w:cstheme="minorHAnsi"/>
                <w:shd w:val="clear" w:color="auto" w:fill="FFFFFF"/>
              </w:rPr>
              <w:t xml:space="preserve"> </w:t>
            </w:r>
            <w:ins w:id="25" w:author="Michael Kohl" w:date="2026-06-11T11:33:00Z" w16du:dateUtc="2026-06-11T09:33:00Z">
              <w:r w:rsidR="0001073A">
                <w:rPr>
                  <w:rFonts w:cstheme="minorHAnsi"/>
                  <w:shd w:val="clear" w:color="auto" w:fill="FFFFFF"/>
                </w:rPr>
                <w:t xml:space="preserve"> </w:t>
              </w:r>
            </w:ins>
            <w:ins w:id="26" w:author="Michael Kohl" w:date="2026-06-11T11:33:00Z">
              <w:r w:rsidR="0001073A" w:rsidRPr="0001073A">
                <w:rPr>
                  <w:rFonts w:cstheme="minorHAnsi"/>
                  <w:shd w:val="clear" w:color="auto" w:fill="FFFFFF"/>
                </w:rPr>
                <w:t>Die Lerneinheit stärkt durchgängig die digitale Gesundheitskompetenz (dGK) – insbesondere die Fähigkeit, Informationen über Bildschirmnutzung und Schlaf kritisch zu bewerten und in konkrete Handlungsschritte zur Verbesserung der eigenen Schlafqualität zu übersetzen.</w:t>
              </w:r>
            </w:ins>
          </w:p>
        </w:tc>
      </w:tr>
    </w:tbl>
    <w:p w14:paraId="4A6974DA" w14:textId="77777777" w:rsidR="00DF669F" w:rsidRPr="0009301D" w:rsidRDefault="00DF669F" w:rsidP="00DF669F">
      <w:pPr>
        <w:spacing w:line="276" w:lineRule="auto"/>
        <w:rPr>
          <w:rFonts w:cstheme="minorHAnsi"/>
          <w:b/>
          <w:bCs/>
          <w:sz w:val="12"/>
          <w:szCs w:val="12"/>
        </w:rPr>
      </w:pPr>
    </w:p>
    <w:tbl>
      <w:tblPr>
        <w:tblStyle w:val="Tabellenraster"/>
        <w:tblW w:w="10343" w:type="dxa"/>
        <w:tblLook w:val="04A0" w:firstRow="1" w:lastRow="0" w:firstColumn="1" w:lastColumn="0" w:noHBand="0" w:noVBand="1"/>
      </w:tblPr>
      <w:tblGrid>
        <w:gridCol w:w="3823"/>
        <w:gridCol w:w="2693"/>
        <w:gridCol w:w="3827"/>
      </w:tblGrid>
      <w:tr w:rsidR="00DF669F" w:rsidRPr="0009301D" w14:paraId="3BD664F0" w14:textId="77777777" w:rsidTr="006669AF">
        <w:tc>
          <w:tcPr>
            <w:tcW w:w="3823" w:type="dxa"/>
          </w:tcPr>
          <w:p w14:paraId="12C7ED49" w14:textId="0421BD7B" w:rsidR="00DF669F" w:rsidRPr="0009301D" w:rsidRDefault="001571F0" w:rsidP="00FB679F">
            <w:pPr>
              <w:spacing w:line="276" w:lineRule="auto"/>
              <w:rPr>
                <w:rFonts w:cstheme="minorHAnsi"/>
              </w:rPr>
            </w:pPr>
            <w:r w:rsidRPr="0009301D">
              <w:rPr>
                <w:rFonts w:cstheme="minorHAnsi"/>
              </w:rPr>
              <w:t>Sekundarstufe</w:t>
            </w:r>
            <w:r w:rsidR="00D9115A" w:rsidRPr="0009301D">
              <w:rPr>
                <w:rFonts w:cstheme="minorHAnsi"/>
              </w:rPr>
              <w:t xml:space="preserve"> I und II (</w:t>
            </w:r>
            <w:r w:rsidR="00E93518" w:rsidRPr="0009301D">
              <w:rPr>
                <w:rFonts w:cstheme="minorHAnsi"/>
              </w:rPr>
              <w:t>mit Zusatzmaterial</w:t>
            </w:r>
            <w:r w:rsidR="00D9115A" w:rsidRPr="0009301D">
              <w:rPr>
                <w:rFonts w:cstheme="minorHAnsi"/>
              </w:rPr>
              <w:t xml:space="preserve"> für die </w:t>
            </w:r>
            <w:r w:rsidR="007B2CE6" w:rsidRPr="0009301D">
              <w:rPr>
                <w:rFonts w:cstheme="minorHAnsi"/>
              </w:rPr>
              <w:t>Primarstufe</w:t>
            </w:r>
            <w:r w:rsidR="00D9115A" w:rsidRPr="0009301D">
              <w:rPr>
                <w:rFonts w:cstheme="minorHAnsi"/>
              </w:rPr>
              <w:t>)</w:t>
            </w:r>
          </w:p>
        </w:tc>
        <w:tc>
          <w:tcPr>
            <w:tcW w:w="2693" w:type="dxa"/>
          </w:tcPr>
          <w:p w14:paraId="1AE6C4A4" w14:textId="31C7BFCA" w:rsidR="00DF669F" w:rsidRPr="0009301D" w:rsidRDefault="00BD2294" w:rsidP="00FB679F">
            <w:pPr>
              <w:spacing w:line="276" w:lineRule="auto"/>
              <w:rPr>
                <w:rFonts w:cstheme="minorHAnsi"/>
              </w:rPr>
            </w:pPr>
            <w:r w:rsidRPr="0009301D">
              <w:rPr>
                <w:rFonts w:cstheme="minorHAnsi"/>
              </w:rPr>
              <w:t>Handreichung für Lehrkräfte</w:t>
            </w:r>
          </w:p>
        </w:tc>
        <w:tc>
          <w:tcPr>
            <w:tcW w:w="3827" w:type="dxa"/>
          </w:tcPr>
          <w:p w14:paraId="2212871F" w14:textId="77777777" w:rsidR="00DF669F" w:rsidRPr="0009301D" w:rsidRDefault="00DF669F" w:rsidP="00FB679F">
            <w:pPr>
              <w:spacing w:line="276" w:lineRule="auto"/>
              <w:rPr>
                <w:rFonts w:cstheme="minorHAnsi"/>
              </w:rPr>
            </w:pPr>
            <w:r w:rsidRPr="0009301D">
              <w:rPr>
                <w:rFonts w:cstheme="minorHAnsi"/>
              </w:rPr>
              <w:t>Dauer: 90 Min.</w:t>
            </w:r>
          </w:p>
        </w:tc>
      </w:tr>
    </w:tbl>
    <w:p w14:paraId="2AEB1944" w14:textId="77777777" w:rsidR="00DF669F" w:rsidRPr="0009301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7366"/>
        <w:gridCol w:w="3119"/>
      </w:tblGrid>
      <w:tr w:rsidR="001C16A9" w:rsidRPr="0009301D" w14:paraId="1E137FDE" w14:textId="77777777" w:rsidTr="00130758">
        <w:trPr>
          <w:trHeight w:val="1171"/>
        </w:trPr>
        <w:tc>
          <w:tcPr>
            <w:tcW w:w="7366" w:type="dxa"/>
            <w:vMerge w:val="restart"/>
          </w:tcPr>
          <w:p w14:paraId="6D2573A0" w14:textId="02BD3DB0" w:rsidR="007B2AE7" w:rsidRPr="0009301D" w:rsidRDefault="00BD2294" w:rsidP="00FB679F">
            <w:pPr>
              <w:spacing w:line="276" w:lineRule="auto"/>
              <w:rPr>
                <w:rFonts w:cstheme="minorHAnsi"/>
                <w:b/>
                <w:bCs/>
                <w:sz w:val="24"/>
                <w:szCs w:val="24"/>
              </w:rPr>
            </w:pPr>
            <w:r w:rsidRPr="0009301D">
              <w:rPr>
                <w:rFonts w:eastAsiaTheme="minorEastAsia" w:cstheme="minorHAnsi"/>
                <w:b/>
                <w:bCs/>
                <w:sz w:val="24"/>
                <w:szCs w:val="24"/>
              </w:rPr>
              <w:t>Ziel dieser Einheit ist es,</w:t>
            </w:r>
          </w:p>
          <w:p w14:paraId="4AEAF5CA" w14:textId="62BC58F9"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 xml:space="preserve">zu verstehen, welche biologischen Prozesse beim Einschlafen ablaufen und wie abendliche Bildschirmnutzung die Schlafqualität </w:t>
            </w:r>
            <w:del w:id="27" w:author="Fabienne Schmaus" w:date="2026-06-09T15:25:00Z" w16du:dateUtc="2026-06-09T13:25:00Z">
              <w:r w:rsidRPr="0009301D" w:rsidDel="0009301D">
                <w:rPr>
                  <w:rFonts w:asciiTheme="minorHAnsi" w:hAnsiTheme="minorHAnsi" w:cstheme="minorHAnsi"/>
                  <w:lang w:val="de-DE"/>
                </w:rPr>
                <w:delText xml:space="preserve">auf vielfältige Weise </w:delText>
              </w:r>
            </w:del>
            <w:r w:rsidRPr="0009301D">
              <w:rPr>
                <w:rFonts w:asciiTheme="minorHAnsi" w:hAnsiTheme="minorHAnsi" w:cstheme="minorHAnsi"/>
                <w:lang w:val="de-DE"/>
              </w:rPr>
              <w:t>beeinflusst.</w:t>
            </w:r>
          </w:p>
          <w:p w14:paraId="32E4349A" w14:textId="6DD7EB7A"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 xml:space="preserve">eigene Schlafgewohnheiten </w:t>
            </w:r>
            <w:del w:id="28" w:author="Fabienne Schmaus" w:date="2026-06-09T15:25:00Z" w16du:dateUtc="2026-06-09T13:25:00Z">
              <w:r w:rsidRPr="0009301D" w:rsidDel="0009301D">
                <w:rPr>
                  <w:rFonts w:asciiTheme="minorHAnsi" w:hAnsiTheme="minorHAnsi" w:cstheme="minorHAnsi"/>
                  <w:lang w:val="de-DE"/>
                </w:rPr>
                <w:delText xml:space="preserve">anhand konkreter Fallbeispiele </w:delText>
              </w:r>
            </w:del>
            <w:r w:rsidRPr="0009301D">
              <w:rPr>
                <w:rFonts w:asciiTheme="minorHAnsi" w:hAnsiTheme="minorHAnsi" w:cstheme="minorHAnsi"/>
                <w:lang w:val="de-DE"/>
              </w:rPr>
              <w:t>zu analysieren und ein bildschirmfreies Abendritual zu entwickeln.</w:t>
            </w:r>
          </w:p>
          <w:p w14:paraId="091370E4" w14:textId="61608319" w:rsidR="009F7CE9"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 xml:space="preserve">durch die Selbstbeobachtung </w:t>
            </w:r>
            <w:del w:id="29" w:author="Fabienne Schmaus" w:date="2026-06-09T15:25:00Z" w16du:dateUtc="2026-06-09T13:25:00Z">
              <w:r w:rsidRPr="0009301D" w:rsidDel="0009301D">
                <w:rPr>
                  <w:rFonts w:asciiTheme="minorHAnsi" w:hAnsiTheme="minorHAnsi" w:cstheme="minorHAnsi"/>
                  <w:lang w:val="de-DE"/>
                </w:rPr>
                <w:delText xml:space="preserve">mit dem Schlafprotokoll </w:delText>
              </w:r>
            </w:del>
            <w:r w:rsidRPr="0009301D">
              <w:rPr>
                <w:rFonts w:asciiTheme="minorHAnsi" w:hAnsiTheme="minorHAnsi" w:cstheme="minorHAnsi"/>
                <w:lang w:val="de-DE"/>
              </w:rPr>
              <w:t>eigene Handlungsmöglichkeiten zu erleben und Selbstwirksamkeit im Umgang mit digitalen Geräten am Abend zu stärken.</w:t>
            </w:r>
          </w:p>
          <w:p w14:paraId="5349582C" w14:textId="5DF84177" w:rsidR="000179AB" w:rsidRPr="0009301D" w:rsidRDefault="009F7CE9" w:rsidP="009F7CE9">
            <w:pPr>
              <w:pStyle w:val="Aufzhlungszeichen"/>
              <w:rPr>
                <w:rFonts w:asciiTheme="minorHAnsi" w:hAnsiTheme="minorHAnsi" w:cstheme="minorHAnsi"/>
                <w:lang w:val="de-DE"/>
              </w:rPr>
            </w:pPr>
            <w:r w:rsidRPr="0009301D">
              <w:rPr>
                <w:rFonts w:asciiTheme="minorHAnsi" w:hAnsiTheme="minorHAnsi" w:cstheme="minorHAnsi"/>
                <w:lang w:val="de-DE"/>
              </w:rPr>
              <w:t>Schlaf als wesentliche Gesundheitsressource wahrzunehmen</w:t>
            </w:r>
            <w:del w:id="30" w:author="Fabienne Schmaus" w:date="2026-06-09T15:24:00Z" w16du:dateUtc="2026-06-09T13:24:00Z">
              <w:r w:rsidRPr="0009301D" w:rsidDel="0009301D">
                <w:rPr>
                  <w:rFonts w:asciiTheme="minorHAnsi" w:hAnsiTheme="minorHAnsi" w:cstheme="minorHAnsi"/>
                  <w:lang w:val="de-DE"/>
                </w:rPr>
                <w:delText xml:space="preserve"> und die Leitfrage zu beantworten: *Was passiert in meinem Körper und Gehirn, wenn ich abends am Bildschirm bin – und wie kann ich besser einschlafen?</w:delText>
              </w:r>
            </w:del>
            <w:ins w:id="31" w:author="Fabienne Schmaus" w:date="2026-06-09T15:24:00Z" w16du:dateUtc="2026-06-09T13:24:00Z">
              <w:r w:rsidR="0009301D">
                <w:rPr>
                  <w:rFonts w:asciiTheme="minorHAnsi" w:hAnsiTheme="minorHAnsi" w:cstheme="minorHAnsi"/>
                  <w:lang w:val="de-DE"/>
                </w:rPr>
                <w:t>.</w:t>
              </w:r>
            </w:ins>
          </w:p>
        </w:tc>
        <w:tc>
          <w:tcPr>
            <w:tcW w:w="3119" w:type="dxa"/>
          </w:tcPr>
          <w:p w14:paraId="3FC87DAF" w14:textId="61B68783" w:rsidR="00DF669F" w:rsidRPr="0009301D" w:rsidRDefault="00213937" w:rsidP="00FB679F">
            <w:pPr>
              <w:spacing w:line="276" w:lineRule="auto"/>
              <w:rPr>
                <w:rFonts w:cstheme="minorHAnsi"/>
                <w:b/>
                <w:bCs/>
                <w:sz w:val="18"/>
                <w:szCs w:val="18"/>
              </w:rPr>
            </w:pPr>
            <w:r w:rsidRPr="0009301D">
              <w:rPr>
                <w:rFonts w:cstheme="minorHAnsi"/>
                <w:sz w:val="18"/>
                <w:szCs w:val="18"/>
                <w:highlight w:val="yellow"/>
              </w:rPr>
              <w:t>((</w:t>
            </w:r>
            <w:r w:rsidR="00DF669F" w:rsidRPr="0009301D">
              <w:rPr>
                <w:rFonts w:cstheme="minorHAnsi"/>
                <w:b/>
                <w:bCs/>
                <w:sz w:val="18"/>
                <w:szCs w:val="18"/>
                <w:highlight w:val="yellow"/>
              </w:rPr>
              <w:t>Bildvorschlag</w:t>
            </w:r>
          </w:p>
          <w:p w14:paraId="098A6A0F" w14:textId="0E3DB00B" w:rsidR="00DF669F" w:rsidRPr="0009301D" w:rsidRDefault="00DF669F" w:rsidP="00FB679F">
            <w:pPr>
              <w:spacing w:line="276" w:lineRule="auto"/>
              <w:rPr>
                <w:rFonts w:cstheme="minorHAnsi"/>
                <w:sz w:val="18"/>
                <w:szCs w:val="18"/>
              </w:rPr>
            </w:pPr>
            <w:r w:rsidRPr="0009301D">
              <w:rPr>
                <w:rFonts w:cstheme="minorHAnsi"/>
                <w:sz w:val="18"/>
                <w:szCs w:val="18"/>
                <w:highlight w:val="yellow"/>
              </w:rPr>
              <w:t>Der Begriff Gesundheit in Puzzle-Optik, um die vielen Aspekte des Themas zu verdeutlichen))</w:t>
            </w:r>
          </w:p>
        </w:tc>
      </w:tr>
      <w:tr w:rsidR="0050713B" w:rsidRPr="0009301D" w14:paraId="161FD2EF" w14:textId="77777777" w:rsidTr="000572D9">
        <w:trPr>
          <w:trHeight w:val="1978"/>
        </w:trPr>
        <w:tc>
          <w:tcPr>
            <w:tcW w:w="7366" w:type="dxa"/>
            <w:vMerge/>
          </w:tcPr>
          <w:p w14:paraId="6D1D26E3" w14:textId="77777777" w:rsidR="00DF669F" w:rsidRPr="0009301D" w:rsidRDefault="00DF669F" w:rsidP="00FB679F">
            <w:pPr>
              <w:spacing w:line="276" w:lineRule="auto"/>
              <w:rPr>
                <w:rFonts w:cstheme="minorHAnsi"/>
                <w:b/>
                <w:bCs/>
              </w:rPr>
            </w:pPr>
          </w:p>
        </w:tc>
        <w:tc>
          <w:tcPr>
            <w:tcW w:w="3119" w:type="dxa"/>
          </w:tcPr>
          <w:p w14:paraId="7B0E4366" w14:textId="77777777" w:rsidR="00213937" w:rsidRPr="0009301D" w:rsidRDefault="00213937" w:rsidP="00FB679F">
            <w:pPr>
              <w:spacing w:line="276" w:lineRule="auto"/>
              <w:rPr>
                <w:rFonts w:cstheme="minorHAnsi"/>
                <w:sz w:val="20"/>
                <w:szCs w:val="20"/>
              </w:rPr>
            </w:pPr>
            <w:r w:rsidRPr="0009301D">
              <w:rPr>
                <w:rFonts w:cstheme="minorHAnsi"/>
                <w:sz w:val="20"/>
                <w:szCs w:val="20"/>
                <w:highlight w:val="yellow"/>
              </w:rPr>
              <w:t>((grüner Kasten))</w:t>
            </w:r>
          </w:p>
          <w:p w14:paraId="7CC469E8" w14:textId="6BF98FD3" w:rsidR="00DF669F" w:rsidRPr="0009301D" w:rsidRDefault="00DF669F" w:rsidP="00FB679F">
            <w:pPr>
              <w:spacing w:line="276" w:lineRule="auto"/>
              <w:rPr>
                <w:rFonts w:cstheme="minorHAnsi"/>
                <w:b/>
                <w:bCs/>
                <w:sz w:val="18"/>
                <w:szCs w:val="18"/>
              </w:rPr>
            </w:pPr>
            <w:r w:rsidRPr="0009301D">
              <w:rPr>
                <w:rFonts w:cstheme="minorHAnsi"/>
                <w:sz w:val="20"/>
                <w:szCs w:val="20"/>
              </w:rPr>
              <w:t>Die verwendeten Onlinematerialien und -werkzeuge sind DSGVO-konform.</w:t>
            </w:r>
          </w:p>
        </w:tc>
      </w:tr>
    </w:tbl>
    <w:p w14:paraId="22224599" w14:textId="77777777" w:rsidR="00213937" w:rsidRPr="0009301D" w:rsidRDefault="00213937" w:rsidP="00DF669F">
      <w:pPr>
        <w:spacing w:line="276" w:lineRule="auto"/>
        <w:rPr>
          <w:rFonts w:cstheme="minorHAnsi"/>
          <w:b/>
          <w:bCs/>
          <w:sz w:val="12"/>
          <w:szCs w:val="12"/>
        </w:rPr>
      </w:pPr>
    </w:p>
    <w:tbl>
      <w:tblPr>
        <w:tblStyle w:val="Tabellenraster"/>
        <w:tblW w:w="10485" w:type="dxa"/>
        <w:tblLook w:val="04A0" w:firstRow="1" w:lastRow="0" w:firstColumn="1" w:lastColumn="0" w:noHBand="0" w:noVBand="1"/>
      </w:tblPr>
      <w:tblGrid>
        <w:gridCol w:w="2972"/>
        <w:gridCol w:w="7513"/>
      </w:tblGrid>
      <w:tr w:rsidR="001C16A9" w:rsidRPr="0009301D" w14:paraId="504E3745" w14:textId="77777777" w:rsidTr="006669AF">
        <w:tc>
          <w:tcPr>
            <w:tcW w:w="2972" w:type="dxa"/>
          </w:tcPr>
          <w:p w14:paraId="3B02A9E3" w14:textId="77777777" w:rsidR="00DF669F" w:rsidRPr="0009301D" w:rsidRDefault="00DF669F" w:rsidP="00FB679F">
            <w:pPr>
              <w:spacing w:line="276" w:lineRule="auto"/>
              <w:rPr>
                <w:rFonts w:cstheme="minorHAnsi"/>
                <w:b/>
                <w:bCs/>
              </w:rPr>
            </w:pPr>
            <w:r w:rsidRPr="0009301D">
              <w:rPr>
                <w:rFonts w:cstheme="minorHAnsi"/>
                <w:b/>
                <w:bCs/>
              </w:rPr>
              <w:t>Schulfächer</w:t>
            </w:r>
          </w:p>
        </w:tc>
        <w:tc>
          <w:tcPr>
            <w:tcW w:w="7513" w:type="dxa"/>
          </w:tcPr>
          <w:p w14:paraId="703C31C5" w14:textId="77777777" w:rsidR="00DF669F" w:rsidRPr="0009301D" w:rsidRDefault="00DF669F" w:rsidP="00FB679F">
            <w:pPr>
              <w:spacing w:line="276" w:lineRule="auto"/>
              <w:rPr>
                <w:rFonts w:cstheme="minorHAnsi"/>
                <w:b/>
                <w:bCs/>
              </w:rPr>
            </w:pPr>
            <w:r w:rsidRPr="0009301D">
              <w:rPr>
                <w:rFonts w:cstheme="minorHAnsi"/>
                <w:b/>
                <w:bCs/>
              </w:rPr>
              <w:t xml:space="preserve">Bezug zum Bildungsplan </w:t>
            </w:r>
          </w:p>
        </w:tc>
      </w:tr>
      <w:tr w:rsidR="0009301D" w:rsidRPr="0009301D" w14:paraId="38F9DB6A" w14:textId="77777777" w:rsidTr="00074499">
        <w:trPr>
          <w:ins w:id="32" w:author="Fabienne Schmaus" w:date="2026-06-09T15:25:00Z"/>
        </w:trPr>
        <w:tc>
          <w:tcPr>
            <w:tcW w:w="2972" w:type="dxa"/>
          </w:tcPr>
          <w:p w14:paraId="5E4FD528" w14:textId="0C5CC3A7" w:rsidR="0009301D" w:rsidRPr="0009301D" w:rsidRDefault="0009301D" w:rsidP="00074499">
            <w:pPr>
              <w:spacing w:line="276" w:lineRule="auto"/>
              <w:rPr>
                <w:ins w:id="33" w:author="Fabienne Schmaus" w:date="2026-06-09T15:25:00Z" w16du:dateUtc="2026-06-09T13:25:00Z"/>
                <w:rFonts w:cstheme="minorHAnsi"/>
              </w:rPr>
            </w:pPr>
            <w:ins w:id="34" w:author="Fabienne Schmaus" w:date="2026-06-09T15:25:00Z" w16du:dateUtc="2026-06-09T13:25:00Z">
              <w:r>
                <w:rPr>
                  <w:rFonts w:cstheme="minorHAnsi"/>
                </w:rPr>
                <w:t>Deutsch</w:t>
              </w:r>
            </w:ins>
          </w:p>
        </w:tc>
        <w:tc>
          <w:tcPr>
            <w:tcW w:w="7513" w:type="dxa"/>
          </w:tcPr>
          <w:p w14:paraId="37B14882" w14:textId="5877E7A3" w:rsidR="0009301D" w:rsidRPr="0009301D" w:rsidRDefault="0009301D" w:rsidP="00074499">
            <w:pPr>
              <w:spacing w:line="276" w:lineRule="auto"/>
              <w:rPr>
                <w:ins w:id="35" w:author="Fabienne Schmaus" w:date="2026-06-09T15:25:00Z" w16du:dateUtc="2026-06-09T13:25:00Z"/>
                <w:rFonts w:cstheme="minorHAnsi"/>
              </w:rPr>
            </w:pPr>
            <w:ins w:id="36" w:author="Fabienne Schmaus" w:date="2026-06-09T15:25:00Z" w16du:dateUtc="2026-06-09T13:25:00Z">
              <w:r w:rsidRPr="0009301D">
                <w:rPr>
                  <w:rFonts w:cstheme="minorHAnsi"/>
                </w:rPr>
                <w:t xml:space="preserve">&gt; </w:t>
              </w:r>
            </w:ins>
            <w:ins w:id="37" w:author="Fabienne Schmaus" w:date="2026-06-09T15:26:00Z" w16du:dateUtc="2026-06-09T13:26:00Z">
              <w:r>
                <w:rPr>
                  <w:rFonts w:cstheme="minorHAnsi"/>
                </w:rPr>
                <w:t>Lesekompetenz</w:t>
              </w:r>
            </w:ins>
          </w:p>
          <w:p w14:paraId="13C64961" w14:textId="75F3CB22" w:rsidR="0009301D" w:rsidRPr="0009301D" w:rsidRDefault="0009301D" w:rsidP="0009301D">
            <w:pPr>
              <w:spacing w:line="276" w:lineRule="auto"/>
              <w:rPr>
                <w:ins w:id="38" w:author="Fabienne Schmaus" w:date="2026-06-09T15:25:00Z" w16du:dateUtc="2026-06-09T13:25:00Z"/>
                <w:rFonts w:cstheme="minorHAnsi"/>
              </w:rPr>
            </w:pPr>
            <w:ins w:id="39" w:author="Fabienne Schmaus" w:date="2026-06-09T15:25:00Z" w16du:dateUtc="2026-06-09T13:25:00Z">
              <w:r w:rsidRPr="0009301D">
                <w:rPr>
                  <w:rFonts w:cstheme="minorHAnsi"/>
                </w:rPr>
                <w:t xml:space="preserve">&gt; </w:t>
              </w:r>
            </w:ins>
            <w:ins w:id="40" w:author="Fabienne Schmaus" w:date="2026-06-09T15:26:00Z" w16du:dateUtc="2026-06-09T13:26:00Z">
              <w:r>
                <w:rPr>
                  <w:rFonts w:cstheme="minorHAnsi"/>
                </w:rPr>
                <w:t>Textproduktion</w:t>
              </w:r>
            </w:ins>
          </w:p>
        </w:tc>
      </w:tr>
      <w:tr w:rsidR="001C16A9" w:rsidRPr="0009301D" w14:paraId="3052B4CD" w14:textId="77777777" w:rsidTr="006669AF">
        <w:tc>
          <w:tcPr>
            <w:tcW w:w="2972" w:type="dxa"/>
          </w:tcPr>
          <w:p w14:paraId="63AB30B3" w14:textId="431E0C12" w:rsidR="00DF669F" w:rsidRPr="0009301D" w:rsidRDefault="009F7CE9" w:rsidP="00FB679F">
            <w:pPr>
              <w:spacing w:line="276" w:lineRule="auto"/>
              <w:rPr>
                <w:rFonts w:cstheme="minorHAnsi"/>
              </w:rPr>
            </w:pPr>
            <w:r w:rsidRPr="0009301D">
              <w:rPr>
                <w:rFonts w:cstheme="minorHAnsi"/>
              </w:rPr>
              <w:t>Biologie</w:t>
            </w:r>
          </w:p>
        </w:tc>
        <w:tc>
          <w:tcPr>
            <w:tcW w:w="7513" w:type="dxa"/>
          </w:tcPr>
          <w:p w14:paraId="482B6033" w14:textId="4787E160" w:rsidR="000179AB" w:rsidRPr="0009301D" w:rsidRDefault="00AC68BE" w:rsidP="00FB679F">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Schlaf-Wach-Rhythmus / zirkadianer Rhythmus</w:t>
            </w:r>
          </w:p>
          <w:p w14:paraId="56BF2A4D" w14:textId="77777777" w:rsidR="00DF669F" w:rsidRPr="0009301D" w:rsidRDefault="00AC68BE" w:rsidP="00FB679F">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biologische Schlafgrundlagen</w:t>
            </w:r>
          </w:p>
          <w:p w14:paraId="36F356B8" w14:textId="79CB982A" w:rsidR="009F7CE9" w:rsidRPr="0009301D" w:rsidRDefault="009F7CE9" w:rsidP="00FB679F">
            <w:pPr>
              <w:spacing w:line="276" w:lineRule="auto"/>
              <w:rPr>
                <w:rFonts w:cstheme="minorHAnsi"/>
              </w:rPr>
            </w:pPr>
            <w:r w:rsidRPr="0009301D">
              <w:rPr>
                <w:rFonts w:cstheme="minorHAnsi"/>
              </w:rPr>
              <w:t>&gt; Hormon Melatonin</w:t>
            </w:r>
          </w:p>
        </w:tc>
      </w:tr>
      <w:tr w:rsidR="0050713B" w:rsidRPr="0009301D" w14:paraId="23B53350" w14:textId="77777777" w:rsidTr="006669AF">
        <w:tc>
          <w:tcPr>
            <w:tcW w:w="2972" w:type="dxa"/>
          </w:tcPr>
          <w:p w14:paraId="6FEEDBC9" w14:textId="63004D8C" w:rsidR="00DF669F" w:rsidRPr="0009301D" w:rsidRDefault="001C16A9" w:rsidP="00FB679F">
            <w:pPr>
              <w:spacing w:line="276" w:lineRule="auto"/>
              <w:rPr>
                <w:rFonts w:cstheme="minorHAnsi"/>
              </w:rPr>
            </w:pPr>
            <w:r w:rsidRPr="0009301D">
              <w:rPr>
                <w:rFonts w:cstheme="minorHAnsi"/>
              </w:rPr>
              <w:t>Ethik / Philosophie</w:t>
            </w:r>
          </w:p>
        </w:tc>
        <w:tc>
          <w:tcPr>
            <w:tcW w:w="7513" w:type="dxa"/>
          </w:tcPr>
          <w:p w14:paraId="4B610316" w14:textId="304D33A6" w:rsidR="00C4602A"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Selbstverantwortung</w:t>
            </w:r>
          </w:p>
          <w:p w14:paraId="1775F7EE" w14:textId="7E7BAD50" w:rsidR="00DF669F"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commentRangeStart w:id="41"/>
            <w:commentRangeStart w:id="42"/>
            <w:r w:rsidR="00C4602A" w:rsidRPr="0009301D">
              <w:rPr>
                <w:rFonts w:cstheme="minorHAnsi"/>
              </w:rPr>
              <w:t>Werte</w:t>
            </w:r>
            <w:commentRangeEnd w:id="41"/>
            <w:r w:rsidR="00004AB8">
              <w:rPr>
                <w:rStyle w:val="Kommentarzeichen"/>
                <w:rFonts w:cstheme="minorHAnsi"/>
                <w:sz w:val="22"/>
                <w:szCs w:val="22"/>
              </w:rPr>
              <w:commentReference w:id="41"/>
            </w:r>
            <w:commentRangeEnd w:id="42"/>
            <w:r w:rsidR="0001073A">
              <w:rPr>
                <w:rStyle w:val="Kommentarzeichen"/>
                <w:rFonts w:cstheme="minorHAnsi"/>
                <w:sz w:val="22"/>
                <w:szCs w:val="22"/>
              </w:rPr>
              <w:commentReference w:id="42"/>
            </w:r>
            <w:ins w:id="43" w:author="Michael Kohl" w:date="2026-06-11T11:34:00Z" w16du:dateUtc="2026-06-11T09:34:00Z">
              <w:r w:rsidR="0001073A">
                <w:rPr>
                  <w:rFonts w:cstheme="minorHAnsi"/>
                </w:rPr>
                <w:t>vermittlung</w:t>
              </w:r>
            </w:ins>
          </w:p>
        </w:tc>
      </w:tr>
      <w:tr w:rsidR="001C16A9" w:rsidRPr="0009301D" w14:paraId="6B7D0B70" w14:textId="77777777" w:rsidTr="006669AF">
        <w:tc>
          <w:tcPr>
            <w:tcW w:w="2972" w:type="dxa"/>
          </w:tcPr>
          <w:p w14:paraId="7B52C133" w14:textId="047823F6" w:rsidR="001C16A9" w:rsidRPr="0009301D" w:rsidRDefault="001C16A9" w:rsidP="00FB679F">
            <w:pPr>
              <w:spacing w:line="276" w:lineRule="auto"/>
              <w:rPr>
                <w:rFonts w:cstheme="minorHAnsi"/>
              </w:rPr>
            </w:pPr>
            <w:r w:rsidRPr="0009301D">
              <w:rPr>
                <w:rFonts w:cstheme="minorHAnsi"/>
              </w:rPr>
              <w:t>Psychologie</w:t>
            </w:r>
          </w:p>
        </w:tc>
        <w:tc>
          <w:tcPr>
            <w:tcW w:w="7513" w:type="dxa"/>
          </w:tcPr>
          <w:p w14:paraId="38B70586" w14:textId="255BBD25" w:rsidR="000179AB"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Elemente psychischer Gesundheit</w:t>
            </w:r>
          </w:p>
          <w:p w14:paraId="7B61E408" w14:textId="0DA9B46C" w:rsidR="000179AB"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FOMO</w:t>
            </w:r>
            <w:ins w:id="44" w:author="Fabienne Schmaus" w:date="2026-06-09T15:27:00Z" w16du:dateUtc="2026-06-09T13:27:00Z">
              <w:r w:rsidR="0009301D">
                <w:rPr>
                  <w:rFonts w:cstheme="minorHAnsi"/>
                </w:rPr>
                <w:t>-</w:t>
              </w:r>
            </w:ins>
            <w:del w:id="45" w:author="Fabienne Schmaus" w:date="2026-06-09T15:27:00Z" w16du:dateUtc="2026-06-09T13:27:00Z">
              <w:r w:rsidR="009F7CE9" w:rsidRPr="0009301D" w:rsidDel="0009301D">
                <w:rPr>
                  <w:rFonts w:cstheme="minorHAnsi"/>
                </w:rPr>
                <w:delText xml:space="preserve"> </w:delText>
              </w:r>
            </w:del>
            <w:r w:rsidR="009F7CE9" w:rsidRPr="0009301D">
              <w:rPr>
                <w:rFonts w:cstheme="minorHAnsi"/>
              </w:rPr>
              <w:t>Phänomen</w:t>
            </w:r>
          </w:p>
          <w:p w14:paraId="30CAB48B" w14:textId="2539C34E" w:rsidR="001C16A9" w:rsidRPr="0009301D" w:rsidRDefault="00AC68BE" w:rsidP="000A5AD8">
            <w:pPr>
              <w:spacing w:line="276" w:lineRule="auto"/>
              <w:rPr>
                <w:rFonts w:cstheme="minorHAnsi"/>
              </w:rPr>
            </w:pPr>
            <w:r w:rsidRPr="0009301D">
              <w:rPr>
                <w:rFonts w:cstheme="minorHAnsi"/>
              </w:rPr>
              <w:t>&gt;</w:t>
            </w:r>
            <w:r w:rsidR="001C16A9" w:rsidRPr="0009301D">
              <w:rPr>
                <w:rFonts w:cstheme="minorHAnsi"/>
              </w:rPr>
              <w:t xml:space="preserve"> </w:t>
            </w:r>
            <w:r w:rsidR="009F7CE9" w:rsidRPr="0009301D">
              <w:rPr>
                <w:rFonts w:cstheme="minorHAnsi"/>
              </w:rPr>
              <w:t>emotionale Regulation</w:t>
            </w:r>
          </w:p>
        </w:tc>
      </w:tr>
      <w:tr w:rsidR="001C16A9" w:rsidRPr="0009301D" w14:paraId="4370B536" w14:textId="77777777" w:rsidTr="006669AF">
        <w:tc>
          <w:tcPr>
            <w:tcW w:w="2972" w:type="dxa"/>
          </w:tcPr>
          <w:p w14:paraId="17C8BE67" w14:textId="290231BE" w:rsidR="001C16A9" w:rsidRPr="0009301D" w:rsidRDefault="001C16A9" w:rsidP="00FB679F">
            <w:pPr>
              <w:spacing w:line="276" w:lineRule="auto"/>
              <w:rPr>
                <w:rFonts w:cstheme="minorHAnsi"/>
              </w:rPr>
            </w:pPr>
            <w:r w:rsidRPr="0009301D">
              <w:rPr>
                <w:rFonts w:cstheme="minorHAnsi"/>
              </w:rPr>
              <w:t>Informatik</w:t>
            </w:r>
          </w:p>
        </w:tc>
        <w:tc>
          <w:tcPr>
            <w:tcW w:w="7513" w:type="dxa"/>
          </w:tcPr>
          <w:p w14:paraId="0B3D22E7" w14:textId="47F081FB" w:rsidR="000179AB" w:rsidRPr="0009301D" w:rsidRDefault="00AC68BE" w:rsidP="009F7CE9">
            <w:pPr>
              <w:spacing w:line="276" w:lineRule="auto"/>
              <w:rPr>
                <w:rFonts w:cstheme="minorHAnsi"/>
                <w:lang w:val="it-IT"/>
              </w:rPr>
            </w:pPr>
            <w:r w:rsidRPr="0009301D">
              <w:rPr>
                <w:rFonts w:cstheme="minorHAnsi"/>
                <w:lang w:val="it-IT"/>
              </w:rPr>
              <w:t>&gt;</w:t>
            </w:r>
            <w:r w:rsidR="001C16A9" w:rsidRPr="0009301D">
              <w:rPr>
                <w:rFonts w:cstheme="minorHAnsi"/>
                <w:lang w:val="it-IT"/>
              </w:rPr>
              <w:t xml:space="preserve"> </w:t>
            </w:r>
            <w:r w:rsidR="009F7CE9" w:rsidRPr="0009301D">
              <w:rPr>
                <w:rFonts w:cstheme="minorHAnsi"/>
                <w:lang w:val="it-IT"/>
              </w:rPr>
              <w:t>Social-Media-Mechanismen</w:t>
            </w:r>
          </w:p>
        </w:tc>
      </w:tr>
      <w:tr w:rsidR="001C16A9" w:rsidRPr="0009301D" w14:paraId="61251CD2" w14:textId="77777777" w:rsidTr="006669AF">
        <w:tc>
          <w:tcPr>
            <w:tcW w:w="2972" w:type="dxa"/>
          </w:tcPr>
          <w:p w14:paraId="7DF6E785" w14:textId="43435A21" w:rsidR="001C16A9" w:rsidRPr="0009301D" w:rsidRDefault="00C4602A" w:rsidP="001C16A9">
            <w:pPr>
              <w:spacing w:line="276" w:lineRule="auto"/>
              <w:rPr>
                <w:rFonts w:cstheme="minorHAnsi"/>
              </w:rPr>
            </w:pPr>
            <w:r w:rsidRPr="0009301D">
              <w:rPr>
                <w:rFonts w:cstheme="minorHAnsi"/>
              </w:rPr>
              <w:t>Sozialkunde</w:t>
            </w:r>
          </w:p>
        </w:tc>
        <w:tc>
          <w:tcPr>
            <w:tcW w:w="7513" w:type="dxa"/>
          </w:tcPr>
          <w:p w14:paraId="65F69340" w14:textId="4BF625F9" w:rsidR="001C16A9" w:rsidRPr="0009301D" w:rsidRDefault="001C16A9" w:rsidP="00C4602A">
            <w:pPr>
              <w:spacing w:line="276" w:lineRule="auto"/>
              <w:rPr>
                <w:rFonts w:cstheme="minorHAnsi"/>
              </w:rPr>
            </w:pPr>
            <w:r w:rsidRPr="0009301D">
              <w:rPr>
                <w:rFonts w:cstheme="minorHAnsi"/>
              </w:rPr>
              <w:t>&gt;</w:t>
            </w:r>
            <w:r w:rsidR="00C4602A" w:rsidRPr="0009301D">
              <w:rPr>
                <w:rFonts w:cstheme="minorHAnsi"/>
              </w:rPr>
              <w:t xml:space="preserve"> </w:t>
            </w:r>
            <w:commentRangeStart w:id="46"/>
            <w:commentRangeStart w:id="47"/>
            <w:r w:rsidR="009F7CE9" w:rsidRPr="0009301D">
              <w:rPr>
                <w:rFonts w:cstheme="minorHAnsi"/>
              </w:rPr>
              <w:t>Always-on-Kultur</w:t>
            </w:r>
            <w:commentRangeEnd w:id="46"/>
            <w:r w:rsidR="00004AB8">
              <w:rPr>
                <w:rStyle w:val="Kommentarzeichen"/>
                <w:rFonts w:cstheme="minorHAnsi"/>
                <w:sz w:val="22"/>
                <w:szCs w:val="22"/>
              </w:rPr>
              <w:commentReference w:id="46"/>
            </w:r>
            <w:commentRangeEnd w:id="47"/>
            <w:r w:rsidR="00DA00D6">
              <w:rPr>
                <w:rStyle w:val="Kommentarzeichen"/>
                <w:rFonts w:cstheme="minorHAnsi"/>
                <w:sz w:val="22"/>
                <w:szCs w:val="22"/>
              </w:rPr>
              <w:commentReference w:id="47"/>
            </w:r>
            <w:ins w:id="48" w:author="Michael Kohl" w:date="2026-06-11T11:39:00Z" w16du:dateUtc="2026-06-11T09:39:00Z">
              <w:r w:rsidR="00DA00D6">
                <w:rPr>
                  <w:rFonts w:cstheme="minorHAnsi"/>
                </w:rPr>
                <w:t xml:space="preserve"> (Dauererreichbarkeit)</w:t>
              </w:r>
            </w:ins>
          </w:p>
          <w:p w14:paraId="71B206E0" w14:textId="7BC68B34" w:rsidR="00C4602A" w:rsidRPr="0009301D" w:rsidRDefault="00C4602A" w:rsidP="00C4602A">
            <w:pPr>
              <w:spacing w:line="276" w:lineRule="auto"/>
              <w:rPr>
                <w:rFonts w:cstheme="minorHAnsi"/>
              </w:rPr>
            </w:pPr>
            <w:r w:rsidRPr="0009301D">
              <w:rPr>
                <w:rFonts w:cstheme="minorHAnsi"/>
              </w:rPr>
              <w:t xml:space="preserve">&gt; </w:t>
            </w:r>
            <w:r w:rsidR="009F7CE9" w:rsidRPr="0009301D">
              <w:rPr>
                <w:rFonts w:cstheme="minorHAnsi"/>
              </w:rPr>
              <w:t>gesellschaftliche Regulierungsmöglichkeiten</w:t>
            </w:r>
          </w:p>
          <w:p w14:paraId="041CD507" w14:textId="207A589F" w:rsidR="00C4602A" w:rsidRPr="0009301D" w:rsidRDefault="00C4602A" w:rsidP="00C4602A">
            <w:pPr>
              <w:spacing w:line="276" w:lineRule="auto"/>
              <w:rPr>
                <w:rFonts w:cstheme="minorHAnsi"/>
              </w:rPr>
            </w:pPr>
            <w:r w:rsidRPr="0009301D">
              <w:rPr>
                <w:rFonts w:cstheme="minorHAnsi"/>
              </w:rPr>
              <w:t>&gt; Plattform</w:t>
            </w:r>
            <w:ins w:id="49" w:author="Fabienne Schmaus" w:date="2026-06-09T15:27:00Z" w16du:dateUtc="2026-06-09T13:27:00Z">
              <w:r w:rsidR="00004AB8">
                <w:rPr>
                  <w:rFonts w:cstheme="minorHAnsi"/>
                </w:rPr>
                <w:t>v</w:t>
              </w:r>
            </w:ins>
            <w:del w:id="50" w:author="Fabienne Schmaus" w:date="2026-06-09T15:27:00Z" w16du:dateUtc="2026-06-09T13:27:00Z">
              <w:r w:rsidRPr="0009301D" w:rsidDel="00004AB8">
                <w:rPr>
                  <w:rFonts w:cstheme="minorHAnsi"/>
                </w:rPr>
                <w:delText>-V</w:delText>
              </w:r>
            </w:del>
            <w:r w:rsidRPr="0009301D">
              <w:rPr>
                <w:rFonts w:cstheme="minorHAnsi"/>
              </w:rPr>
              <w:t>erantwortung</w:t>
            </w:r>
          </w:p>
        </w:tc>
      </w:tr>
    </w:tbl>
    <w:p w14:paraId="5AF07FBC" w14:textId="7AB81091" w:rsidR="00DF669F" w:rsidRPr="0009301D" w:rsidRDefault="00DF669F" w:rsidP="00DF669F">
      <w:pPr>
        <w:spacing w:line="276" w:lineRule="auto"/>
        <w:rPr>
          <w:rFonts w:cstheme="minorHAnsi"/>
          <w:sz w:val="24"/>
          <w:szCs w:val="24"/>
        </w:rPr>
      </w:pPr>
      <w:r w:rsidRPr="0009301D">
        <w:rPr>
          <w:rFonts w:cstheme="minorHAnsi"/>
          <w:sz w:val="24"/>
          <w:szCs w:val="24"/>
          <w:highlight w:val="lightGray"/>
        </w:rPr>
        <w:lastRenderedPageBreak/>
        <w:br w:type="page"/>
      </w:r>
    </w:p>
    <w:p w14:paraId="26C97897" w14:textId="59F483FE" w:rsidR="00775017" w:rsidRPr="0009301D" w:rsidRDefault="00775017" w:rsidP="00775017">
      <w:pPr>
        <w:spacing w:after="0" w:line="276" w:lineRule="auto"/>
        <w:rPr>
          <w:rFonts w:cstheme="minorHAnsi"/>
          <w:sz w:val="24"/>
          <w:szCs w:val="24"/>
        </w:rPr>
      </w:pPr>
      <w:r w:rsidRPr="0009301D">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09301D" w14:paraId="74A8A338" w14:textId="77777777" w:rsidTr="006669AF">
        <w:tc>
          <w:tcPr>
            <w:tcW w:w="10343" w:type="dxa"/>
          </w:tcPr>
          <w:p w14:paraId="48599405" w14:textId="77777777" w:rsidR="00DF669F" w:rsidRPr="0009301D" w:rsidRDefault="00DF669F" w:rsidP="00FB679F">
            <w:pPr>
              <w:spacing w:line="276" w:lineRule="auto"/>
              <w:rPr>
                <w:rFonts w:cstheme="minorHAnsi"/>
                <w:b/>
                <w:bCs/>
                <w:sz w:val="24"/>
                <w:szCs w:val="24"/>
              </w:rPr>
            </w:pPr>
            <w:r w:rsidRPr="0009301D">
              <w:rPr>
                <w:rFonts w:cstheme="minorHAnsi"/>
                <w:b/>
                <w:bCs/>
                <w:sz w:val="24"/>
                <w:szCs w:val="24"/>
              </w:rPr>
              <w:t xml:space="preserve">KMK-Kompetenzen </w:t>
            </w:r>
          </w:p>
          <w:p w14:paraId="40F91CCF" w14:textId="086FD779" w:rsidR="001C16A9" w:rsidRPr="0009301D" w:rsidRDefault="00DF669F" w:rsidP="00FB679F">
            <w:pPr>
              <w:spacing w:line="276" w:lineRule="auto"/>
              <w:rPr>
                <w:rFonts w:cstheme="minorHAnsi"/>
              </w:rPr>
            </w:pPr>
            <w:r w:rsidRPr="0009301D">
              <w:rPr>
                <w:rFonts w:cstheme="minorHAnsi"/>
              </w:rPr>
              <w:t xml:space="preserve">&gt; </w:t>
            </w:r>
            <w:r w:rsidR="001C16A9" w:rsidRPr="0009301D">
              <w:rPr>
                <w:rFonts w:cstheme="minorHAnsi"/>
              </w:rPr>
              <w:t xml:space="preserve">Sicher in digitalen Umgebungen agieren: </w:t>
            </w:r>
            <w:r w:rsidR="00435B92" w:rsidRPr="0009301D">
              <w:rPr>
                <w:rFonts w:cstheme="minorHAnsi"/>
              </w:rPr>
              <w:t>Risiken abendlicher Bildschirmnutzung erkennen und konkrete Gegenmaßnahmen entwickeln</w:t>
            </w:r>
          </w:p>
          <w:p w14:paraId="17C876F9" w14:textId="4450481B" w:rsidR="00C4602A" w:rsidRPr="0009301D" w:rsidRDefault="00DF669F" w:rsidP="00FB679F">
            <w:pPr>
              <w:spacing w:line="276" w:lineRule="auto"/>
              <w:rPr>
                <w:rFonts w:cstheme="minorHAnsi"/>
              </w:rPr>
            </w:pPr>
            <w:r w:rsidRPr="0009301D">
              <w:rPr>
                <w:rFonts w:cstheme="minorHAnsi"/>
              </w:rPr>
              <w:t xml:space="preserve">&gt; </w:t>
            </w:r>
            <w:r w:rsidR="00C4602A" w:rsidRPr="0009301D">
              <w:rPr>
                <w:rFonts w:cstheme="minorHAnsi"/>
              </w:rPr>
              <w:t xml:space="preserve">Gesundheit schützen: </w:t>
            </w:r>
            <w:r w:rsidR="00435B92" w:rsidRPr="0009301D">
              <w:rPr>
                <w:rFonts w:cstheme="minorHAnsi"/>
              </w:rPr>
              <w:t>Schlafgesundheit als wichtige Gesundheitsressource schützen</w:t>
            </w:r>
          </w:p>
          <w:p w14:paraId="126BEB7F" w14:textId="371CDC7E" w:rsidR="00435B92" w:rsidRPr="0009301D" w:rsidRDefault="00435B92" w:rsidP="00FB679F">
            <w:pPr>
              <w:spacing w:line="276" w:lineRule="auto"/>
              <w:rPr>
                <w:rFonts w:cstheme="minorHAnsi"/>
              </w:rPr>
            </w:pPr>
            <w:r w:rsidRPr="0009301D">
              <w:rPr>
                <w:rFonts w:cstheme="minorHAnsi"/>
              </w:rPr>
              <w:t>&gt; Problemlösen und Handeln: Eigene Schlafgewohnheiten analysieren; ein bildschirmfreies Abendritual planen, erproben und im Schlafprotokoll dokumentieren</w:t>
            </w:r>
          </w:p>
          <w:p w14:paraId="52E6A083" w14:textId="5E5FB048" w:rsidR="00E92326" w:rsidRPr="0009301D" w:rsidRDefault="00DF669F" w:rsidP="00FB679F">
            <w:pPr>
              <w:spacing w:line="276" w:lineRule="auto"/>
              <w:rPr>
                <w:rFonts w:cstheme="minorHAnsi"/>
              </w:rPr>
            </w:pPr>
            <w:r w:rsidRPr="0009301D">
              <w:rPr>
                <w:rFonts w:cstheme="minorHAnsi"/>
              </w:rPr>
              <w:t xml:space="preserve">&gt; </w:t>
            </w:r>
            <w:r w:rsidR="001C16A9" w:rsidRPr="0009301D">
              <w:rPr>
                <w:rFonts w:cstheme="minorHAnsi"/>
              </w:rPr>
              <w:t xml:space="preserve">Medien analysieren und </w:t>
            </w:r>
            <w:r w:rsidR="00435B92" w:rsidRPr="0009301D">
              <w:rPr>
                <w:rFonts w:cstheme="minorHAnsi"/>
              </w:rPr>
              <w:t>reflektieren</w:t>
            </w:r>
            <w:r w:rsidR="001C16A9" w:rsidRPr="0009301D">
              <w:rPr>
                <w:rFonts w:cstheme="minorHAnsi"/>
              </w:rPr>
              <w:t xml:space="preserve">: </w:t>
            </w:r>
            <w:r w:rsidR="00435B92" w:rsidRPr="0009301D">
              <w:rPr>
                <w:rFonts w:cstheme="minorHAnsi"/>
              </w:rPr>
              <w:t>Zusammenhänge zwischen Mediennutzung und Schlafqualität kritisch analysieren</w:t>
            </w:r>
          </w:p>
        </w:tc>
      </w:tr>
    </w:tbl>
    <w:p w14:paraId="048A8F30" w14:textId="77777777" w:rsidR="00DF669F" w:rsidRPr="0009301D"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09301D" w14:paraId="722172C7" w14:textId="77777777" w:rsidTr="00CD235D">
        <w:trPr>
          <w:trHeight w:val="5890"/>
        </w:trPr>
        <w:tc>
          <w:tcPr>
            <w:tcW w:w="1353" w:type="pct"/>
          </w:tcPr>
          <w:p w14:paraId="52A3D105" w14:textId="521F3732" w:rsidR="00DF669F" w:rsidRPr="0009301D" w:rsidRDefault="00DF669F" w:rsidP="00FB679F">
            <w:pPr>
              <w:spacing w:after="160" w:line="276" w:lineRule="auto"/>
              <w:rPr>
                <w:rFonts w:cstheme="minorHAnsi"/>
                <w:b/>
                <w:bCs/>
              </w:rPr>
            </w:pPr>
            <w:r w:rsidRPr="0009301D">
              <w:rPr>
                <w:rFonts w:cstheme="minorHAnsi"/>
                <w:b/>
                <w:bCs/>
              </w:rPr>
              <w:t>Schwerpunkte der Einheit nach den 7 Dimensionen der digitalen Gesundheitskompetenz</w:t>
            </w:r>
          </w:p>
          <w:p w14:paraId="71968993" w14:textId="77777777" w:rsidR="00DF669F" w:rsidRPr="0009301D" w:rsidRDefault="00DF669F" w:rsidP="00FB679F">
            <w:pPr>
              <w:spacing w:after="160" w:line="276" w:lineRule="auto"/>
              <w:rPr>
                <w:rFonts w:cstheme="minorHAnsi"/>
                <w:b/>
                <w:bCs/>
              </w:rPr>
            </w:pPr>
          </w:p>
        </w:tc>
        <w:tc>
          <w:tcPr>
            <w:tcW w:w="3647" w:type="pct"/>
          </w:tcPr>
          <w:p w14:paraId="058BB13E" w14:textId="78FBB188" w:rsidR="003302D4" w:rsidRPr="0009301D" w:rsidRDefault="003302D4" w:rsidP="003302D4">
            <w:pPr>
              <w:widowControl w:val="0"/>
              <w:pBdr>
                <w:top w:val="nil"/>
                <w:left w:val="nil"/>
                <w:bottom w:val="nil"/>
                <w:right w:val="nil"/>
                <w:between w:val="nil"/>
              </w:pBdr>
              <w:tabs>
                <w:tab w:val="left" w:pos="630"/>
              </w:tabs>
              <w:rPr>
                <w:rFonts w:cstheme="minorHAnsi"/>
              </w:rPr>
            </w:pPr>
            <w:r w:rsidRPr="0009301D">
              <w:rPr>
                <w:rFonts w:cstheme="minorHAnsi"/>
              </w:rPr>
              <w:t xml:space="preserve">&gt; </w:t>
            </w:r>
            <w:r w:rsidRPr="0009301D">
              <w:rPr>
                <w:rFonts w:cstheme="minorHAnsi"/>
                <w:b/>
                <w:bCs/>
              </w:rPr>
              <w:t xml:space="preserve">Bewertung der Qualität von Gesundheitsinformationen: </w:t>
            </w:r>
          </w:p>
          <w:p w14:paraId="5ABB5A62" w14:textId="4E2072B0" w:rsidR="003302D4" w:rsidRPr="0009301D" w:rsidRDefault="003302D4" w:rsidP="003302D4">
            <w:pPr>
              <w:widowControl w:val="0"/>
              <w:pBdr>
                <w:top w:val="nil"/>
                <w:left w:val="nil"/>
                <w:bottom w:val="nil"/>
                <w:right w:val="nil"/>
                <w:between w:val="nil"/>
              </w:pBdr>
              <w:rPr>
                <w:rFonts w:cstheme="minorHAnsi"/>
              </w:rPr>
            </w:pPr>
            <w:r w:rsidRPr="0009301D">
              <w:rPr>
                <w:rFonts w:cstheme="minorHAnsi"/>
              </w:rPr>
              <w:t>wird verstanden als die Fähigkeit, die Verlässlichkeit und Vertrauenswürdigkeit der ermittelten gesundheitsbezogenen Informationen zu bewerten (z.</w:t>
            </w:r>
            <w:r w:rsidR="002C5BB5" w:rsidRPr="0009301D">
              <w:rPr>
                <w:rFonts w:cstheme="minorHAnsi"/>
              </w:rPr>
              <w:t> </w:t>
            </w:r>
            <w:r w:rsidRPr="0009301D">
              <w:rPr>
                <w:rFonts w:cstheme="minorHAnsi"/>
              </w:rPr>
              <w:t>B. kritische Einschätzung, ob die gefundenen Informationen kommerziellen Charakter haben)</w:t>
            </w:r>
          </w:p>
          <w:p w14:paraId="4A6557DD" w14:textId="77777777" w:rsidR="003302D4" w:rsidRPr="0009301D" w:rsidRDefault="003302D4" w:rsidP="003302D4">
            <w:pPr>
              <w:widowControl w:val="0"/>
              <w:pBdr>
                <w:top w:val="nil"/>
                <w:left w:val="nil"/>
                <w:bottom w:val="nil"/>
                <w:right w:val="nil"/>
                <w:between w:val="nil"/>
              </w:pBdr>
              <w:rPr>
                <w:rFonts w:cstheme="minorHAnsi"/>
              </w:rPr>
            </w:pPr>
          </w:p>
          <w:p w14:paraId="5B1B4920" w14:textId="76C4122D" w:rsidR="003302D4" w:rsidRPr="0009301D" w:rsidRDefault="003302D4" w:rsidP="003302D4">
            <w:pPr>
              <w:widowControl w:val="0"/>
              <w:pBdr>
                <w:top w:val="nil"/>
                <w:left w:val="nil"/>
                <w:bottom w:val="nil"/>
                <w:right w:val="nil"/>
                <w:between w:val="nil"/>
              </w:pBdr>
              <w:rPr>
                <w:rFonts w:cstheme="minorHAnsi"/>
                <w:b/>
                <w:bCs/>
              </w:rPr>
            </w:pPr>
            <w:r w:rsidRPr="0009301D">
              <w:rPr>
                <w:rFonts w:cstheme="minorHAnsi"/>
              </w:rPr>
              <w:t xml:space="preserve">&gt; </w:t>
            </w:r>
            <w:r w:rsidRPr="0009301D">
              <w:rPr>
                <w:rFonts w:cstheme="minorHAnsi"/>
                <w:b/>
                <w:bCs/>
              </w:rPr>
              <w:t>Sicher im Internet navigieren:</w:t>
            </w:r>
          </w:p>
          <w:p w14:paraId="2548A0D9" w14:textId="4DB54AA2" w:rsidR="003302D4" w:rsidRPr="0009301D" w:rsidRDefault="002C5BB5" w:rsidP="003302D4">
            <w:pPr>
              <w:widowControl w:val="0"/>
              <w:pBdr>
                <w:top w:val="nil"/>
                <w:left w:val="nil"/>
                <w:bottom w:val="nil"/>
                <w:right w:val="nil"/>
                <w:between w:val="nil"/>
              </w:pBdr>
              <w:rPr>
                <w:rFonts w:cstheme="minorHAnsi"/>
              </w:rPr>
            </w:pPr>
            <w:r w:rsidRPr="0009301D">
              <w:rPr>
                <w:rFonts w:cstheme="minorHAnsi"/>
              </w:rPr>
              <w:t>wird verstanden als die Fähigkeit</w:t>
            </w:r>
            <w:r w:rsidR="00E30AA1" w:rsidRPr="0009301D">
              <w:rPr>
                <w:rFonts w:cstheme="minorHAnsi"/>
              </w:rPr>
              <w:t>, sich im Internet und in digitalen Medien gut zu orientieren (z. B. den Überblick auf einer Website zu behalten</w:t>
            </w:r>
            <w:r w:rsidR="003C4E68" w:rsidRPr="0009301D">
              <w:rPr>
                <w:rFonts w:cstheme="minorHAnsi"/>
              </w:rPr>
              <w:t>)</w:t>
            </w:r>
            <w:r w:rsidR="00E30AA1" w:rsidRPr="0009301D">
              <w:rPr>
                <w:rFonts w:cstheme="minorHAnsi"/>
              </w:rPr>
              <w:t xml:space="preserve"> </w:t>
            </w:r>
          </w:p>
          <w:p w14:paraId="1E94C2B3" w14:textId="77777777" w:rsidR="00EC4ED4" w:rsidRPr="0009301D" w:rsidRDefault="00EC4ED4" w:rsidP="003302D4">
            <w:pPr>
              <w:widowControl w:val="0"/>
              <w:pBdr>
                <w:top w:val="nil"/>
                <w:left w:val="nil"/>
                <w:bottom w:val="nil"/>
                <w:right w:val="nil"/>
                <w:between w:val="nil"/>
              </w:pBdr>
              <w:rPr>
                <w:rFonts w:cstheme="minorHAnsi"/>
              </w:rPr>
            </w:pPr>
          </w:p>
          <w:p w14:paraId="34C1189C" w14:textId="3CE47530" w:rsidR="003302D4" w:rsidRPr="0009301D" w:rsidRDefault="003302D4" w:rsidP="003302D4">
            <w:pPr>
              <w:widowControl w:val="0"/>
              <w:pBdr>
                <w:top w:val="nil"/>
                <w:left w:val="nil"/>
                <w:bottom w:val="nil"/>
                <w:right w:val="nil"/>
                <w:between w:val="nil"/>
              </w:pBdr>
              <w:rPr>
                <w:rFonts w:cstheme="minorHAnsi"/>
                <w:b/>
                <w:bCs/>
              </w:rPr>
            </w:pPr>
            <w:r w:rsidRPr="0009301D">
              <w:rPr>
                <w:rFonts w:cstheme="minorHAnsi"/>
                <w:b/>
                <w:bCs/>
              </w:rPr>
              <w:t xml:space="preserve">&gt; </w:t>
            </w:r>
            <w:r w:rsidR="00FD18C0" w:rsidRPr="0009301D">
              <w:rPr>
                <w:rFonts w:cstheme="minorHAnsi"/>
                <w:b/>
                <w:bCs/>
              </w:rPr>
              <w:t>Erstellen und Teilen von Gesundheitsinformationen</w:t>
            </w:r>
            <w:r w:rsidR="000572D9" w:rsidRPr="0009301D">
              <w:rPr>
                <w:rFonts w:cstheme="minorHAnsi"/>
                <w:b/>
                <w:bCs/>
              </w:rPr>
              <w:t>:</w:t>
            </w:r>
          </w:p>
          <w:p w14:paraId="2D00CC0C" w14:textId="6A6FDA05" w:rsidR="00DF669F" w:rsidRPr="0009301D" w:rsidRDefault="002405B1" w:rsidP="00FD18C0">
            <w:pPr>
              <w:spacing w:line="276" w:lineRule="auto"/>
              <w:rPr>
                <w:rFonts w:cstheme="minorHAnsi"/>
              </w:rPr>
            </w:pPr>
            <w:r w:rsidRPr="0009301D">
              <w:rPr>
                <w:rFonts w:cstheme="minorHAnsi"/>
              </w:rPr>
              <w:t>wird verstanden als die Fähigkeit, eigene gesundheitsbezogene Anliegen mittels digitaler Medien (z. B. E-Mail) verständlich und klar zu formulieren</w:t>
            </w:r>
          </w:p>
          <w:p w14:paraId="047B76B4" w14:textId="77777777" w:rsidR="00FD18C0" w:rsidRPr="0009301D" w:rsidRDefault="00FD18C0" w:rsidP="00FD18C0">
            <w:pPr>
              <w:spacing w:line="276" w:lineRule="auto"/>
              <w:rPr>
                <w:rFonts w:cstheme="minorHAnsi"/>
              </w:rPr>
            </w:pPr>
          </w:p>
          <w:p w14:paraId="04E0C134" w14:textId="29218520" w:rsidR="00435B92" w:rsidRPr="0009301D" w:rsidRDefault="00435B92" w:rsidP="00435B92">
            <w:pPr>
              <w:widowControl w:val="0"/>
              <w:rPr>
                <w:rFonts w:cstheme="minorHAnsi"/>
                <w:b/>
                <w:bCs/>
              </w:rPr>
            </w:pPr>
            <w:r w:rsidRPr="0009301D">
              <w:rPr>
                <w:rFonts w:cstheme="minorHAnsi"/>
                <w:b/>
                <w:bCs/>
              </w:rPr>
              <w:t xml:space="preserve">&gt; </w:t>
            </w:r>
            <w:commentRangeStart w:id="51"/>
            <w:r w:rsidRPr="0009301D">
              <w:rPr>
                <w:rFonts w:cstheme="minorHAnsi"/>
                <w:b/>
                <w:bCs/>
              </w:rPr>
              <w:t>Umgang mit personenbezogenen Informationen und Datenschutz</w:t>
            </w:r>
            <w:commentRangeEnd w:id="51"/>
            <w:r w:rsidR="003C4E68" w:rsidRPr="0009301D">
              <w:rPr>
                <w:rStyle w:val="Kommentarzeichen"/>
                <w:rFonts w:cstheme="minorHAnsi"/>
                <w:b/>
                <w:bCs/>
                <w:sz w:val="22"/>
                <w:szCs w:val="22"/>
              </w:rPr>
              <w:commentReference w:id="51"/>
            </w:r>
            <w:r w:rsidR="003C4E68" w:rsidRPr="0009301D">
              <w:rPr>
                <w:rFonts w:cstheme="minorHAnsi"/>
                <w:b/>
                <w:bCs/>
              </w:rPr>
              <w:t>:</w:t>
            </w:r>
            <w:r w:rsidRPr="0009301D">
              <w:rPr>
                <w:rFonts w:cstheme="minorHAnsi"/>
                <w:b/>
                <w:bCs/>
              </w:rPr>
              <w:t xml:space="preserve"> </w:t>
            </w:r>
          </w:p>
          <w:p w14:paraId="1859F268" w14:textId="0E009396" w:rsidR="003C4E68" w:rsidRPr="0009301D" w:rsidRDefault="003C4E68" w:rsidP="00435B92">
            <w:pPr>
              <w:spacing w:line="276" w:lineRule="auto"/>
              <w:rPr>
                <w:rFonts w:cstheme="minorHAnsi"/>
              </w:rPr>
            </w:pPr>
            <w:r w:rsidRPr="0009301D">
              <w:rPr>
                <w:rFonts w:cstheme="minorHAnsi"/>
              </w:rPr>
              <w:t xml:space="preserve">wird </w:t>
            </w:r>
            <w:r w:rsidR="00435B92" w:rsidRPr="0009301D">
              <w:rPr>
                <w:rFonts w:cstheme="minorHAnsi"/>
              </w:rPr>
              <w:t>verstanden als die Fähigkeit, Informationen über sich und andere Personen in digitalen Medien nicht zu teilen und zu</w:t>
            </w:r>
            <w:r w:rsidRPr="0009301D">
              <w:rPr>
                <w:rFonts w:cstheme="minorHAnsi"/>
              </w:rPr>
              <w:t xml:space="preserve"> </w:t>
            </w:r>
            <w:r w:rsidR="00435B92" w:rsidRPr="0009301D">
              <w:rPr>
                <w:rFonts w:cstheme="minorHAnsi"/>
              </w:rPr>
              <w:t>entscheiden, wer Zugriff auf die persönlichen Daten und Informationen hat.</w:t>
            </w:r>
          </w:p>
          <w:p w14:paraId="0F12A688" w14:textId="705C19E2" w:rsidR="00FD18C0" w:rsidRPr="0009301D" w:rsidRDefault="00435B92" w:rsidP="00435B92">
            <w:pPr>
              <w:spacing w:line="276" w:lineRule="auto"/>
              <w:rPr>
                <w:rFonts w:cstheme="minorHAnsi"/>
              </w:rPr>
            </w:pPr>
            <w:r w:rsidRPr="0009301D">
              <w:rPr>
                <w:rFonts w:cstheme="minorHAnsi"/>
              </w:rPr>
              <w:t xml:space="preserve"> </w:t>
            </w:r>
          </w:p>
          <w:p w14:paraId="7555A82B" w14:textId="77777777" w:rsidR="00DF669F" w:rsidRPr="0009301D" w:rsidRDefault="00DF669F" w:rsidP="00FB679F">
            <w:pPr>
              <w:spacing w:after="160" w:line="276" w:lineRule="auto"/>
              <w:rPr>
                <w:rFonts w:cstheme="minorHAnsi"/>
              </w:rPr>
            </w:pPr>
            <w:r w:rsidRPr="0009301D">
              <w:rPr>
                <w:rFonts w:cstheme="minorHAnsi"/>
                <w:i/>
                <w:iCs/>
                <w:sz w:val="20"/>
                <w:szCs w:val="20"/>
              </w:rPr>
              <w:t xml:space="preserve">Weitere Informationen zu den 7 Dimensionen der digitalen Gesundheitskompetenz finden Sie im Exkurs und unter </w:t>
            </w:r>
            <w:r w:rsidRPr="0009301D">
              <w:rPr>
                <w:rStyle w:val="A4"/>
                <w:rFonts w:asciiTheme="minorHAnsi" w:hAnsiTheme="minorHAnsi" w:cstheme="minorHAnsi"/>
                <w:color w:val="auto"/>
              </w:rPr>
              <w:t>www.durch-blickt.de</w:t>
            </w:r>
          </w:p>
        </w:tc>
      </w:tr>
    </w:tbl>
    <w:p w14:paraId="083D318F" w14:textId="77777777" w:rsidR="00DF669F" w:rsidRPr="0009301D"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1C16A9" w:rsidRPr="0009301D" w14:paraId="0B94CA60" w14:textId="77777777" w:rsidTr="006669AF">
        <w:tc>
          <w:tcPr>
            <w:tcW w:w="3681" w:type="dxa"/>
          </w:tcPr>
          <w:p w14:paraId="2EA2F8C4" w14:textId="77777777" w:rsidR="00DF669F" w:rsidRPr="0009301D" w:rsidRDefault="00DF669F" w:rsidP="00FB679F">
            <w:pPr>
              <w:spacing w:line="276" w:lineRule="auto"/>
              <w:rPr>
                <w:rFonts w:cstheme="minorHAnsi"/>
                <w:b/>
                <w:bCs/>
              </w:rPr>
            </w:pPr>
            <w:r w:rsidRPr="0009301D">
              <w:rPr>
                <w:rFonts w:cstheme="minorHAnsi"/>
                <w:b/>
                <w:bCs/>
              </w:rPr>
              <w:t>Sozialform</w:t>
            </w:r>
          </w:p>
          <w:p w14:paraId="7E2BF695" w14:textId="77777777" w:rsidR="002C5BB5" w:rsidRPr="0009301D" w:rsidRDefault="00AC68BE" w:rsidP="00AC68BE">
            <w:pPr>
              <w:spacing w:line="276" w:lineRule="auto"/>
              <w:rPr>
                <w:rFonts w:cstheme="minorHAnsi"/>
              </w:rPr>
            </w:pPr>
            <w:r w:rsidRPr="0009301D">
              <w:rPr>
                <w:rFonts w:cstheme="minorHAnsi"/>
              </w:rPr>
              <w:t xml:space="preserve">&gt; Plenum </w:t>
            </w:r>
          </w:p>
          <w:p w14:paraId="0CCAEC54" w14:textId="17142ACA" w:rsidR="002C5BB5" w:rsidRPr="0009301D" w:rsidRDefault="002C5BB5" w:rsidP="002C5BB5">
            <w:pPr>
              <w:spacing w:line="276" w:lineRule="auto"/>
              <w:rPr>
                <w:rFonts w:cstheme="minorHAnsi"/>
              </w:rPr>
            </w:pPr>
            <w:r w:rsidRPr="0009301D">
              <w:rPr>
                <w:rFonts w:cstheme="minorHAnsi"/>
              </w:rPr>
              <w:t>&gt; 3er-</w:t>
            </w:r>
            <w:r w:rsidR="00F37DE8" w:rsidRPr="0009301D">
              <w:rPr>
                <w:rFonts w:cstheme="minorHAnsi"/>
              </w:rPr>
              <w:t>/</w:t>
            </w:r>
            <w:r w:rsidR="00304C76" w:rsidRPr="0009301D">
              <w:rPr>
                <w:rFonts w:cstheme="minorHAnsi"/>
              </w:rPr>
              <w:t>4er-</w:t>
            </w:r>
            <w:r w:rsidRPr="0009301D">
              <w:rPr>
                <w:rFonts w:cstheme="minorHAnsi"/>
              </w:rPr>
              <w:t>Gruppen</w:t>
            </w:r>
          </w:p>
          <w:p w14:paraId="7051AA19" w14:textId="207435F9" w:rsidR="00D045AF" w:rsidRPr="0009301D" w:rsidRDefault="002C5BB5" w:rsidP="00AC68BE">
            <w:pPr>
              <w:spacing w:line="276" w:lineRule="auto"/>
              <w:rPr>
                <w:rFonts w:cstheme="minorHAnsi"/>
              </w:rPr>
            </w:pPr>
            <w:r w:rsidRPr="0009301D">
              <w:rPr>
                <w:rFonts w:cstheme="minorHAnsi"/>
              </w:rPr>
              <w:t>&gt; 2er-Gruppen</w:t>
            </w:r>
          </w:p>
          <w:p w14:paraId="101AE99C" w14:textId="4203E87B" w:rsidR="00DF669F" w:rsidRPr="0009301D" w:rsidRDefault="00D045AF" w:rsidP="00D045AF">
            <w:pPr>
              <w:spacing w:line="276" w:lineRule="auto"/>
              <w:rPr>
                <w:rFonts w:cstheme="minorHAnsi"/>
              </w:rPr>
            </w:pPr>
            <w:r w:rsidRPr="0009301D">
              <w:rPr>
                <w:rFonts w:cstheme="minorHAnsi"/>
              </w:rPr>
              <w:t>&gt; Einzelarbeit</w:t>
            </w:r>
          </w:p>
        </w:tc>
        <w:tc>
          <w:tcPr>
            <w:tcW w:w="6662" w:type="dxa"/>
          </w:tcPr>
          <w:p w14:paraId="7380CD13" w14:textId="77777777" w:rsidR="00DF669F" w:rsidRPr="0009301D" w:rsidRDefault="00DF669F" w:rsidP="00FB679F">
            <w:pPr>
              <w:spacing w:line="276" w:lineRule="auto"/>
              <w:rPr>
                <w:rFonts w:cstheme="minorHAnsi"/>
                <w:b/>
                <w:bCs/>
              </w:rPr>
            </w:pPr>
            <w:r w:rsidRPr="0009301D">
              <w:rPr>
                <w:rFonts w:cstheme="minorHAnsi"/>
                <w:b/>
                <w:bCs/>
              </w:rPr>
              <w:t>Kursmaterial (Lehrkraft)</w:t>
            </w:r>
          </w:p>
          <w:p w14:paraId="5A52D179" w14:textId="77777777" w:rsidR="00DF669F" w:rsidRPr="0009301D" w:rsidRDefault="00AC68BE" w:rsidP="00FB679F">
            <w:pPr>
              <w:spacing w:line="276" w:lineRule="auto"/>
              <w:rPr>
                <w:rFonts w:cstheme="minorHAnsi"/>
              </w:rPr>
            </w:pPr>
            <w:r w:rsidRPr="0009301D">
              <w:rPr>
                <w:rFonts w:cstheme="minorHAnsi"/>
              </w:rPr>
              <w:t>&gt; Tablet oder Laptop mit Internetzugang</w:t>
            </w:r>
            <w:r w:rsidRPr="0009301D">
              <w:rPr>
                <w:rFonts w:cstheme="minorHAnsi"/>
              </w:rPr>
              <w:br/>
              <w:t>&gt; Beamer oder Smartboard (</w:t>
            </w:r>
            <w:r w:rsidR="0043547B" w:rsidRPr="0009301D">
              <w:rPr>
                <w:rFonts w:cstheme="minorHAnsi"/>
              </w:rPr>
              <w:t>a</w:t>
            </w:r>
            <w:r w:rsidRPr="0009301D">
              <w:rPr>
                <w:rFonts w:cstheme="minorHAnsi"/>
              </w:rPr>
              <w:t>lternativ: Tafel oder Flipchart)</w:t>
            </w:r>
            <w:r w:rsidRPr="0009301D">
              <w:rPr>
                <w:rFonts w:cstheme="minorHAnsi"/>
              </w:rPr>
              <w:br/>
              <w:t xml:space="preserve">&gt; </w:t>
            </w:r>
            <w:r w:rsidR="002C5BB5" w:rsidRPr="0009301D">
              <w:rPr>
                <w:rFonts w:cstheme="minorHAnsi"/>
              </w:rPr>
              <w:t>Handreichung für Lehrkräfte</w:t>
            </w:r>
            <w:r w:rsidR="002C5BB5" w:rsidRPr="0009301D" w:rsidDel="002C5BB5">
              <w:rPr>
                <w:rFonts w:cstheme="minorHAnsi"/>
              </w:rPr>
              <w:t xml:space="preserve"> </w:t>
            </w:r>
            <w:r w:rsidRPr="0009301D">
              <w:rPr>
                <w:rFonts w:cstheme="minorHAnsi"/>
              </w:rPr>
              <w:t>(Erwartungshorizont)</w:t>
            </w:r>
            <w:r w:rsidRPr="0009301D">
              <w:rPr>
                <w:rFonts w:cstheme="minorHAnsi"/>
              </w:rPr>
              <w:br/>
              <w:t xml:space="preserve">&gt; </w:t>
            </w:r>
            <w:r w:rsidR="0043547B" w:rsidRPr="0009301D">
              <w:rPr>
                <w:rFonts w:cstheme="minorHAnsi"/>
              </w:rPr>
              <w:t>Anhänge</w:t>
            </w:r>
            <w:r w:rsidR="00690584" w:rsidRPr="0009301D">
              <w:rPr>
                <w:rFonts w:cstheme="minorHAnsi"/>
              </w:rPr>
              <w:t xml:space="preserve"> bei Bedarf ausdrucken</w:t>
            </w:r>
          </w:p>
          <w:p w14:paraId="61C988DF" w14:textId="68B7713D" w:rsidR="00E84E2A" w:rsidRPr="0009301D" w:rsidRDefault="00E84E2A" w:rsidP="00FB679F">
            <w:pPr>
              <w:spacing w:line="276" w:lineRule="auto"/>
              <w:rPr>
                <w:rFonts w:cstheme="minorHAnsi"/>
              </w:rPr>
            </w:pPr>
            <w:r w:rsidRPr="0009301D">
              <w:rPr>
                <w:rFonts w:cstheme="minorHAnsi"/>
              </w:rPr>
              <w:t>&gt; Grundschulerweiterung Sortierspiel vorbereiten</w:t>
            </w:r>
          </w:p>
        </w:tc>
      </w:tr>
      <w:tr w:rsidR="0050713B" w:rsidRPr="0009301D" w14:paraId="79E02EE1" w14:textId="77777777" w:rsidTr="006669AF">
        <w:tc>
          <w:tcPr>
            <w:tcW w:w="3681" w:type="dxa"/>
          </w:tcPr>
          <w:p w14:paraId="662485E9" w14:textId="77777777" w:rsidR="00DF669F" w:rsidRPr="0009301D" w:rsidRDefault="00DF669F" w:rsidP="00FB679F">
            <w:pPr>
              <w:spacing w:line="276" w:lineRule="auto"/>
              <w:rPr>
                <w:rFonts w:cstheme="minorHAnsi"/>
              </w:rPr>
            </w:pPr>
            <w:r w:rsidRPr="0009301D">
              <w:rPr>
                <w:rFonts w:cstheme="minorHAnsi"/>
                <w:b/>
                <w:bCs/>
              </w:rPr>
              <w:t>Link zur Einheit</w:t>
            </w:r>
          </w:p>
          <w:p w14:paraId="22322EF6" w14:textId="77777777" w:rsidR="00DF669F" w:rsidRPr="0009301D" w:rsidRDefault="00DF669F">
            <w:pPr>
              <w:numPr>
                <w:ilvl w:val="0"/>
                <w:numId w:val="1"/>
              </w:numPr>
              <w:autoSpaceDE w:val="0"/>
              <w:autoSpaceDN w:val="0"/>
              <w:adjustRightInd w:val="0"/>
              <w:rPr>
                <w:rFonts w:cstheme="minorHAnsi"/>
              </w:rPr>
            </w:pPr>
            <w:r w:rsidRPr="0009301D">
              <w:rPr>
                <w:rFonts w:cstheme="minorHAnsi"/>
              </w:rPr>
              <w:t xml:space="preserve">Startervideo, TaskCards und weitere Informationen unter </w:t>
            </w:r>
            <w:r w:rsidRPr="0009301D">
              <w:rPr>
                <w:rFonts w:cstheme="minorHAnsi"/>
                <w:u w:val="single"/>
              </w:rPr>
              <w:t xml:space="preserve">www.durch-blickt.de </w:t>
            </w:r>
          </w:p>
        </w:tc>
        <w:tc>
          <w:tcPr>
            <w:tcW w:w="6662" w:type="dxa"/>
          </w:tcPr>
          <w:p w14:paraId="7A405BBF" w14:textId="77777777" w:rsidR="00DF669F" w:rsidRPr="0009301D" w:rsidRDefault="00DF669F" w:rsidP="00FB679F">
            <w:pPr>
              <w:spacing w:line="276" w:lineRule="auto"/>
              <w:rPr>
                <w:rFonts w:cstheme="minorHAnsi"/>
                <w:b/>
                <w:bCs/>
              </w:rPr>
            </w:pPr>
            <w:r w:rsidRPr="0009301D">
              <w:rPr>
                <w:rFonts w:cstheme="minorHAnsi"/>
                <w:b/>
                <w:bCs/>
              </w:rPr>
              <w:t>Kursmaterial (Lernende)</w:t>
            </w:r>
          </w:p>
          <w:p w14:paraId="0CFDA644" w14:textId="7CBDDCB1" w:rsidR="00DF669F" w:rsidRPr="0009301D" w:rsidRDefault="00AC68BE" w:rsidP="00FB679F">
            <w:pPr>
              <w:spacing w:line="276" w:lineRule="auto"/>
              <w:rPr>
                <w:rFonts w:cstheme="minorHAnsi"/>
              </w:rPr>
            </w:pPr>
            <w:r w:rsidRPr="0009301D">
              <w:rPr>
                <w:rFonts w:cstheme="minorHAnsi"/>
              </w:rPr>
              <w:t>&gt; Arbeitsblätter 1</w:t>
            </w:r>
            <w:r w:rsidR="0043547B" w:rsidRPr="0009301D">
              <w:rPr>
                <w:rFonts w:cstheme="minorHAnsi"/>
              </w:rPr>
              <w:t xml:space="preserve"> </w:t>
            </w:r>
            <w:r w:rsidRPr="0009301D">
              <w:rPr>
                <w:rFonts w:cstheme="minorHAnsi"/>
              </w:rPr>
              <w:t>–</w:t>
            </w:r>
            <w:r w:rsidR="0043547B" w:rsidRPr="0009301D">
              <w:rPr>
                <w:rFonts w:cstheme="minorHAnsi"/>
              </w:rPr>
              <w:t xml:space="preserve"> </w:t>
            </w:r>
            <w:ins w:id="52" w:author="Michael Kohl" w:date="2026-06-11T16:03:00Z" w16du:dateUtc="2026-06-11T14:03:00Z">
              <w:r w:rsidR="00B27FD4">
                <w:rPr>
                  <w:rFonts w:cstheme="minorHAnsi"/>
                </w:rPr>
                <w:t>4</w:t>
              </w:r>
            </w:ins>
            <w:del w:id="53" w:author="Michael Kohl" w:date="2026-06-11T16:03:00Z" w16du:dateUtc="2026-06-11T14:03:00Z">
              <w:r w:rsidR="001030AE" w:rsidRPr="0009301D" w:rsidDel="00B27FD4">
                <w:rPr>
                  <w:rFonts w:cstheme="minorHAnsi"/>
                </w:rPr>
                <w:delText>5</w:delText>
              </w:r>
            </w:del>
            <w:r w:rsidRPr="0009301D">
              <w:rPr>
                <w:rFonts w:cstheme="minorHAnsi"/>
              </w:rPr>
              <w:br/>
              <w:t xml:space="preserve">&gt; </w:t>
            </w:r>
            <w:r w:rsidR="0043547B" w:rsidRPr="0009301D">
              <w:rPr>
                <w:rFonts w:cstheme="minorHAnsi"/>
              </w:rPr>
              <w:t xml:space="preserve">Schulheft, </w:t>
            </w:r>
            <w:r w:rsidRPr="0009301D">
              <w:rPr>
                <w:rFonts w:cstheme="minorHAnsi"/>
              </w:rPr>
              <w:t>Stift</w:t>
            </w:r>
            <w:r w:rsidR="002C5BB5" w:rsidRPr="0009301D">
              <w:rPr>
                <w:rFonts w:cstheme="minorHAnsi"/>
              </w:rPr>
              <w:t xml:space="preserve"> und </w:t>
            </w:r>
            <w:r w:rsidRPr="0009301D">
              <w:rPr>
                <w:rFonts w:cstheme="minorHAnsi"/>
              </w:rPr>
              <w:t>Notizzettel</w:t>
            </w:r>
            <w:r w:rsidRPr="0009301D">
              <w:rPr>
                <w:rFonts w:cstheme="minorHAnsi"/>
              </w:rPr>
              <w:br/>
            </w:r>
            <w:commentRangeStart w:id="54"/>
            <w:commentRangeStart w:id="55"/>
            <w:commentRangeStart w:id="56"/>
            <w:r w:rsidRPr="0009301D">
              <w:rPr>
                <w:rFonts w:cstheme="minorHAnsi"/>
              </w:rPr>
              <w:t xml:space="preserve">&gt; </w:t>
            </w:r>
            <w:r w:rsidR="0043547B" w:rsidRPr="0009301D">
              <w:rPr>
                <w:rFonts w:cstheme="minorHAnsi"/>
              </w:rPr>
              <w:t xml:space="preserve">Tablet, </w:t>
            </w:r>
            <w:r w:rsidRPr="0009301D">
              <w:rPr>
                <w:rFonts w:cstheme="minorHAnsi"/>
              </w:rPr>
              <w:t>Smartphone oder Schulgerät</w:t>
            </w:r>
            <w:commentRangeEnd w:id="54"/>
            <w:r w:rsidR="00E84E2A" w:rsidRPr="0009301D">
              <w:rPr>
                <w:rStyle w:val="Kommentarzeichen"/>
                <w:rFonts w:cstheme="minorHAnsi"/>
                <w:sz w:val="22"/>
                <w:szCs w:val="22"/>
              </w:rPr>
              <w:commentReference w:id="54"/>
            </w:r>
            <w:commentRangeEnd w:id="55"/>
            <w:r w:rsidR="00004AB8" w:rsidRPr="0009301D">
              <w:rPr>
                <w:rStyle w:val="Kommentarzeichen"/>
                <w:rFonts w:cstheme="minorHAnsi"/>
                <w:sz w:val="22"/>
                <w:szCs w:val="22"/>
              </w:rPr>
              <w:commentReference w:id="55"/>
            </w:r>
            <w:commentRangeEnd w:id="56"/>
            <w:r w:rsidR="00DA00D6" w:rsidRPr="0009301D">
              <w:rPr>
                <w:rStyle w:val="Kommentarzeichen"/>
                <w:rFonts w:cstheme="minorHAnsi"/>
                <w:sz w:val="22"/>
                <w:szCs w:val="22"/>
              </w:rPr>
              <w:commentReference w:id="56"/>
            </w:r>
          </w:p>
        </w:tc>
      </w:tr>
    </w:tbl>
    <w:p w14:paraId="28736613" w14:textId="77777777" w:rsidR="00DF669F" w:rsidRPr="0009301D" w:rsidRDefault="00DF669F" w:rsidP="00DF669F">
      <w:pPr>
        <w:spacing w:line="276" w:lineRule="auto"/>
        <w:rPr>
          <w:rFonts w:cstheme="minorHAnsi"/>
          <w:sz w:val="16"/>
          <w:szCs w:val="16"/>
        </w:rPr>
      </w:pPr>
    </w:p>
    <w:tbl>
      <w:tblPr>
        <w:tblStyle w:val="Tabellenraster"/>
        <w:tblW w:w="10627" w:type="dxa"/>
        <w:tblLook w:val="04A0" w:firstRow="1" w:lastRow="0" w:firstColumn="1" w:lastColumn="0" w:noHBand="0" w:noVBand="1"/>
      </w:tblPr>
      <w:tblGrid>
        <w:gridCol w:w="3681"/>
        <w:gridCol w:w="6946"/>
      </w:tblGrid>
      <w:tr w:rsidR="00DF669F" w:rsidRPr="0009301D" w14:paraId="5400DFE0" w14:textId="77777777" w:rsidTr="001201EE">
        <w:tc>
          <w:tcPr>
            <w:tcW w:w="3681" w:type="dxa"/>
          </w:tcPr>
          <w:p w14:paraId="7559F92C" w14:textId="77777777" w:rsidR="00DF669F" w:rsidRPr="0009301D" w:rsidRDefault="00DF669F" w:rsidP="00921D3F">
            <w:pPr>
              <w:autoSpaceDE w:val="0"/>
              <w:autoSpaceDN w:val="0"/>
              <w:adjustRightInd w:val="0"/>
              <w:spacing w:line="241" w:lineRule="atLeast"/>
              <w:rPr>
                <w:rFonts w:cstheme="minorHAnsi"/>
                <w:b/>
                <w:bCs/>
                <w:sz w:val="23"/>
                <w:szCs w:val="23"/>
              </w:rPr>
            </w:pPr>
            <w:r w:rsidRPr="0009301D">
              <w:rPr>
                <w:rFonts w:cstheme="minorHAnsi"/>
                <w:b/>
                <w:bCs/>
                <w:sz w:val="23"/>
                <w:szCs w:val="23"/>
              </w:rPr>
              <w:t xml:space="preserve">Klasse(n) Meditationen und Achtsamkeitsübungen </w:t>
            </w:r>
          </w:p>
          <w:p w14:paraId="351311DB" w14:textId="0F529D9F" w:rsidR="002C5BB5" w:rsidRPr="0009301D" w:rsidRDefault="002C5BB5" w:rsidP="002C5BB5">
            <w:pPr>
              <w:autoSpaceDE w:val="0"/>
              <w:autoSpaceDN w:val="0"/>
              <w:adjustRightInd w:val="0"/>
              <w:spacing w:line="241" w:lineRule="atLeast"/>
              <w:rPr>
                <w:rFonts w:cstheme="minorHAnsi"/>
                <w:sz w:val="23"/>
                <w:szCs w:val="23"/>
              </w:rPr>
            </w:pPr>
            <w:r w:rsidRPr="0009301D">
              <w:rPr>
                <w:rFonts w:cstheme="minorHAnsi"/>
                <w:sz w:val="23"/>
                <w:szCs w:val="23"/>
              </w:rPr>
              <w:t>• Weitere Informationen unter www.durch-blickt.de</w:t>
            </w:r>
          </w:p>
        </w:tc>
        <w:tc>
          <w:tcPr>
            <w:tcW w:w="6946" w:type="dxa"/>
          </w:tcPr>
          <w:p w14:paraId="37A0CA76" w14:textId="77777777" w:rsidR="00DF669F" w:rsidRPr="0009301D" w:rsidRDefault="00DF669F" w:rsidP="00FB679F">
            <w:pPr>
              <w:spacing w:line="276" w:lineRule="auto"/>
              <w:rPr>
                <w:rFonts w:cstheme="minorHAnsi"/>
                <w:b/>
                <w:bCs/>
              </w:rPr>
            </w:pPr>
            <w:r w:rsidRPr="0009301D">
              <w:rPr>
                <w:rFonts w:cstheme="minorHAnsi"/>
                <w:b/>
                <w:bCs/>
              </w:rPr>
              <w:t>Onlinematerial und -werkzeuge in der Einheit</w:t>
            </w:r>
          </w:p>
          <w:p w14:paraId="15D2D34D" w14:textId="7F542BF0" w:rsidR="001201EE" w:rsidRPr="0009301D" w:rsidRDefault="009663B1">
            <w:pPr>
              <w:pStyle w:val="Listenabsatz"/>
              <w:numPr>
                <w:ilvl w:val="0"/>
                <w:numId w:val="5"/>
              </w:numPr>
              <w:tabs>
                <w:tab w:val="left" w:pos="900"/>
              </w:tabs>
              <w:spacing w:line="276" w:lineRule="auto"/>
              <w:ind w:left="317" w:hanging="317"/>
              <w:rPr>
                <w:rFonts w:cstheme="minorHAnsi"/>
              </w:rPr>
            </w:pPr>
            <w:commentRangeStart w:id="57"/>
            <w:ins w:id="58" w:author="Fabienne Schmaus" w:date="2026-06-09T16:08:00Z" w16du:dateUtc="2026-06-09T14:08:00Z">
              <w:r w:rsidRPr="009663B1">
                <w:rPr>
                  <w:rFonts w:cstheme="minorHAnsi"/>
                </w:rPr>
                <w:t xml:space="preserve">Mentimeter </w:t>
              </w:r>
            </w:ins>
            <w:commentRangeEnd w:id="57"/>
            <w:r w:rsidRPr="009663B1">
              <w:rPr>
                <w:rStyle w:val="Kommentarzeichen"/>
                <w:rFonts w:cstheme="minorHAnsi"/>
                <w:sz w:val="22"/>
                <w:szCs w:val="22"/>
                <w:highlight w:val="yellow"/>
                <w:rPrChange w:id="59" w:author="Fabienne Schmaus" w:date="2026-06-09T16:08:00Z" w16du:dateUtc="2026-06-09T14:08:00Z">
                  <w:rPr>
                    <w:rStyle w:val="Kommentarzeichen"/>
                    <w:rFonts w:cstheme="minorHAnsi"/>
                    <w:sz w:val="22"/>
                    <w:szCs w:val="22"/>
                  </w:rPr>
                </w:rPrChange>
              </w:rPr>
              <w:commentReference w:id="57"/>
            </w:r>
            <w:ins w:id="60" w:author="Fabienne Schmaus" w:date="2026-06-09T16:08:00Z" w16du:dateUtc="2026-06-09T14:08:00Z">
              <w:r w:rsidRPr="009663B1">
                <w:rPr>
                  <w:rFonts w:cstheme="minorHAnsi"/>
                  <w:highlight w:val="yellow"/>
                  <w:rPrChange w:id="61" w:author="Fabienne Schmaus" w:date="2026-06-09T16:08:00Z" w16du:dateUtc="2026-06-09T14:08:00Z">
                    <w:rPr>
                      <w:rFonts w:cstheme="minorHAnsi"/>
                    </w:rPr>
                  </w:rPrChange>
                </w:rPr>
                <w:t>(www.mentimeter.com)</w:t>
              </w:r>
              <w:r w:rsidRPr="009663B1">
                <w:rPr>
                  <w:rFonts w:cstheme="minorHAnsi"/>
                </w:rPr>
                <w:t xml:space="preserve"> (fakultativ)</w:t>
              </w:r>
            </w:ins>
            <w:del w:id="62" w:author="Fabienne Schmaus" w:date="2026-06-09T16:08:00Z" w16du:dateUtc="2026-06-09T14:08:00Z">
              <w:r w:rsidR="00E84E2A" w:rsidRPr="0009301D" w:rsidDel="009663B1">
                <w:rPr>
                  <w:rFonts w:cstheme="minorHAnsi"/>
                </w:rPr>
                <w:delText>?</w:delText>
              </w:r>
            </w:del>
          </w:p>
        </w:tc>
      </w:tr>
    </w:tbl>
    <w:p w14:paraId="551D591A" w14:textId="77777777" w:rsidR="008D0DAD" w:rsidRPr="0009301D" w:rsidRDefault="008D0DAD">
      <w:pPr>
        <w:rPr>
          <w:rFonts w:cstheme="minorHAnsi"/>
        </w:rPr>
      </w:pPr>
      <w:r w:rsidRPr="0009301D">
        <w:rPr>
          <w:rFonts w:cstheme="minorHAnsi"/>
        </w:rPr>
        <w:br w:type="page"/>
      </w:r>
    </w:p>
    <w:p w14:paraId="6EAA219C" w14:textId="58692781" w:rsidR="008D0DAD" w:rsidRPr="0009301D" w:rsidRDefault="008D0DAD" w:rsidP="00DF669F">
      <w:pPr>
        <w:spacing w:line="276" w:lineRule="auto"/>
        <w:rPr>
          <w:rFonts w:cstheme="minorHAnsi"/>
        </w:rPr>
      </w:pPr>
      <w:r w:rsidRPr="0009301D">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09301D" w14:paraId="0E33CE16" w14:textId="77777777" w:rsidTr="006669AF">
        <w:tc>
          <w:tcPr>
            <w:tcW w:w="10485" w:type="dxa"/>
          </w:tcPr>
          <w:p w14:paraId="5D3696D6" w14:textId="77777777" w:rsidR="00DF669F" w:rsidRPr="0009301D" w:rsidRDefault="00DF669F" w:rsidP="00FB679F">
            <w:pPr>
              <w:spacing w:line="276" w:lineRule="auto"/>
              <w:rPr>
                <w:rFonts w:cstheme="minorHAnsi"/>
                <w:b/>
                <w:bCs/>
              </w:rPr>
            </w:pPr>
            <w:bookmarkStart w:id="63" w:name="_Hlk139991491"/>
            <w:r w:rsidRPr="0009301D">
              <w:rPr>
                <w:rFonts w:cstheme="minorHAnsi"/>
                <w:b/>
                <w:bCs/>
              </w:rPr>
              <w:t>Unterrichtsvorbereitung</w:t>
            </w:r>
          </w:p>
          <w:p w14:paraId="12CA7628" w14:textId="498C99F5" w:rsidR="00AC68BE" w:rsidRPr="0009301D" w:rsidRDefault="00AC68BE" w:rsidP="00AC68BE">
            <w:pPr>
              <w:spacing w:line="276" w:lineRule="auto"/>
              <w:rPr>
                <w:rFonts w:cstheme="minorHAnsi"/>
              </w:rPr>
            </w:pPr>
            <w:r w:rsidRPr="0009301D">
              <w:rPr>
                <w:rFonts w:cstheme="minorHAnsi"/>
              </w:rPr>
              <w:t xml:space="preserve">&gt; </w:t>
            </w:r>
            <w:r w:rsidR="008D0DAD" w:rsidRPr="0009301D">
              <w:rPr>
                <w:rFonts w:cstheme="minorHAnsi"/>
              </w:rPr>
              <w:t xml:space="preserve">Video </w:t>
            </w:r>
            <w:r w:rsidRPr="0009301D">
              <w:rPr>
                <w:rFonts w:cstheme="minorHAnsi"/>
              </w:rPr>
              <w:t xml:space="preserve">testen </w:t>
            </w:r>
          </w:p>
          <w:p w14:paraId="7C2396E6" w14:textId="3CB8C226" w:rsidR="00AC68BE" w:rsidRPr="0009301D" w:rsidRDefault="00AC68BE" w:rsidP="00AC68BE">
            <w:pPr>
              <w:spacing w:line="276" w:lineRule="auto"/>
              <w:rPr>
                <w:rFonts w:cstheme="minorHAnsi"/>
              </w:rPr>
            </w:pPr>
            <w:r w:rsidRPr="0009301D">
              <w:rPr>
                <w:rFonts w:cstheme="minorHAnsi"/>
                <w:sz w:val="20"/>
                <w:szCs w:val="20"/>
              </w:rPr>
              <w:t xml:space="preserve">&gt; </w:t>
            </w:r>
            <w:r w:rsidRPr="0009301D">
              <w:rPr>
                <w:rFonts w:cstheme="minorHAnsi"/>
              </w:rPr>
              <w:t xml:space="preserve">Arbeitsblätter </w:t>
            </w:r>
            <w:del w:id="64" w:author="Fabienne Schmaus" w:date="2026-06-09T15:31:00Z" w16du:dateUtc="2026-06-09T13:31:00Z">
              <w:r w:rsidRPr="0009301D" w:rsidDel="00004AB8">
                <w:rPr>
                  <w:rFonts w:cstheme="minorHAnsi"/>
                </w:rPr>
                <w:delText>1</w:delText>
              </w:r>
              <w:r w:rsidR="0043547B" w:rsidRPr="0009301D" w:rsidDel="00004AB8">
                <w:rPr>
                  <w:rFonts w:cstheme="minorHAnsi"/>
                </w:rPr>
                <w:delText xml:space="preserve"> </w:delText>
              </w:r>
              <w:r w:rsidRPr="0009301D" w:rsidDel="00004AB8">
                <w:rPr>
                  <w:rFonts w:cstheme="minorHAnsi"/>
                </w:rPr>
                <w:delText>–</w:delText>
              </w:r>
              <w:r w:rsidR="0043547B" w:rsidRPr="0009301D" w:rsidDel="00004AB8">
                <w:rPr>
                  <w:rFonts w:cstheme="minorHAnsi"/>
                </w:rPr>
                <w:delText xml:space="preserve"> </w:delText>
              </w:r>
              <w:r w:rsidR="001030AE" w:rsidRPr="0009301D" w:rsidDel="00004AB8">
                <w:rPr>
                  <w:rFonts w:cstheme="minorHAnsi"/>
                </w:rPr>
                <w:delText>5</w:delText>
              </w:r>
              <w:r w:rsidR="00364BA2" w:rsidRPr="0009301D" w:rsidDel="00004AB8">
                <w:rPr>
                  <w:rFonts w:cstheme="minorHAnsi"/>
                </w:rPr>
                <w:delText xml:space="preserve"> </w:delText>
              </w:r>
            </w:del>
            <w:r w:rsidRPr="0009301D">
              <w:rPr>
                <w:rFonts w:cstheme="minorHAnsi"/>
              </w:rPr>
              <w:t xml:space="preserve">ausdrucken oder digital bereitstellen </w:t>
            </w:r>
          </w:p>
          <w:p w14:paraId="78FC1135" w14:textId="160FBC33" w:rsidR="008D0DAD" w:rsidRPr="0009301D" w:rsidRDefault="008D0DAD" w:rsidP="00AC68BE">
            <w:pPr>
              <w:spacing w:line="276" w:lineRule="auto"/>
              <w:rPr>
                <w:rFonts w:cstheme="minorHAnsi"/>
              </w:rPr>
            </w:pPr>
            <w:r w:rsidRPr="0009301D">
              <w:rPr>
                <w:rFonts w:cstheme="minorHAnsi"/>
              </w:rPr>
              <w:t>&gt; evtl. Schulgeräte besorgen</w:t>
            </w:r>
          </w:p>
          <w:p w14:paraId="7C60E27F" w14:textId="5F959808" w:rsidR="00AC68BE" w:rsidRPr="0009301D" w:rsidRDefault="00AC68BE" w:rsidP="00AC68BE">
            <w:pPr>
              <w:spacing w:line="276" w:lineRule="auto"/>
              <w:rPr>
                <w:rFonts w:cstheme="minorHAnsi"/>
              </w:rPr>
            </w:pPr>
            <w:r w:rsidRPr="0009301D">
              <w:rPr>
                <w:rFonts w:cstheme="minorHAnsi"/>
              </w:rPr>
              <w:t>&gt; Anh</w:t>
            </w:r>
            <w:r w:rsidR="0043547B" w:rsidRPr="0009301D">
              <w:rPr>
                <w:rFonts w:cstheme="minorHAnsi"/>
              </w:rPr>
              <w:t xml:space="preserve">änge </w:t>
            </w:r>
            <w:r w:rsidRPr="0009301D">
              <w:rPr>
                <w:rFonts w:cstheme="minorHAnsi"/>
              </w:rPr>
              <w:t xml:space="preserve">ausdrucken oder zur Projektion vorbereiten </w:t>
            </w:r>
          </w:p>
          <w:p w14:paraId="08917E6A" w14:textId="77777777" w:rsidR="0076437A" w:rsidRDefault="00AC68BE" w:rsidP="00006B3E">
            <w:pPr>
              <w:spacing w:line="276" w:lineRule="auto"/>
              <w:rPr>
                <w:ins w:id="65" w:author="Fabienne Schmaus" w:date="2026-06-09T15:32:00Z" w16du:dateUtc="2026-06-09T13:32:00Z"/>
                <w:rFonts w:cstheme="minorHAnsi"/>
              </w:rPr>
            </w:pPr>
            <w:r w:rsidRPr="0009301D">
              <w:rPr>
                <w:rFonts w:cstheme="minorHAnsi"/>
              </w:rPr>
              <w:t xml:space="preserve">&gt; </w:t>
            </w:r>
            <w:r w:rsidR="008D0DAD" w:rsidRPr="0009301D">
              <w:rPr>
                <w:rFonts w:cstheme="minorHAnsi"/>
              </w:rPr>
              <w:t xml:space="preserve">mit </w:t>
            </w:r>
            <w:r w:rsidR="0076437A" w:rsidRPr="0009301D">
              <w:rPr>
                <w:rFonts w:cstheme="minorHAnsi"/>
              </w:rPr>
              <w:t>de</w:t>
            </w:r>
            <w:r w:rsidR="00006B3E" w:rsidRPr="0009301D">
              <w:rPr>
                <w:rFonts w:cstheme="minorHAnsi"/>
              </w:rPr>
              <w:t xml:space="preserve">n </w:t>
            </w:r>
            <w:del w:id="66" w:author="Fabienne Schmaus" w:date="2026-06-09T15:32:00Z" w16du:dateUtc="2026-06-09T13:32:00Z">
              <w:r w:rsidR="0076437A" w:rsidRPr="0009301D" w:rsidDel="00004AB8">
                <w:rPr>
                  <w:rFonts w:cstheme="minorHAnsi"/>
                </w:rPr>
                <w:delText>Methode</w:delText>
              </w:r>
              <w:r w:rsidR="00006B3E" w:rsidRPr="0009301D" w:rsidDel="00004AB8">
                <w:rPr>
                  <w:rFonts w:cstheme="minorHAnsi"/>
                </w:rPr>
                <w:delText xml:space="preserve">n </w:delText>
              </w:r>
            </w:del>
            <w:ins w:id="67" w:author="Fabienne Schmaus" w:date="2026-06-09T15:32:00Z" w16du:dateUtc="2026-06-09T13:32:00Z">
              <w:r w:rsidR="00004AB8">
                <w:rPr>
                  <w:rFonts w:cstheme="minorHAnsi"/>
                </w:rPr>
                <w:t>Arbeitsformen</w:t>
              </w:r>
              <w:r w:rsidR="00004AB8" w:rsidRPr="0009301D">
                <w:rPr>
                  <w:rFonts w:cstheme="minorHAnsi"/>
                </w:rPr>
                <w:t xml:space="preserve"> </w:t>
              </w:r>
            </w:ins>
            <w:r w:rsidR="00006B3E" w:rsidRPr="0009301D">
              <w:rPr>
                <w:rFonts w:cstheme="minorHAnsi"/>
              </w:rPr>
              <w:t>Meinungslinie und Think-Pair-Share</w:t>
            </w:r>
            <w:r w:rsidR="0076437A" w:rsidRPr="0009301D">
              <w:rPr>
                <w:rFonts w:cstheme="minorHAnsi"/>
              </w:rPr>
              <w:t xml:space="preserve"> vertraut machen</w:t>
            </w:r>
            <w:r w:rsidRPr="0009301D">
              <w:rPr>
                <w:rFonts w:cstheme="minorHAnsi"/>
              </w:rPr>
              <w:t xml:space="preserve"> – siehe </w:t>
            </w:r>
            <w:r w:rsidR="00006B3E" w:rsidRPr="0009301D">
              <w:rPr>
                <w:rFonts w:cstheme="minorHAnsi"/>
              </w:rPr>
              <w:t>Anhang</w:t>
            </w:r>
            <w:del w:id="68" w:author="Fabienne Schmaus" w:date="2026-06-09T15:32:00Z" w16du:dateUtc="2026-06-09T13:32:00Z">
              <w:r w:rsidR="009127F2" w:rsidRPr="0009301D" w:rsidDel="00004AB8">
                <w:rPr>
                  <w:rFonts w:cstheme="minorHAnsi"/>
                </w:rPr>
                <w:delText xml:space="preserve"> 2</w:delText>
              </w:r>
            </w:del>
          </w:p>
          <w:p w14:paraId="46463388" w14:textId="1291F159" w:rsidR="00004AB8" w:rsidRPr="0009301D" w:rsidRDefault="00004AB8" w:rsidP="00004AB8">
            <w:pPr>
              <w:spacing w:line="276" w:lineRule="auto"/>
              <w:rPr>
                <w:rFonts w:cstheme="minorHAnsi"/>
              </w:rPr>
            </w:pPr>
            <w:ins w:id="69" w:author="Fabienne Schmaus" w:date="2026-06-09T15:32:00Z">
              <w:r w:rsidRPr="00004AB8">
                <w:rPr>
                  <w:rFonts w:cstheme="minorHAnsi"/>
                </w:rPr>
                <w:t>&gt; Klassenraum für Meinungslinie vorbereiten</w:t>
              </w:r>
            </w:ins>
          </w:p>
        </w:tc>
      </w:tr>
    </w:tbl>
    <w:p w14:paraId="7475E81F" w14:textId="77777777" w:rsidR="00DF669F" w:rsidRPr="0009301D"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09301D" w14:paraId="03933C09" w14:textId="77777777" w:rsidTr="006669AF">
        <w:tc>
          <w:tcPr>
            <w:tcW w:w="10485" w:type="dxa"/>
          </w:tcPr>
          <w:bookmarkEnd w:id="63"/>
          <w:p w14:paraId="23F7BEF2" w14:textId="6DBABB4C" w:rsidR="00DF669F" w:rsidRPr="0009301D" w:rsidRDefault="00DF669F" w:rsidP="00964135">
            <w:pPr>
              <w:tabs>
                <w:tab w:val="left" w:pos="3288"/>
              </w:tabs>
              <w:spacing w:line="276" w:lineRule="auto"/>
              <w:rPr>
                <w:rFonts w:cstheme="minorHAnsi"/>
                <w:b/>
                <w:bCs/>
              </w:rPr>
            </w:pPr>
            <w:commentRangeStart w:id="70"/>
            <w:r w:rsidRPr="0009301D">
              <w:rPr>
                <w:rFonts w:cstheme="minorHAnsi"/>
                <w:b/>
                <w:bCs/>
              </w:rPr>
              <w:t>Ablauf</w:t>
            </w:r>
            <w:commentRangeEnd w:id="70"/>
            <w:r w:rsidR="006F7363" w:rsidRPr="0009301D">
              <w:rPr>
                <w:rStyle w:val="Kommentarzeichen"/>
                <w:rFonts w:cstheme="minorHAnsi"/>
                <w:b/>
                <w:bCs/>
                <w:sz w:val="22"/>
                <w:szCs w:val="22"/>
              </w:rPr>
              <w:commentReference w:id="70"/>
            </w:r>
          </w:p>
          <w:p w14:paraId="7265094D" w14:textId="0B062B6D" w:rsidR="00DF669F" w:rsidRPr="0009301D" w:rsidRDefault="008D0DAD" w:rsidP="00964135">
            <w:pPr>
              <w:tabs>
                <w:tab w:val="left" w:pos="3141"/>
                <w:tab w:val="left" w:pos="3288"/>
              </w:tabs>
              <w:spacing w:line="276" w:lineRule="auto"/>
              <w:rPr>
                <w:rFonts w:cstheme="minorHAnsi"/>
              </w:rPr>
            </w:pPr>
            <w:r w:rsidRPr="0009301D">
              <w:rPr>
                <w:rFonts w:cstheme="minorHAnsi"/>
              </w:rPr>
              <w:t>Einstieg</w:t>
            </w:r>
            <w:r w:rsidR="00DF669F" w:rsidRPr="0009301D">
              <w:rPr>
                <w:rFonts w:cstheme="minorHAnsi"/>
              </w:rPr>
              <w:tab/>
              <w:t xml:space="preserve">Startervideo zur Einheit </w:t>
            </w:r>
            <w:r w:rsidR="00045840" w:rsidRPr="0009301D">
              <w:rPr>
                <w:rFonts w:cstheme="minorHAnsi"/>
              </w:rPr>
              <w:t>(</w:t>
            </w:r>
            <w:r w:rsidRPr="0009301D">
              <w:rPr>
                <w:rFonts w:cstheme="minorHAnsi"/>
              </w:rPr>
              <w:t xml:space="preserve">ca. </w:t>
            </w:r>
            <w:r w:rsidR="00AC33A3" w:rsidRPr="0009301D">
              <w:rPr>
                <w:rFonts w:cstheme="minorHAnsi"/>
              </w:rPr>
              <w:t>10</w:t>
            </w:r>
            <w:r w:rsidRPr="0009301D">
              <w:rPr>
                <w:rFonts w:cstheme="minorHAnsi"/>
              </w:rPr>
              <w:t xml:space="preserve"> Min</w:t>
            </w:r>
            <w:r w:rsidR="00FD3CE9" w:rsidRPr="0009301D">
              <w:rPr>
                <w:rFonts w:cstheme="minorHAnsi"/>
              </w:rPr>
              <w:t>.</w:t>
            </w:r>
            <w:r w:rsidR="00045840" w:rsidRPr="0009301D">
              <w:rPr>
                <w:rFonts w:cstheme="minorHAnsi"/>
              </w:rPr>
              <w:t>)</w:t>
            </w:r>
          </w:p>
          <w:p w14:paraId="32BD1962" w14:textId="4A6FFEE3" w:rsidR="00045840" w:rsidRPr="0009301D" w:rsidRDefault="008D0DAD" w:rsidP="00964135">
            <w:pPr>
              <w:tabs>
                <w:tab w:val="left" w:pos="3141"/>
                <w:tab w:val="left" w:pos="3288"/>
              </w:tabs>
              <w:spacing w:line="276" w:lineRule="auto"/>
              <w:rPr>
                <w:rFonts w:cstheme="minorHAnsi"/>
              </w:rPr>
            </w:pPr>
            <w:r w:rsidRPr="0009301D">
              <w:rPr>
                <w:rFonts w:cstheme="minorHAnsi"/>
              </w:rPr>
              <w:t>Hinführung</w:t>
            </w:r>
            <w:r w:rsidR="00FD3CE9" w:rsidRPr="0009301D">
              <w:rPr>
                <w:rFonts w:cstheme="minorHAnsi"/>
              </w:rPr>
              <w:t xml:space="preserve"> zum Thema</w:t>
            </w:r>
            <w:r w:rsidR="00045840" w:rsidRPr="0009301D">
              <w:rPr>
                <w:rFonts w:cstheme="minorHAnsi"/>
              </w:rPr>
              <w:tab/>
            </w:r>
            <w:r w:rsidR="003C4E68" w:rsidRPr="0009301D">
              <w:rPr>
                <w:rFonts w:cstheme="minorHAnsi"/>
              </w:rPr>
              <w:t>Was passiert im Gehirn</w:t>
            </w:r>
            <w:r w:rsidR="00D045AF" w:rsidRPr="0009301D">
              <w:rPr>
                <w:rFonts w:cstheme="minorHAnsi"/>
              </w:rPr>
              <w:t>?</w:t>
            </w:r>
            <w:r w:rsidR="00045840" w:rsidRPr="0009301D">
              <w:rPr>
                <w:rFonts w:cstheme="minorHAnsi"/>
              </w:rPr>
              <w:t xml:space="preserve"> (</w:t>
            </w:r>
            <w:r w:rsidR="00FD3CE9" w:rsidRPr="0009301D">
              <w:rPr>
                <w:rFonts w:cstheme="minorHAnsi"/>
              </w:rPr>
              <w:t>ca. 1</w:t>
            </w:r>
            <w:r w:rsidR="00AC33A3" w:rsidRPr="0009301D">
              <w:rPr>
                <w:rFonts w:cstheme="minorHAnsi"/>
              </w:rPr>
              <w:t>5</w:t>
            </w:r>
            <w:r w:rsidR="00FD3CE9" w:rsidRPr="0009301D">
              <w:rPr>
                <w:rFonts w:cstheme="minorHAnsi"/>
              </w:rPr>
              <w:t xml:space="preserve"> Min.</w:t>
            </w:r>
            <w:r w:rsidR="00045840" w:rsidRPr="0009301D">
              <w:rPr>
                <w:rFonts w:cstheme="minorHAnsi"/>
              </w:rPr>
              <w:t>)</w:t>
            </w:r>
          </w:p>
          <w:p w14:paraId="2922C270" w14:textId="468EE562" w:rsidR="00DF669F" w:rsidRPr="0009301D" w:rsidRDefault="00FD3CE9" w:rsidP="00964135">
            <w:pPr>
              <w:tabs>
                <w:tab w:val="left" w:pos="3141"/>
                <w:tab w:val="left" w:pos="3288"/>
              </w:tabs>
              <w:spacing w:line="276" w:lineRule="auto"/>
              <w:rPr>
                <w:rFonts w:cstheme="minorHAnsi"/>
              </w:rPr>
            </w:pPr>
            <w:r w:rsidRPr="0009301D">
              <w:rPr>
                <w:rFonts w:cstheme="minorHAnsi"/>
              </w:rPr>
              <w:t>Erarbeitung</w:t>
            </w:r>
            <w:r w:rsidR="00DF669F" w:rsidRPr="0009301D">
              <w:rPr>
                <w:rFonts w:cstheme="minorHAnsi"/>
              </w:rPr>
              <w:tab/>
            </w:r>
            <w:ins w:id="71" w:author="Fabienne Schmaus" w:date="2026-06-09T15:33:00Z" w16du:dateUtc="2026-06-09T13:33:00Z">
              <w:r w:rsidR="00004AB8">
                <w:rPr>
                  <w:rFonts w:cstheme="minorHAnsi"/>
                </w:rPr>
                <w:t xml:space="preserve">Die </w:t>
              </w:r>
            </w:ins>
            <w:ins w:id="72" w:author="Fabienne Schmaus" w:date="2026-06-09T15:38:00Z" w16du:dateUtc="2026-06-09T13:38:00Z">
              <w:r w:rsidR="007802A1">
                <w:rPr>
                  <w:rFonts w:cstheme="minorHAnsi"/>
                </w:rPr>
                <w:t xml:space="preserve">drei </w:t>
              </w:r>
            </w:ins>
            <w:r w:rsidR="001030AE" w:rsidRPr="0009301D">
              <w:rPr>
                <w:rFonts w:cstheme="minorHAnsi"/>
              </w:rPr>
              <w:t>Schlafstörer</w:t>
            </w:r>
            <w:r w:rsidR="00AC33A3" w:rsidRPr="0009301D">
              <w:rPr>
                <w:rFonts w:cstheme="minorHAnsi"/>
              </w:rPr>
              <w:t xml:space="preserve"> </w:t>
            </w:r>
            <w:r w:rsidR="00045840" w:rsidRPr="0009301D">
              <w:rPr>
                <w:rFonts w:cstheme="minorHAnsi"/>
              </w:rPr>
              <w:t>(</w:t>
            </w:r>
            <w:r w:rsidRPr="0009301D">
              <w:rPr>
                <w:rFonts w:cstheme="minorHAnsi"/>
              </w:rPr>
              <w:t xml:space="preserve">ca. </w:t>
            </w:r>
            <w:r w:rsidR="001030AE" w:rsidRPr="0009301D">
              <w:rPr>
                <w:rFonts w:cstheme="minorHAnsi"/>
              </w:rPr>
              <w:t>30</w:t>
            </w:r>
            <w:r w:rsidRPr="0009301D">
              <w:rPr>
                <w:rFonts w:cstheme="minorHAnsi"/>
              </w:rPr>
              <w:t xml:space="preserve"> Min.</w:t>
            </w:r>
            <w:r w:rsidR="00045840" w:rsidRPr="0009301D">
              <w:rPr>
                <w:rFonts w:cstheme="minorHAnsi"/>
              </w:rPr>
              <w:t>)</w:t>
            </w:r>
          </w:p>
          <w:p w14:paraId="358A1915" w14:textId="36578910" w:rsidR="00DF669F" w:rsidRPr="0009301D" w:rsidRDefault="00B73D10" w:rsidP="00964135">
            <w:pPr>
              <w:tabs>
                <w:tab w:val="left" w:pos="3141"/>
                <w:tab w:val="left" w:pos="3288"/>
              </w:tabs>
              <w:spacing w:line="276" w:lineRule="auto"/>
              <w:rPr>
                <w:rFonts w:cstheme="minorHAnsi"/>
              </w:rPr>
            </w:pPr>
            <w:r w:rsidRPr="0009301D">
              <w:rPr>
                <w:rFonts w:cstheme="minorHAnsi"/>
              </w:rPr>
              <w:t>Vertiefung</w:t>
            </w:r>
            <w:r w:rsidR="00DF669F" w:rsidRPr="0009301D">
              <w:rPr>
                <w:rFonts w:cstheme="minorHAnsi"/>
              </w:rPr>
              <w:tab/>
            </w:r>
            <w:r w:rsidR="001030AE" w:rsidRPr="0009301D">
              <w:rPr>
                <w:rFonts w:cstheme="minorHAnsi"/>
              </w:rPr>
              <w:t xml:space="preserve">Abendritual und Schlafexperiment </w:t>
            </w:r>
            <w:r w:rsidR="00045840" w:rsidRPr="0009301D">
              <w:rPr>
                <w:rFonts w:cstheme="minorHAnsi"/>
              </w:rPr>
              <w:t>(</w:t>
            </w:r>
            <w:r w:rsidR="00FD3CE9" w:rsidRPr="0009301D">
              <w:rPr>
                <w:rFonts w:cstheme="minorHAnsi"/>
              </w:rPr>
              <w:t xml:space="preserve">ca. </w:t>
            </w:r>
            <w:r w:rsidRPr="0009301D">
              <w:rPr>
                <w:rFonts w:cstheme="minorHAnsi"/>
              </w:rPr>
              <w:t>2</w:t>
            </w:r>
            <w:r w:rsidR="001030AE" w:rsidRPr="0009301D">
              <w:rPr>
                <w:rFonts w:cstheme="minorHAnsi"/>
              </w:rPr>
              <w:t>0</w:t>
            </w:r>
            <w:r w:rsidR="00FD3CE9" w:rsidRPr="0009301D">
              <w:rPr>
                <w:rFonts w:cstheme="minorHAnsi"/>
              </w:rPr>
              <w:t xml:space="preserve"> Min.</w:t>
            </w:r>
            <w:r w:rsidR="00045840" w:rsidRPr="0009301D">
              <w:rPr>
                <w:rFonts w:cstheme="minorHAnsi"/>
              </w:rPr>
              <w:t>)</w:t>
            </w:r>
          </w:p>
          <w:p w14:paraId="716696E6" w14:textId="537FA989" w:rsidR="00DF669F" w:rsidRPr="0009301D" w:rsidRDefault="00045840" w:rsidP="00964135">
            <w:pPr>
              <w:tabs>
                <w:tab w:val="left" w:pos="3141"/>
                <w:tab w:val="left" w:pos="3288"/>
              </w:tabs>
              <w:spacing w:line="276" w:lineRule="auto"/>
              <w:rPr>
                <w:rFonts w:cstheme="minorHAnsi"/>
              </w:rPr>
            </w:pPr>
            <w:r w:rsidRPr="0009301D">
              <w:rPr>
                <w:rFonts w:cstheme="minorHAnsi"/>
              </w:rPr>
              <w:t>Transfer</w:t>
            </w:r>
            <w:r w:rsidR="00DF669F" w:rsidRPr="0009301D">
              <w:rPr>
                <w:rFonts w:cstheme="minorHAnsi"/>
              </w:rPr>
              <w:tab/>
            </w:r>
            <w:r w:rsidR="001030AE" w:rsidRPr="0009301D">
              <w:rPr>
                <w:rFonts w:cstheme="minorHAnsi"/>
              </w:rPr>
              <w:t>Mein erster Schritt</w:t>
            </w:r>
            <w:del w:id="73" w:author="Fabienne Schmaus" w:date="2026-06-09T15:33:00Z" w16du:dateUtc="2026-06-09T13:33:00Z">
              <w:r w:rsidR="00AC33A3" w:rsidRPr="0009301D" w:rsidDel="00004AB8">
                <w:rPr>
                  <w:rFonts w:cstheme="minorHAnsi"/>
                </w:rPr>
                <w:delText>?</w:delText>
              </w:r>
            </w:del>
            <w:r w:rsidRPr="0009301D">
              <w:rPr>
                <w:rFonts w:cstheme="minorHAnsi"/>
              </w:rPr>
              <w:t xml:space="preserve"> (</w:t>
            </w:r>
            <w:r w:rsidR="00FD3CE9" w:rsidRPr="0009301D">
              <w:rPr>
                <w:rFonts w:cstheme="minorHAnsi"/>
              </w:rPr>
              <w:t xml:space="preserve">ca. </w:t>
            </w:r>
            <w:r w:rsidR="00AC33A3" w:rsidRPr="0009301D">
              <w:rPr>
                <w:rFonts w:cstheme="minorHAnsi"/>
              </w:rPr>
              <w:t>1</w:t>
            </w:r>
            <w:r w:rsidR="00FD3CE9" w:rsidRPr="0009301D">
              <w:rPr>
                <w:rFonts w:cstheme="minorHAnsi"/>
              </w:rPr>
              <w:t>0 Min.</w:t>
            </w:r>
            <w:r w:rsidRPr="0009301D">
              <w:rPr>
                <w:rFonts w:cstheme="minorHAnsi"/>
              </w:rPr>
              <w:t>)</w:t>
            </w:r>
          </w:p>
          <w:p w14:paraId="471B7674" w14:textId="7D45E875" w:rsidR="00DF669F" w:rsidRPr="0009301D" w:rsidRDefault="00DF669F" w:rsidP="00964135">
            <w:pPr>
              <w:tabs>
                <w:tab w:val="left" w:pos="3141"/>
                <w:tab w:val="left" w:pos="3288"/>
              </w:tabs>
              <w:spacing w:line="276" w:lineRule="auto"/>
              <w:rPr>
                <w:rFonts w:cstheme="minorHAnsi"/>
              </w:rPr>
            </w:pPr>
            <w:r w:rsidRPr="0009301D">
              <w:rPr>
                <w:rFonts w:cstheme="minorHAnsi"/>
              </w:rPr>
              <w:t>Reflexion</w:t>
            </w:r>
            <w:r w:rsidRPr="0009301D">
              <w:rPr>
                <w:rFonts w:cstheme="minorHAnsi"/>
              </w:rPr>
              <w:tab/>
              <w:t>Abschlussrunde</w:t>
            </w:r>
            <w:r w:rsidR="00AC33A3" w:rsidRPr="0009301D">
              <w:rPr>
                <w:rFonts w:cstheme="minorHAnsi"/>
              </w:rPr>
              <w:t xml:space="preserve"> (ca. 5 Min.)</w:t>
            </w:r>
          </w:p>
          <w:p w14:paraId="33093717" w14:textId="3069AF8C" w:rsidR="00045840" w:rsidRPr="0009301D" w:rsidRDefault="00045840" w:rsidP="00964135">
            <w:pPr>
              <w:tabs>
                <w:tab w:val="left" w:pos="3141"/>
                <w:tab w:val="left" w:pos="3288"/>
              </w:tabs>
              <w:spacing w:line="276" w:lineRule="auto"/>
              <w:rPr>
                <w:rFonts w:cstheme="minorHAnsi"/>
              </w:rPr>
            </w:pPr>
            <w:r w:rsidRPr="0009301D">
              <w:rPr>
                <w:rFonts w:cstheme="minorHAnsi"/>
              </w:rPr>
              <w:t>Follow-up</w:t>
            </w:r>
            <w:r w:rsidR="00327F17" w:rsidRPr="0009301D">
              <w:rPr>
                <w:rFonts w:cstheme="minorHAnsi"/>
              </w:rPr>
              <w:t xml:space="preserve"> (</w:t>
            </w:r>
            <w:r w:rsidR="00964135" w:rsidRPr="0009301D">
              <w:rPr>
                <w:rFonts w:cstheme="minorHAnsi"/>
              </w:rPr>
              <w:t>zwei</w:t>
            </w:r>
            <w:r w:rsidR="00327F17" w:rsidRPr="0009301D">
              <w:rPr>
                <w:rFonts w:cstheme="minorHAnsi"/>
              </w:rPr>
              <w:t xml:space="preserve"> Wochen später)</w:t>
            </w:r>
            <w:r w:rsidRPr="0009301D">
              <w:rPr>
                <w:rFonts w:cstheme="minorHAnsi"/>
              </w:rPr>
              <w:tab/>
            </w:r>
            <w:r w:rsidR="00AC33A3" w:rsidRPr="0009301D">
              <w:rPr>
                <w:rFonts w:cstheme="minorHAnsi"/>
              </w:rPr>
              <w:t>Erfahrungsaustausch</w:t>
            </w:r>
            <w:r w:rsidR="00327F17" w:rsidRPr="0009301D">
              <w:rPr>
                <w:rFonts w:cstheme="minorHAnsi"/>
              </w:rPr>
              <w:t xml:space="preserve"> (ca. 15 Min.)</w:t>
            </w:r>
          </w:p>
        </w:tc>
      </w:tr>
    </w:tbl>
    <w:p w14:paraId="4272CE1B" w14:textId="77777777" w:rsidR="00DF669F" w:rsidRPr="0009301D"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09301D" w14:paraId="60F3C51D" w14:textId="77777777" w:rsidTr="000572D9">
        <w:tc>
          <w:tcPr>
            <w:tcW w:w="3823" w:type="dxa"/>
          </w:tcPr>
          <w:p w14:paraId="4959BB6C" w14:textId="77777777" w:rsidR="00DF669F" w:rsidRPr="0009301D" w:rsidRDefault="00DF669F" w:rsidP="00FB679F">
            <w:pPr>
              <w:spacing w:line="276" w:lineRule="auto"/>
              <w:rPr>
                <w:rFonts w:cstheme="minorHAnsi"/>
                <w:b/>
                <w:bCs/>
              </w:rPr>
            </w:pPr>
            <w:bookmarkStart w:id="74" w:name="_Hlk139991727"/>
            <w:r w:rsidRPr="0009301D">
              <w:rPr>
                <w:rFonts w:cstheme="minorHAnsi"/>
                <w:b/>
                <w:bCs/>
              </w:rPr>
              <w:t>ZIEL UND FRAGESTELLUNG</w:t>
            </w:r>
          </w:p>
        </w:tc>
        <w:tc>
          <w:tcPr>
            <w:tcW w:w="3118" w:type="dxa"/>
          </w:tcPr>
          <w:p w14:paraId="1278015E" w14:textId="77777777" w:rsidR="00DF669F" w:rsidRPr="0009301D" w:rsidRDefault="00DF669F" w:rsidP="00FB679F">
            <w:pPr>
              <w:spacing w:line="276" w:lineRule="auto"/>
              <w:rPr>
                <w:rFonts w:cstheme="minorHAnsi"/>
                <w:b/>
                <w:bCs/>
              </w:rPr>
            </w:pPr>
            <w:r w:rsidRPr="0009301D">
              <w:rPr>
                <w:rFonts w:cstheme="minorHAnsi"/>
                <w:b/>
                <w:bCs/>
              </w:rPr>
              <w:t>METHODIK</w:t>
            </w:r>
          </w:p>
          <w:p w14:paraId="20D9328A" w14:textId="77777777" w:rsidR="00DF669F" w:rsidRPr="0009301D" w:rsidRDefault="00DF669F" w:rsidP="00FB679F">
            <w:pPr>
              <w:spacing w:line="276" w:lineRule="auto"/>
              <w:rPr>
                <w:rFonts w:cstheme="minorHAnsi"/>
                <w:b/>
                <w:bCs/>
              </w:rPr>
            </w:pPr>
          </w:p>
        </w:tc>
        <w:tc>
          <w:tcPr>
            <w:tcW w:w="3544" w:type="dxa"/>
          </w:tcPr>
          <w:p w14:paraId="4774A53C" w14:textId="77777777" w:rsidR="00DF669F" w:rsidRPr="0009301D" w:rsidRDefault="00DF669F" w:rsidP="00FB679F">
            <w:pPr>
              <w:spacing w:line="276" w:lineRule="auto"/>
              <w:rPr>
                <w:rFonts w:cstheme="minorHAnsi"/>
                <w:b/>
                <w:bCs/>
              </w:rPr>
            </w:pPr>
            <w:r w:rsidRPr="0009301D">
              <w:rPr>
                <w:rFonts w:cstheme="minorHAnsi"/>
                <w:b/>
                <w:bCs/>
              </w:rPr>
              <w:t>MEDIUM</w:t>
            </w:r>
          </w:p>
        </w:tc>
      </w:tr>
      <w:tr w:rsidR="001C16A9" w:rsidRPr="0009301D" w14:paraId="1705C542" w14:textId="77777777" w:rsidTr="006669AF">
        <w:tc>
          <w:tcPr>
            <w:tcW w:w="10485" w:type="dxa"/>
            <w:gridSpan w:val="3"/>
          </w:tcPr>
          <w:p w14:paraId="120CFAFF" w14:textId="5936B983" w:rsidR="00DF669F" w:rsidRPr="0009301D" w:rsidRDefault="00FD3CE9" w:rsidP="00FB679F">
            <w:pPr>
              <w:spacing w:line="276" w:lineRule="auto"/>
              <w:rPr>
                <w:rFonts w:cstheme="minorHAnsi"/>
                <w:i/>
                <w:iCs/>
              </w:rPr>
            </w:pPr>
            <w:r w:rsidRPr="0009301D">
              <w:rPr>
                <w:rFonts w:cstheme="minorHAnsi"/>
                <w:i/>
                <w:iCs/>
              </w:rPr>
              <w:t>Einstieg</w:t>
            </w:r>
          </w:p>
        </w:tc>
      </w:tr>
      <w:bookmarkEnd w:id="74"/>
      <w:tr w:rsidR="003935DB" w:rsidRPr="0009301D" w14:paraId="21FD5EA4" w14:textId="77777777" w:rsidTr="000572D9">
        <w:trPr>
          <w:trHeight w:val="615"/>
        </w:trPr>
        <w:tc>
          <w:tcPr>
            <w:tcW w:w="3823" w:type="dxa"/>
            <w:tcBorders>
              <w:bottom w:val="nil"/>
            </w:tcBorders>
          </w:tcPr>
          <w:p w14:paraId="536D3D6E" w14:textId="2F7F4026" w:rsidR="003935DB" w:rsidRPr="0009301D" w:rsidRDefault="003935DB" w:rsidP="00FB679F">
            <w:pPr>
              <w:spacing w:line="276" w:lineRule="auto"/>
              <w:rPr>
                <w:rFonts w:cstheme="minorHAnsi"/>
              </w:rPr>
            </w:pPr>
            <w:r w:rsidRPr="0009301D">
              <w:rPr>
                <w:rFonts w:cstheme="minorHAnsi"/>
              </w:rPr>
              <w:t>Was hast du im Video gesehen?</w:t>
            </w:r>
          </w:p>
        </w:tc>
        <w:tc>
          <w:tcPr>
            <w:tcW w:w="3118" w:type="dxa"/>
            <w:tcBorders>
              <w:bottom w:val="nil"/>
            </w:tcBorders>
          </w:tcPr>
          <w:p w14:paraId="20DA979A" w14:textId="6BCCCB5A" w:rsidR="003935DB" w:rsidRPr="0009301D" w:rsidRDefault="003935DB" w:rsidP="003935DB">
            <w:pPr>
              <w:spacing w:line="276" w:lineRule="auto"/>
              <w:rPr>
                <w:rFonts w:cstheme="minorHAnsi"/>
              </w:rPr>
            </w:pPr>
            <w:r w:rsidRPr="0009301D">
              <w:rPr>
                <w:rFonts w:cstheme="minorHAnsi"/>
              </w:rPr>
              <w:t>Unterrichtsgespräch im Plenum</w:t>
            </w:r>
          </w:p>
        </w:tc>
        <w:tc>
          <w:tcPr>
            <w:tcW w:w="3544" w:type="dxa"/>
            <w:tcBorders>
              <w:bottom w:val="nil"/>
            </w:tcBorders>
          </w:tcPr>
          <w:p w14:paraId="7CF6C556" w14:textId="4D78CFBC" w:rsidR="003935DB" w:rsidRPr="0009301D" w:rsidRDefault="003935DB" w:rsidP="00FB679F">
            <w:pPr>
              <w:spacing w:line="276" w:lineRule="auto"/>
              <w:rPr>
                <w:rFonts w:cstheme="minorHAnsi"/>
              </w:rPr>
            </w:pPr>
            <w:r w:rsidRPr="0009301D">
              <w:rPr>
                <w:rFonts w:cstheme="minorHAnsi"/>
              </w:rPr>
              <w:t>--&gt; Video</w:t>
            </w:r>
          </w:p>
        </w:tc>
      </w:tr>
      <w:tr w:rsidR="003935DB" w:rsidRPr="0009301D" w14:paraId="2E1BA9F8" w14:textId="77777777" w:rsidTr="000572D9">
        <w:trPr>
          <w:trHeight w:val="566"/>
        </w:trPr>
        <w:tc>
          <w:tcPr>
            <w:tcW w:w="3823" w:type="dxa"/>
            <w:tcBorders>
              <w:top w:val="nil"/>
            </w:tcBorders>
          </w:tcPr>
          <w:p w14:paraId="46B2418F" w14:textId="00ABEBA5" w:rsidR="003935DB" w:rsidRPr="0009301D" w:rsidRDefault="00996133" w:rsidP="00FB679F">
            <w:pPr>
              <w:spacing w:line="276" w:lineRule="auto"/>
              <w:rPr>
                <w:rFonts w:cstheme="minorHAnsi"/>
              </w:rPr>
            </w:pPr>
            <w:r w:rsidRPr="0009301D">
              <w:rPr>
                <w:rFonts w:cstheme="minorHAnsi"/>
              </w:rPr>
              <w:t>Blitzlicht</w:t>
            </w:r>
            <w:r w:rsidR="003935DB" w:rsidRPr="0009301D">
              <w:rPr>
                <w:rFonts w:cstheme="minorHAnsi"/>
              </w:rPr>
              <w:t xml:space="preserve">: </w:t>
            </w:r>
            <w:ins w:id="75" w:author="Fabienne Schmaus" w:date="2026-06-09T15:34:00Z" w16du:dateUtc="2026-06-09T13:34:00Z">
              <w:r w:rsidR="00004AB8">
                <w:rPr>
                  <w:rFonts w:cstheme="minorHAnsi"/>
                </w:rPr>
                <w:t>e</w:t>
              </w:r>
            </w:ins>
            <w:del w:id="76" w:author="Fabienne Schmaus" w:date="2026-06-09T15:34:00Z" w16du:dateUtc="2026-06-09T13:34:00Z">
              <w:r w:rsidRPr="0009301D" w:rsidDel="00004AB8">
                <w:rPr>
                  <w:rFonts w:cstheme="minorHAnsi"/>
                </w:rPr>
                <w:delText>E</w:delText>
              </w:r>
            </w:del>
            <w:r w:rsidRPr="0009301D">
              <w:rPr>
                <w:rFonts w:cstheme="minorHAnsi"/>
              </w:rPr>
              <w:t>igene Erfahrungen</w:t>
            </w:r>
          </w:p>
        </w:tc>
        <w:tc>
          <w:tcPr>
            <w:tcW w:w="3118" w:type="dxa"/>
            <w:tcBorders>
              <w:top w:val="nil"/>
            </w:tcBorders>
          </w:tcPr>
          <w:p w14:paraId="3F89D401" w14:textId="32F82149" w:rsidR="003935DB" w:rsidRPr="0009301D" w:rsidRDefault="00911577" w:rsidP="00FB679F">
            <w:pPr>
              <w:spacing w:line="276" w:lineRule="auto"/>
              <w:rPr>
                <w:rFonts w:cstheme="minorHAnsi"/>
              </w:rPr>
            </w:pPr>
            <w:r w:rsidRPr="0009301D">
              <w:rPr>
                <w:rFonts w:cstheme="minorHAnsi"/>
              </w:rPr>
              <w:t xml:space="preserve">Handzeichen </w:t>
            </w:r>
            <w:r w:rsidR="008A1986" w:rsidRPr="0009301D">
              <w:rPr>
                <w:rFonts w:cstheme="minorHAnsi"/>
              </w:rPr>
              <w:t xml:space="preserve">im </w:t>
            </w:r>
            <w:r w:rsidRPr="0009301D">
              <w:rPr>
                <w:rFonts w:cstheme="minorHAnsi"/>
              </w:rPr>
              <w:t>Plenum</w:t>
            </w:r>
          </w:p>
        </w:tc>
        <w:tc>
          <w:tcPr>
            <w:tcW w:w="3544" w:type="dxa"/>
            <w:tcBorders>
              <w:top w:val="nil"/>
            </w:tcBorders>
          </w:tcPr>
          <w:p w14:paraId="25970807" w14:textId="7CF14787" w:rsidR="003935DB" w:rsidRPr="0009301D" w:rsidRDefault="003935DB" w:rsidP="00FB679F">
            <w:pPr>
              <w:spacing w:line="276" w:lineRule="auto"/>
              <w:rPr>
                <w:rFonts w:cstheme="minorHAnsi"/>
              </w:rPr>
            </w:pPr>
          </w:p>
        </w:tc>
      </w:tr>
    </w:tbl>
    <w:p w14:paraId="102490B9" w14:textId="77777777" w:rsidR="00DF669F" w:rsidRPr="0009301D"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976"/>
        <w:gridCol w:w="3686"/>
      </w:tblGrid>
      <w:tr w:rsidR="001C16A9" w:rsidRPr="0009301D" w14:paraId="48856D64" w14:textId="77777777" w:rsidTr="00EE252E">
        <w:tc>
          <w:tcPr>
            <w:tcW w:w="10485" w:type="dxa"/>
            <w:gridSpan w:val="3"/>
            <w:tcBorders>
              <w:bottom w:val="single" w:sz="4" w:space="0" w:color="auto"/>
            </w:tcBorders>
          </w:tcPr>
          <w:p w14:paraId="155066D3" w14:textId="3E6C7902" w:rsidR="00DF669F" w:rsidRPr="0009301D" w:rsidRDefault="00FD3CE9" w:rsidP="0050713B">
            <w:pPr>
              <w:spacing w:line="276" w:lineRule="auto"/>
              <w:rPr>
                <w:rFonts w:cstheme="minorHAnsi"/>
                <w:i/>
                <w:iCs/>
              </w:rPr>
            </w:pPr>
            <w:r w:rsidRPr="0009301D">
              <w:rPr>
                <w:rFonts w:cstheme="minorHAnsi"/>
                <w:i/>
                <w:iCs/>
              </w:rPr>
              <w:t>Hinführung</w:t>
            </w:r>
            <w:r w:rsidR="0050713B" w:rsidRPr="0009301D">
              <w:rPr>
                <w:rFonts w:cstheme="minorHAnsi"/>
                <w:i/>
                <w:iCs/>
              </w:rPr>
              <w:t xml:space="preserve"> </w:t>
            </w:r>
            <w:r w:rsidRPr="0009301D">
              <w:rPr>
                <w:rFonts w:cstheme="minorHAnsi"/>
                <w:i/>
                <w:iCs/>
              </w:rPr>
              <w:t>zum Thema</w:t>
            </w:r>
          </w:p>
        </w:tc>
      </w:tr>
      <w:tr w:rsidR="000572D9" w:rsidRPr="0009301D" w14:paraId="5833EE14" w14:textId="77777777" w:rsidTr="00004AB8">
        <w:trPr>
          <w:trHeight w:val="514"/>
        </w:trPr>
        <w:tc>
          <w:tcPr>
            <w:tcW w:w="3823" w:type="dxa"/>
            <w:vMerge w:val="restart"/>
            <w:tcBorders>
              <w:top w:val="single" w:sz="4" w:space="0" w:color="auto"/>
              <w:left w:val="single" w:sz="4" w:space="0" w:color="auto"/>
              <w:bottom w:val="single" w:sz="4" w:space="0" w:color="auto"/>
            </w:tcBorders>
          </w:tcPr>
          <w:p w14:paraId="768B17D6" w14:textId="077AFC92" w:rsidR="000572D9" w:rsidRPr="0009301D" w:rsidRDefault="000572D9" w:rsidP="00045840">
            <w:pPr>
              <w:rPr>
                <w:rFonts w:cstheme="minorHAnsi"/>
              </w:rPr>
            </w:pPr>
            <w:r w:rsidRPr="0009301D">
              <w:rPr>
                <w:rFonts w:cstheme="minorHAnsi"/>
              </w:rPr>
              <w:t xml:space="preserve">Ziel: </w:t>
            </w:r>
            <w:ins w:id="77" w:author="Fabienne Schmaus" w:date="2026-06-09T15:34:00Z" w16du:dateUtc="2026-06-09T13:34:00Z">
              <w:r w:rsidR="00004AB8">
                <w:rPr>
                  <w:rFonts w:cstheme="minorHAnsi"/>
                </w:rPr>
                <w:t>b</w:t>
              </w:r>
            </w:ins>
            <w:del w:id="78" w:author="Fabienne Schmaus" w:date="2026-06-09T15:34:00Z" w16du:dateUtc="2026-06-09T13:34:00Z">
              <w:r w:rsidR="00996133" w:rsidRPr="0009301D" w:rsidDel="00004AB8">
                <w:rPr>
                  <w:rFonts w:cstheme="minorHAnsi"/>
                </w:rPr>
                <w:delText>B</w:delText>
              </w:r>
            </w:del>
            <w:r w:rsidR="00996133" w:rsidRPr="0009301D">
              <w:rPr>
                <w:rFonts w:cstheme="minorHAnsi"/>
              </w:rPr>
              <w:t>iologische Grundlagen des Einschlafens verstehen (Melatonin, zirkadianer Rhythmus, blaues Licht)</w:t>
            </w:r>
          </w:p>
          <w:p w14:paraId="3E87B512" w14:textId="77777777" w:rsidR="000572D9" w:rsidRPr="0009301D" w:rsidRDefault="000572D9" w:rsidP="00045840">
            <w:pPr>
              <w:rPr>
                <w:rFonts w:cstheme="minorHAnsi"/>
              </w:rPr>
            </w:pPr>
          </w:p>
          <w:p w14:paraId="1C5BCA65" w14:textId="77A0EE8D" w:rsidR="000572D9" w:rsidRPr="0009301D" w:rsidRDefault="000572D9" w:rsidP="00FB679F">
            <w:pPr>
              <w:spacing w:line="276" w:lineRule="auto"/>
              <w:rPr>
                <w:rFonts w:cstheme="minorHAnsi"/>
              </w:rPr>
            </w:pPr>
            <w:r w:rsidRPr="0009301D">
              <w:rPr>
                <w:rFonts w:cstheme="minorHAnsi"/>
              </w:rPr>
              <w:t>Inhalt:</w:t>
            </w:r>
          </w:p>
          <w:p w14:paraId="02D85823" w14:textId="42EE9C09" w:rsidR="000572D9" w:rsidRPr="0009301D" w:rsidRDefault="000572D9" w:rsidP="008A1986">
            <w:pPr>
              <w:spacing w:line="276" w:lineRule="auto"/>
              <w:rPr>
                <w:rFonts w:cstheme="minorHAnsi"/>
              </w:rPr>
            </w:pPr>
            <w:r w:rsidRPr="0009301D">
              <w:rPr>
                <w:rFonts w:cstheme="minorHAnsi"/>
              </w:rPr>
              <w:t xml:space="preserve">&gt; </w:t>
            </w:r>
            <w:r w:rsidR="00996133" w:rsidRPr="0009301D">
              <w:rPr>
                <w:rFonts w:cstheme="minorHAnsi"/>
              </w:rPr>
              <w:t>Was passiert im Gehirn beim Einschlafen</w:t>
            </w:r>
            <w:r w:rsidRPr="0009301D">
              <w:rPr>
                <w:rFonts w:cstheme="minorHAnsi"/>
              </w:rPr>
              <w:t>?</w:t>
            </w:r>
          </w:p>
        </w:tc>
        <w:tc>
          <w:tcPr>
            <w:tcW w:w="2976" w:type="dxa"/>
            <w:tcBorders>
              <w:top w:val="single" w:sz="4" w:space="0" w:color="auto"/>
              <w:bottom w:val="nil"/>
            </w:tcBorders>
          </w:tcPr>
          <w:p w14:paraId="385446CD" w14:textId="2DD0E43B" w:rsidR="000572D9" w:rsidRPr="0009301D" w:rsidRDefault="000572D9" w:rsidP="00CD235D">
            <w:pPr>
              <w:spacing w:line="276" w:lineRule="auto"/>
              <w:rPr>
                <w:rFonts w:cstheme="minorHAnsi"/>
              </w:rPr>
            </w:pPr>
            <w:r w:rsidRPr="0009301D">
              <w:rPr>
                <w:rFonts w:cstheme="minorHAnsi"/>
              </w:rPr>
              <w:t xml:space="preserve">Kurzimpuls im Plenum </w:t>
            </w:r>
          </w:p>
        </w:tc>
        <w:tc>
          <w:tcPr>
            <w:tcW w:w="3686" w:type="dxa"/>
            <w:tcBorders>
              <w:top w:val="single" w:sz="4" w:space="0" w:color="auto"/>
              <w:bottom w:val="nil"/>
              <w:right w:val="single" w:sz="4" w:space="0" w:color="auto"/>
            </w:tcBorders>
          </w:tcPr>
          <w:p w14:paraId="65BE7FA6" w14:textId="192B4475" w:rsidR="000572D9" w:rsidRPr="0009301D" w:rsidRDefault="005C03C1" w:rsidP="000117E2">
            <w:pPr>
              <w:tabs>
                <w:tab w:val="left" w:pos="1843"/>
              </w:tabs>
              <w:spacing w:line="276" w:lineRule="auto"/>
              <w:rPr>
                <w:rFonts w:cstheme="minorHAnsi"/>
              </w:rPr>
            </w:pPr>
            <w:ins w:id="79" w:author="Fabienne Schmaus" w:date="2026-06-09T16:18:00Z" w16du:dateUtc="2026-06-09T14:18:00Z">
              <w:r>
                <w:rPr>
                  <w:rFonts w:cstheme="minorHAnsi"/>
                </w:rPr>
                <w:t>--&gt; Anhang 1</w:t>
              </w:r>
            </w:ins>
          </w:p>
        </w:tc>
      </w:tr>
      <w:tr w:rsidR="000572D9" w:rsidRPr="0009301D" w14:paraId="7B6FD8EB" w14:textId="77777777" w:rsidTr="00004AB8">
        <w:trPr>
          <w:trHeight w:val="914"/>
        </w:trPr>
        <w:tc>
          <w:tcPr>
            <w:tcW w:w="3823" w:type="dxa"/>
            <w:vMerge/>
            <w:tcBorders>
              <w:top w:val="nil"/>
              <w:left w:val="single" w:sz="4" w:space="0" w:color="auto"/>
              <w:bottom w:val="single" w:sz="4" w:space="0" w:color="auto"/>
            </w:tcBorders>
          </w:tcPr>
          <w:p w14:paraId="034BFCFE" w14:textId="77777777" w:rsidR="000572D9" w:rsidRPr="0009301D" w:rsidRDefault="000572D9" w:rsidP="00045840">
            <w:pPr>
              <w:rPr>
                <w:rFonts w:cstheme="minorHAnsi"/>
              </w:rPr>
            </w:pPr>
          </w:p>
        </w:tc>
        <w:tc>
          <w:tcPr>
            <w:tcW w:w="2976" w:type="dxa"/>
            <w:tcBorders>
              <w:top w:val="nil"/>
              <w:bottom w:val="nil"/>
            </w:tcBorders>
          </w:tcPr>
          <w:p w14:paraId="3367DC83" w14:textId="22ABEA40" w:rsidR="000572D9" w:rsidRPr="0009301D" w:rsidRDefault="00077411" w:rsidP="000572D9">
            <w:pPr>
              <w:spacing w:line="276" w:lineRule="auto"/>
              <w:rPr>
                <w:rFonts w:cstheme="minorHAnsi"/>
              </w:rPr>
            </w:pPr>
            <w:r w:rsidRPr="0009301D">
              <w:rPr>
                <w:rFonts w:cstheme="minorHAnsi"/>
              </w:rPr>
              <w:t xml:space="preserve">Sammeln der Inhalte im </w:t>
            </w:r>
            <w:r w:rsidR="00996133" w:rsidRPr="0009301D">
              <w:rPr>
                <w:rFonts w:cstheme="minorHAnsi"/>
              </w:rPr>
              <w:t>Plenum</w:t>
            </w:r>
          </w:p>
          <w:p w14:paraId="32836735" w14:textId="77777777" w:rsidR="000572D9" w:rsidRPr="0009301D" w:rsidRDefault="000572D9" w:rsidP="000572D9">
            <w:pPr>
              <w:spacing w:line="276" w:lineRule="auto"/>
              <w:rPr>
                <w:rFonts w:cstheme="minorHAnsi"/>
              </w:rPr>
            </w:pPr>
          </w:p>
          <w:p w14:paraId="609815B0" w14:textId="660DE784" w:rsidR="00CD235D" w:rsidRPr="0009301D" w:rsidRDefault="00CD235D" w:rsidP="00CD235D">
            <w:pPr>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15354962" w14:textId="3FAE97DC" w:rsidR="00CD235D" w:rsidRPr="0009301D" w:rsidRDefault="00CD235D" w:rsidP="000572D9">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tc>
        <w:tc>
          <w:tcPr>
            <w:tcW w:w="3686" w:type="dxa"/>
            <w:tcBorders>
              <w:top w:val="nil"/>
              <w:bottom w:val="nil"/>
              <w:right w:val="single" w:sz="4" w:space="0" w:color="auto"/>
            </w:tcBorders>
          </w:tcPr>
          <w:p w14:paraId="4D80AD7C" w14:textId="77777777" w:rsidR="000572D9" w:rsidRPr="0009301D" w:rsidRDefault="000572D9" w:rsidP="000572D9">
            <w:pPr>
              <w:tabs>
                <w:tab w:val="left" w:pos="1843"/>
              </w:tabs>
              <w:spacing w:line="276" w:lineRule="auto"/>
              <w:rPr>
                <w:rFonts w:cstheme="minorHAnsi"/>
              </w:rPr>
            </w:pPr>
            <w:r w:rsidRPr="0009301D">
              <w:rPr>
                <w:rFonts w:cstheme="minorHAnsi"/>
              </w:rPr>
              <w:t>--&gt; Arbeitsblatt 1A (Sek. I)</w:t>
            </w:r>
          </w:p>
          <w:p w14:paraId="384CF56B" w14:textId="5C8C3CA5" w:rsidR="000572D9" w:rsidRPr="0009301D" w:rsidRDefault="000572D9" w:rsidP="000572D9">
            <w:pPr>
              <w:tabs>
                <w:tab w:val="left" w:pos="1843"/>
              </w:tabs>
              <w:spacing w:line="276" w:lineRule="auto"/>
              <w:rPr>
                <w:rFonts w:cstheme="minorHAnsi"/>
              </w:rPr>
            </w:pPr>
            <w:r w:rsidRPr="0009301D">
              <w:rPr>
                <w:rFonts w:cstheme="minorHAnsi"/>
              </w:rPr>
              <w:t>--&gt; Arbeitsblatt 1B (Sek. II)</w:t>
            </w:r>
          </w:p>
        </w:tc>
      </w:tr>
      <w:tr w:rsidR="00EE252E" w:rsidRPr="0009301D" w14:paraId="37C08350" w14:textId="77777777" w:rsidTr="00004AB8">
        <w:trPr>
          <w:trHeight w:val="967"/>
        </w:trPr>
        <w:tc>
          <w:tcPr>
            <w:tcW w:w="3823" w:type="dxa"/>
            <w:vMerge/>
            <w:tcBorders>
              <w:top w:val="single" w:sz="4" w:space="0" w:color="auto"/>
              <w:left w:val="single" w:sz="4" w:space="0" w:color="auto"/>
              <w:bottom w:val="single" w:sz="4" w:space="0" w:color="auto"/>
            </w:tcBorders>
          </w:tcPr>
          <w:p w14:paraId="0FE6B0B6" w14:textId="77777777" w:rsidR="00EE252E" w:rsidRPr="0009301D" w:rsidRDefault="00EE252E" w:rsidP="00045840">
            <w:pPr>
              <w:rPr>
                <w:rFonts w:cstheme="minorHAnsi"/>
              </w:rPr>
            </w:pPr>
          </w:p>
        </w:tc>
        <w:tc>
          <w:tcPr>
            <w:tcW w:w="2976" w:type="dxa"/>
            <w:tcBorders>
              <w:top w:val="nil"/>
              <w:bottom w:val="single" w:sz="4" w:space="0" w:color="auto"/>
            </w:tcBorders>
          </w:tcPr>
          <w:p w14:paraId="2015EDA4" w14:textId="00ABD730" w:rsidR="00EE252E" w:rsidRPr="0009301D" w:rsidRDefault="00EE252E" w:rsidP="00FB679F">
            <w:pPr>
              <w:spacing w:line="276" w:lineRule="auto"/>
              <w:rPr>
                <w:rFonts w:cstheme="minorHAnsi"/>
              </w:rPr>
            </w:pPr>
          </w:p>
        </w:tc>
        <w:tc>
          <w:tcPr>
            <w:tcW w:w="3686" w:type="dxa"/>
            <w:tcBorders>
              <w:top w:val="nil"/>
              <w:bottom w:val="single" w:sz="4" w:space="0" w:color="auto"/>
              <w:right w:val="single" w:sz="4" w:space="0" w:color="auto"/>
            </w:tcBorders>
          </w:tcPr>
          <w:p w14:paraId="578C87D1" w14:textId="23843076" w:rsidR="00EE252E" w:rsidRPr="0009301D" w:rsidRDefault="00EE252E" w:rsidP="00FD1CEB">
            <w:pPr>
              <w:tabs>
                <w:tab w:val="left" w:pos="1843"/>
              </w:tabs>
              <w:spacing w:line="276" w:lineRule="auto"/>
              <w:rPr>
                <w:rFonts w:cstheme="minorHAnsi"/>
                <w:i/>
                <w:iCs/>
              </w:rPr>
            </w:pPr>
            <w:r w:rsidRPr="0009301D">
              <w:rPr>
                <w:rFonts w:cstheme="minorHAnsi"/>
                <w:i/>
                <w:iCs/>
              </w:rPr>
              <w:t>Weitere Informationen im folgenden Unterrichtsmaterial:</w:t>
            </w:r>
          </w:p>
          <w:p w14:paraId="20BDFB9D" w14:textId="77777777" w:rsidR="00EE252E" w:rsidRPr="0009301D" w:rsidRDefault="00EE252E">
            <w:pPr>
              <w:pStyle w:val="Listenabsatz"/>
              <w:numPr>
                <w:ilvl w:val="0"/>
                <w:numId w:val="6"/>
              </w:numPr>
              <w:tabs>
                <w:tab w:val="left" w:pos="1843"/>
              </w:tabs>
              <w:spacing w:line="276" w:lineRule="auto"/>
              <w:rPr>
                <w:rFonts w:cstheme="minorHAnsi"/>
              </w:rPr>
            </w:pPr>
            <w:r w:rsidRPr="0009301D">
              <w:rPr>
                <w:rFonts w:cstheme="minorHAnsi"/>
              </w:rPr>
              <w:t>Mediennutzung und das Gehirn</w:t>
            </w:r>
          </w:p>
          <w:p w14:paraId="044A76E9" w14:textId="42F1574A" w:rsidR="00EE252E" w:rsidRPr="00004AB8" w:rsidRDefault="00EE252E" w:rsidP="00FD1CEB">
            <w:pPr>
              <w:pStyle w:val="Listenabsatz"/>
              <w:numPr>
                <w:ilvl w:val="0"/>
                <w:numId w:val="6"/>
              </w:numPr>
              <w:tabs>
                <w:tab w:val="left" w:pos="1843"/>
              </w:tabs>
              <w:spacing w:line="276" w:lineRule="auto"/>
              <w:rPr>
                <w:rFonts w:cstheme="minorHAnsi"/>
              </w:rPr>
            </w:pPr>
            <w:r w:rsidRPr="0009301D">
              <w:rPr>
                <w:rFonts w:cstheme="minorHAnsi"/>
              </w:rPr>
              <w:t>Nutzungsdauer und körperliche Probleme</w:t>
            </w:r>
          </w:p>
        </w:tc>
      </w:tr>
    </w:tbl>
    <w:p w14:paraId="3AEF05B4" w14:textId="77777777" w:rsidR="000117E2" w:rsidRPr="0009301D" w:rsidRDefault="000117E2">
      <w:pPr>
        <w:rPr>
          <w:rFonts w:cstheme="minorHAnsi"/>
          <w:sz w:val="24"/>
          <w:szCs w:val="24"/>
          <w:highlight w:val="yellow"/>
        </w:rPr>
      </w:pPr>
      <w:r w:rsidRPr="0009301D">
        <w:rPr>
          <w:rFonts w:cstheme="minorHAnsi"/>
          <w:sz w:val="24"/>
          <w:szCs w:val="24"/>
          <w:highlight w:val="yellow"/>
        </w:rPr>
        <w:br w:type="page"/>
      </w:r>
    </w:p>
    <w:p w14:paraId="4941C9E4" w14:textId="4C2B79DE" w:rsidR="00DF669F" w:rsidRPr="0009301D" w:rsidRDefault="00775017" w:rsidP="00775017">
      <w:pPr>
        <w:spacing w:after="0" w:line="276" w:lineRule="auto"/>
        <w:rPr>
          <w:rFonts w:cstheme="minorHAnsi"/>
        </w:rPr>
      </w:pPr>
      <w:r w:rsidRPr="0009301D">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Change w:id="80" w:author="Fabienne Schmaus" w:date="2026-06-09T15:48:00Z" w16du:dateUtc="2026-06-09T13:48:00Z">
          <w:tblPr>
            <w:tblStyle w:val="Tabellenraster"/>
            <w:tblW w:w="10485" w:type="dxa"/>
            <w:tblLook w:val="04A0" w:firstRow="1" w:lastRow="0" w:firstColumn="1" w:lastColumn="0" w:noHBand="0" w:noVBand="1"/>
          </w:tblPr>
        </w:tblPrChange>
      </w:tblPr>
      <w:tblGrid>
        <w:gridCol w:w="3539"/>
        <w:gridCol w:w="3402"/>
        <w:gridCol w:w="3544"/>
        <w:tblGridChange w:id="81">
          <w:tblGrid>
            <w:gridCol w:w="3539"/>
            <w:gridCol w:w="567"/>
            <w:gridCol w:w="2835"/>
            <w:gridCol w:w="3544"/>
          </w:tblGrid>
        </w:tblGridChange>
      </w:tblGrid>
      <w:tr w:rsidR="001C16A9" w:rsidRPr="0009301D" w14:paraId="09C3DE74" w14:textId="77777777" w:rsidTr="003F06F9">
        <w:trPr>
          <w:trHeight w:val="376"/>
        </w:trPr>
        <w:tc>
          <w:tcPr>
            <w:tcW w:w="10485" w:type="dxa"/>
            <w:gridSpan w:val="3"/>
            <w:tcPrChange w:id="82" w:author="Fabienne Schmaus" w:date="2026-06-09T15:48:00Z" w16du:dateUtc="2026-06-09T13:48:00Z">
              <w:tcPr>
                <w:tcW w:w="10485" w:type="dxa"/>
                <w:gridSpan w:val="4"/>
              </w:tcPr>
            </w:tcPrChange>
          </w:tcPr>
          <w:p w14:paraId="7ED34325" w14:textId="72EC555D" w:rsidR="00DF669F" w:rsidRPr="0009301D" w:rsidRDefault="00FD3CE9" w:rsidP="00FB679F">
            <w:pPr>
              <w:spacing w:line="276" w:lineRule="auto"/>
              <w:rPr>
                <w:rFonts w:cstheme="minorHAnsi"/>
                <w:i/>
                <w:iCs/>
              </w:rPr>
            </w:pPr>
            <w:r w:rsidRPr="0009301D">
              <w:rPr>
                <w:rFonts w:cstheme="minorHAnsi"/>
                <w:i/>
                <w:iCs/>
              </w:rPr>
              <w:t>Erarbeitung</w:t>
            </w:r>
          </w:p>
        </w:tc>
      </w:tr>
      <w:tr w:rsidR="007802A1" w:rsidRPr="0009301D" w14:paraId="1691EE71" w14:textId="77777777" w:rsidTr="003F06F9">
        <w:trPr>
          <w:trHeight w:val="352"/>
        </w:trPr>
        <w:tc>
          <w:tcPr>
            <w:tcW w:w="3539" w:type="dxa"/>
            <w:vMerge w:val="restart"/>
          </w:tcPr>
          <w:p w14:paraId="7B3C0097" w14:textId="73443A68" w:rsidR="007802A1" w:rsidRPr="0009301D" w:rsidRDefault="007802A1" w:rsidP="00EE252E">
            <w:pPr>
              <w:rPr>
                <w:rFonts w:cstheme="minorHAnsi"/>
              </w:rPr>
            </w:pPr>
            <w:r w:rsidRPr="0009301D">
              <w:rPr>
                <w:rFonts w:cstheme="minorHAnsi"/>
              </w:rPr>
              <w:t xml:space="preserve">Ziel: </w:t>
            </w:r>
            <w:del w:id="83" w:author="Fabienne Schmaus" w:date="2026-06-09T15:38:00Z" w16du:dateUtc="2026-06-09T13:38:00Z">
              <w:r w:rsidRPr="0009301D" w:rsidDel="007802A1">
                <w:rPr>
                  <w:rFonts w:cstheme="minorHAnsi"/>
                </w:rPr>
                <w:delText xml:space="preserve">Drei </w:delText>
              </w:r>
            </w:del>
            <w:ins w:id="84" w:author="Fabienne Schmaus" w:date="2026-06-09T15:38:00Z" w16du:dateUtc="2026-06-09T13:38:00Z">
              <w:r>
                <w:rPr>
                  <w:rFonts w:cstheme="minorHAnsi"/>
                </w:rPr>
                <w:t>d</w:t>
              </w:r>
              <w:r w:rsidRPr="0009301D">
                <w:rPr>
                  <w:rFonts w:cstheme="minorHAnsi"/>
                </w:rPr>
                <w:t xml:space="preserve">rei </w:t>
              </w:r>
            </w:ins>
            <w:r w:rsidRPr="0009301D">
              <w:rPr>
                <w:rFonts w:cstheme="minorHAnsi"/>
              </w:rPr>
              <w:t>Hauptfaktoren gestörten Schlafs kennenlernen und anhand konkreter Fallbeispiele anwenden; verstehen, dass blaues Licht, Inhalte/FOMO und Schlafgewohnheiten zusammenwirken</w:t>
            </w:r>
          </w:p>
          <w:p w14:paraId="598EF3CB" w14:textId="51EC7AC8" w:rsidR="007802A1" w:rsidRPr="0009301D" w:rsidDel="007802A1" w:rsidRDefault="007802A1" w:rsidP="00306EC2">
            <w:pPr>
              <w:rPr>
                <w:del w:id="85" w:author="Fabienne Schmaus" w:date="2026-06-09T15:38:00Z" w16du:dateUtc="2026-06-09T13:38:00Z"/>
                <w:rFonts w:cstheme="minorHAnsi"/>
              </w:rPr>
            </w:pPr>
          </w:p>
          <w:p w14:paraId="5CDE2DB4" w14:textId="77777777" w:rsidR="007802A1" w:rsidRPr="0009301D" w:rsidRDefault="007802A1" w:rsidP="0050713B">
            <w:pPr>
              <w:rPr>
                <w:rFonts w:cstheme="minorHAnsi"/>
              </w:rPr>
            </w:pPr>
          </w:p>
          <w:p w14:paraId="0F9C37FF" w14:textId="19273B25" w:rsidR="007802A1" w:rsidRPr="0009301D" w:rsidRDefault="007802A1" w:rsidP="00FB679F">
            <w:pPr>
              <w:spacing w:line="276" w:lineRule="auto"/>
              <w:rPr>
                <w:rFonts w:cstheme="minorHAnsi"/>
              </w:rPr>
            </w:pPr>
            <w:r w:rsidRPr="0009301D">
              <w:rPr>
                <w:rFonts w:cstheme="minorHAnsi"/>
              </w:rPr>
              <w:t>Inhalte:</w:t>
            </w:r>
          </w:p>
          <w:p w14:paraId="37ACA7DD" w14:textId="36061D0C" w:rsidR="007802A1" w:rsidRPr="0009301D" w:rsidRDefault="007802A1" w:rsidP="00306EC2">
            <w:pPr>
              <w:spacing w:line="276" w:lineRule="auto"/>
              <w:rPr>
                <w:rFonts w:cstheme="minorHAnsi"/>
              </w:rPr>
            </w:pPr>
            <w:r w:rsidRPr="0009301D">
              <w:rPr>
                <w:rFonts w:cstheme="minorHAnsi"/>
              </w:rPr>
              <w:t xml:space="preserve">&gt; </w:t>
            </w:r>
            <w:del w:id="86" w:author="Fabienne Schmaus" w:date="2026-06-09T15:40:00Z" w16du:dateUtc="2026-06-09T13:40:00Z">
              <w:r w:rsidRPr="0009301D" w:rsidDel="007802A1">
                <w:rPr>
                  <w:rFonts w:cstheme="minorHAnsi"/>
                </w:rPr>
                <w:delText xml:space="preserve">Die drei </w:delText>
              </w:r>
            </w:del>
            <w:r w:rsidRPr="0009301D">
              <w:rPr>
                <w:rFonts w:cstheme="minorHAnsi"/>
              </w:rPr>
              <w:t xml:space="preserve">Schlafstörer </w:t>
            </w:r>
          </w:p>
          <w:p w14:paraId="206EF759" w14:textId="62FC5897" w:rsidR="007802A1" w:rsidRPr="0009301D" w:rsidRDefault="007802A1" w:rsidP="00306EC2">
            <w:pPr>
              <w:spacing w:line="276" w:lineRule="auto"/>
              <w:rPr>
                <w:rFonts w:cstheme="minorHAnsi"/>
              </w:rPr>
            </w:pPr>
            <w:r w:rsidRPr="0009301D">
              <w:rPr>
                <w:rFonts w:cstheme="minorHAnsi"/>
              </w:rPr>
              <w:t xml:space="preserve">&gt; Fallbeispiele </w:t>
            </w:r>
          </w:p>
          <w:p w14:paraId="18ADEDF2" w14:textId="66F881DE" w:rsidR="007802A1" w:rsidRPr="0009301D" w:rsidRDefault="007802A1" w:rsidP="00306EC2">
            <w:pPr>
              <w:spacing w:line="276" w:lineRule="auto"/>
              <w:rPr>
                <w:rFonts w:cstheme="minorHAnsi"/>
              </w:rPr>
            </w:pPr>
            <w:r w:rsidRPr="0009301D">
              <w:rPr>
                <w:rFonts w:cstheme="minorHAnsi"/>
              </w:rPr>
              <w:t>&gt; Auswertung</w:t>
            </w:r>
          </w:p>
        </w:tc>
        <w:tc>
          <w:tcPr>
            <w:tcW w:w="3402" w:type="dxa"/>
            <w:tcBorders>
              <w:bottom w:val="nil"/>
            </w:tcBorders>
          </w:tcPr>
          <w:p w14:paraId="638E285D" w14:textId="42BFF76D" w:rsidR="007802A1" w:rsidRPr="0009301D" w:rsidRDefault="007802A1" w:rsidP="008B09B9">
            <w:pPr>
              <w:tabs>
                <w:tab w:val="left" w:pos="273"/>
              </w:tabs>
              <w:spacing w:line="276" w:lineRule="auto"/>
              <w:rPr>
                <w:rFonts w:cstheme="minorHAnsi"/>
              </w:rPr>
            </w:pPr>
            <w:ins w:id="87" w:author="Fabienne Schmaus" w:date="2026-06-09T15:40:00Z" w16du:dateUtc="2026-06-09T13:40:00Z">
              <w:r>
                <w:rPr>
                  <w:rFonts w:cstheme="minorHAnsi"/>
                </w:rPr>
                <w:t xml:space="preserve">Impuls im </w:t>
              </w:r>
            </w:ins>
            <w:r w:rsidRPr="0009301D">
              <w:rPr>
                <w:rFonts w:cstheme="minorHAnsi"/>
              </w:rPr>
              <w:t>Plenum</w:t>
            </w:r>
          </w:p>
        </w:tc>
        <w:tc>
          <w:tcPr>
            <w:tcW w:w="3544" w:type="dxa"/>
            <w:tcBorders>
              <w:bottom w:val="nil"/>
            </w:tcBorders>
          </w:tcPr>
          <w:p w14:paraId="5A31E196" w14:textId="77777777" w:rsidR="007802A1" w:rsidRDefault="007802A1" w:rsidP="007802A1">
            <w:pPr>
              <w:tabs>
                <w:tab w:val="left" w:pos="1843"/>
              </w:tabs>
              <w:spacing w:line="276" w:lineRule="auto"/>
              <w:rPr>
                <w:ins w:id="88" w:author="Fabienne Schmaus" w:date="2026-06-09T16:05:00Z" w16du:dateUtc="2026-06-09T14:05:00Z"/>
                <w:rFonts w:cstheme="minorHAnsi"/>
              </w:rPr>
            </w:pPr>
            <w:ins w:id="89" w:author="Fabienne Schmaus" w:date="2026-06-09T15:45:00Z">
              <w:r w:rsidRPr="007802A1">
                <w:rPr>
                  <w:rFonts w:cstheme="minorHAnsi"/>
                </w:rPr>
                <w:t xml:space="preserve">--&gt; Tafel oder </w:t>
              </w:r>
            </w:ins>
            <w:del w:id="90" w:author="Fabienne Schmaus" w:date="2026-06-09T15:45:00Z" w16du:dateUtc="2026-06-09T13:45:00Z">
              <w:r w:rsidRPr="0009301D" w:rsidDel="007802A1">
                <w:rPr>
                  <w:rFonts w:cstheme="minorHAnsi"/>
                </w:rPr>
                <w:delText xml:space="preserve">Tafel / </w:delText>
              </w:r>
            </w:del>
            <w:r w:rsidRPr="0009301D">
              <w:rPr>
                <w:rFonts w:cstheme="minorHAnsi"/>
              </w:rPr>
              <w:t>Whiteboard</w:t>
            </w:r>
          </w:p>
          <w:p w14:paraId="69199C66" w14:textId="4B767C16" w:rsidR="007170BA" w:rsidRPr="0009301D" w:rsidRDefault="007170BA" w:rsidP="007802A1">
            <w:pPr>
              <w:tabs>
                <w:tab w:val="left" w:pos="1843"/>
              </w:tabs>
              <w:spacing w:line="276" w:lineRule="auto"/>
              <w:rPr>
                <w:rFonts w:cstheme="minorHAnsi"/>
              </w:rPr>
            </w:pPr>
          </w:p>
        </w:tc>
      </w:tr>
      <w:tr w:rsidR="007802A1" w:rsidRPr="0009301D" w14:paraId="274C7168" w14:textId="77777777" w:rsidTr="003F06F9">
        <w:trPr>
          <w:trHeight w:val="1208"/>
        </w:trPr>
        <w:tc>
          <w:tcPr>
            <w:tcW w:w="3539" w:type="dxa"/>
            <w:vMerge/>
            <w:tcBorders>
              <w:top w:val="nil"/>
            </w:tcBorders>
          </w:tcPr>
          <w:p w14:paraId="3001A818" w14:textId="77777777" w:rsidR="007802A1" w:rsidRPr="0009301D" w:rsidRDefault="007802A1" w:rsidP="00EE252E">
            <w:pPr>
              <w:rPr>
                <w:rFonts w:cstheme="minorHAnsi"/>
              </w:rPr>
            </w:pPr>
          </w:p>
        </w:tc>
        <w:tc>
          <w:tcPr>
            <w:tcW w:w="3402" w:type="dxa"/>
            <w:tcBorders>
              <w:top w:val="nil"/>
              <w:bottom w:val="nil"/>
            </w:tcBorders>
          </w:tcPr>
          <w:p w14:paraId="4A9A808D" w14:textId="465A6259" w:rsidR="007802A1" w:rsidRDefault="007802A1" w:rsidP="00FB679F">
            <w:pPr>
              <w:tabs>
                <w:tab w:val="left" w:pos="273"/>
              </w:tabs>
              <w:spacing w:line="276" w:lineRule="auto"/>
              <w:rPr>
                <w:rFonts w:cstheme="minorHAnsi"/>
              </w:rPr>
            </w:pPr>
            <w:r w:rsidRPr="0009301D">
              <w:rPr>
                <w:rFonts w:cstheme="minorHAnsi"/>
              </w:rPr>
              <w:t>3er-/4er-Gruppen</w:t>
            </w:r>
            <w:ins w:id="91" w:author="Fabienne Schmaus" w:date="2026-06-09T15:44:00Z" w16du:dateUtc="2026-06-09T13:44:00Z">
              <w:r>
                <w:rPr>
                  <w:rFonts w:cstheme="minorHAnsi"/>
                </w:rPr>
                <w:t>: Fallbeispiele bearbeiten</w:t>
              </w:r>
            </w:ins>
            <w:del w:id="92" w:author="Fabienne Schmaus" w:date="2026-06-09T15:42:00Z" w16du:dateUtc="2026-06-09T13:42:00Z">
              <w:r w:rsidRPr="0009301D" w:rsidDel="007802A1">
                <w:rPr>
                  <w:rFonts w:cstheme="minorHAnsi"/>
                </w:rPr>
                <w:delText>:</w:delText>
              </w:r>
            </w:del>
          </w:p>
        </w:tc>
        <w:tc>
          <w:tcPr>
            <w:tcW w:w="3544" w:type="dxa"/>
            <w:tcBorders>
              <w:top w:val="nil"/>
              <w:bottom w:val="nil"/>
            </w:tcBorders>
          </w:tcPr>
          <w:p w14:paraId="1B4F6F6A" w14:textId="6A7E70A6" w:rsidR="007802A1" w:rsidRPr="0009301D" w:rsidDel="007802A1" w:rsidRDefault="007802A1" w:rsidP="007802A1">
            <w:pPr>
              <w:tabs>
                <w:tab w:val="left" w:pos="1843"/>
              </w:tabs>
              <w:spacing w:line="276" w:lineRule="auto"/>
              <w:rPr>
                <w:del w:id="93" w:author="Fabienne Schmaus" w:date="2026-06-09T15:42:00Z" w16du:dateUtc="2026-06-09T13:42:00Z"/>
                <w:rFonts w:cstheme="minorHAnsi"/>
              </w:rPr>
            </w:pPr>
            <w:del w:id="94" w:author="Fabienne Schmaus" w:date="2026-06-09T15:42:00Z" w16du:dateUtc="2026-06-09T13:42:00Z">
              <w:r w:rsidRPr="0009301D" w:rsidDel="007802A1">
                <w:rPr>
                  <w:rFonts w:cstheme="minorHAnsi"/>
                </w:rPr>
                <w:delText>Fallbeispiele bearbeiten</w:delText>
              </w:r>
            </w:del>
          </w:p>
          <w:p w14:paraId="5171F439" w14:textId="28F728F9" w:rsidR="007802A1" w:rsidRPr="0009301D" w:rsidRDefault="007802A1" w:rsidP="007802A1">
            <w:pPr>
              <w:tabs>
                <w:tab w:val="left" w:pos="1843"/>
              </w:tabs>
              <w:spacing w:line="276" w:lineRule="auto"/>
              <w:rPr>
                <w:rFonts w:cstheme="minorHAnsi"/>
              </w:rPr>
            </w:pPr>
            <w:r w:rsidRPr="0009301D">
              <w:rPr>
                <w:rFonts w:cstheme="minorHAnsi"/>
              </w:rPr>
              <w:t>--&gt; Arbeitsblatt 2</w:t>
            </w:r>
            <w:del w:id="95" w:author="Fabienne Schmaus" w:date="2026-06-09T17:14:00Z" w16du:dateUtc="2026-06-09T15:14:00Z">
              <w:r w:rsidRPr="0009301D" w:rsidDel="000F10DB">
                <w:rPr>
                  <w:rFonts w:cstheme="minorHAnsi"/>
                </w:rPr>
                <w:delText xml:space="preserve">a+b+c+d </w:delText>
              </w:r>
            </w:del>
            <w:r w:rsidRPr="0009301D">
              <w:rPr>
                <w:rFonts w:cstheme="minorHAnsi"/>
              </w:rPr>
              <w:t>A (Sek. I)</w:t>
            </w:r>
          </w:p>
          <w:p w14:paraId="1BB309D3" w14:textId="76283D67" w:rsidR="007802A1" w:rsidRPr="0009301D" w:rsidRDefault="007802A1" w:rsidP="007802A1">
            <w:pPr>
              <w:tabs>
                <w:tab w:val="left" w:pos="1843"/>
              </w:tabs>
              <w:spacing w:line="276" w:lineRule="auto"/>
              <w:rPr>
                <w:rFonts w:cstheme="minorHAnsi"/>
              </w:rPr>
            </w:pPr>
            <w:r w:rsidRPr="0009301D">
              <w:rPr>
                <w:rFonts w:cstheme="minorHAnsi"/>
              </w:rPr>
              <w:t>--&gt; Arbeitsblatt 2</w:t>
            </w:r>
            <w:del w:id="96" w:author="Fabienne Schmaus" w:date="2026-06-09T17:14:00Z" w16du:dateUtc="2026-06-09T15:14:00Z">
              <w:r w:rsidRPr="0009301D" w:rsidDel="000F10DB">
                <w:rPr>
                  <w:rFonts w:cstheme="minorHAnsi"/>
                </w:rPr>
                <w:delText xml:space="preserve">a+b+c+d </w:delText>
              </w:r>
            </w:del>
            <w:r w:rsidRPr="0009301D">
              <w:rPr>
                <w:rFonts w:cstheme="minorHAnsi"/>
              </w:rPr>
              <w:t>B (Sek. II)</w:t>
            </w:r>
          </w:p>
          <w:p w14:paraId="24428747" w14:textId="77777777" w:rsidR="007802A1" w:rsidRPr="0009301D" w:rsidRDefault="007802A1" w:rsidP="00EE252E">
            <w:pPr>
              <w:tabs>
                <w:tab w:val="left" w:pos="1843"/>
              </w:tabs>
              <w:spacing w:line="276" w:lineRule="auto"/>
              <w:rPr>
                <w:rFonts w:cstheme="minorHAnsi"/>
              </w:rPr>
            </w:pPr>
          </w:p>
        </w:tc>
      </w:tr>
      <w:tr w:rsidR="007802A1" w:rsidRPr="0009301D" w14:paraId="7F9EE0D9" w14:textId="77777777" w:rsidTr="003F06F9">
        <w:trPr>
          <w:trHeight w:val="1169"/>
          <w:trPrChange w:id="97" w:author="Fabienne Schmaus" w:date="2026-06-09T15:45:00Z" w16du:dateUtc="2026-06-09T13:45:00Z">
            <w:trPr>
              <w:trHeight w:val="1973"/>
            </w:trPr>
          </w:trPrChange>
        </w:trPr>
        <w:tc>
          <w:tcPr>
            <w:tcW w:w="3539" w:type="dxa"/>
            <w:vMerge/>
            <w:tcPrChange w:id="98" w:author="Fabienne Schmaus" w:date="2026-06-09T15:45:00Z" w16du:dateUtc="2026-06-09T13:45:00Z">
              <w:tcPr>
                <w:tcW w:w="4106" w:type="dxa"/>
                <w:gridSpan w:val="2"/>
                <w:vMerge/>
              </w:tcPr>
            </w:tcPrChange>
          </w:tcPr>
          <w:p w14:paraId="5ADD0BCD" w14:textId="77777777" w:rsidR="007802A1" w:rsidRPr="0009301D" w:rsidRDefault="007802A1" w:rsidP="0050713B">
            <w:pPr>
              <w:rPr>
                <w:rFonts w:cstheme="minorHAnsi"/>
              </w:rPr>
            </w:pPr>
          </w:p>
        </w:tc>
        <w:tc>
          <w:tcPr>
            <w:tcW w:w="3402" w:type="dxa"/>
            <w:tcBorders>
              <w:top w:val="nil"/>
              <w:bottom w:val="nil"/>
            </w:tcBorders>
            <w:tcPrChange w:id="99" w:author="Fabienne Schmaus" w:date="2026-06-09T15:45:00Z" w16du:dateUtc="2026-06-09T13:45:00Z">
              <w:tcPr>
                <w:tcW w:w="2835" w:type="dxa"/>
                <w:tcBorders>
                  <w:top w:val="nil"/>
                  <w:bottom w:val="nil"/>
                </w:tcBorders>
              </w:tcPr>
            </w:tcPrChange>
          </w:tcPr>
          <w:p w14:paraId="1BE4D614" w14:textId="7C6F0FB6" w:rsidR="007802A1" w:rsidRPr="0009301D" w:rsidRDefault="007802A1">
            <w:pPr>
              <w:tabs>
                <w:tab w:val="left" w:pos="1843"/>
              </w:tabs>
              <w:spacing w:line="276" w:lineRule="auto"/>
              <w:rPr>
                <w:rFonts w:cstheme="minorHAnsi"/>
              </w:rPr>
              <w:pPrChange w:id="100" w:author="Fabienne Schmaus" w:date="2026-06-09T15:44:00Z" w16du:dateUtc="2026-06-09T13:44:00Z">
                <w:pPr>
                  <w:tabs>
                    <w:tab w:val="left" w:pos="273"/>
                  </w:tabs>
                  <w:spacing w:line="276" w:lineRule="auto"/>
                </w:pPr>
              </w:pPrChange>
            </w:pPr>
            <w:r w:rsidRPr="0009301D">
              <w:rPr>
                <w:rFonts w:cstheme="minorHAnsi"/>
              </w:rPr>
              <w:t>Plenum</w:t>
            </w:r>
            <w:ins w:id="101" w:author="Fabienne Schmaus" w:date="2026-06-09T15:44:00Z" w16du:dateUtc="2026-06-09T13:44:00Z">
              <w:r>
                <w:rPr>
                  <w:rFonts w:cstheme="minorHAnsi"/>
                </w:rPr>
                <w:t xml:space="preserve">: </w:t>
              </w:r>
              <w:r w:rsidRPr="0009301D">
                <w:rPr>
                  <w:rFonts w:cstheme="minorHAnsi"/>
                </w:rPr>
                <w:t>Kurzvorstellung der Fallbeispiele in je 90 Sekunden</w:t>
              </w:r>
            </w:ins>
          </w:p>
          <w:p w14:paraId="14FBD1CA" w14:textId="15D336CD" w:rsidR="007802A1" w:rsidRPr="0009301D" w:rsidDel="007802A1" w:rsidRDefault="007802A1" w:rsidP="008B09B9">
            <w:pPr>
              <w:tabs>
                <w:tab w:val="left" w:pos="273"/>
              </w:tabs>
              <w:spacing w:line="276" w:lineRule="auto"/>
              <w:rPr>
                <w:del w:id="102" w:author="Fabienne Schmaus" w:date="2026-06-09T15:43:00Z" w16du:dateUtc="2026-06-09T13:43:00Z"/>
                <w:rFonts w:cstheme="minorHAnsi"/>
              </w:rPr>
            </w:pPr>
          </w:p>
          <w:p w14:paraId="2F834853" w14:textId="62EA2525" w:rsidR="007802A1" w:rsidRPr="0009301D" w:rsidDel="007802A1" w:rsidRDefault="007802A1" w:rsidP="00836655">
            <w:pPr>
              <w:spacing w:line="276" w:lineRule="auto"/>
              <w:rPr>
                <w:del w:id="103" w:author="Fabienne Schmaus" w:date="2026-06-09T15:43:00Z" w16du:dateUtc="2026-06-09T13:43:00Z"/>
                <w:rFonts w:cstheme="minorHAnsi"/>
                <w:highlight w:val="yellow"/>
              </w:rPr>
            </w:pPr>
          </w:p>
          <w:p w14:paraId="237A3138" w14:textId="4B9FF201" w:rsidR="007802A1" w:rsidRPr="0009301D" w:rsidDel="007802A1" w:rsidRDefault="007802A1" w:rsidP="00836655">
            <w:pPr>
              <w:spacing w:line="276" w:lineRule="auto"/>
              <w:rPr>
                <w:del w:id="104" w:author="Fabienne Schmaus" w:date="2026-06-09T15:43:00Z" w16du:dateUtc="2026-06-09T13:43:00Z"/>
                <w:rFonts w:cstheme="minorHAnsi"/>
                <w:highlight w:val="yellow"/>
              </w:rPr>
            </w:pPr>
          </w:p>
          <w:p w14:paraId="35FADFD4" w14:textId="5213E9FA" w:rsidR="007802A1" w:rsidRPr="0009301D" w:rsidDel="007802A1" w:rsidRDefault="007802A1" w:rsidP="00836655">
            <w:pPr>
              <w:spacing w:line="276" w:lineRule="auto"/>
              <w:rPr>
                <w:del w:id="105" w:author="Fabienne Schmaus" w:date="2026-06-09T15:43:00Z" w16du:dateUtc="2026-06-09T13:43:00Z"/>
                <w:rFonts w:cstheme="minorHAnsi"/>
                <w:highlight w:val="yellow"/>
              </w:rPr>
            </w:pPr>
          </w:p>
          <w:p w14:paraId="73B8771A" w14:textId="781E309E" w:rsidR="007802A1" w:rsidRPr="0009301D" w:rsidDel="007802A1" w:rsidRDefault="007802A1" w:rsidP="00836655">
            <w:pPr>
              <w:spacing w:line="276" w:lineRule="auto"/>
              <w:rPr>
                <w:del w:id="106" w:author="Fabienne Schmaus" w:date="2026-06-09T15:43:00Z" w16du:dateUtc="2026-06-09T13:43:00Z"/>
                <w:rFonts w:cstheme="minorHAnsi"/>
              </w:rPr>
            </w:pPr>
            <w:del w:id="107" w:author="Fabienne Schmaus" w:date="2026-06-09T15:43:00Z" w16du:dateUtc="2026-06-09T13:43:00Z">
              <w:r w:rsidRPr="0009301D" w:rsidDel="007802A1">
                <w:rPr>
                  <w:rFonts w:cstheme="minorHAnsi"/>
                  <w:highlight w:val="yellow"/>
                </w:rPr>
                <w:delText>((Icon „Differenzierung“!!))</w:delText>
              </w:r>
            </w:del>
          </w:p>
          <w:p w14:paraId="6D1AA1A5" w14:textId="393C22FF" w:rsidR="007802A1" w:rsidRPr="0009301D" w:rsidDel="00FA1ABC" w:rsidRDefault="007802A1" w:rsidP="00836655">
            <w:pPr>
              <w:tabs>
                <w:tab w:val="left" w:pos="273"/>
              </w:tabs>
              <w:spacing w:line="276" w:lineRule="auto"/>
              <w:rPr>
                <w:rFonts w:cstheme="minorHAnsi"/>
              </w:rPr>
            </w:pPr>
            <w:del w:id="108" w:author="Fabienne Schmaus" w:date="2026-06-09T15:43:00Z" w16du:dateUtc="2026-06-09T13:43:00Z">
              <w:r w:rsidRPr="0009301D" w:rsidDel="007802A1">
                <w:rPr>
                  <w:rFonts w:cstheme="minorHAnsi"/>
                  <w:shd w:val="clear" w:color="auto" w:fill="FBE4D5" w:themeFill="accent2" w:themeFillTint="33"/>
                </w:rPr>
                <w:delText>Differenzierung im Erwartungshorizont (Sek. I und Sek. II)</w:delText>
              </w:r>
            </w:del>
          </w:p>
        </w:tc>
        <w:tc>
          <w:tcPr>
            <w:tcW w:w="3544" w:type="dxa"/>
            <w:tcBorders>
              <w:top w:val="nil"/>
              <w:bottom w:val="nil"/>
            </w:tcBorders>
            <w:tcPrChange w:id="109" w:author="Fabienne Schmaus" w:date="2026-06-09T15:45:00Z" w16du:dateUtc="2026-06-09T13:45:00Z">
              <w:tcPr>
                <w:tcW w:w="3544" w:type="dxa"/>
                <w:tcBorders>
                  <w:top w:val="nil"/>
                  <w:bottom w:val="nil"/>
                </w:tcBorders>
              </w:tcPr>
            </w:tcPrChange>
          </w:tcPr>
          <w:p w14:paraId="6DD29549" w14:textId="5E37F1E4" w:rsidR="007802A1" w:rsidRPr="0009301D" w:rsidDel="007802A1" w:rsidRDefault="007802A1" w:rsidP="00700209">
            <w:pPr>
              <w:tabs>
                <w:tab w:val="left" w:pos="1843"/>
              </w:tabs>
              <w:spacing w:line="276" w:lineRule="auto"/>
              <w:rPr>
                <w:del w:id="110" w:author="Fabienne Schmaus" w:date="2026-06-09T15:44:00Z" w16du:dateUtc="2026-06-09T13:44:00Z"/>
                <w:rFonts w:cstheme="minorHAnsi"/>
              </w:rPr>
            </w:pPr>
            <w:del w:id="111" w:author="Fabienne Schmaus" w:date="2026-06-09T15:44:00Z" w16du:dateUtc="2026-06-09T13:44:00Z">
              <w:r w:rsidRPr="0009301D" w:rsidDel="007802A1">
                <w:rPr>
                  <w:rFonts w:cstheme="minorHAnsi"/>
                </w:rPr>
                <w:delText>Kurzvorstellung der Fallbeispiele in je 90 Sekunden</w:delText>
              </w:r>
            </w:del>
          </w:p>
          <w:p w14:paraId="58D67160" w14:textId="1E19CEA3" w:rsidR="007802A1" w:rsidRPr="0009301D" w:rsidDel="007802A1" w:rsidRDefault="007802A1" w:rsidP="00700209">
            <w:pPr>
              <w:tabs>
                <w:tab w:val="left" w:pos="1843"/>
              </w:tabs>
              <w:spacing w:line="276" w:lineRule="auto"/>
              <w:rPr>
                <w:del w:id="112" w:author="Fabienne Schmaus" w:date="2026-06-09T15:45:00Z" w16du:dateUtc="2026-06-09T13:45:00Z"/>
                <w:rFonts w:cstheme="minorHAnsi"/>
              </w:rPr>
            </w:pPr>
          </w:p>
          <w:p w14:paraId="31B81F8B" w14:textId="0D2B7DDD" w:rsidR="007802A1" w:rsidRPr="0009301D" w:rsidRDefault="007802A1" w:rsidP="00700209">
            <w:pPr>
              <w:tabs>
                <w:tab w:val="left" w:pos="1843"/>
              </w:tabs>
              <w:spacing w:line="276" w:lineRule="auto"/>
              <w:rPr>
                <w:rFonts w:cstheme="minorHAnsi"/>
                <w:b/>
                <w:bCs/>
              </w:rPr>
            </w:pPr>
            <w:del w:id="113" w:author="Fabienne Schmaus" w:date="2026-06-09T15:45:00Z" w16du:dateUtc="2026-06-09T13:45:00Z">
              <w:r w:rsidRPr="0009301D" w:rsidDel="007802A1">
                <w:rPr>
                  <w:rFonts w:cstheme="minorHAnsi"/>
                </w:rPr>
                <w:delText xml:space="preserve">Sicherung mit Kernbotschaft an </w:delText>
              </w:r>
            </w:del>
            <w:ins w:id="114" w:author="Fabienne Schmaus" w:date="2026-06-09T15:45:00Z">
              <w:r w:rsidRPr="007802A1">
                <w:rPr>
                  <w:rFonts w:cstheme="minorHAnsi"/>
                </w:rPr>
                <w:t xml:space="preserve">--&gt; Tafel oder </w:t>
              </w:r>
            </w:ins>
            <w:del w:id="115" w:author="Fabienne Schmaus" w:date="2026-06-09T15:45:00Z" w16du:dateUtc="2026-06-09T13:45:00Z">
              <w:r w:rsidRPr="0009301D" w:rsidDel="007802A1">
                <w:rPr>
                  <w:rFonts w:cstheme="minorHAnsi"/>
                </w:rPr>
                <w:delText>Tafel/</w:delText>
              </w:r>
            </w:del>
            <w:r w:rsidRPr="0009301D">
              <w:rPr>
                <w:rFonts w:cstheme="minorHAnsi"/>
              </w:rPr>
              <w:t>Whiteboard</w:t>
            </w:r>
            <w:ins w:id="116" w:author="Fabienne Schmaus" w:date="2026-06-09T15:45:00Z" w16du:dateUtc="2026-06-09T13:45:00Z">
              <w:r>
                <w:rPr>
                  <w:rFonts w:cstheme="minorHAnsi"/>
                </w:rPr>
                <w:t xml:space="preserve"> (</w:t>
              </w:r>
              <w:r w:rsidRPr="0009301D">
                <w:rPr>
                  <w:rFonts w:cstheme="minorHAnsi"/>
                </w:rPr>
                <w:t>Sicherung mit Kernbotschaft</w:t>
              </w:r>
              <w:r>
                <w:rPr>
                  <w:rFonts w:cstheme="minorHAnsi"/>
                </w:rPr>
                <w:t>)</w:t>
              </w:r>
            </w:ins>
          </w:p>
        </w:tc>
      </w:tr>
      <w:tr w:rsidR="007802A1" w:rsidRPr="0009301D" w14:paraId="2A9D30EC" w14:textId="77777777" w:rsidTr="003F06F9">
        <w:trPr>
          <w:trHeight w:val="360"/>
        </w:trPr>
        <w:tc>
          <w:tcPr>
            <w:tcW w:w="3539" w:type="dxa"/>
            <w:vMerge/>
            <w:tcBorders>
              <w:bottom w:val="nil"/>
            </w:tcBorders>
          </w:tcPr>
          <w:p w14:paraId="64DD9572" w14:textId="77777777" w:rsidR="007802A1" w:rsidRPr="0009301D" w:rsidRDefault="007802A1" w:rsidP="00187928">
            <w:pPr>
              <w:rPr>
                <w:rFonts w:cstheme="minorHAnsi"/>
              </w:rPr>
            </w:pPr>
          </w:p>
        </w:tc>
        <w:tc>
          <w:tcPr>
            <w:tcW w:w="3402" w:type="dxa"/>
            <w:tcBorders>
              <w:top w:val="nil"/>
              <w:bottom w:val="nil"/>
            </w:tcBorders>
          </w:tcPr>
          <w:p w14:paraId="77335F3C" w14:textId="77777777" w:rsidR="007802A1" w:rsidRPr="0009301D" w:rsidRDefault="007802A1" w:rsidP="007802A1">
            <w:pPr>
              <w:spacing w:line="276" w:lineRule="auto"/>
              <w:rPr>
                <w:ins w:id="117" w:author="Fabienne Schmaus" w:date="2026-06-09T15:43:00Z" w16du:dateUtc="2026-06-09T13:43:00Z"/>
                <w:rFonts w:cstheme="minorHAnsi"/>
              </w:rPr>
            </w:pPr>
            <w:ins w:id="118" w:author="Fabienne Schmaus" w:date="2026-06-09T15:43:00Z" w16du:dateUtc="2026-06-09T13:43:00Z">
              <w:r w:rsidRPr="0009301D">
                <w:rPr>
                  <w:rFonts w:cstheme="minorHAnsi"/>
                  <w:highlight w:val="yellow"/>
                </w:rPr>
                <w:t>((Icon „Differenzierung“!!))</w:t>
              </w:r>
            </w:ins>
          </w:p>
          <w:p w14:paraId="62C08BFE" w14:textId="77777777" w:rsidR="007802A1" w:rsidRDefault="007802A1" w:rsidP="007802A1">
            <w:pPr>
              <w:tabs>
                <w:tab w:val="left" w:pos="273"/>
              </w:tabs>
              <w:spacing w:line="276" w:lineRule="auto"/>
              <w:rPr>
                <w:ins w:id="119" w:author="Fabienne Schmaus" w:date="2026-06-09T15:43:00Z" w16du:dateUtc="2026-06-09T13:43:00Z"/>
                <w:rFonts w:cstheme="minorHAnsi"/>
                <w:shd w:val="clear" w:color="auto" w:fill="FBE4D5" w:themeFill="accent2" w:themeFillTint="33"/>
              </w:rPr>
            </w:pPr>
            <w:ins w:id="120" w:author="Fabienne Schmaus" w:date="2026-06-09T15:43:00Z" w16du:dateUtc="2026-06-09T13:43:00Z">
              <w:r w:rsidRPr="0009301D">
                <w:rPr>
                  <w:rFonts w:cstheme="minorHAnsi"/>
                  <w:shd w:val="clear" w:color="auto" w:fill="FBE4D5" w:themeFill="accent2" w:themeFillTint="33"/>
                </w:rPr>
                <w:t>Differenzierung im Erwartungshorizont (Sek. I und Sek. II)</w:t>
              </w:r>
            </w:ins>
          </w:p>
          <w:p w14:paraId="23BB2370" w14:textId="08D9662E" w:rsidR="007802A1" w:rsidRPr="0009301D" w:rsidRDefault="007802A1" w:rsidP="007802A1">
            <w:pPr>
              <w:tabs>
                <w:tab w:val="left" w:pos="273"/>
              </w:tabs>
              <w:spacing w:line="276" w:lineRule="auto"/>
              <w:rPr>
                <w:rFonts w:cstheme="minorHAnsi"/>
              </w:rPr>
            </w:pPr>
          </w:p>
        </w:tc>
        <w:tc>
          <w:tcPr>
            <w:tcW w:w="3544" w:type="dxa"/>
            <w:tcBorders>
              <w:top w:val="nil"/>
              <w:bottom w:val="nil"/>
            </w:tcBorders>
          </w:tcPr>
          <w:p w14:paraId="5D4B3E2D" w14:textId="4F52057F" w:rsidR="007802A1" w:rsidRPr="0009301D" w:rsidRDefault="007802A1" w:rsidP="00187928">
            <w:pPr>
              <w:tabs>
                <w:tab w:val="left" w:pos="1843"/>
              </w:tabs>
              <w:spacing w:line="276" w:lineRule="auto"/>
              <w:rPr>
                <w:rFonts w:cstheme="minorHAnsi"/>
              </w:rPr>
            </w:pPr>
          </w:p>
        </w:tc>
      </w:tr>
      <w:tr w:rsidR="00364BA2" w:rsidRPr="0009301D" w14:paraId="50E6FDF8" w14:textId="77777777" w:rsidTr="003F06F9">
        <w:trPr>
          <w:trHeight w:val="360"/>
          <w:trPrChange w:id="121" w:author="Fabienne Schmaus" w:date="2026-06-09T15:46:00Z" w16du:dateUtc="2026-06-09T13:46:00Z">
            <w:trPr>
              <w:trHeight w:val="360"/>
            </w:trPr>
          </w:trPrChange>
        </w:trPr>
        <w:tc>
          <w:tcPr>
            <w:tcW w:w="3539" w:type="dxa"/>
            <w:tcBorders>
              <w:top w:val="nil"/>
              <w:bottom w:val="nil"/>
            </w:tcBorders>
            <w:tcPrChange w:id="122" w:author="Fabienne Schmaus" w:date="2026-06-09T15:46:00Z" w16du:dateUtc="2026-06-09T13:46:00Z">
              <w:tcPr>
                <w:tcW w:w="4106" w:type="dxa"/>
                <w:gridSpan w:val="2"/>
                <w:tcBorders>
                  <w:top w:val="nil"/>
                </w:tcBorders>
              </w:tcPr>
            </w:tcPrChange>
          </w:tcPr>
          <w:p w14:paraId="6581FF05" w14:textId="77777777" w:rsidR="00364BA2" w:rsidRPr="0009301D" w:rsidRDefault="00364BA2" w:rsidP="00187928">
            <w:pPr>
              <w:rPr>
                <w:rFonts w:cstheme="minorHAnsi"/>
              </w:rPr>
            </w:pPr>
          </w:p>
        </w:tc>
        <w:tc>
          <w:tcPr>
            <w:tcW w:w="3402" w:type="dxa"/>
            <w:tcBorders>
              <w:top w:val="nil"/>
              <w:bottom w:val="nil"/>
            </w:tcBorders>
            <w:tcPrChange w:id="123" w:author="Fabienne Schmaus" w:date="2026-06-09T15:46:00Z" w16du:dateUtc="2026-06-09T13:46:00Z">
              <w:tcPr>
                <w:tcW w:w="2835" w:type="dxa"/>
                <w:tcBorders>
                  <w:top w:val="nil"/>
                </w:tcBorders>
              </w:tcPr>
            </w:tcPrChange>
          </w:tcPr>
          <w:p w14:paraId="1C671888" w14:textId="689CB35E" w:rsidR="00364BA2" w:rsidRPr="0009301D" w:rsidRDefault="00364BA2" w:rsidP="00364BA2">
            <w:pPr>
              <w:spacing w:line="276" w:lineRule="auto"/>
              <w:rPr>
                <w:rFonts w:cstheme="minorHAnsi"/>
              </w:rPr>
            </w:pPr>
            <w:r w:rsidRPr="0009301D">
              <w:rPr>
                <w:rFonts w:cstheme="minorHAnsi"/>
                <w:highlight w:val="yellow"/>
              </w:rPr>
              <w:t xml:space="preserve">((Icon Erweiterung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472160D8" w14:textId="3A24D7D2" w:rsidR="00364BA2" w:rsidRPr="0009301D" w:rsidDel="00187928" w:rsidRDefault="00364BA2" w:rsidP="00364BA2">
            <w:pPr>
              <w:tabs>
                <w:tab w:val="left" w:pos="273"/>
              </w:tabs>
              <w:spacing w:line="276" w:lineRule="auto"/>
              <w:rPr>
                <w:rFonts w:cstheme="minorHAnsi"/>
              </w:rPr>
            </w:pPr>
            <w:r w:rsidRPr="0009301D">
              <w:rPr>
                <w:rFonts w:cstheme="minorHAnsi"/>
                <w:shd w:val="clear" w:color="auto" w:fill="E2EFD9" w:themeFill="accent6" w:themeFillTint="33"/>
              </w:rPr>
              <w:t>Erweiterung Primarstufe im Erwartungshorizont</w:t>
            </w:r>
          </w:p>
        </w:tc>
        <w:tc>
          <w:tcPr>
            <w:tcW w:w="3544" w:type="dxa"/>
            <w:tcBorders>
              <w:top w:val="nil"/>
              <w:bottom w:val="nil"/>
            </w:tcBorders>
            <w:tcPrChange w:id="124" w:author="Fabienne Schmaus" w:date="2026-06-09T15:46:00Z" w16du:dateUtc="2026-06-09T13:46:00Z">
              <w:tcPr>
                <w:tcW w:w="3544" w:type="dxa"/>
                <w:tcBorders>
                  <w:top w:val="nil"/>
                </w:tcBorders>
              </w:tcPr>
            </w:tcPrChange>
          </w:tcPr>
          <w:p w14:paraId="022EF7CE" w14:textId="77777777" w:rsidR="00364BA2" w:rsidRPr="0009301D" w:rsidRDefault="00364BA2" w:rsidP="00187928">
            <w:pPr>
              <w:tabs>
                <w:tab w:val="left" w:pos="1843"/>
              </w:tabs>
              <w:spacing w:line="276" w:lineRule="auto"/>
              <w:rPr>
                <w:rFonts w:cstheme="minorHAnsi"/>
              </w:rPr>
            </w:pPr>
            <w:r w:rsidRPr="0009301D">
              <w:rPr>
                <w:rFonts w:cstheme="minorHAnsi"/>
              </w:rPr>
              <w:t xml:space="preserve">--&gt; Primarstufe – Arbeitsblatt </w:t>
            </w:r>
            <w:r w:rsidR="00EE252E" w:rsidRPr="0009301D">
              <w:rPr>
                <w:rFonts w:cstheme="minorHAnsi"/>
              </w:rPr>
              <w:t>1</w:t>
            </w:r>
          </w:p>
          <w:p w14:paraId="668D2C3D" w14:textId="7E2AF94E" w:rsidR="00C3501F" w:rsidRPr="007802A1" w:rsidRDefault="00C3501F" w:rsidP="007802A1">
            <w:pPr>
              <w:tabs>
                <w:tab w:val="left" w:pos="1843"/>
              </w:tabs>
              <w:spacing w:line="276" w:lineRule="auto"/>
              <w:rPr>
                <w:rFonts w:cstheme="minorHAnsi"/>
              </w:rPr>
            </w:pPr>
          </w:p>
        </w:tc>
      </w:tr>
      <w:tr w:rsidR="007802A1" w:rsidRPr="0009301D" w14:paraId="586D7739" w14:textId="77777777" w:rsidTr="003F06F9">
        <w:trPr>
          <w:trHeight w:val="360"/>
          <w:ins w:id="125" w:author="Fabienne Schmaus" w:date="2026-06-09T15:46:00Z"/>
        </w:trPr>
        <w:tc>
          <w:tcPr>
            <w:tcW w:w="3539" w:type="dxa"/>
            <w:tcBorders>
              <w:top w:val="nil"/>
            </w:tcBorders>
          </w:tcPr>
          <w:p w14:paraId="69E1B19F" w14:textId="77777777" w:rsidR="007802A1" w:rsidRPr="0009301D" w:rsidRDefault="007802A1" w:rsidP="00187928">
            <w:pPr>
              <w:rPr>
                <w:ins w:id="126" w:author="Fabienne Schmaus" w:date="2026-06-09T15:46:00Z" w16du:dateUtc="2026-06-09T13:46:00Z"/>
                <w:rFonts w:cstheme="minorHAnsi"/>
              </w:rPr>
            </w:pPr>
          </w:p>
        </w:tc>
        <w:tc>
          <w:tcPr>
            <w:tcW w:w="3402" w:type="dxa"/>
            <w:tcBorders>
              <w:top w:val="nil"/>
            </w:tcBorders>
          </w:tcPr>
          <w:p w14:paraId="12681667" w14:textId="77777777" w:rsidR="007802A1" w:rsidRPr="0009301D" w:rsidRDefault="007802A1" w:rsidP="00364BA2">
            <w:pPr>
              <w:spacing w:line="276" w:lineRule="auto"/>
              <w:rPr>
                <w:ins w:id="127" w:author="Fabienne Schmaus" w:date="2026-06-09T15:46:00Z" w16du:dateUtc="2026-06-09T13:46:00Z"/>
                <w:rFonts w:cstheme="minorHAnsi"/>
                <w:highlight w:val="yellow"/>
              </w:rPr>
            </w:pPr>
          </w:p>
        </w:tc>
        <w:tc>
          <w:tcPr>
            <w:tcW w:w="3544" w:type="dxa"/>
            <w:tcBorders>
              <w:top w:val="nil"/>
            </w:tcBorders>
          </w:tcPr>
          <w:p w14:paraId="5FB89850" w14:textId="77777777" w:rsidR="007802A1" w:rsidRPr="0009301D" w:rsidRDefault="007802A1" w:rsidP="007802A1">
            <w:pPr>
              <w:tabs>
                <w:tab w:val="left" w:pos="1843"/>
              </w:tabs>
              <w:spacing w:line="276" w:lineRule="auto"/>
              <w:rPr>
                <w:rFonts w:cstheme="minorHAnsi"/>
                <w:i/>
                <w:iCs/>
              </w:rPr>
            </w:pPr>
            <w:r w:rsidRPr="0009301D">
              <w:rPr>
                <w:rFonts w:cstheme="minorHAnsi"/>
                <w:i/>
                <w:iCs/>
              </w:rPr>
              <w:t>Weitere Informationen im folgenden Unterrichtsmaterial:</w:t>
            </w:r>
          </w:p>
          <w:p w14:paraId="3E3027A3" w14:textId="47B8266E" w:rsidR="007802A1" w:rsidRPr="0009301D" w:rsidRDefault="007802A1" w:rsidP="007802A1">
            <w:pPr>
              <w:tabs>
                <w:tab w:val="left" w:pos="1843"/>
              </w:tabs>
              <w:spacing w:line="276" w:lineRule="auto"/>
              <w:rPr>
                <w:ins w:id="128" w:author="Fabienne Schmaus" w:date="2026-06-09T15:46:00Z" w16du:dateUtc="2026-06-09T13:46:00Z"/>
                <w:rFonts w:cstheme="minorHAnsi"/>
              </w:rPr>
            </w:pPr>
            <w:r w:rsidRPr="0009301D">
              <w:rPr>
                <w:rFonts w:cstheme="minorHAnsi"/>
              </w:rPr>
              <w:t>Stress ist nicht gleich Stress</w:t>
            </w:r>
          </w:p>
        </w:tc>
      </w:tr>
    </w:tbl>
    <w:p w14:paraId="7775226A" w14:textId="77777777" w:rsidR="00DF669F" w:rsidRPr="0009301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3256"/>
        <w:gridCol w:w="3827"/>
        <w:gridCol w:w="3402"/>
      </w:tblGrid>
      <w:tr w:rsidR="001C16A9" w:rsidRPr="0009301D" w14:paraId="654448BE" w14:textId="77777777" w:rsidTr="00CD235D">
        <w:tc>
          <w:tcPr>
            <w:tcW w:w="10485" w:type="dxa"/>
            <w:gridSpan w:val="3"/>
          </w:tcPr>
          <w:p w14:paraId="5FE81396" w14:textId="20BD3840" w:rsidR="00DF669F" w:rsidRPr="0009301D" w:rsidRDefault="00B73D10" w:rsidP="00FB679F">
            <w:pPr>
              <w:spacing w:line="276" w:lineRule="auto"/>
              <w:rPr>
                <w:rFonts w:cstheme="minorHAnsi"/>
                <w:i/>
                <w:iCs/>
              </w:rPr>
            </w:pPr>
            <w:r w:rsidRPr="0009301D">
              <w:rPr>
                <w:rFonts w:cstheme="minorHAnsi"/>
                <w:i/>
                <w:iCs/>
              </w:rPr>
              <w:t>Vertiefung</w:t>
            </w:r>
          </w:p>
        </w:tc>
      </w:tr>
      <w:tr w:rsidR="003F06F9" w:rsidRPr="0009301D" w14:paraId="7F84CFE0" w14:textId="77777777" w:rsidTr="003F06F9">
        <w:trPr>
          <w:trHeight w:val="722"/>
        </w:trPr>
        <w:tc>
          <w:tcPr>
            <w:tcW w:w="3256" w:type="dxa"/>
            <w:vMerge w:val="restart"/>
          </w:tcPr>
          <w:p w14:paraId="18119107" w14:textId="77777777" w:rsidR="003F06F9" w:rsidRPr="0009301D" w:rsidRDefault="003F06F9" w:rsidP="00700209">
            <w:pPr>
              <w:rPr>
                <w:rFonts w:cstheme="minorHAnsi"/>
              </w:rPr>
            </w:pPr>
            <w:r w:rsidRPr="0009301D">
              <w:rPr>
                <w:rFonts w:cstheme="minorHAnsi"/>
              </w:rPr>
              <w:t>Ziel: Handlungsstrategien entwickeln, persönliches bildschirmfreies Abendritual entwerfen, Schlafprotokoll als Selbstexperiment einführen</w:t>
            </w:r>
          </w:p>
          <w:p w14:paraId="1D3B6386" w14:textId="74F575DB" w:rsidR="003F06F9" w:rsidRPr="0009301D" w:rsidRDefault="003F06F9" w:rsidP="00FB679F">
            <w:pPr>
              <w:spacing w:line="276" w:lineRule="auto"/>
              <w:rPr>
                <w:rFonts w:cstheme="minorHAnsi"/>
              </w:rPr>
            </w:pPr>
          </w:p>
          <w:p w14:paraId="48247F1C" w14:textId="341B06BD" w:rsidR="003F06F9" w:rsidRPr="0009301D" w:rsidRDefault="003F06F9" w:rsidP="00FB679F">
            <w:pPr>
              <w:spacing w:line="276" w:lineRule="auto"/>
              <w:rPr>
                <w:rFonts w:cstheme="minorHAnsi"/>
              </w:rPr>
            </w:pPr>
            <w:r w:rsidRPr="0009301D">
              <w:rPr>
                <w:rFonts w:cstheme="minorHAnsi"/>
              </w:rPr>
              <w:t>Inhalte:</w:t>
            </w:r>
          </w:p>
          <w:p w14:paraId="68743E03" w14:textId="438C482B" w:rsidR="003F06F9" w:rsidRPr="0009301D" w:rsidRDefault="003F06F9" w:rsidP="00FB679F">
            <w:pPr>
              <w:spacing w:line="276" w:lineRule="auto"/>
              <w:rPr>
                <w:rFonts w:cstheme="minorHAnsi"/>
              </w:rPr>
            </w:pPr>
            <w:r w:rsidRPr="0009301D">
              <w:rPr>
                <w:rFonts w:cstheme="minorHAnsi"/>
              </w:rPr>
              <w:t>&gt; Was verhilft zu besserem Schlaf</w:t>
            </w:r>
            <w:ins w:id="129" w:author="Fabienne Schmaus" w:date="2026-06-09T15:47:00Z" w16du:dateUtc="2026-06-09T13:47:00Z">
              <w:r>
                <w:rPr>
                  <w:rFonts w:cstheme="minorHAnsi"/>
                </w:rPr>
                <w:t>?</w:t>
              </w:r>
            </w:ins>
            <w:r w:rsidRPr="0009301D">
              <w:rPr>
                <w:rFonts w:cstheme="minorHAnsi"/>
              </w:rPr>
              <w:t xml:space="preserve"> </w:t>
            </w:r>
          </w:p>
          <w:p w14:paraId="228A5345" w14:textId="5AA8F1BF" w:rsidR="003F06F9" w:rsidRPr="0009301D" w:rsidRDefault="003F06F9" w:rsidP="00B73D10">
            <w:pPr>
              <w:spacing w:line="276" w:lineRule="auto"/>
              <w:rPr>
                <w:rFonts w:cstheme="minorHAnsi"/>
              </w:rPr>
            </w:pPr>
            <w:r w:rsidRPr="0009301D">
              <w:rPr>
                <w:rFonts w:cstheme="minorHAnsi"/>
              </w:rPr>
              <w:t>&gt; Welche Hindernisse können auftreten?</w:t>
            </w:r>
          </w:p>
          <w:p w14:paraId="5F007BDE" w14:textId="77777777" w:rsidR="003F06F9" w:rsidRPr="0009301D" w:rsidRDefault="003F06F9" w:rsidP="00905332">
            <w:pPr>
              <w:spacing w:line="276" w:lineRule="auto"/>
              <w:rPr>
                <w:rFonts w:cstheme="minorHAnsi"/>
              </w:rPr>
            </w:pPr>
            <w:r w:rsidRPr="0009301D">
              <w:rPr>
                <w:rFonts w:cstheme="minorHAnsi"/>
              </w:rPr>
              <w:t>&gt; Abendritual planen</w:t>
            </w:r>
          </w:p>
          <w:p w14:paraId="416016F3" w14:textId="727ACADC" w:rsidR="003F06F9" w:rsidRPr="0009301D" w:rsidRDefault="003F06F9" w:rsidP="00905332">
            <w:pPr>
              <w:spacing w:line="276" w:lineRule="auto"/>
              <w:rPr>
                <w:rFonts w:cstheme="minorHAnsi"/>
              </w:rPr>
            </w:pPr>
            <w:r w:rsidRPr="0009301D">
              <w:rPr>
                <w:rFonts w:cstheme="minorHAnsi"/>
              </w:rPr>
              <w:t>&gt; Schlafprotokoll kennenlernen</w:t>
            </w:r>
          </w:p>
        </w:tc>
        <w:tc>
          <w:tcPr>
            <w:tcW w:w="3827" w:type="dxa"/>
            <w:tcBorders>
              <w:bottom w:val="nil"/>
            </w:tcBorders>
          </w:tcPr>
          <w:p w14:paraId="130854B3" w14:textId="103556E7" w:rsidR="003F06F9" w:rsidRPr="00156CB1" w:rsidRDefault="003F06F9" w:rsidP="00A24EE4">
            <w:pPr>
              <w:spacing w:line="276" w:lineRule="auto"/>
              <w:rPr>
                <w:ins w:id="130" w:author="Fabienne Schmaus" w:date="2026-06-09T15:48:00Z" w16du:dateUtc="2026-06-09T13:48:00Z"/>
                <w:rFonts w:cstheme="minorHAnsi"/>
                <w:lang w:val="en-US"/>
              </w:rPr>
            </w:pPr>
            <w:ins w:id="131" w:author="Fabienne Schmaus" w:date="2026-06-09T15:48:00Z" w16du:dateUtc="2026-06-09T13:48:00Z">
              <w:r w:rsidRPr="00156CB1">
                <w:rPr>
                  <w:rFonts w:cstheme="minorHAnsi"/>
                  <w:lang w:val="en-US"/>
                </w:rPr>
                <w:t xml:space="preserve">Impulsfrage mit der Think-Pair-(Square)-Share-Methode </w:t>
              </w:r>
            </w:ins>
            <w:del w:id="132" w:author="Fabienne Schmaus" w:date="2026-06-09T15:48:00Z" w16du:dateUtc="2026-06-09T13:48:00Z">
              <w:r w:rsidRPr="00156CB1" w:rsidDel="003F06F9">
                <w:rPr>
                  <w:rFonts w:cstheme="minorHAnsi"/>
                  <w:lang w:val="en-US"/>
                </w:rPr>
                <w:delText>Think-Pair-Share</w:delText>
              </w:r>
            </w:del>
          </w:p>
          <w:p w14:paraId="5815F466" w14:textId="77777777" w:rsidR="003F06F9" w:rsidRPr="00156CB1" w:rsidRDefault="003F06F9" w:rsidP="00A24EE4">
            <w:pPr>
              <w:spacing w:line="276" w:lineRule="auto"/>
              <w:rPr>
                <w:rFonts w:cstheme="minorHAnsi"/>
                <w:lang w:val="en-US"/>
              </w:rPr>
            </w:pPr>
          </w:p>
          <w:p w14:paraId="16F4430B" w14:textId="08DE05E3" w:rsidR="003F06F9" w:rsidRPr="0009301D" w:rsidRDefault="003F06F9" w:rsidP="00A24EE4">
            <w:pPr>
              <w:spacing w:line="276" w:lineRule="auto"/>
              <w:rPr>
                <w:rFonts w:cstheme="minorHAnsi"/>
              </w:rPr>
            </w:pPr>
            <w:r w:rsidRPr="0009301D">
              <w:rPr>
                <w:rFonts w:cstheme="minorHAnsi"/>
              </w:rPr>
              <w:t>Ergebnisse im Plenum sammeln</w:t>
            </w:r>
          </w:p>
        </w:tc>
        <w:tc>
          <w:tcPr>
            <w:tcW w:w="3402" w:type="dxa"/>
            <w:tcBorders>
              <w:bottom w:val="nil"/>
            </w:tcBorders>
          </w:tcPr>
          <w:p w14:paraId="7E535D10" w14:textId="24EF3E1D" w:rsidR="003F06F9" w:rsidRDefault="0036673E" w:rsidP="00730980">
            <w:pPr>
              <w:tabs>
                <w:tab w:val="left" w:pos="1843"/>
              </w:tabs>
              <w:spacing w:line="276" w:lineRule="auto"/>
              <w:rPr>
                <w:ins w:id="133" w:author="Fabienne Schmaus" w:date="2026-06-09T15:49:00Z" w16du:dateUtc="2026-06-09T13:49:00Z"/>
                <w:rFonts w:cstheme="minorHAnsi"/>
              </w:rPr>
            </w:pPr>
            <w:ins w:id="134" w:author="Fabienne Schmaus" w:date="2026-06-09T16:01:00Z">
              <w:r w:rsidRPr="007170BA">
                <w:rPr>
                  <w:rFonts w:cstheme="minorHAnsi"/>
                </w:rPr>
                <w:t xml:space="preserve">--&gt; Anhang </w:t>
              </w:r>
            </w:ins>
            <w:r>
              <w:rPr>
                <w:rFonts w:cstheme="minorHAnsi"/>
              </w:rPr>
              <w:t>2A</w:t>
            </w:r>
          </w:p>
          <w:p w14:paraId="32F5C358" w14:textId="77777777" w:rsidR="003F06F9" w:rsidRDefault="003F06F9" w:rsidP="00730980">
            <w:pPr>
              <w:tabs>
                <w:tab w:val="left" w:pos="1843"/>
              </w:tabs>
              <w:spacing w:line="276" w:lineRule="auto"/>
              <w:rPr>
                <w:ins w:id="135" w:author="Fabienne Schmaus" w:date="2026-06-09T15:49:00Z" w16du:dateUtc="2026-06-09T13:49:00Z"/>
                <w:rFonts w:cstheme="minorHAnsi"/>
              </w:rPr>
            </w:pPr>
          </w:p>
          <w:p w14:paraId="7F377937" w14:textId="77777777" w:rsidR="003F06F9" w:rsidRDefault="003F06F9" w:rsidP="00730980">
            <w:pPr>
              <w:tabs>
                <w:tab w:val="left" w:pos="1843"/>
              </w:tabs>
              <w:spacing w:line="276" w:lineRule="auto"/>
              <w:rPr>
                <w:ins w:id="136" w:author="Fabienne Schmaus" w:date="2026-06-09T15:49:00Z" w16du:dateUtc="2026-06-09T13:49:00Z"/>
                <w:rFonts w:cstheme="minorHAnsi"/>
              </w:rPr>
            </w:pPr>
          </w:p>
          <w:p w14:paraId="5432B819" w14:textId="4F557036" w:rsidR="003F06F9" w:rsidRPr="00156CB1" w:rsidRDefault="003F06F9" w:rsidP="00730980">
            <w:pPr>
              <w:tabs>
                <w:tab w:val="left" w:pos="1843"/>
              </w:tabs>
              <w:spacing w:line="276" w:lineRule="auto"/>
              <w:rPr>
                <w:ins w:id="137" w:author="Fabienne Schmaus" w:date="2026-06-09T15:49:00Z" w16du:dateUtc="2026-06-09T13:49:00Z"/>
                <w:rFonts w:cstheme="minorHAnsi"/>
              </w:rPr>
            </w:pPr>
            <w:ins w:id="138" w:author="Fabienne Schmaus" w:date="2026-06-09T15:48:00Z" w16du:dateUtc="2026-06-09T13:48:00Z">
              <w:r w:rsidRPr="007802A1">
                <w:rPr>
                  <w:rFonts w:cstheme="minorHAnsi"/>
                </w:rPr>
                <w:t xml:space="preserve">--&gt; </w:t>
              </w:r>
            </w:ins>
            <w:ins w:id="139" w:author="Fabienne Schmaus" w:date="2026-06-09T16:04:00Z" w16du:dateUtc="2026-06-09T14:04:00Z">
              <w:r w:rsidR="007170BA">
                <w:rPr>
                  <w:rFonts w:cstheme="minorHAnsi"/>
                </w:rPr>
                <w:t xml:space="preserve">fakultativ: </w:t>
              </w:r>
            </w:ins>
            <w:ins w:id="140" w:author="Fabienne Schmaus" w:date="2026-06-09T15:48:00Z" w16du:dateUtc="2026-06-09T13:48:00Z">
              <w:r w:rsidRPr="007802A1">
                <w:rPr>
                  <w:rFonts w:cstheme="minorHAnsi"/>
                </w:rPr>
                <w:t xml:space="preserve">Tafel oder </w:t>
              </w:r>
            </w:ins>
            <w:del w:id="141" w:author="Fabienne Schmaus" w:date="2026-06-09T15:48:00Z" w16du:dateUtc="2026-06-09T13:48:00Z">
              <w:r w:rsidRPr="00156CB1" w:rsidDel="003F06F9">
                <w:rPr>
                  <w:rFonts w:cstheme="minorHAnsi"/>
                </w:rPr>
                <w:delText>Optional: an Tafel/</w:delText>
              </w:r>
            </w:del>
            <w:r w:rsidRPr="00156CB1">
              <w:rPr>
                <w:rFonts w:cstheme="minorHAnsi"/>
              </w:rPr>
              <w:t>Whiteboard</w:t>
            </w:r>
            <w:ins w:id="142" w:author="Fabienne Schmaus" w:date="2026-06-09T16:04:00Z" w16du:dateUtc="2026-06-09T14:04:00Z">
              <w:r w:rsidR="007170BA" w:rsidRPr="00156CB1">
                <w:rPr>
                  <w:rFonts w:cstheme="minorHAnsi"/>
                </w:rPr>
                <w:t xml:space="preserve"> (</w:t>
              </w:r>
            </w:ins>
            <w:del w:id="143" w:author="Fabienne Schmaus" w:date="2026-06-09T16:04:00Z" w16du:dateUtc="2026-06-09T14:04:00Z">
              <w:r w:rsidRPr="00156CB1" w:rsidDel="007170BA">
                <w:rPr>
                  <w:rFonts w:cstheme="minorHAnsi"/>
                </w:rPr>
                <w:delText xml:space="preserve"> </w:delText>
              </w:r>
            </w:del>
            <w:ins w:id="144" w:author="Fabienne Schmaus" w:date="2026-06-09T15:49:00Z" w16du:dateUtc="2026-06-09T13:49:00Z">
              <w:r w:rsidRPr="00156CB1">
                <w:rPr>
                  <w:rFonts w:cstheme="minorHAnsi"/>
                </w:rPr>
                <w:t xml:space="preserve">Ergebnisse </w:t>
              </w:r>
            </w:ins>
            <w:r w:rsidRPr="00156CB1">
              <w:rPr>
                <w:rFonts w:cstheme="minorHAnsi"/>
              </w:rPr>
              <w:t>festhalten</w:t>
            </w:r>
            <w:ins w:id="145" w:author="Fabienne Schmaus" w:date="2026-06-09T15:49:00Z" w16du:dateUtc="2026-06-09T13:49:00Z">
              <w:r w:rsidRPr="00156CB1">
                <w:rPr>
                  <w:rFonts w:cstheme="minorHAnsi"/>
                </w:rPr>
                <w:t>)</w:t>
              </w:r>
            </w:ins>
          </w:p>
          <w:p w14:paraId="5E4B0828" w14:textId="2CD4EA91" w:rsidR="003F06F9" w:rsidRPr="00156CB1" w:rsidRDefault="003F06F9" w:rsidP="00730980">
            <w:pPr>
              <w:tabs>
                <w:tab w:val="left" w:pos="1843"/>
              </w:tabs>
              <w:spacing w:line="276" w:lineRule="auto"/>
              <w:rPr>
                <w:rFonts w:cstheme="minorHAnsi"/>
              </w:rPr>
            </w:pPr>
          </w:p>
        </w:tc>
      </w:tr>
      <w:tr w:rsidR="003F06F9" w:rsidRPr="0009301D" w14:paraId="4B3A6B48" w14:textId="77777777" w:rsidTr="003F06F9">
        <w:trPr>
          <w:trHeight w:val="944"/>
        </w:trPr>
        <w:tc>
          <w:tcPr>
            <w:tcW w:w="3256" w:type="dxa"/>
            <w:vMerge/>
          </w:tcPr>
          <w:p w14:paraId="00D551B9" w14:textId="77777777" w:rsidR="003F06F9" w:rsidRPr="00156CB1" w:rsidRDefault="003F06F9" w:rsidP="00A10EBC">
            <w:pPr>
              <w:rPr>
                <w:rFonts w:cstheme="minorHAnsi"/>
              </w:rPr>
            </w:pPr>
          </w:p>
        </w:tc>
        <w:tc>
          <w:tcPr>
            <w:tcW w:w="3827" w:type="dxa"/>
            <w:tcBorders>
              <w:top w:val="nil"/>
              <w:bottom w:val="nil"/>
            </w:tcBorders>
          </w:tcPr>
          <w:p w14:paraId="61ED7E2A" w14:textId="6C834D5F" w:rsidR="003F06F9" w:rsidRPr="0009301D" w:rsidRDefault="003F06F9" w:rsidP="0040386F">
            <w:pPr>
              <w:spacing w:line="276" w:lineRule="auto"/>
              <w:rPr>
                <w:rFonts w:cstheme="minorHAnsi"/>
              </w:rPr>
            </w:pPr>
            <w:r w:rsidRPr="0009301D">
              <w:rPr>
                <w:rFonts w:cstheme="minorHAnsi"/>
              </w:rPr>
              <w:t>2er-Gruppe</w:t>
            </w:r>
          </w:p>
          <w:p w14:paraId="12ACE0E1" w14:textId="352A765E" w:rsidR="003F06F9" w:rsidRPr="0009301D" w:rsidRDefault="003F06F9" w:rsidP="00CD235D">
            <w:pPr>
              <w:spacing w:line="276" w:lineRule="auto"/>
              <w:rPr>
                <w:rFonts w:cstheme="minorHAnsi"/>
              </w:rPr>
            </w:pPr>
          </w:p>
        </w:tc>
        <w:tc>
          <w:tcPr>
            <w:tcW w:w="3402" w:type="dxa"/>
            <w:tcBorders>
              <w:top w:val="nil"/>
              <w:bottom w:val="nil"/>
            </w:tcBorders>
          </w:tcPr>
          <w:p w14:paraId="4F3EDEB3" w14:textId="51667477" w:rsidR="003F06F9" w:rsidRDefault="00D52A41" w:rsidP="00730980">
            <w:pPr>
              <w:tabs>
                <w:tab w:val="left" w:pos="1843"/>
              </w:tabs>
              <w:spacing w:line="276" w:lineRule="auto"/>
              <w:rPr>
                <w:ins w:id="146" w:author="Fabienne Schmaus" w:date="2026-06-09T15:51:00Z" w16du:dateUtc="2026-06-09T13:51:00Z"/>
                <w:rFonts w:cstheme="minorHAnsi"/>
              </w:rPr>
            </w:pPr>
            <w:ins w:id="147" w:author="Fabienne Schmaus" w:date="2026-06-10T09:05:00Z" w16du:dateUtc="2026-06-10T07:05:00Z">
              <w:r>
                <w:rPr>
                  <w:rFonts w:cstheme="minorHAnsi"/>
                </w:rPr>
                <w:t>Mein Abendritual</w:t>
              </w:r>
            </w:ins>
            <w:ins w:id="148" w:author="Fabienne Schmaus" w:date="2026-06-09T15:51:00Z" w16du:dateUtc="2026-06-09T13:51:00Z">
              <w:r w:rsidR="003F06F9">
                <w:rPr>
                  <w:rFonts w:cstheme="minorHAnsi"/>
                </w:rPr>
                <w:t>:</w:t>
              </w:r>
            </w:ins>
          </w:p>
          <w:p w14:paraId="60C59D29" w14:textId="3B6C928C" w:rsidR="003F06F9" w:rsidRPr="0009301D" w:rsidRDefault="003F06F9" w:rsidP="00730980">
            <w:pPr>
              <w:tabs>
                <w:tab w:val="left" w:pos="1843"/>
              </w:tabs>
              <w:spacing w:line="276" w:lineRule="auto"/>
              <w:rPr>
                <w:rFonts w:cstheme="minorHAnsi"/>
              </w:rPr>
            </w:pPr>
            <w:r w:rsidRPr="0009301D">
              <w:rPr>
                <w:rFonts w:cstheme="minorHAnsi"/>
              </w:rPr>
              <w:t>--&gt; Arbeitsblatt 3A (Sek. I)</w:t>
            </w:r>
          </w:p>
          <w:p w14:paraId="407C9D43" w14:textId="375C2B22" w:rsidR="003F06F9" w:rsidRPr="0009301D" w:rsidDel="003F06F9" w:rsidRDefault="003F06F9" w:rsidP="00730980">
            <w:pPr>
              <w:tabs>
                <w:tab w:val="left" w:pos="1843"/>
              </w:tabs>
              <w:spacing w:line="276" w:lineRule="auto"/>
              <w:rPr>
                <w:del w:id="149" w:author="Fabienne Schmaus" w:date="2026-06-09T15:51:00Z" w16du:dateUtc="2026-06-09T13:51:00Z"/>
                <w:rFonts w:cstheme="minorHAnsi"/>
              </w:rPr>
            </w:pPr>
            <w:r w:rsidRPr="0009301D">
              <w:rPr>
                <w:rFonts w:cstheme="minorHAnsi"/>
              </w:rPr>
              <w:t xml:space="preserve">--&gt; Arbeitsblatt 3B (Sek. II) </w:t>
            </w:r>
          </w:p>
          <w:p w14:paraId="0B7EDC0D" w14:textId="77777777" w:rsidR="003F06F9" w:rsidRPr="0009301D" w:rsidDel="003F06F9" w:rsidRDefault="003F06F9" w:rsidP="00607CA3">
            <w:pPr>
              <w:tabs>
                <w:tab w:val="left" w:pos="1843"/>
              </w:tabs>
              <w:spacing w:line="276" w:lineRule="auto"/>
              <w:rPr>
                <w:del w:id="150" w:author="Fabienne Schmaus" w:date="2026-06-09T15:51:00Z" w16du:dateUtc="2026-06-09T13:51:00Z"/>
                <w:rFonts w:cstheme="minorHAnsi"/>
              </w:rPr>
            </w:pPr>
          </w:p>
          <w:p w14:paraId="5CBCA1E6" w14:textId="77777777" w:rsidR="003F06F9" w:rsidRPr="0009301D" w:rsidDel="003F06F9" w:rsidRDefault="003F06F9" w:rsidP="004B7064">
            <w:pPr>
              <w:tabs>
                <w:tab w:val="left" w:pos="1843"/>
              </w:tabs>
              <w:spacing w:line="276" w:lineRule="auto"/>
              <w:rPr>
                <w:del w:id="151" w:author="Fabienne Schmaus" w:date="2026-06-09T15:51:00Z" w16du:dateUtc="2026-06-09T13:51:00Z"/>
                <w:rFonts w:cstheme="minorHAnsi"/>
              </w:rPr>
            </w:pPr>
          </w:p>
          <w:p w14:paraId="729CD869" w14:textId="44596BDB" w:rsidR="003F06F9" w:rsidRPr="0009301D" w:rsidDel="003F06F9" w:rsidRDefault="003F06F9" w:rsidP="004B7064">
            <w:pPr>
              <w:tabs>
                <w:tab w:val="left" w:pos="1843"/>
              </w:tabs>
              <w:spacing w:line="276" w:lineRule="auto"/>
              <w:rPr>
                <w:del w:id="152" w:author="Fabienne Schmaus" w:date="2026-06-09T15:51:00Z" w16du:dateUtc="2026-06-09T13:51:00Z"/>
                <w:rFonts w:cstheme="minorHAnsi"/>
              </w:rPr>
            </w:pPr>
            <w:del w:id="153" w:author="Fabienne Schmaus" w:date="2026-06-09T15:51:00Z" w16du:dateUtc="2026-06-09T13:51:00Z">
              <w:r w:rsidRPr="0009301D" w:rsidDel="003F06F9">
                <w:rPr>
                  <w:rFonts w:cstheme="minorHAnsi"/>
                </w:rPr>
                <w:delText>--&gt; Tafel oder Flipchart</w:delText>
              </w:r>
            </w:del>
          </w:p>
          <w:p w14:paraId="0D3BD3D6" w14:textId="663E80CF" w:rsidR="003F06F9" w:rsidRPr="0009301D" w:rsidRDefault="003F06F9" w:rsidP="003F06F9">
            <w:pPr>
              <w:tabs>
                <w:tab w:val="left" w:pos="1843"/>
              </w:tabs>
              <w:spacing w:line="276" w:lineRule="auto"/>
              <w:rPr>
                <w:rFonts w:cstheme="minorHAnsi"/>
              </w:rPr>
            </w:pPr>
          </w:p>
        </w:tc>
      </w:tr>
      <w:tr w:rsidR="003F06F9" w:rsidRPr="0009301D" w14:paraId="4225BB26" w14:textId="77777777" w:rsidTr="003F06F9">
        <w:trPr>
          <w:trHeight w:val="943"/>
        </w:trPr>
        <w:tc>
          <w:tcPr>
            <w:tcW w:w="3256" w:type="dxa"/>
            <w:vMerge/>
          </w:tcPr>
          <w:p w14:paraId="33648E99" w14:textId="77777777" w:rsidR="003F06F9" w:rsidRPr="00156CB1" w:rsidRDefault="003F06F9" w:rsidP="00A10EBC">
            <w:pPr>
              <w:rPr>
                <w:rFonts w:cstheme="minorHAnsi"/>
              </w:rPr>
            </w:pPr>
          </w:p>
        </w:tc>
        <w:tc>
          <w:tcPr>
            <w:tcW w:w="3827" w:type="dxa"/>
            <w:tcBorders>
              <w:top w:val="nil"/>
              <w:bottom w:val="nil"/>
            </w:tcBorders>
          </w:tcPr>
          <w:p w14:paraId="2580CC67" w14:textId="2F90A738" w:rsidR="003F06F9" w:rsidRPr="0009301D" w:rsidRDefault="003F06F9" w:rsidP="003F06F9">
            <w:pPr>
              <w:spacing w:line="276" w:lineRule="auto"/>
              <w:rPr>
                <w:rFonts w:cstheme="minorHAnsi"/>
              </w:rPr>
            </w:pPr>
            <w:r w:rsidRPr="0009301D">
              <w:rPr>
                <w:rFonts w:cstheme="minorHAnsi"/>
              </w:rPr>
              <w:t>Kurzimpuls</w:t>
            </w:r>
            <w:ins w:id="154" w:author="Fabienne Schmaus" w:date="2026-06-09T19:06:00Z" w16du:dateUtc="2026-06-09T17:06:00Z">
              <w:r w:rsidR="00822DFE">
                <w:rPr>
                  <w:rFonts w:cstheme="minorHAnsi"/>
                </w:rPr>
                <w:t>, danach Einzelarbeit</w:t>
              </w:r>
            </w:ins>
          </w:p>
          <w:p w14:paraId="33BF50C2" w14:textId="77777777" w:rsidR="003F06F9" w:rsidRPr="0009301D" w:rsidRDefault="003F06F9" w:rsidP="0040386F">
            <w:pPr>
              <w:spacing w:line="276" w:lineRule="auto"/>
              <w:rPr>
                <w:rFonts w:cstheme="minorHAnsi"/>
              </w:rPr>
            </w:pPr>
          </w:p>
        </w:tc>
        <w:tc>
          <w:tcPr>
            <w:tcW w:w="3402" w:type="dxa"/>
            <w:tcBorders>
              <w:top w:val="nil"/>
              <w:bottom w:val="nil"/>
            </w:tcBorders>
          </w:tcPr>
          <w:p w14:paraId="61E30E05" w14:textId="64D681FF" w:rsidR="003F06F9" w:rsidRPr="0009301D" w:rsidRDefault="003F06F9" w:rsidP="003F06F9">
            <w:pPr>
              <w:tabs>
                <w:tab w:val="left" w:pos="1843"/>
              </w:tabs>
              <w:spacing w:line="276" w:lineRule="auto"/>
              <w:rPr>
                <w:rFonts w:cstheme="minorHAnsi"/>
              </w:rPr>
            </w:pPr>
            <w:r w:rsidRPr="0009301D">
              <w:rPr>
                <w:rFonts w:cstheme="minorHAnsi"/>
              </w:rPr>
              <w:t>Schlafprotokoll</w:t>
            </w:r>
            <w:ins w:id="155" w:author="Fabienne Schmaus" w:date="2026-06-09T15:51:00Z" w16du:dateUtc="2026-06-09T13:51:00Z">
              <w:r>
                <w:rPr>
                  <w:rFonts w:cstheme="minorHAnsi"/>
                </w:rPr>
                <w:t>:</w:t>
              </w:r>
            </w:ins>
          </w:p>
          <w:p w14:paraId="5E9DB619" w14:textId="77777777" w:rsidR="003F06F9" w:rsidRPr="0009301D" w:rsidRDefault="003F06F9" w:rsidP="003F06F9">
            <w:pPr>
              <w:tabs>
                <w:tab w:val="left" w:pos="1843"/>
              </w:tabs>
              <w:spacing w:line="276" w:lineRule="auto"/>
              <w:rPr>
                <w:rFonts w:cstheme="minorHAnsi"/>
              </w:rPr>
            </w:pPr>
            <w:r w:rsidRPr="0009301D">
              <w:rPr>
                <w:rFonts w:cstheme="minorHAnsi"/>
              </w:rPr>
              <w:t>--&gt; Arbeitsblatt 4A (Sek. I)</w:t>
            </w:r>
          </w:p>
          <w:p w14:paraId="635FC694" w14:textId="77777777" w:rsidR="003F06F9" w:rsidRPr="0009301D" w:rsidDel="007170BA" w:rsidRDefault="003F06F9" w:rsidP="003F06F9">
            <w:pPr>
              <w:tabs>
                <w:tab w:val="left" w:pos="1843"/>
              </w:tabs>
              <w:spacing w:line="276" w:lineRule="auto"/>
              <w:rPr>
                <w:del w:id="156" w:author="Fabienne Schmaus" w:date="2026-06-09T16:05:00Z" w16du:dateUtc="2026-06-09T14:05:00Z"/>
                <w:rFonts w:cstheme="minorHAnsi"/>
              </w:rPr>
            </w:pPr>
            <w:r w:rsidRPr="0009301D">
              <w:rPr>
                <w:rFonts w:cstheme="minorHAnsi"/>
              </w:rPr>
              <w:t>--&gt; Arbeitsblatt 4B (Sek. II)</w:t>
            </w:r>
          </w:p>
          <w:p w14:paraId="4D89FFC3" w14:textId="77777777" w:rsidR="003F06F9" w:rsidRPr="0009301D" w:rsidRDefault="003F06F9" w:rsidP="00730980">
            <w:pPr>
              <w:tabs>
                <w:tab w:val="left" w:pos="1843"/>
              </w:tabs>
              <w:spacing w:line="276" w:lineRule="auto"/>
              <w:rPr>
                <w:rFonts w:cstheme="minorHAnsi"/>
              </w:rPr>
            </w:pPr>
          </w:p>
        </w:tc>
      </w:tr>
      <w:tr w:rsidR="003F06F9" w:rsidRPr="0009301D" w14:paraId="0DD40DB2" w14:textId="77777777" w:rsidTr="003F06F9">
        <w:trPr>
          <w:trHeight w:val="943"/>
        </w:trPr>
        <w:tc>
          <w:tcPr>
            <w:tcW w:w="3256" w:type="dxa"/>
            <w:vMerge/>
          </w:tcPr>
          <w:p w14:paraId="3C897C71" w14:textId="77777777" w:rsidR="003F06F9" w:rsidRPr="0009301D" w:rsidRDefault="003F06F9" w:rsidP="00A10EBC">
            <w:pPr>
              <w:rPr>
                <w:rFonts w:cstheme="minorHAnsi"/>
                <w:lang w:val="en-US"/>
              </w:rPr>
            </w:pPr>
          </w:p>
        </w:tc>
        <w:tc>
          <w:tcPr>
            <w:tcW w:w="3827" w:type="dxa"/>
            <w:tcBorders>
              <w:top w:val="nil"/>
              <w:bottom w:val="nil"/>
            </w:tcBorders>
          </w:tcPr>
          <w:p w14:paraId="3AA4D1E5" w14:textId="77777777" w:rsidR="003F06F9" w:rsidRPr="0009301D" w:rsidRDefault="003F06F9" w:rsidP="003F06F9">
            <w:pPr>
              <w:spacing w:line="276" w:lineRule="auto"/>
              <w:rPr>
                <w:rFonts w:cstheme="minorHAnsi"/>
              </w:rPr>
            </w:pPr>
            <w:r w:rsidRPr="0009301D">
              <w:rPr>
                <w:rFonts w:cstheme="minorHAnsi"/>
                <w:highlight w:val="yellow"/>
              </w:rPr>
              <w:t>((Icon „Differenzierung“!!))</w:t>
            </w:r>
          </w:p>
          <w:p w14:paraId="3D24386A" w14:textId="77777777" w:rsidR="003F06F9" w:rsidRDefault="003F06F9" w:rsidP="003F06F9">
            <w:pPr>
              <w:spacing w:line="276" w:lineRule="auto"/>
              <w:rPr>
                <w:rFonts w:cstheme="minorHAnsi"/>
                <w:shd w:val="clear" w:color="auto" w:fill="FBE4D5" w:themeFill="accent2" w:themeFillTint="33"/>
              </w:rPr>
            </w:pPr>
            <w:r w:rsidRPr="0009301D">
              <w:rPr>
                <w:rFonts w:cstheme="minorHAnsi"/>
                <w:shd w:val="clear" w:color="auto" w:fill="FBE4D5" w:themeFill="accent2" w:themeFillTint="33"/>
              </w:rPr>
              <w:t>Differenzierung im Erwartungshorizont (Sek. I und Sek. II)</w:t>
            </w:r>
          </w:p>
          <w:p w14:paraId="0177DA83" w14:textId="60150047" w:rsidR="003F06F9" w:rsidRPr="0009301D" w:rsidRDefault="003F06F9" w:rsidP="003F06F9">
            <w:pPr>
              <w:spacing w:line="276" w:lineRule="auto"/>
              <w:rPr>
                <w:rFonts w:cstheme="minorHAnsi"/>
              </w:rPr>
            </w:pPr>
          </w:p>
        </w:tc>
        <w:tc>
          <w:tcPr>
            <w:tcW w:w="3402" w:type="dxa"/>
            <w:tcBorders>
              <w:top w:val="nil"/>
              <w:bottom w:val="nil"/>
            </w:tcBorders>
          </w:tcPr>
          <w:p w14:paraId="6E0696CC" w14:textId="77777777" w:rsidR="003F06F9" w:rsidRPr="0009301D" w:rsidRDefault="003F06F9" w:rsidP="00730980">
            <w:pPr>
              <w:tabs>
                <w:tab w:val="left" w:pos="1843"/>
              </w:tabs>
              <w:spacing w:line="276" w:lineRule="auto"/>
              <w:rPr>
                <w:rFonts w:cstheme="minorHAnsi"/>
              </w:rPr>
            </w:pPr>
          </w:p>
        </w:tc>
      </w:tr>
      <w:tr w:rsidR="003F06F9" w:rsidRPr="0009301D" w14:paraId="6593776F" w14:textId="77777777" w:rsidTr="003F06F9">
        <w:trPr>
          <w:trHeight w:val="721"/>
        </w:trPr>
        <w:tc>
          <w:tcPr>
            <w:tcW w:w="3256" w:type="dxa"/>
            <w:vMerge/>
          </w:tcPr>
          <w:p w14:paraId="1B3283A2" w14:textId="77777777" w:rsidR="003F06F9" w:rsidRPr="0009301D" w:rsidRDefault="003F06F9" w:rsidP="00A10EBC">
            <w:pPr>
              <w:rPr>
                <w:rFonts w:cstheme="minorHAnsi"/>
              </w:rPr>
            </w:pPr>
          </w:p>
        </w:tc>
        <w:tc>
          <w:tcPr>
            <w:tcW w:w="3827" w:type="dxa"/>
            <w:tcBorders>
              <w:top w:val="nil"/>
              <w:bottom w:val="nil"/>
            </w:tcBorders>
          </w:tcPr>
          <w:p w14:paraId="3FB8DC34" w14:textId="46DF7EAE" w:rsidR="003F06F9" w:rsidRPr="0009301D" w:rsidRDefault="003F06F9" w:rsidP="00C3501F">
            <w:pPr>
              <w:spacing w:line="276" w:lineRule="auto"/>
              <w:rPr>
                <w:rFonts w:cstheme="minorHAnsi"/>
              </w:rPr>
            </w:pPr>
            <w:r w:rsidRPr="0009301D">
              <w:rPr>
                <w:rFonts w:cstheme="minorHAnsi"/>
                <w:highlight w:val="yellow"/>
              </w:rPr>
              <w:t>((Icon Erweiterung „Primarstufe“))</w:t>
            </w:r>
          </w:p>
          <w:p w14:paraId="7BF0B12B" w14:textId="31E48245" w:rsidR="003F06F9" w:rsidRPr="0009301D" w:rsidRDefault="003F06F9" w:rsidP="00C3501F">
            <w:pPr>
              <w:spacing w:line="276" w:lineRule="auto"/>
              <w:rPr>
                <w:rFonts w:cstheme="minorHAnsi"/>
              </w:rPr>
            </w:pPr>
            <w:r w:rsidRPr="0009301D">
              <w:rPr>
                <w:rFonts w:cstheme="minorHAnsi"/>
                <w:shd w:val="clear" w:color="auto" w:fill="E2EFD9" w:themeFill="accent6" w:themeFillTint="33"/>
              </w:rPr>
              <w:t>Erweiterung Primarstufe im Erwartungshorizont</w:t>
            </w:r>
          </w:p>
        </w:tc>
        <w:tc>
          <w:tcPr>
            <w:tcW w:w="3402" w:type="dxa"/>
            <w:tcBorders>
              <w:top w:val="nil"/>
              <w:bottom w:val="nil"/>
            </w:tcBorders>
          </w:tcPr>
          <w:p w14:paraId="6251DD90" w14:textId="77777777" w:rsidR="003F06F9" w:rsidRPr="0009301D" w:rsidRDefault="003F06F9" w:rsidP="006B7840">
            <w:pPr>
              <w:tabs>
                <w:tab w:val="left" w:pos="1843"/>
              </w:tabs>
              <w:spacing w:line="276" w:lineRule="auto"/>
              <w:rPr>
                <w:rFonts w:cstheme="minorHAnsi"/>
                <w:i/>
                <w:iCs/>
              </w:rPr>
            </w:pPr>
            <w:r w:rsidRPr="0009301D">
              <w:rPr>
                <w:rFonts w:cstheme="minorHAnsi"/>
                <w:i/>
                <w:iCs/>
              </w:rPr>
              <w:t>Weitere Informationen im folgenden Unterrichtsmaterial:</w:t>
            </w:r>
          </w:p>
          <w:p w14:paraId="44575DC1" w14:textId="77777777" w:rsidR="003F06F9" w:rsidRPr="0009301D" w:rsidRDefault="003F06F9">
            <w:pPr>
              <w:pStyle w:val="Listenabsatz"/>
              <w:numPr>
                <w:ilvl w:val="0"/>
                <w:numId w:val="3"/>
              </w:numPr>
              <w:tabs>
                <w:tab w:val="left" w:pos="1843"/>
              </w:tabs>
              <w:spacing w:line="276" w:lineRule="auto"/>
              <w:ind w:left="456" w:hanging="284"/>
              <w:rPr>
                <w:rFonts w:cstheme="minorHAnsi"/>
              </w:rPr>
            </w:pPr>
            <w:r w:rsidRPr="0009301D">
              <w:rPr>
                <w:rFonts w:cstheme="minorHAnsi"/>
              </w:rPr>
              <w:t>Gesund bleiben im digitalen Alltag</w:t>
            </w:r>
          </w:p>
          <w:p w14:paraId="5BC9BE39" w14:textId="32839A54" w:rsidR="003F06F9" w:rsidRPr="003F06F9" w:rsidRDefault="003F06F9" w:rsidP="003F06F9">
            <w:pPr>
              <w:pStyle w:val="Listenabsatz"/>
              <w:numPr>
                <w:ilvl w:val="0"/>
                <w:numId w:val="3"/>
              </w:numPr>
              <w:tabs>
                <w:tab w:val="left" w:pos="1843"/>
              </w:tabs>
              <w:spacing w:line="276" w:lineRule="auto"/>
              <w:ind w:left="456" w:hanging="284"/>
              <w:rPr>
                <w:rFonts w:cstheme="minorHAnsi"/>
              </w:rPr>
            </w:pPr>
            <w:r w:rsidRPr="0009301D">
              <w:rPr>
                <w:rFonts w:cstheme="minorHAnsi"/>
              </w:rPr>
              <w:t>Stress ist nicht gleich Stress</w:t>
            </w:r>
          </w:p>
        </w:tc>
      </w:tr>
    </w:tbl>
    <w:p w14:paraId="3387D5CB" w14:textId="77777777" w:rsidR="003F06F9" w:rsidRDefault="003F06F9">
      <w:pPr>
        <w:rPr>
          <w:rFonts w:cstheme="minorHAnsi"/>
          <w:highlight w:val="yellow"/>
        </w:rPr>
      </w:pPr>
      <w:r>
        <w:rPr>
          <w:rFonts w:cstheme="minorHAnsi"/>
          <w:highlight w:val="yellow"/>
        </w:rPr>
        <w:br w:type="page"/>
      </w:r>
    </w:p>
    <w:p w14:paraId="79152CE1" w14:textId="701011CD" w:rsidR="00DF669F" w:rsidRPr="0009301D" w:rsidRDefault="00260816" w:rsidP="00DF669F">
      <w:pPr>
        <w:spacing w:line="276" w:lineRule="auto"/>
        <w:rPr>
          <w:rFonts w:cstheme="minorHAnsi"/>
        </w:rPr>
      </w:pPr>
      <w:r w:rsidRPr="0009301D">
        <w:rPr>
          <w:rFonts w:cstheme="minorHAnsi"/>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1C16A9" w:rsidRPr="0009301D" w14:paraId="1034E68A" w14:textId="77777777" w:rsidTr="006669AF">
        <w:tc>
          <w:tcPr>
            <w:tcW w:w="10485" w:type="dxa"/>
            <w:gridSpan w:val="3"/>
          </w:tcPr>
          <w:p w14:paraId="2B7DB27B" w14:textId="62947A8A" w:rsidR="00DF669F" w:rsidRPr="0009301D" w:rsidRDefault="00607CA3" w:rsidP="00FB679F">
            <w:pPr>
              <w:spacing w:line="276" w:lineRule="auto"/>
              <w:rPr>
                <w:rFonts w:cstheme="minorHAnsi"/>
                <w:i/>
                <w:iCs/>
              </w:rPr>
            </w:pPr>
            <w:r w:rsidRPr="0009301D">
              <w:rPr>
                <w:rFonts w:cstheme="minorHAnsi"/>
                <w:i/>
                <w:iCs/>
              </w:rPr>
              <w:t>Transfer</w:t>
            </w:r>
          </w:p>
        </w:tc>
      </w:tr>
      <w:tr w:rsidR="007170BA" w:rsidRPr="0009301D" w14:paraId="44DA840A" w14:textId="77777777" w:rsidTr="007170BA">
        <w:trPr>
          <w:trHeight w:val="637"/>
        </w:trPr>
        <w:tc>
          <w:tcPr>
            <w:tcW w:w="4106" w:type="dxa"/>
            <w:vMerge w:val="restart"/>
          </w:tcPr>
          <w:p w14:paraId="32EDF38C" w14:textId="4A0E05E9" w:rsidR="007170BA" w:rsidRPr="0009301D" w:rsidRDefault="007170BA" w:rsidP="00C3501F">
            <w:pPr>
              <w:tabs>
                <w:tab w:val="center" w:pos="1764"/>
              </w:tabs>
              <w:spacing w:line="276" w:lineRule="auto"/>
              <w:rPr>
                <w:rFonts w:cstheme="minorHAnsi"/>
              </w:rPr>
            </w:pPr>
            <w:r w:rsidRPr="0009301D">
              <w:rPr>
                <w:rFonts w:cstheme="minorHAnsi"/>
              </w:rPr>
              <w:t xml:space="preserve">Ziel: </w:t>
            </w:r>
            <w:r>
              <w:rPr>
                <w:rFonts w:cstheme="minorHAnsi"/>
              </w:rPr>
              <w:t>p</w:t>
            </w:r>
            <w:r w:rsidRPr="0009301D">
              <w:rPr>
                <w:rFonts w:cstheme="minorHAnsi"/>
              </w:rPr>
              <w:t>ersönlichen Transfer sichern, Selbstverpflichtung fördern, erste konkrete Handlungsplanung</w:t>
            </w:r>
          </w:p>
          <w:p w14:paraId="7FD49CE9" w14:textId="77777777" w:rsidR="007170BA" w:rsidRPr="0009301D" w:rsidRDefault="007170BA" w:rsidP="00FB679F">
            <w:pPr>
              <w:spacing w:line="276" w:lineRule="auto"/>
              <w:rPr>
                <w:rFonts w:cstheme="minorHAnsi"/>
              </w:rPr>
            </w:pPr>
          </w:p>
          <w:p w14:paraId="72B89034" w14:textId="77777777" w:rsidR="007170BA" w:rsidRPr="0009301D" w:rsidRDefault="007170BA">
            <w:pPr>
              <w:spacing w:line="276" w:lineRule="auto"/>
              <w:rPr>
                <w:rFonts w:cstheme="minorHAnsi"/>
              </w:rPr>
            </w:pPr>
            <w:r w:rsidRPr="0009301D">
              <w:rPr>
                <w:rFonts w:cstheme="minorHAnsi"/>
              </w:rPr>
              <w:t>Inhalte:</w:t>
            </w:r>
          </w:p>
          <w:p w14:paraId="700AD9E7" w14:textId="77777777" w:rsidR="00DA00D6" w:rsidRPr="00DA00D6" w:rsidRDefault="007170BA" w:rsidP="00DA00D6">
            <w:pPr>
              <w:tabs>
                <w:tab w:val="left" w:pos="273"/>
                <w:tab w:val="left" w:pos="2441"/>
                <w:tab w:val="left" w:pos="2880"/>
              </w:tabs>
              <w:spacing w:line="276" w:lineRule="auto"/>
              <w:rPr>
                <w:ins w:id="157" w:author="Michael Kohl" w:date="2026-06-11T11:43:00Z"/>
                <w:rFonts w:cstheme="minorHAnsi"/>
              </w:rPr>
            </w:pPr>
            <w:r w:rsidRPr="0009301D">
              <w:rPr>
                <w:rFonts w:cstheme="minorHAnsi"/>
              </w:rPr>
              <w:t xml:space="preserve">&gt; </w:t>
            </w:r>
            <w:ins w:id="158" w:author="Fabienne Schmaus" w:date="2026-06-09T15:59:00Z" w16du:dateUtc="2026-06-09T13:59:00Z">
              <w:r>
                <w:rPr>
                  <w:rFonts w:cstheme="minorHAnsi"/>
                </w:rPr>
                <w:t xml:space="preserve">Meinungslinie: </w:t>
              </w:r>
              <w:commentRangeStart w:id="159"/>
              <w:commentRangeStart w:id="160"/>
              <w:r>
                <w:rPr>
                  <w:rFonts w:cstheme="minorHAnsi"/>
                </w:rPr>
                <w:t>„</w:t>
              </w:r>
            </w:ins>
            <w:ins w:id="161" w:author="Michael Kohl" w:date="2026-06-11T11:43:00Z">
              <w:r w:rsidR="00DA00D6" w:rsidRPr="00DA00D6">
                <w:rPr>
                  <w:rFonts w:cstheme="minorHAnsi"/>
                </w:rPr>
                <w:t>Ich werde heute Abend mein Handy früher weglegen.</w:t>
              </w:r>
            </w:ins>
          </w:p>
          <w:p w14:paraId="31231C94" w14:textId="40DB34F1" w:rsidR="007170BA" w:rsidRPr="0009301D" w:rsidRDefault="007170BA" w:rsidP="00A76CF4">
            <w:pPr>
              <w:tabs>
                <w:tab w:val="left" w:pos="273"/>
                <w:tab w:val="left" w:pos="2441"/>
                <w:tab w:val="left" w:pos="2880"/>
              </w:tabs>
              <w:spacing w:line="276" w:lineRule="auto"/>
              <w:rPr>
                <w:rFonts w:cstheme="minorHAnsi"/>
              </w:rPr>
            </w:pPr>
            <w:ins w:id="162" w:author="Fabienne Schmaus" w:date="2026-06-09T15:59:00Z" w16du:dateUtc="2026-06-09T13:59:00Z">
              <w:del w:id="163" w:author="Michael Kohl" w:date="2026-06-11T11:43:00Z" w16du:dateUtc="2026-06-11T09:43:00Z">
                <w:r w:rsidDel="00DA00D6">
                  <w:rPr>
                    <w:rFonts w:cstheme="minorHAnsi"/>
                  </w:rPr>
                  <w:delText>xx?</w:delText>
                </w:r>
              </w:del>
              <w:r>
                <w:rPr>
                  <w:rFonts w:cstheme="minorHAnsi"/>
                </w:rPr>
                <w:t>“</w:t>
              </w:r>
              <w:commentRangeEnd w:id="159"/>
              <w:r w:rsidR="00DA00D6">
                <w:rPr>
                  <w:rStyle w:val="Kommentarzeichen"/>
                  <w:rFonts w:cstheme="minorHAnsi"/>
                  <w:sz w:val="22"/>
                  <w:szCs w:val="22"/>
                </w:rPr>
                <w:commentReference w:id="159"/>
              </w:r>
            </w:ins>
            <w:commentRangeEnd w:id="160"/>
            <w:r w:rsidR="00DA00D6">
              <w:rPr>
                <w:rStyle w:val="Kommentarzeichen"/>
                <w:rFonts w:cstheme="minorHAnsi"/>
                <w:sz w:val="22"/>
                <w:szCs w:val="22"/>
              </w:rPr>
              <w:commentReference w:id="160"/>
            </w:r>
            <w:ins w:id="164" w:author="Fabienne Schmaus" w:date="2026-06-09T15:59:00Z" w16du:dateUtc="2026-06-09T13:59:00Z">
              <w:r>
                <w:rPr>
                  <w:rFonts w:cstheme="minorHAnsi"/>
                </w:rPr>
                <w:t xml:space="preserve"> (</w:t>
              </w:r>
            </w:ins>
            <w:r>
              <w:rPr>
                <w:rFonts w:cstheme="minorHAnsi"/>
              </w:rPr>
              <w:t>e</w:t>
            </w:r>
            <w:r w:rsidRPr="0009301D">
              <w:rPr>
                <w:rFonts w:cstheme="minorHAnsi"/>
              </w:rPr>
              <w:t>igene Position begründen</w:t>
            </w:r>
            <w:ins w:id="165" w:author="Fabienne Schmaus" w:date="2026-06-09T15:59:00Z" w16du:dateUtc="2026-06-09T13:59:00Z">
              <w:r>
                <w:rPr>
                  <w:rFonts w:cstheme="minorHAnsi"/>
                </w:rPr>
                <w:t>)</w:t>
              </w:r>
            </w:ins>
          </w:p>
          <w:p w14:paraId="1E6049C5" w14:textId="6A207E57" w:rsidR="007170BA" w:rsidRPr="0009301D" w:rsidRDefault="007170BA" w:rsidP="004D1202">
            <w:pPr>
              <w:tabs>
                <w:tab w:val="left" w:pos="273"/>
                <w:tab w:val="left" w:pos="2441"/>
                <w:tab w:val="left" w:pos="2880"/>
              </w:tabs>
              <w:spacing w:line="276" w:lineRule="auto"/>
              <w:rPr>
                <w:rFonts w:cstheme="minorHAnsi"/>
              </w:rPr>
            </w:pPr>
            <w:r w:rsidRPr="0009301D">
              <w:rPr>
                <w:rFonts w:cstheme="minorHAnsi"/>
              </w:rPr>
              <w:t xml:space="preserve">&gt; </w:t>
            </w:r>
            <w:r>
              <w:rPr>
                <w:rFonts w:cstheme="minorHAnsi"/>
              </w:rPr>
              <w:t>p</w:t>
            </w:r>
            <w:r w:rsidRPr="0009301D">
              <w:rPr>
                <w:rFonts w:cstheme="minorHAnsi"/>
              </w:rPr>
              <w:t>ersönlichen Plan erstellen</w:t>
            </w:r>
          </w:p>
          <w:p w14:paraId="216E87C7" w14:textId="76C8DF29" w:rsidR="007170BA" w:rsidRPr="0009301D" w:rsidRDefault="007170BA" w:rsidP="004D1202">
            <w:pPr>
              <w:tabs>
                <w:tab w:val="left" w:pos="273"/>
                <w:tab w:val="left" w:pos="2441"/>
                <w:tab w:val="left" w:pos="2880"/>
              </w:tabs>
              <w:spacing w:line="276" w:lineRule="auto"/>
              <w:rPr>
                <w:rFonts w:cstheme="minorHAnsi"/>
              </w:rPr>
            </w:pPr>
            <w:r w:rsidRPr="0009301D">
              <w:rPr>
                <w:rFonts w:cstheme="minorHAnsi"/>
              </w:rPr>
              <w:t>&gt; optionale Klassenchallenge</w:t>
            </w:r>
          </w:p>
        </w:tc>
        <w:tc>
          <w:tcPr>
            <w:tcW w:w="2977" w:type="dxa"/>
            <w:tcBorders>
              <w:bottom w:val="nil"/>
            </w:tcBorders>
          </w:tcPr>
          <w:p w14:paraId="653F52ED" w14:textId="77777777" w:rsidR="007170BA" w:rsidRPr="0009301D" w:rsidRDefault="007170BA" w:rsidP="007170BA">
            <w:pPr>
              <w:spacing w:line="276" w:lineRule="auto"/>
              <w:rPr>
                <w:ins w:id="166" w:author="Fabienne Schmaus" w:date="2026-06-09T15:59:00Z" w16du:dateUtc="2026-06-09T13:59:00Z"/>
                <w:rFonts w:cstheme="minorHAnsi"/>
              </w:rPr>
            </w:pPr>
            <w:r w:rsidRPr="0009301D">
              <w:rPr>
                <w:rFonts w:cstheme="minorHAnsi"/>
              </w:rPr>
              <w:t>Meinungslinie</w:t>
            </w:r>
            <w:r>
              <w:rPr>
                <w:rFonts w:cstheme="minorHAnsi"/>
              </w:rPr>
              <w:t xml:space="preserve"> </w:t>
            </w:r>
            <w:ins w:id="167" w:author="Fabienne Schmaus" w:date="2026-06-09T15:59:00Z" w16du:dateUtc="2026-06-09T13:59:00Z">
              <w:r>
                <w:rPr>
                  <w:rFonts w:cstheme="minorHAnsi"/>
                </w:rPr>
                <w:t>im Plenum</w:t>
              </w:r>
            </w:ins>
          </w:p>
          <w:p w14:paraId="20B17E9F" w14:textId="7A980765" w:rsidR="007170BA" w:rsidRPr="0009301D" w:rsidRDefault="007170BA" w:rsidP="00AF2454">
            <w:pPr>
              <w:spacing w:line="276" w:lineRule="auto"/>
              <w:rPr>
                <w:rFonts w:cstheme="minorHAnsi"/>
              </w:rPr>
            </w:pPr>
          </w:p>
        </w:tc>
        <w:tc>
          <w:tcPr>
            <w:tcW w:w="3402" w:type="dxa"/>
            <w:tcBorders>
              <w:bottom w:val="nil"/>
            </w:tcBorders>
          </w:tcPr>
          <w:p w14:paraId="1C7EBB0C" w14:textId="596AB49C" w:rsidR="007170BA" w:rsidRPr="0009301D" w:rsidRDefault="007170BA" w:rsidP="00B31FEA">
            <w:pPr>
              <w:tabs>
                <w:tab w:val="left" w:pos="1843"/>
              </w:tabs>
              <w:spacing w:line="276" w:lineRule="auto"/>
              <w:rPr>
                <w:rFonts w:cstheme="minorHAnsi"/>
              </w:rPr>
            </w:pPr>
            <w:ins w:id="168" w:author="Fabienne Schmaus" w:date="2026-06-09T16:01:00Z">
              <w:r w:rsidRPr="007170BA">
                <w:rPr>
                  <w:rFonts w:cstheme="minorHAnsi"/>
                </w:rPr>
                <w:t xml:space="preserve">--&gt; Anhang </w:t>
              </w:r>
            </w:ins>
            <w:r w:rsidR="0036673E">
              <w:rPr>
                <w:rFonts w:cstheme="minorHAnsi"/>
              </w:rPr>
              <w:t>2B</w:t>
            </w:r>
          </w:p>
        </w:tc>
      </w:tr>
      <w:tr w:rsidR="007170BA" w:rsidRPr="0009301D" w14:paraId="4719C2C7" w14:textId="77777777" w:rsidTr="007170BA">
        <w:trPr>
          <w:trHeight w:val="689"/>
        </w:trPr>
        <w:tc>
          <w:tcPr>
            <w:tcW w:w="4106" w:type="dxa"/>
            <w:vMerge/>
            <w:tcBorders>
              <w:top w:val="nil"/>
            </w:tcBorders>
          </w:tcPr>
          <w:p w14:paraId="1FA5D451" w14:textId="77777777" w:rsidR="007170BA" w:rsidRPr="0009301D" w:rsidRDefault="007170BA" w:rsidP="00C3501F">
            <w:pPr>
              <w:tabs>
                <w:tab w:val="center" w:pos="1764"/>
              </w:tabs>
              <w:spacing w:line="276" w:lineRule="auto"/>
              <w:rPr>
                <w:rFonts w:cstheme="minorHAnsi"/>
              </w:rPr>
            </w:pPr>
          </w:p>
        </w:tc>
        <w:tc>
          <w:tcPr>
            <w:tcW w:w="2977" w:type="dxa"/>
            <w:tcBorders>
              <w:top w:val="nil"/>
              <w:bottom w:val="nil"/>
            </w:tcBorders>
          </w:tcPr>
          <w:p w14:paraId="43C2C80D" w14:textId="226AD77A" w:rsidR="007170BA" w:rsidRPr="0009301D" w:rsidRDefault="007170BA" w:rsidP="007170BA">
            <w:pPr>
              <w:spacing w:line="276" w:lineRule="auto"/>
              <w:rPr>
                <w:rFonts w:cstheme="minorHAnsi"/>
              </w:rPr>
            </w:pPr>
            <w:r w:rsidRPr="0009301D">
              <w:rPr>
                <w:rFonts w:cstheme="minorHAnsi"/>
              </w:rPr>
              <w:t>Einzelarbeit</w:t>
            </w:r>
            <w:ins w:id="169" w:author="Fabienne Schmaus" w:date="2026-06-09T16:02:00Z" w16du:dateUtc="2026-06-09T14:02:00Z">
              <w:r>
                <w:rPr>
                  <w:rFonts w:cstheme="minorHAnsi"/>
                </w:rPr>
                <w:t>: persönlichen Plan erstellen</w:t>
              </w:r>
            </w:ins>
          </w:p>
          <w:p w14:paraId="37CEFABF" w14:textId="77777777" w:rsidR="007170BA" w:rsidRPr="0009301D" w:rsidRDefault="007170BA" w:rsidP="007170BA">
            <w:pPr>
              <w:spacing w:line="276" w:lineRule="auto"/>
              <w:rPr>
                <w:rFonts w:cstheme="minorHAnsi"/>
              </w:rPr>
            </w:pPr>
          </w:p>
        </w:tc>
        <w:tc>
          <w:tcPr>
            <w:tcW w:w="3402" w:type="dxa"/>
            <w:tcBorders>
              <w:top w:val="nil"/>
              <w:bottom w:val="nil"/>
            </w:tcBorders>
          </w:tcPr>
          <w:p w14:paraId="626C16FA" w14:textId="01F41127" w:rsidR="007170BA" w:rsidRPr="007170BA" w:rsidRDefault="007170BA" w:rsidP="007170BA">
            <w:pPr>
              <w:tabs>
                <w:tab w:val="left" w:pos="1843"/>
              </w:tabs>
              <w:spacing w:line="276" w:lineRule="auto"/>
              <w:rPr>
                <w:ins w:id="170" w:author="Fabienne Schmaus" w:date="2026-06-09T16:02:00Z"/>
                <w:rFonts w:cstheme="minorHAnsi"/>
                <w:b/>
                <w:bCs/>
              </w:rPr>
            </w:pPr>
            <w:del w:id="171" w:author="Fabienne Schmaus" w:date="2026-06-09T16:02:00Z" w16du:dateUtc="2026-06-09T14:02:00Z">
              <w:r w:rsidRPr="0009301D" w:rsidDel="007170BA">
                <w:rPr>
                  <w:rFonts w:cstheme="minorHAnsi"/>
                </w:rPr>
                <w:delText>Notizzettel (oder Rückseite Arbeitsblatt 4)</w:delText>
              </w:r>
            </w:del>
            <w:ins w:id="172" w:author="Fabienne Schmaus" w:date="2026-06-09T16:02:00Z">
              <w:r w:rsidRPr="007170BA">
                <w:rPr>
                  <w:rFonts w:cstheme="minorHAnsi"/>
                  <w:b/>
                  <w:bCs/>
                </w:rPr>
                <w:t>analog:</w:t>
              </w:r>
            </w:ins>
          </w:p>
          <w:p w14:paraId="67BA5ED7" w14:textId="3C9AB262" w:rsidR="007170BA" w:rsidRPr="007170BA" w:rsidRDefault="007170BA" w:rsidP="007170BA">
            <w:pPr>
              <w:tabs>
                <w:tab w:val="left" w:pos="1843"/>
              </w:tabs>
              <w:spacing w:line="276" w:lineRule="auto"/>
              <w:rPr>
                <w:ins w:id="173" w:author="Fabienne Schmaus" w:date="2026-06-09T16:02:00Z"/>
                <w:rFonts w:cstheme="minorHAnsi"/>
              </w:rPr>
            </w:pPr>
            <w:ins w:id="174" w:author="Fabienne Schmaus" w:date="2026-06-09T16:02:00Z">
              <w:r w:rsidRPr="007170BA">
                <w:rPr>
                  <w:rFonts w:cstheme="minorHAnsi"/>
                </w:rPr>
                <w:t xml:space="preserve">--&gt; Notizzettel </w:t>
              </w:r>
            </w:ins>
            <w:ins w:id="175" w:author="Fabienne Schmaus" w:date="2026-06-09T16:02:00Z" w16du:dateUtc="2026-06-09T14:02:00Z">
              <w:r w:rsidRPr="0009301D">
                <w:rPr>
                  <w:rFonts w:cstheme="minorHAnsi"/>
                </w:rPr>
                <w:t>oder Rückseite Arbeitsblatt 4</w:t>
              </w:r>
            </w:ins>
          </w:p>
          <w:p w14:paraId="73D55F21" w14:textId="77777777" w:rsidR="007170BA" w:rsidRPr="007170BA" w:rsidRDefault="007170BA" w:rsidP="007170BA">
            <w:pPr>
              <w:tabs>
                <w:tab w:val="left" w:pos="1843"/>
              </w:tabs>
              <w:spacing w:line="276" w:lineRule="auto"/>
              <w:rPr>
                <w:ins w:id="176" w:author="Fabienne Schmaus" w:date="2026-06-09T16:02:00Z"/>
                <w:rFonts w:cstheme="minorHAnsi"/>
              </w:rPr>
            </w:pPr>
          </w:p>
          <w:p w14:paraId="5BAF6CF2" w14:textId="77777777" w:rsidR="007170BA" w:rsidRPr="007170BA" w:rsidRDefault="007170BA" w:rsidP="007170BA">
            <w:pPr>
              <w:tabs>
                <w:tab w:val="left" w:pos="1843"/>
              </w:tabs>
              <w:spacing w:line="276" w:lineRule="auto"/>
              <w:rPr>
                <w:ins w:id="177" w:author="Fabienne Schmaus" w:date="2026-06-09T16:02:00Z"/>
                <w:rFonts w:cstheme="minorHAnsi"/>
              </w:rPr>
            </w:pPr>
            <w:ins w:id="178" w:author="Fabienne Schmaus" w:date="2026-06-09T16:02:00Z">
              <w:r w:rsidRPr="007170BA">
                <w:rPr>
                  <w:rFonts w:cstheme="minorHAnsi"/>
                </w:rPr>
                <w:t xml:space="preserve">oder </w:t>
              </w:r>
              <w:r w:rsidRPr="007170BA">
                <w:rPr>
                  <w:rFonts w:cstheme="minorHAnsi"/>
                  <w:b/>
                  <w:bCs/>
                </w:rPr>
                <w:t>digital:</w:t>
              </w:r>
            </w:ins>
          </w:p>
          <w:p w14:paraId="1A764AA1" w14:textId="73F378C5" w:rsidR="007170BA" w:rsidRPr="0009301D" w:rsidRDefault="007170BA" w:rsidP="007170BA">
            <w:pPr>
              <w:tabs>
                <w:tab w:val="left" w:pos="1843"/>
              </w:tabs>
              <w:spacing w:line="276" w:lineRule="auto"/>
              <w:rPr>
                <w:rFonts w:cstheme="minorHAnsi"/>
              </w:rPr>
            </w:pPr>
            <w:ins w:id="179" w:author="Fabienne Schmaus" w:date="2026-06-09T16:02:00Z">
              <w:r w:rsidRPr="007170BA">
                <w:rPr>
                  <w:rFonts w:cstheme="minorHAnsi"/>
                </w:rPr>
                <w:t>Notizenapp im eigenen Gerät oder im persönlichen Bereich der schulischen Lernplattform</w:t>
              </w:r>
            </w:ins>
          </w:p>
        </w:tc>
      </w:tr>
      <w:tr w:rsidR="007170BA" w:rsidRPr="0009301D" w14:paraId="54581A73" w14:textId="77777777" w:rsidTr="007170BA">
        <w:trPr>
          <w:trHeight w:val="652"/>
        </w:trPr>
        <w:tc>
          <w:tcPr>
            <w:tcW w:w="4106" w:type="dxa"/>
            <w:vMerge/>
          </w:tcPr>
          <w:p w14:paraId="4252204A" w14:textId="77777777" w:rsidR="007170BA" w:rsidRPr="0009301D" w:rsidRDefault="007170BA" w:rsidP="00C3501F">
            <w:pPr>
              <w:tabs>
                <w:tab w:val="center" w:pos="1764"/>
              </w:tabs>
              <w:spacing w:line="276" w:lineRule="auto"/>
              <w:rPr>
                <w:rFonts w:cstheme="minorHAnsi"/>
              </w:rPr>
            </w:pPr>
          </w:p>
        </w:tc>
        <w:tc>
          <w:tcPr>
            <w:tcW w:w="2977" w:type="dxa"/>
            <w:tcBorders>
              <w:top w:val="nil"/>
              <w:bottom w:val="nil"/>
            </w:tcBorders>
          </w:tcPr>
          <w:p w14:paraId="6B99ADF9" w14:textId="64405779" w:rsidR="007170BA" w:rsidRPr="0009301D" w:rsidRDefault="007170BA" w:rsidP="007170BA">
            <w:pPr>
              <w:spacing w:line="276" w:lineRule="auto"/>
              <w:rPr>
                <w:rFonts w:cstheme="minorHAnsi"/>
              </w:rPr>
            </w:pPr>
            <w:ins w:id="180" w:author="Fabienne Schmaus" w:date="2026-06-09T16:03:00Z" w16du:dateUtc="2026-06-09T14:03:00Z">
              <w:r>
                <w:rPr>
                  <w:rFonts w:cstheme="minorHAnsi"/>
                </w:rPr>
                <w:t xml:space="preserve">Besprechung der Ergebnisse im </w:t>
              </w:r>
            </w:ins>
            <w:r w:rsidRPr="0009301D">
              <w:rPr>
                <w:rFonts w:cstheme="minorHAnsi"/>
              </w:rPr>
              <w:t>Plenum</w:t>
            </w:r>
          </w:p>
          <w:p w14:paraId="63AD821C" w14:textId="77777777" w:rsidR="007170BA" w:rsidRPr="0009301D" w:rsidRDefault="007170BA" w:rsidP="007170BA">
            <w:pPr>
              <w:spacing w:line="276" w:lineRule="auto"/>
              <w:rPr>
                <w:rFonts w:cstheme="minorHAnsi"/>
              </w:rPr>
            </w:pPr>
          </w:p>
        </w:tc>
        <w:tc>
          <w:tcPr>
            <w:tcW w:w="3402" w:type="dxa"/>
            <w:tcBorders>
              <w:top w:val="nil"/>
              <w:bottom w:val="nil"/>
            </w:tcBorders>
          </w:tcPr>
          <w:p w14:paraId="1265541A" w14:textId="77777777" w:rsidR="007170BA" w:rsidRPr="0009301D" w:rsidRDefault="007170BA" w:rsidP="00B31FEA">
            <w:pPr>
              <w:tabs>
                <w:tab w:val="left" w:pos="1843"/>
              </w:tabs>
              <w:spacing w:line="276" w:lineRule="auto"/>
              <w:rPr>
                <w:rFonts w:cstheme="minorHAnsi"/>
              </w:rPr>
            </w:pPr>
          </w:p>
        </w:tc>
      </w:tr>
      <w:tr w:rsidR="007170BA" w:rsidRPr="0009301D" w14:paraId="48AB1C31" w14:textId="77777777" w:rsidTr="007170BA">
        <w:trPr>
          <w:trHeight w:val="967"/>
        </w:trPr>
        <w:tc>
          <w:tcPr>
            <w:tcW w:w="4106" w:type="dxa"/>
            <w:vMerge/>
          </w:tcPr>
          <w:p w14:paraId="52FB7FAC" w14:textId="77777777" w:rsidR="007170BA" w:rsidRPr="0009301D" w:rsidRDefault="007170BA" w:rsidP="00C3501F">
            <w:pPr>
              <w:tabs>
                <w:tab w:val="center" w:pos="1764"/>
              </w:tabs>
              <w:spacing w:line="276" w:lineRule="auto"/>
              <w:rPr>
                <w:rFonts w:cstheme="minorHAnsi"/>
              </w:rPr>
            </w:pPr>
          </w:p>
        </w:tc>
        <w:tc>
          <w:tcPr>
            <w:tcW w:w="2977" w:type="dxa"/>
            <w:tcBorders>
              <w:top w:val="nil"/>
            </w:tcBorders>
          </w:tcPr>
          <w:p w14:paraId="7F9E6E86" w14:textId="77777777" w:rsidR="007170BA" w:rsidRPr="0009301D" w:rsidRDefault="007170BA" w:rsidP="007170BA">
            <w:pPr>
              <w:spacing w:line="276" w:lineRule="auto"/>
              <w:rPr>
                <w:rFonts w:cstheme="minorHAnsi"/>
              </w:rPr>
            </w:pPr>
            <w:r w:rsidRPr="0009301D">
              <w:rPr>
                <w:rFonts w:cstheme="minorHAnsi"/>
                <w:highlight w:val="yellow"/>
              </w:rPr>
              <w:t>((Icon „Differenzierung“!!))</w:t>
            </w:r>
          </w:p>
          <w:p w14:paraId="155DD7C8" w14:textId="7C031421" w:rsidR="007170BA" w:rsidRPr="0009301D" w:rsidRDefault="007170BA" w:rsidP="007170BA">
            <w:pPr>
              <w:spacing w:line="276" w:lineRule="auto"/>
              <w:rPr>
                <w:rFonts w:cstheme="minorHAnsi"/>
              </w:rPr>
            </w:pPr>
            <w:r w:rsidRPr="0009301D">
              <w:rPr>
                <w:rFonts w:cstheme="minorHAnsi"/>
                <w:shd w:val="clear" w:color="auto" w:fill="FBE4D5" w:themeFill="accent2" w:themeFillTint="33"/>
              </w:rPr>
              <w:t>Differenzierung im Erwartungshorizont (Sek. I und Sek. II)</w:t>
            </w:r>
          </w:p>
        </w:tc>
        <w:tc>
          <w:tcPr>
            <w:tcW w:w="3402" w:type="dxa"/>
            <w:tcBorders>
              <w:top w:val="nil"/>
            </w:tcBorders>
          </w:tcPr>
          <w:p w14:paraId="4C2BD585" w14:textId="77777777" w:rsidR="007170BA" w:rsidRPr="0009301D" w:rsidRDefault="007170BA" w:rsidP="00B31FEA">
            <w:pPr>
              <w:tabs>
                <w:tab w:val="left" w:pos="1843"/>
              </w:tabs>
              <w:spacing w:line="276" w:lineRule="auto"/>
              <w:rPr>
                <w:rFonts w:cstheme="minorHAnsi"/>
              </w:rPr>
            </w:pPr>
          </w:p>
        </w:tc>
      </w:tr>
    </w:tbl>
    <w:p w14:paraId="0E0854D1" w14:textId="3DD9DC27" w:rsidR="00690584" w:rsidRPr="0009301D"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3833"/>
        <w:gridCol w:w="2194"/>
        <w:gridCol w:w="4458"/>
        <w:tblGridChange w:id="181">
          <w:tblGrid>
            <w:gridCol w:w="3833"/>
            <w:gridCol w:w="273"/>
            <w:gridCol w:w="1921"/>
            <w:gridCol w:w="538"/>
            <w:gridCol w:w="3920"/>
          </w:tblGrid>
        </w:tblGridChange>
      </w:tblGrid>
      <w:tr w:rsidR="001C16A9" w:rsidRPr="0009301D" w14:paraId="62CEFAE8" w14:textId="77777777" w:rsidTr="006669AF">
        <w:tc>
          <w:tcPr>
            <w:tcW w:w="10485" w:type="dxa"/>
            <w:gridSpan w:val="3"/>
          </w:tcPr>
          <w:p w14:paraId="5CC73F29" w14:textId="0907CADD" w:rsidR="00DF669F" w:rsidRPr="0009301D" w:rsidRDefault="00DF669F" w:rsidP="00FB679F">
            <w:pPr>
              <w:spacing w:line="276" w:lineRule="auto"/>
              <w:rPr>
                <w:rFonts w:cstheme="minorHAnsi"/>
                <w:i/>
                <w:iCs/>
              </w:rPr>
            </w:pPr>
            <w:r w:rsidRPr="0009301D">
              <w:rPr>
                <w:rFonts w:cstheme="minorHAnsi"/>
                <w:i/>
                <w:iCs/>
              </w:rPr>
              <w:t>Reflexion</w:t>
            </w:r>
          </w:p>
        </w:tc>
      </w:tr>
      <w:tr w:rsidR="001C16A9" w:rsidRPr="0009301D" w14:paraId="3576AB62" w14:textId="77777777" w:rsidTr="009663B1">
        <w:tblPrEx>
          <w:tblW w:w="10485" w:type="dxa"/>
          <w:tblPrExChange w:id="182" w:author="Fabienne Schmaus" w:date="2026-06-09T16:08:00Z" w16du:dateUtc="2026-06-09T14:08:00Z">
            <w:tblPrEx>
              <w:tblW w:w="10485" w:type="dxa"/>
            </w:tblPrEx>
          </w:tblPrExChange>
        </w:tblPrEx>
        <w:tc>
          <w:tcPr>
            <w:tcW w:w="4248" w:type="dxa"/>
            <w:tcPrChange w:id="183" w:author="Fabienne Schmaus" w:date="2026-06-09T16:08:00Z" w16du:dateUtc="2026-06-09T14:08:00Z">
              <w:tcPr>
                <w:tcW w:w="4106" w:type="dxa"/>
                <w:gridSpan w:val="2"/>
              </w:tcPr>
            </w:tcPrChange>
          </w:tcPr>
          <w:p w14:paraId="397C8F84" w14:textId="77777777" w:rsidR="00DF669F" w:rsidRPr="0009301D" w:rsidRDefault="00DF669F" w:rsidP="00FB679F">
            <w:pPr>
              <w:spacing w:line="276" w:lineRule="auto"/>
              <w:rPr>
                <w:rFonts w:cstheme="minorHAnsi"/>
              </w:rPr>
            </w:pPr>
            <w:r w:rsidRPr="0009301D">
              <w:rPr>
                <w:rFonts w:cstheme="minorHAnsi"/>
              </w:rPr>
              <w:t>&gt; Was hast du in dieser Einheit gelernt?</w:t>
            </w:r>
          </w:p>
          <w:p w14:paraId="171EEB00" w14:textId="46C7B50A" w:rsidR="00DF669F" w:rsidRPr="0009301D" w:rsidRDefault="00DF669F" w:rsidP="00FD3CE9">
            <w:pPr>
              <w:tabs>
                <w:tab w:val="left" w:pos="2441"/>
                <w:tab w:val="left" w:pos="2880"/>
              </w:tabs>
              <w:spacing w:line="276" w:lineRule="auto"/>
              <w:rPr>
                <w:rFonts w:cstheme="minorHAnsi"/>
              </w:rPr>
            </w:pPr>
            <w:r w:rsidRPr="0009301D">
              <w:rPr>
                <w:rFonts w:cstheme="minorHAnsi"/>
              </w:rPr>
              <w:t>&gt; Welche Erkenntnisse hast du gewonnen?</w:t>
            </w:r>
          </w:p>
          <w:p w14:paraId="74A8D09D" w14:textId="0BCE7F37" w:rsidR="00B31FEA" w:rsidRPr="0009301D" w:rsidRDefault="00B31FEA" w:rsidP="00B31FEA">
            <w:pPr>
              <w:tabs>
                <w:tab w:val="left" w:pos="273"/>
                <w:tab w:val="left" w:pos="2441"/>
                <w:tab w:val="left" w:pos="2880"/>
              </w:tabs>
              <w:spacing w:line="276" w:lineRule="auto"/>
              <w:rPr>
                <w:rFonts w:cstheme="minorHAnsi"/>
              </w:rPr>
            </w:pPr>
            <w:r w:rsidRPr="0009301D">
              <w:rPr>
                <w:rFonts w:cstheme="minorHAnsi"/>
              </w:rPr>
              <w:t xml:space="preserve">&gt; </w:t>
            </w:r>
            <w:r w:rsidR="00EC2EA6" w:rsidRPr="0009301D">
              <w:rPr>
                <w:rFonts w:cstheme="minorHAnsi"/>
              </w:rPr>
              <w:t>Was hilft dir, zukünftig mit diesem Thema besser umzugehen?</w:t>
            </w:r>
          </w:p>
        </w:tc>
        <w:tc>
          <w:tcPr>
            <w:tcW w:w="2317" w:type="dxa"/>
            <w:tcPrChange w:id="184" w:author="Fabienne Schmaus" w:date="2026-06-09T16:08:00Z" w16du:dateUtc="2026-06-09T14:08:00Z">
              <w:tcPr>
                <w:tcW w:w="2459" w:type="dxa"/>
                <w:gridSpan w:val="2"/>
              </w:tcPr>
            </w:tcPrChange>
          </w:tcPr>
          <w:p w14:paraId="5D16C20B" w14:textId="77777777" w:rsidR="00DF669F" w:rsidRPr="0009301D" w:rsidRDefault="00DF669F" w:rsidP="00FB679F">
            <w:pPr>
              <w:spacing w:line="276" w:lineRule="auto"/>
              <w:rPr>
                <w:rFonts w:cstheme="minorHAnsi"/>
              </w:rPr>
            </w:pPr>
            <w:r w:rsidRPr="0009301D">
              <w:rPr>
                <w:rFonts w:cstheme="minorHAnsi"/>
              </w:rPr>
              <w:t>Diskussion im Plenum</w:t>
            </w:r>
          </w:p>
          <w:p w14:paraId="75C34D13" w14:textId="77777777" w:rsidR="00327F17" w:rsidRPr="0009301D" w:rsidRDefault="00327F17" w:rsidP="00FB679F">
            <w:pPr>
              <w:spacing w:line="276" w:lineRule="auto"/>
              <w:rPr>
                <w:rFonts w:cstheme="minorHAnsi"/>
              </w:rPr>
            </w:pPr>
          </w:p>
          <w:p w14:paraId="0B5807A8" w14:textId="0C010A5A" w:rsidR="00C3501F" w:rsidRPr="0009301D" w:rsidRDefault="00C3501F" w:rsidP="00FB679F">
            <w:pPr>
              <w:spacing w:line="276" w:lineRule="auto"/>
              <w:rPr>
                <w:rFonts w:cstheme="minorHAnsi"/>
              </w:rPr>
            </w:pPr>
            <w:del w:id="185" w:author="Fabienne Schmaus" w:date="2026-06-09T16:03:00Z" w16du:dateUtc="2026-06-09T14:03:00Z">
              <w:r w:rsidRPr="0009301D" w:rsidDel="007170BA">
                <w:rPr>
                  <w:rFonts w:cstheme="minorHAnsi"/>
                </w:rPr>
                <w:delText>Festhalten der Kernaussagen</w:delText>
              </w:r>
            </w:del>
          </w:p>
        </w:tc>
        <w:tc>
          <w:tcPr>
            <w:tcW w:w="3920" w:type="dxa"/>
            <w:tcPrChange w:id="186" w:author="Fabienne Schmaus" w:date="2026-06-09T16:08:00Z" w16du:dateUtc="2026-06-09T14:08:00Z">
              <w:tcPr>
                <w:tcW w:w="3920" w:type="dxa"/>
              </w:tcPr>
            </w:tcPrChange>
          </w:tcPr>
          <w:p w14:paraId="78DA3260" w14:textId="1B55CEDD" w:rsidR="004D1202" w:rsidRDefault="00B31FEA" w:rsidP="00FB679F">
            <w:pPr>
              <w:spacing w:line="276" w:lineRule="auto"/>
              <w:rPr>
                <w:ins w:id="187" w:author="Fabienne Schmaus" w:date="2026-06-09T16:03:00Z" w16du:dateUtc="2026-06-09T14:03:00Z"/>
                <w:rFonts w:cstheme="minorHAnsi"/>
              </w:rPr>
            </w:pPr>
            <w:r w:rsidRPr="0009301D">
              <w:rPr>
                <w:rFonts w:cstheme="minorHAnsi"/>
              </w:rPr>
              <w:t xml:space="preserve">--&gt; Tafelbild </w:t>
            </w:r>
            <w:del w:id="188" w:author="Fabienne Schmaus" w:date="2026-06-09T16:03:00Z" w16du:dateUtc="2026-06-09T14:03:00Z">
              <w:r w:rsidR="00C3501F" w:rsidRPr="0009301D" w:rsidDel="007170BA">
                <w:rPr>
                  <w:rFonts w:cstheme="minorHAnsi"/>
                </w:rPr>
                <w:delText xml:space="preserve">/ </w:delText>
              </w:r>
            </w:del>
            <w:ins w:id="189" w:author="Fabienne Schmaus" w:date="2026-06-09T16:03:00Z" w16du:dateUtc="2026-06-09T14:03:00Z">
              <w:r w:rsidR="007170BA">
                <w:rPr>
                  <w:rFonts w:cstheme="minorHAnsi"/>
                </w:rPr>
                <w:t>oder</w:t>
              </w:r>
              <w:r w:rsidR="007170BA" w:rsidRPr="0009301D">
                <w:rPr>
                  <w:rFonts w:cstheme="minorHAnsi"/>
                </w:rPr>
                <w:t xml:space="preserve"> </w:t>
              </w:r>
            </w:ins>
            <w:r w:rsidR="00C3501F" w:rsidRPr="0009301D">
              <w:rPr>
                <w:rFonts w:cstheme="minorHAnsi"/>
              </w:rPr>
              <w:t>Whiteboard</w:t>
            </w:r>
            <w:ins w:id="190" w:author="Fabienne Schmaus" w:date="2026-06-09T16:03:00Z" w16du:dateUtc="2026-06-09T14:03:00Z">
              <w:r w:rsidR="007170BA">
                <w:rPr>
                  <w:rFonts w:cstheme="minorHAnsi"/>
                </w:rPr>
                <w:t xml:space="preserve"> (</w:t>
              </w:r>
              <w:r w:rsidR="007170BA" w:rsidRPr="0009301D">
                <w:rPr>
                  <w:rFonts w:cstheme="minorHAnsi"/>
                </w:rPr>
                <w:t>Festhalten der Kernaussagen</w:t>
              </w:r>
              <w:r w:rsidR="007170BA">
                <w:rPr>
                  <w:rFonts w:cstheme="minorHAnsi"/>
                </w:rPr>
                <w:t>)</w:t>
              </w:r>
            </w:ins>
          </w:p>
          <w:p w14:paraId="141BA16A" w14:textId="137F10D0" w:rsidR="007170BA" w:rsidRPr="0009301D" w:rsidDel="007170BA" w:rsidRDefault="007170BA">
            <w:pPr>
              <w:spacing w:line="276" w:lineRule="auto"/>
              <w:rPr>
                <w:del w:id="191" w:author="Fabienne Schmaus" w:date="2026-06-09T16:04:00Z" w16du:dateUtc="2026-06-09T14:04:00Z"/>
                <w:rFonts w:cstheme="minorHAnsi"/>
              </w:rPr>
            </w:pPr>
            <w:commentRangeStart w:id="192"/>
            <w:commentRangeStart w:id="193"/>
            <w:ins w:id="194" w:author="Fabienne Schmaus" w:date="2026-06-09T16:04:00Z" w16du:dateUtc="2026-06-09T14:04:00Z">
              <w:r>
                <w:rPr>
                  <w:rFonts w:cstheme="minorHAnsi"/>
                </w:rPr>
                <w:t xml:space="preserve">--&gt; </w:t>
              </w:r>
            </w:ins>
            <w:ins w:id="195" w:author="Fabienne Schmaus" w:date="2026-06-09T16:05:00Z" w16du:dateUtc="2026-06-09T14:05:00Z">
              <w:r>
                <w:rPr>
                  <w:rFonts w:cstheme="minorHAnsi"/>
                </w:rPr>
                <w:t xml:space="preserve">fakultativ: </w:t>
              </w:r>
            </w:ins>
          </w:p>
          <w:p w14:paraId="041E0E99" w14:textId="77777777" w:rsidR="00DF669F" w:rsidRDefault="00C3501F" w:rsidP="007170BA">
            <w:pPr>
              <w:spacing w:line="276" w:lineRule="auto"/>
              <w:rPr>
                <w:ins w:id="196" w:author="Fabienne Schmaus" w:date="2026-06-09T16:06:00Z" w16du:dateUtc="2026-06-09T14:06:00Z"/>
                <w:rFonts w:cstheme="minorHAnsi"/>
              </w:rPr>
            </w:pPr>
            <w:del w:id="197" w:author="Fabienne Schmaus" w:date="2026-06-09T16:04:00Z" w16du:dateUtc="2026-06-09T14:04:00Z">
              <w:r w:rsidRPr="0009301D" w:rsidDel="007170BA">
                <w:rPr>
                  <w:rFonts w:cstheme="minorHAnsi"/>
                </w:rPr>
                <w:delText xml:space="preserve">Optional: </w:delText>
              </w:r>
            </w:del>
            <w:r w:rsidRPr="0009301D">
              <w:rPr>
                <w:rFonts w:cstheme="minorHAnsi"/>
              </w:rPr>
              <w:t>im Vorfeld erstellten Aushang anbringen oder im Nachgang gestalten lassen</w:t>
            </w:r>
            <w:commentRangeEnd w:id="192"/>
            <w:r w:rsidR="009663B1">
              <w:rPr>
                <w:rStyle w:val="Kommentarzeichen"/>
                <w:rFonts w:cstheme="minorHAnsi"/>
                <w:sz w:val="22"/>
                <w:szCs w:val="22"/>
              </w:rPr>
              <w:commentReference w:id="192"/>
            </w:r>
            <w:commentRangeEnd w:id="193"/>
            <w:r w:rsidR="00DA00D6">
              <w:rPr>
                <w:rStyle w:val="Kommentarzeichen"/>
                <w:rFonts w:cstheme="minorHAnsi"/>
                <w:sz w:val="22"/>
                <w:szCs w:val="22"/>
              </w:rPr>
              <w:commentReference w:id="193"/>
            </w:r>
          </w:p>
          <w:p w14:paraId="4E24438F" w14:textId="77777777" w:rsidR="007170BA" w:rsidRDefault="007170BA" w:rsidP="007170BA">
            <w:pPr>
              <w:spacing w:line="276" w:lineRule="auto"/>
              <w:rPr>
                <w:ins w:id="198" w:author="Fabienne Schmaus" w:date="2026-06-09T16:06:00Z" w16du:dateUtc="2026-06-09T14:06:00Z"/>
                <w:rFonts w:cstheme="minorHAnsi"/>
              </w:rPr>
            </w:pPr>
          </w:p>
          <w:p w14:paraId="0F944C55" w14:textId="77777777" w:rsidR="007170BA" w:rsidRPr="007170BA" w:rsidRDefault="007170BA" w:rsidP="007170BA">
            <w:pPr>
              <w:spacing w:line="276" w:lineRule="auto"/>
              <w:rPr>
                <w:ins w:id="199" w:author="Fabienne Schmaus" w:date="2026-06-09T16:06:00Z"/>
                <w:rFonts w:cstheme="minorHAnsi"/>
              </w:rPr>
            </w:pPr>
            <w:commentRangeStart w:id="200"/>
            <w:ins w:id="201" w:author="Fabienne Schmaus" w:date="2026-06-09T16:06:00Z">
              <w:r w:rsidRPr="007170BA">
                <w:rPr>
                  <w:rFonts w:cstheme="minorHAnsi"/>
                  <w:b/>
                  <w:bCs/>
                </w:rPr>
                <w:t xml:space="preserve">digital (fakultativ): </w:t>
              </w:r>
            </w:ins>
          </w:p>
          <w:p w14:paraId="47410A8E" w14:textId="76CFE6C1" w:rsidR="007170BA" w:rsidRPr="007170BA" w:rsidRDefault="007170BA" w:rsidP="007170BA">
            <w:pPr>
              <w:spacing w:line="276" w:lineRule="auto"/>
              <w:rPr>
                <w:ins w:id="202" w:author="Fabienne Schmaus" w:date="2026-06-09T16:06:00Z"/>
                <w:rFonts w:cstheme="minorHAnsi"/>
              </w:rPr>
            </w:pPr>
            <w:ins w:id="203" w:author="Fabienne Schmaus" w:date="2026-06-09T16:06:00Z">
              <w:r w:rsidRPr="007170BA">
                <w:rPr>
                  <w:rFonts w:cstheme="minorHAnsi"/>
                </w:rPr>
                <w:t>--&gt;</w:t>
              </w:r>
            </w:ins>
            <w:ins w:id="204" w:author="Fabienne Schmaus" w:date="2026-06-09T16:07:00Z" w16du:dateUtc="2026-06-09T14:07:00Z">
              <w:r>
                <w:rPr>
                  <w:rFonts w:cstheme="minorHAnsi"/>
                </w:rPr>
                <w:t xml:space="preserve"> Abfrage über</w:t>
              </w:r>
            </w:ins>
            <w:ins w:id="205" w:author="Fabienne Schmaus" w:date="2026-06-09T16:06:00Z">
              <w:r w:rsidRPr="007170BA">
                <w:rPr>
                  <w:rFonts w:cstheme="minorHAnsi"/>
                </w:rPr>
                <w:t xml:space="preserve"> </w:t>
              </w:r>
              <w:r w:rsidRPr="007170BA">
                <w:rPr>
                  <w:rFonts w:cstheme="minorHAnsi"/>
                </w:rPr>
                <w:fldChar w:fldCharType="begin"/>
              </w:r>
              <w:r w:rsidRPr="007170BA">
                <w:rPr>
                  <w:rFonts w:cstheme="minorHAnsi"/>
                </w:rPr>
                <w:instrText>HYPERLINK "http://www.mentimeter.com"</w:instrText>
              </w:r>
              <w:r w:rsidRPr="007170BA">
                <w:rPr>
                  <w:rFonts w:cstheme="minorHAnsi"/>
                </w:rPr>
              </w:r>
              <w:r w:rsidRPr="007170BA">
                <w:rPr>
                  <w:rFonts w:cstheme="minorHAnsi"/>
                </w:rPr>
                <w:fldChar w:fldCharType="separate"/>
              </w:r>
              <w:r w:rsidRPr="007170BA">
                <w:rPr>
                  <w:rStyle w:val="Hyperlink"/>
                  <w:rFonts w:cstheme="minorHAnsi"/>
                </w:rPr>
                <w:t>www.mentimeter.com</w:t>
              </w:r>
            </w:ins>
            <w:ins w:id="206" w:author="Fabienne Schmaus" w:date="2026-06-09T16:06:00Z" w16du:dateUtc="2026-06-09T14:06:00Z">
              <w:r w:rsidRPr="007170BA">
                <w:rPr>
                  <w:rFonts w:cstheme="minorHAnsi"/>
                </w:rPr>
                <w:fldChar w:fldCharType="end"/>
              </w:r>
            </w:ins>
          </w:p>
          <w:p w14:paraId="482C89F7" w14:textId="4895DE68" w:rsidR="007170BA" w:rsidRDefault="007170BA" w:rsidP="007170BA">
            <w:pPr>
              <w:spacing w:line="276" w:lineRule="auto"/>
              <w:rPr>
                <w:ins w:id="207" w:author="Fabienne Schmaus" w:date="2026-06-09T16:08:00Z" w16du:dateUtc="2026-06-09T14:08:00Z"/>
                <w:rFonts w:cstheme="minorHAnsi"/>
              </w:rPr>
            </w:pPr>
            <w:ins w:id="208" w:author="Fabienne Schmaus" w:date="2026-06-09T16:06:00Z">
              <w:r w:rsidRPr="007170BA">
                <w:rPr>
                  <w:rFonts w:cstheme="minorHAnsi"/>
                  <w:highlight w:val="yellow"/>
                  <w:rPrChange w:id="209" w:author="Fabienne Schmaus" w:date="2026-06-09T16:06:00Z" w16du:dateUtc="2026-06-09T14:06:00Z">
                    <w:rPr>
                      <w:rFonts w:cstheme="minorHAnsi"/>
                    </w:rPr>
                  </w:rPrChange>
                </w:rPr>
                <w:t xml:space="preserve">((Verlinkung auf: </w:t>
              </w:r>
            </w:ins>
            <w:ins w:id="210" w:author="Fabienne Schmaus" w:date="2026-06-09T16:08:00Z" w16du:dateUtc="2026-06-09T14:08:00Z">
              <w:r w:rsidR="009663B1">
                <w:rPr>
                  <w:rFonts w:cstheme="minorHAnsi"/>
                  <w:highlight w:val="yellow"/>
                </w:rPr>
                <w:fldChar w:fldCharType="begin"/>
              </w:r>
              <w:r w:rsidR="009663B1">
                <w:rPr>
                  <w:rFonts w:cstheme="minorHAnsi"/>
                  <w:highlight w:val="yellow"/>
                </w:rPr>
                <w:instrText>HYPERLINK "</w:instrText>
              </w:r>
            </w:ins>
            <w:ins w:id="211" w:author="Fabienne Schmaus" w:date="2026-06-09T16:06:00Z">
              <w:r w:rsidR="009663B1" w:rsidRPr="007170BA">
                <w:rPr>
                  <w:rFonts w:cstheme="minorHAnsi"/>
                  <w:highlight w:val="yellow"/>
                  <w:rPrChange w:id="212" w:author="Fabienne Schmaus" w:date="2026-06-09T16:06:00Z" w16du:dateUtc="2026-06-09T14:06:00Z">
                    <w:rPr>
                      <w:rFonts w:cstheme="minorHAnsi"/>
                    </w:rPr>
                  </w:rPrChange>
                </w:rPr>
                <w:instrText>https://www.menti.com/al2m6jgr2ew2)</w:instrText>
              </w:r>
            </w:ins>
            <w:ins w:id="213" w:author="Fabienne Schmaus" w:date="2026-06-09T16:08:00Z" w16du:dateUtc="2026-06-09T14:08:00Z">
              <w:r w:rsidR="009663B1">
                <w:rPr>
                  <w:rFonts w:cstheme="minorHAnsi"/>
                  <w:highlight w:val="yellow"/>
                </w:rPr>
                <w:instrText>"</w:instrText>
              </w:r>
              <w:r w:rsidR="009663B1">
                <w:rPr>
                  <w:rFonts w:cstheme="minorHAnsi"/>
                  <w:highlight w:val="yellow"/>
                </w:rPr>
              </w:r>
              <w:r w:rsidR="009663B1">
                <w:rPr>
                  <w:rFonts w:cstheme="minorHAnsi"/>
                  <w:highlight w:val="yellow"/>
                </w:rPr>
                <w:fldChar w:fldCharType="separate"/>
              </w:r>
            </w:ins>
            <w:ins w:id="214" w:author="Fabienne Schmaus" w:date="2026-06-09T16:06:00Z">
              <w:r w:rsidR="009663B1" w:rsidRPr="007F6FAC">
                <w:rPr>
                  <w:rStyle w:val="Hyperlink"/>
                  <w:highlight w:val="yellow"/>
                  <w:rPrChange w:id="215" w:author="Fabienne Schmaus" w:date="2026-06-09T16:06:00Z" w16du:dateUtc="2026-06-09T14:06:00Z">
                    <w:rPr>
                      <w:rFonts w:cstheme="minorHAnsi"/>
                    </w:rPr>
                  </w:rPrChange>
                </w:rPr>
                <w:t>https://www.menti.com/al2m6jgr2ew2)</w:t>
              </w:r>
            </w:ins>
            <w:ins w:id="216" w:author="Fabienne Schmaus" w:date="2026-06-09T16:08:00Z" w16du:dateUtc="2026-06-09T14:08:00Z">
              <w:r w:rsidR="009663B1">
                <w:rPr>
                  <w:rFonts w:cstheme="minorHAnsi"/>
                  <w:highlight w:val="yellow"/>
                </w:rPr>
                <w:fldChar w:fldCharType="end"/>
              </w:r>
            </w:ins>
            <w:ins w:id="217" w:author="Fabienne Schmaus" w:date="2026-06-09T16:06:00Z">
              <w:r w:rsidRPr="007170BA">
                <w:rPr>
                  <w:rFonts w:cstheme="minorHAnsi"/>
                  <w:highlight w:val="yellow"/>
                  <w:rPrChange w:id="218" w:author="Fabienne Schmaus" w:date="2026-06-09T16:06:00Z" w16du:dateUtc="2026-06-09T14:06:00Z">
                    <w:rPr>
                      <w:rFonts w:cstheme="minorHAnsi"/>
                    </w:rPr>
                  </w:rPrChange>
                </w:rPr>
                <w:t>)</w:t>
              </w:r>
            </w:ins>
            <w:commentRangeEnd w:id="200"/>
            <w:r w:rsidR="009663B1">
              <w:rPr>
                <w:rStyle w:val="Kommentarzeichen"/>
                <w:rFonts w:cstheme="minorHAnsi"/>
                <w:sz w:val="22"/>
                <w:szCs w:val="22"/>
              </w:rPr>
              <w:commentReference w:id="200"/>
            </w:r>
          </w:p>
          <w:p w14:paraId="4B2A6BCE" w14:textId="79502583" w:rsidR="009663B1" w:rsidRPr="0009301D" w:rsidRDefault="0036673E" w:rsidP="007170BA">
            <w:pPr>
              <w:spacing w:line="276" w:lineRule="auto"/>
              <w:rPr>
                <w:rFonts w:cstheme="minorHAnsi"/>
              </w:rPr>
            </w:pPr>
            <w:ins w:id="219" w:author="Fabienne Schmaus" w:date="2026-06-09T16:01:00Z">
              <w:r w:rsidRPr="007170BA">
                <w:rPr>
                  <w:rFonts w:cstheme="minorHAnsi"/>
                </w:rPr>
                <w:t xml:space="preserve">--&gt; Anhang </w:t>
              </w:r>
            </w:ins>
            <w:r>
              <w:rPr>
                <w:rFonts w:cstheme="minorHAnsi"/>
              </w:rPr>
              <w:t>2C</w:t>
            </w:r>
          </w:p>
        </w:tc>
      </w:tr>
    </w:tbl>
    <w:p w14:paraId="18865822" w14:textId="060C8367" w:rsidR="00975FEE" w:rsidRPr="0009301D" w:rsidRDefault="00975FEE" w:rsidP="00775017">
      <w:pPr>
        <w:spacing w:after="0" w:line="276" w:lineRule="auto"/>
        <w:rPr>
          <w:rFonts w:cstheme="minorHAnsi"/>
          <w:highlight w:val="lightGray"/>
        </w:rPr>
      </w:pPr>
      <w:bookmarkStart w:id="220" w:name="_Hlk139993229"/>
    </w:p>
    <w:tbl>
      <w:tblPr>
        <w:tblStyle w:val="Tabellenraster"/>
        <w:tblW w:w="10485" w:type="dxa"/>
        <w:tblLook w:val="04A0" w:firstRow="1" w:lastRow="0" w:firstColumn="1" w:lastColumn="0" w:noHBand="0" w:noVBand="1"/>
      </w:tblPr>
      <w:tblGrid>
        <w:gridCol w:w="4390"/>
        <w:gridCol w:w="2693"/>
        <w:gridCol w:w="3402"/>
        <w:tblGridChange w:id="221">
          <w:tblGrid>
            <w:gridCol w:w="4390"/>
            <w:gridCol w:w="2693"/>
            <w:gridCol w:w="3402"/>
          </w:tblGrid>
        </w:tblGridChange>
      </w:tblGrid>
      <w:tr w:rsidR="00975FEE" w:rsidRPr="0009301D" w14:paraId="45236C0B" w14:textId="77777777" w:rsidTr="006669AF">
        <w:tc>
          <w:tcPr>
            <w:tcW w:w="10485" w:type="dxa"/>
            <w:gridSpan w:val="3"/>
          </w:tcPr>
          <w:p w14:paraId="2EB3DC9E" w14:textId="72952FDD" w:rsidR="00975FEE" w:rsidRPr="0009301D" w:rsidRDefault="001C2959" w:rsidP="00BB661C">
            <w:pPr>
              <w:spacing w:line="276" w:lineRule="auto"/>
              <w:rPr>
                <w:rFonts w:cstheme="minorHAnsi"/>
                <w:i/>
                <w:iCs/>
              </w:rPr>
            </w:pPr>
            <w:r w:rsidRPr="0009301D">
              <w:rPr>
                <w:rFonts w:cstheme="minorHAnsi"/>
                <w:i/>
                <w:iCs/>
              </w:rPr>
              <w:t xml:space="preserve">Fakultativ: </w:t>
            </w:r>
            <w:r w:rsidR="00975FEE" w:rsidRPr="0009301D">
              <w:rPr>
                <w:rFonts w:cstheme="minorHAnsi"/>
                <w:i/>
                <w:iCs/>
              </w:rPr>
              <w:t>Follow-up (z.</w:t>
            </w:r>
            <w:r w:rsidR="00327F17" w:rsidRPr="0009301D">
              <w:rPr>
                <w:rFonts w:cstheme="minorHAnsi"/>
                <w:i/>
                <w:iCs/>
              </w:rPr>
              <w:t> </w:t>
            </w:r>
            <w:r w:rsidR="00975FEE" w:rsidRPr="0009301D">
              <w:rPr>
                <w:rFonts w:cstheme="minorHAnsi"/>
                <w:i/>
                <w:iCs/>
              </w:rPr>
              <w:t>B. nach zwei Wochen)</w:t>
            </w:r>
          </w:p>
        </w:tc>
      </w:tr>
      <w:tr w:rsidR="00975FEE" w:rsidRPr="0009301D" w14:paraId="10201A95" w14:textId="77777777" w:rsidTr="009663B1">
        <w:tblPrEx>
          <w:tblW w:w="10485" w:type="dxa"/>
          <w:tblPrExChange w:id="222" w:author="Fabienne Schmaus" w:date="2026-06-09T16:08:00Z" w16du:dateUtc="2026-06-09T14:08:00Z">
            <w:tblPrEx>
              <w:tblW w:w="10485" w:type="dxa"/>
            </w:tblPrEx>
          </w:tblPrExChange>
        </w:tblPrEx>
        <w:tc>
          <w:tcPr>
            <w:tcW w:w="4390" w:type="dxa"/>
            <w:tcPrChange w:id="223" w:author="Fabienne Schmaus" w:date="2026-06-09T16:08:00Z" w16du:dateUtc="2026-06-09T14:08:00Z">
              <w:tcPr>
                <w:tcW w:w="4390" w:type="dxa"/>
              </w:tcPr>
            </w:tcPrChange>
          </w:tcPr>
          <w:p w14:paraId="7DA6B456" w14:textId="7CB4A502" w:rsidR="00975FEE" w:rsidRPr="0009301D" w:rsidRDefault="00975FEE" w:rsidP="00975FEE">
            <w:pPr>
              <w:spacing w:line="276" w:lineRule="auto"/>
              <w:rPr>
                <w:rFonts w:cstheme="minorHAnsi"/>
              </w:rPr>
            </w:pPr>
            <w:r w:rsidRPr="0009301D">
              <w:rPr>
                <w:rFonts w:cstheme="minorHAnsi"/>
              </w:rPr>
              <w:t>Ziel:</w:t>
            </w:r>
            <w:r w:rsidR="00327F17" w:rsidRPr="0009301D">
              <w:rPr>
                <w:rFonts w:cstheme="minorHAnsi"/>
              </w:rPr>
              <w:t xml:space="preserve"> </w:t>
            </w:r>
            <w:r w:rsidRPr="0009301D">
              <w:rPr>
                <w:rFonts w:cstheme="minorHAnsi"/>
              </w:rPr>
              <w:t xml:space="preserve">Kernbotschaften festigen, Umsetzung der </w:t>
            </w:r>
            <w:r w:rsidR="0018466A" w:rsidRPr="0009301D">
              <w:rPr>
                <w:rFonts w:cstheme="minorHAnsi"/>
              </w:rPr>
              <w:t>M</w:t>
            </w:r>
            <w:r w:rsidR="00255667" w:rsidRPr="0009301D">
              <w:rPr>
                <w:rFonts w:cstheme="minorHAnsi"/>
              </w:rPr>
              <w:t>e</w:t>
            </w:r>
            <w:r w:rsidR="0018466A" w:rsidRPr="0009301D">
              <w:rPr>
                <w:rFonts w:cstheme="minorHAnsi"/>
              </w:rPr>
              <w:t>thoden</w:t>
            </w:r>
            <w:r w:rsidRPr="0009301D">
              <w:rPr>
                <w:rFonts w:cstheme="minorHAnsi"/>
              </w:rPr>
              <w:t xml:space="preserve"> reflektieren, Ressourcen dauerhaft verfügbar machen</w:t>
            </w:r>
          </w:p>
          <w:p w14:paraId="64123388" w14:textId="77777777" w:rsidR="00327F17" w:rsidRPr="0009301D" w:rsidRDefault="00327F17" w:rsidP="00BB661C">
            <w:pPr>
              <w:tabs>
                <w:tab w:val="left" w:pos="2441"/>
                <w:tab w:val="left" w:pos="2880"/>
              </w:tabs>
              <w:spacing w:line="276" w:lineRule="auto"/>
              <w:rPr>
                <w:rFonts w:cstheme="minorHAnsi"/>
              </w:rPr>
            </w:pPr>
          </w:p>
          <w:p w14:paraId="6A97A819" w14:textId="2B187376" w:rsidR="00975FEE" w:rsidRPr="0009301D" w:rsidRDefault="00975FEE" w:rsidP="00BB661C">
            <w:pPr>
              <w:tabs>
                <w:tab w:val="left" w:pos="2441"/>
                <w:tab w:val="left" w:pos="2880"/>
              </w:tabs>
              <w:spacing w:line="276" w:lineRule="auto"/>
              <w:rPr>
                <w:rFonts w:cstheme="minorHAnsi"/>
              </w:rPr>
            </w:pPr>
            <w:r w:rsidRPr="0009301D">
              <w:rPr>
                <w:rFonts w:cstheme="minorHAnsi"/>
              </w:rPr>
              <w:t>Inhalte:</w:t>
            </w:r>
          </w:p>
          <w:p w14:paraId="20A9147E" w14:textId="392C96D8" w:rsidR="00327F17" w:rsidRPr="0009301D" w:rsidRDefault="00E93518" w:rsidP="00BB661C">
            <w:pPr>
              <w:tabs>
                <w:tab w:val="left" w:pos="2441"/>
                <w:tab w:val="left" w:pos="2880"/>
              </w:tabs>
              <w:spacing w:line="276" w:lineRule="auto"/>
              <w:rPr>
                <w:rFonts w:ascii="Calibri" w:eastAsia="Arial" w:hAnsi="Calibri" w:cs="Calibri"/>
              </w:rPr>
            </w:pPr>
            <w:r w:rsidRPr="0009301D">
              <w:rPr>
                <w:rFonts w:ascii="Calibri" w:eastAsia="Arial" w:hAnsi="Calibri" w:cs="Calibri"/>
              </w:rPr>
              <w:t xml:space="preserve">&gt; </w:t>
            </w:r>
            <w:r w:rsidR="00975FEE" w:rsidRPr="0009301D">
              <w:rPr>
                <w:rFonts w:ascii="Calibri" w:eastAsia="Arial" w:hAnsi="Calibri" w:cs="Calibri"/>
              </w:rPr>
              <w:t xml:space="preserve">Was hat funktioniert? Was nicht? </w:t>
            </w:r>
          </w:p>
          <w:p w14:paraId="358C4DB4" w14:textId="0057A3D4" w:rsidR="00545567" w:rsidRDefault="00E93518" w:rsidP="00327F17">
            <w:pPr>
              <w:tabs>
                <w:tab w:val="left" w:pos="2441"/>
                <w:tab w:val="left" w:pos="2880"/>
              </w:tabs>
              <w:spacing w:line="276" w:lineRule="auto"/>
              <w:rPr>
                <w:ins w:id="224" w:author="Fabienne Schmaus" w:date="2026-06-09T16:09:00Z" w16du:dateUtc="2026-06-09T14:09:00Z"/>
                <w:rFonts w:ascii="Calibri" w:eastAsia="Arial" w:hAnsi="Calibri" w:cs="Calibri"/>
              </w:rPr>
            </w:pPr>
            <w:r w:rsidRPr="0009301D">
              <w:rPr>
                <w:rFonts w:ascii="Calibri" w:eastAsia="Arial" w:hAnsi="Calibri" w:cs="Calibri"/>
              </w:rPr>
              <w:t>&gt; W</w:t>
            </w:r>
            <w:r w:rsidR="00975FEE" w:rsidRPr="0009301D">
              <w:rPr>
                <w:rFonts w:ascii="Calibri" w:eastAsia="Arial" w:hAnsi="Calibri" w:cs="Calibri"/>
              </w:rPr>
              <w:t xml:space="preserve">elche </w:t>
            </w:r>
            <w:r w:rsidR="0018466A" w:rsidRPr="0009301D">
              <w:rPr>
                <w:rFonts w:ascii="Calibri" w:eastAsia="Arial" w:hAnsi="Calibri" w:cs="Calibri"/>
              </w:rPr>
              <w:t>Phänomene wurden beobachtet und vielleicht sogar analysiert</w:t>
            </w:r>
            <w:r w:rsidR="00975FEE" w:rsidRPr="0009301D">
              <w:rPr>
                <w:rFonts w:ascii="Calibri" w:eastAsia="Arial" w:hAnsi="Calibri" w:cs="Calibri"/>
              </w:rPr>
              <w:t>?</w:t>
            </w:r>
          </w:p>
          <w:p w14:paraId="58769ECE" w14:textId="731DFD2E" w:rsidR="009663B1" w:rsidRPr="0009301D" w:rsidRDefault="009663B1" w:rsidP="00327F17">
            <w:pPr>
              <w:tabs>
                <w:tab w:val="left" w:pos="2441"/>
                <w:tab w:val="left" w:pos="2880"/>
              </w:tabs>
              <w:spacing w:line="276" w:lineRule="auto"/>
              <w:rPr>
                <w:rFonts w:ascii="Calibri" w:eastAsia="Arial" w:hAnsi="Calibri" w:cs="Calibri"/>
              </w:rPr>
            </w:pPr>
            <w:ins w:id="225" w:author="Fabienne Schmaus" w:date="2026-06-09T16:10:00Z" w16du:dateUtc="2026-06-09T14:10:00Z">
              <w:r>
                <w:rPr>
                  <w:rFonts w:ascii="Calibri" w:eastAsia="Arial" w:hAnsi="Calibri" w:cs="Calibri"/>
                </w:rPr>
                <w:t>&gt; Was hat sich verändert?</w:t>
              </w:r>
            </w:ins>
          </w:p>
          <w:p w14:paraId="760BB7A7" w14:textId="77777777" w:rsidR="00CD235D" w:rsidRPr="0009301D" w:rsidRDefault="00CD235D" w:rsidP="00327F17">
            <w:pPr>
              <w:tabs>
                <w:tab w:val="left" w:pos="2441"/>
                <w:tab w:val="left" w:pos="2880"/>
              </w:tabs>
              <w:spacing w:line="276" w:lineRule="auto"/>
              <w:rPr>
                <w:rFonts w:ascii="Calibri" w:eastAsia="Arial" w:hAnsi="Calibri" w:cs="Calibri"/>
              </w:rPr>
            </w:pPr>
          </w:p>
          <w:p w14:paraId="2FEF2537" w14:textId="6A6DA490" w:rsidR="00CD235D" w:rsidRPr="0009301D" w:rsidDel="00DA00D6" w:rsidRDefault="00CD235D" w:rsidP="00327F17">
            <w:pPr>
              <w:tabs>
                <w:tab w:val="left" w:pos="2441"/>
                <w:tab w:val="left" w:pos="2880"/>
              </w:tabs>
              <w:spacing w:line="276" w:lineRule="auto"/>
              <w:rPr>
                <w:del w:id="226" w:author="Michael Kohl" w:date="2026-06-11T11:47:00Z" w16du:dateUtc="2026-06-11T09:47:00Z"/>
                <w:rFonts w:ascii="Calibri" w:eastAsia="Arial" w:hAnsi="Calibri" w:cs="Calibri"/>
              </w:rPr>
            </w:pPr>
            <w:commentRangeStart w:id="227"/>
            <w:del w:id="228" w:author="Michael Kohl" w:date="2026-06-11T11:47:00Z" w16du:dateUtc="2026-06-11T09:47:00Z">
              <w:r w:rsidRPr="0009301D" w:rsidDel="00DA00D6">
                <w:rPr>
                  <w:rFonts w:ascii="Calibri" w:eastAsia="Arial" w:hAnsi="Calibri" w:cs="Calibri"/>
                </w:rPr>
                <w:lastRenderedPageBreak/>
                <w:delText>Leitfragen:</w:delText>
              </w:r>
            </w:del>
          </w:p>
          <w:p w14:paraId="583AF73B" w14:textId="7376A84A" w:rsidR="00CD235D" w:rsidRPr="0009301D" w:rsidDel="00DA00D6" w:rsidRDefault="00CD235D" w:rsidP="00CD235D">
            <w:pPr>
              <w:tabs>
                <w:tab w:val="left" w:pos="2441"/>
                <w:tab w:val="left" w:pos="2880"/>
              </w:tabs>
              <w:spacing w:line="276" w:lineRule="auto"/>
              <w:rPr>
                <w:del w:id="229" w:author="Michael Kohl" w:date="2026-06-11T11:47:00Z" w16du:dateUtc="2026-06-11T09:47:00Z"/>
                <w:rFonts w:cstheme="minorHAnsi"/>
              </w:rPr>
            </w:pPr>
            <w:del w:id="230" w:author="Michael Kohl" w:date="2026-06-11T11:47:00Z" w16du:dateUtc="2026-06-11T09:47:00Z">
              <w:r w:rsidRPr="0009301D" w:rsidDel="00DA00D6">
                <w:rPr>
                  <w:rFonts w:cstheme="minorHAnsi"/>
                </w:rPr>
                <w:delText>&gt; Hat sich etwas verändert?</w:delText>
              </w:r>
            </w:del>
          </w:p>
          <w:p w14:paraId="57D4AB06" w14:textId="29EBB2E0" w:rsidR="00CD235D" w:rsidRPr="0009301D" w:rsidDel="00DA00D6" w:rsidRDefault="00CD235D" w:rsidP="00CD235D">
            <w:pPr>
              <w:tabs>
                <w:tab w:val="left" w:pos="2441"/>
                <w:tab w:val="left" w:pos="2880"/>
              </w:tabs>
              <w:spacing w:line="276" w:lineRule="auto"/>
              <w:rPr>
                <w:del w:id="231" w:author="Michael Kohl" w:date="2026-06-11T11:47:00Z" w16du:dateUtc="2026-06-11T09:47:00Z"/>
                <w:rFonts w:ascii="Calibri" w:eastAsia="Arial" w:hAnsi="Calibri" w:cs="Calibri"/>
              </w:rPr>
            </w:pPr>
            <w:del w:id="232" w:author="Michael Kohl" w:date="2026-06-11T11:47:00Z" w16du:dateUtc="2026-06-11T09:47:00Z">
              <w:r w:rsidRPr="0009301D" w:rsidDel="00DA00D6">
                <w:rPr>
                  <w:rFonts w:cstheme="minorHAnsi"/>
                </w:rPr>
                <w:delText xml:space="preserve">&gt; </w:delText>
              </w:r>
              <w:r w:rsidR="008E4490" w:rsidRPr="0009301D" w:rsidDel="00DA00D6">
                <w:rPr>
                  <w:rFonts w:ascii="Calibri" w:eastAsia="Arial" w:hAnsi="Calibri" w:cs="Calibri"/>
                </w:rPr>
                <w:delText>Gibt es beobachtbare Zusammenhänge zwischen Bildschirmzeit und Schlafqualität?</w:delText>
              </w:r>
            </w:del>
          </w:p>
          <w:p w14:paraId="66FABB61" w14:textId="19696F5D" w:rsidR="008E4490" w:rsidRPr="0009301D" w:rsidDel="00DA00D6" w:rsidRDefault="008E4490" w:rsidP="00CD235D">
            <w:pPr>
              <w:tabs>
                <w:tab w:val="left" w:pos="2441"/>
                <w:tab w:val="left" w:pos="2880"/>
              </w:tabs>
              <w:spacing w:line="276" w:lineRule="auto"/>
              <w:rPr>
                <w:del w:id="233" w:author="Michael Kohl" w:date="2026-06-11T11:47:00Z" w16du:dateUtc="2026-06-11T09:47:00Z"/>
                <w:rFonts w:cstheme="minorHAnsi"/>
              </w:rPr>
            </w:pPr>
            <w:del w:id="234" w:author="Michael Kohl" w:date="2026-06-11T11:47:00Z" w16du:dateUtc="2026-06-11T09:47:00Z">
              <w:r w:rsidRPr="0009301D" w:rsidDel="00DA00D6">
                <w:rPr>
                  <w:rFonts w:cstheme="minorHAnsi"/>
                </w:rPr>
                <w:delText>&gt; Welche Schwierigkeiten gab es?</w:delText>
              </w:r>
            </w:del>
          </w:p>
          <w:p w14:paraId="4186AF5F" w14:textId="5B1C59BB" w:rsidR="00CD235D" w:rsidRPr="0009301D" w:rsidDel="00DA00D6" w:rsidRDefault="00CD235D" w:rsidP="00CD235D">
            <w:pPr>
              <w:tabs>
                <w:tab w:val="left" w:pos="2441"/>
                <w:tab w:val="left" w:pos="2880"/>
              </w:tabs>
              <w:spacing w:line="276" w:lineRule="auto"/>
              <w:rPr>
                <w:del w:id="235" w:author="Michael Kohl" w:date="2026-06-11T11:47:00Z" w16du:dateUtc="2026-06-11T09:47:00Z"/>
                <w:rFonts w:cstheme="minorHAnsi"/>
              </w:rPr>
            </w:pPr>
            <w:del w:id="236" w:author="Michael Kohl" w:date="2026-06-11T11:47:00Z" w16du:dateUtc="2026-06-11T09:47:00Z">
              <w:r w:rsidRPr="0009301D" w:rsidDel="00DA00D6">
                <w:rPr>
                  <w:rFonts w:cstheme="minorHAnsi"/>
                </w:rPr>
                <w:delText xml:space="preserve">&gt; Seid ihr </w:delText>
              </w:r>
              <w:r w:rsidR="008E4490" w:rsidRPr="0009301D" w:rsidDel="00DA00D6">
                <w:rPr>
                  <w:rFonts w:cstheme="minorHAnsi"/>
                </w:rPr>
                <w:delText>euch der Schlafqualität bewusst geworden</w:delText>
              </w:r>
              <w:r w:rsidRPr="0009301D" w:rsidDel="00DA00D6">
                <w:rPr>
                  <w:rFonts w:cstheme="minorHAnsi"/>
                </w:rPr>
                <w:delText>?</w:delText>
              </w:r>
            </w:del>
          </w:p>
          <w:p w14:paraId="7C8F1066" w14:textId="134E7420" w:rsidR="00CD235D" w:rsidRPr="0009301D" w:rsidRDefault="00CD235D" w:rsidP="00CD235D">
            <w:pPr>
              <w:tabs>
                <w:tab w:val="left" w:pos="2441"/>
                <w:tab w:val="left" w:pos="2880"/>
              </w:tabs>
              <w:spacing w:line="276" w:lineRule="auto"/>
              <w:rPr>
                <w:rFonts w:cstheme="minorHAnsi"/>
              </w:rPr>
            </w:pPr>
            <w:del w:id="237" w:author="Michael Kohl" w:date="2026-06-11T11:47:00Z" w16du:dateUtc="2026-06-11T09:47:00Z">
              <w:r w:rsidRPr="0009301D" w:rsidDel="00DA00D6">
                <w:rPr>
                  <w:rFonts w:cstheme="minorHAnsi"/>
                </w:rPr>
                <w:delText xml:space="preserve">&gt; Habt ihr weitere gute </w:delText>
              </w:r>
              <w:r w:rsidR="008E4490" w:rsidRPr="0009301D" w:rsidDel="00DA00D6">
                <w:rPr>
                  <w:rFonts w:cstheme="minorHAnsi"/>
                </w:rPr>
                <w:delText>Ideen</w:delText>
              </w:r>
              <w:r w:rsidRPr="0009301D" w:rsidDel="00DA00D6">
                <w:rPr>
                  <w:rFonts w:cstheme="minorHAnsi"/>
                </w:rPr>
                <w:delText xml:space="preserve"> gefunden, um </w:delText>
              </w:r>
              <w:r w:rsidR="008E4490" w:rsidRPr="0009301D" w:rsidDel="00DA00D6">
                <w:rPr>
                  <w:rFonts w:cstheme="minorHAnsi"/>
                </w:rPr>
                <w:delText>eventuelle Hindernisse zu beseitigen</w:delText>
              </w:r>
              <w:r w:rsidRPr="0009301D" w:rsidDel="00DA00D6">
                <w:rPr>
                  <w:rFonts w:cstheme="minorHAnsi"/>
                </w:rPr>
                <w:delText>?</w:delText>
              </w:r>
              <w:commentRangeEnd w:id="227"/>
              <w:r w:rsidR="00DB2484" w:rsidRPr="0009301D" w:rsidDel="00DA00D6">
                <w:rPr>
                  <w:rStyle w:val="Kommentarzeichen"/>
                  <w:rFonts w:cstheme="minorHAnsi"/>
                  <w:sz w:val="22"/>
                  <w:szCs w:val="22"/>
                </w:rPr>
                <w:commentReference w:id="227"/>
              </w:r>
            </w:del>
          </w:p>
        </w:tc>
        <w:tc>
          <w:tcPr>
            <w:tcW w:w="2693" w:type="dxa"/>
            <w:tcPrChange w:id="238" w:author="Fabienne Schmaus" w:date="2026-06-09T16:08:00Z" w16du:dateUtc="2026-06-09T14:08:00Z">
              <w:tcPr>
                <w:tcW w:w="2693" w:type="dxa"/>
              </w:tcPr>
            </w:tcPrChange>
          </w:tcPr>
          <w:p w14:paraId="7BCB00F4" w14:textId="03494C12" w:rsidR="0018466A" w:rsidRPr="0009301D" w:rsidRDefault="00975FEE" w:rsidP="00BB661C">
            <w:pPr>
              <w:spacing w:line="276" w:lineRule="auto"/>
              <w:rPr>
                <w:rFonts w:cstheme="minorHAnsi"/>
              </w:rPr>
            </w:pPr>
            <w:r w:rsidRPr="0009301D">
              <w:rPr>
                <w:rFonts w:cstheme="minorHAnsi"/>
              </w:rPr>
              <w:lastRenderedPageBreak/>
              <w:t>Diskussion im Plenum</w:t>
            </w:r>
            <w:r w:rsidR="0018466A" w:rsidRPr="0009301D">
              <w:rPr>
                <w:rFonts w:cstheme="minorHAnsi"/>
              </w:rPr>
              <w:t xml:space="preserve"> anhand einiger Leitfragen</w:t>
            </w:r>
          </w:p>
          <w:p w14:paraId="17750AF3" w14:textId="631382E2" w:rsidR="00327F17" w:rsidRPr="0009301D" w:rsidRDefault="00327F17" w:rsidP="00327F17">
            <w:pPr>
              <w:spacing w:line="276" w:lineRule="auto"/>
              <w:rPr>
                <w:rFonts w:cstheme="minorHAnsi"/>
              </w:rPr>
            </w:pPr>
          </w:p>
        </w:tc>
        <w:tc>
          <w:tcPr>
            <w:tcW w:w="3402" w:type="dxa"/>
            <w:tcPrChange w:id="239" w:author="Fabienne Schmaus" w:date="2026-06-09T16:08:00Z" w16du:dateUtc="2026-06-09T14:08:00Z">
              <w:tcPr>
                <w:tcW w:w="3402" w:type="dxa"/>
              </w:tcPr>
            </w:tcPrChange>
          </w:tcPr>
          <w:p w14:paraId="0031C35B" w14:textId="7728A5A6" w:rsidR="004D1202" w:rsidRPr="0009301D" w:rsidRDefault="004D1202" w:rsidP="0018466A">
            <w:pPr>
              <w:tabs>
                <w:tab w:val="left" w:pos="1843"/>
              </w:tabs>
              <w:spacing w:line="276" w:lineRule="auto"/>
              <w:rPr>
                <w:rFonts w:cstheme="minorHAnsi"/>
              </w:rPr>
            </w:pPr>
          </w:p>
        </w:tc>
      </w:tr>
    </w:tbl>
    <w:p w14:paraId="24999782" w14:textId="6BA79EDC" w:rsidR="00DF669F" w:rsidRPr="0009301D" w:rsidRDefault="00DF669F" w:rsidP="00DF669F">
      <w:pPr>
        <w:rPr>
          <w:rFonts w:cstheme="minorHAnsi"/>
          <w:highlight w:val="lightGray"/>
        </w:rPr>
      </w:pPr>
      <w:r w:rsidRPr="0009301D">
        <w:rPr>
          <w:rFonts w:cstheme="minorHAnsi"/>
          <w:highlight w:val="lightGray"/>
        </w:rPr>
        <w:br w:type="page"/>
      </w:r>
    </w:p>
    <w:p w14:paraId="4182833D" w14:textId="20751449" w:rsidR="00775017" w:rsidRPr="0009301D" w:rsidRDefault="00775017" w:rsidP="00DF669F">
      <w:pPr>
        <w:rPr>
          <w:rFonts w:cstheme="minorHAnsi"/>
          <w:highlight w:val="yellow"/>
        </w:rPr>
      </w:pPr>
      <w:r w:rsidRPr="0009301D">
        <w:rPr>
          <w:rFonts w:cstheme="minorHAnsi"/>
          <w:highlight w:val="yellow"/>
        </w:rPr>
        <w:lastRenderedPageBreak/>
        <w:t>((Seite 6))</w:t>
      </w:r>
    </w:p>
    <w:p w14:paraId="3690E2E9" w14:textId="63EB077C" w:rsidR="00A66414" w:rsidRPr="0009301D" w:rsidRDefault="00775017" w:rsidP="00DF669F">
      <w:pPr>
        <w:rPr>
          <w:rFonts w:cstheme="minorHAnsi"/>
          <w:highlight w:val="yellow"/>
        </w:rPr>
      </w:pPr>
      <w:r w:rsidRPr="0009301D">
        <w:rPr>
          <w:rFonts w:cstheme="minorHAnsi"/>
          <w:highlight w:val="yellow"/>
        </w:rPr>
        <w:t xml:space="preserve">((Exkurs </w:t>
      </w:r>
      <w:r w:rsidR="0009301D" w:rsidRPr="0009301D">
        <w:rPr>
          <w:rFonts w:cstheme="minorHAnsi"/>
          <w:highlight w:val="yellow"/>
        </w:rPr>
        <w:t>„</w:t>
      </w:r>
      <w:r w:rsidRPr="0009301D">
        <w:rPr>
          <w:rFonts w:cstheme="minorHAnsi"/>
          <w:highlight w:val="yellow"/>
        </w:rPr>
        <w:t>Über digitale Gesundheitskompetenz</w:t>
      </w:r>
      <w:r w:rsidR="0009301D" w:rsidRPr="0009301D">
        <w:rPr>
          <w:rFonts w:cstheme="minorHAnsi"/>
          <w:highlight w:val="yellow"/>
        </w:rPr>
        <w:t>“</w:t>
      </w:r>
      <w:r w:rsidRPr="0009301D">
        <w:rPr>
          <w:rFonts w:cstheme="minorHAnsi"/>
          <w:highlight w:val="yellow"/>
        </w:rPr>
        <w:t xml:space="preserve"> bitte einfügen))</w:t>
      </w:r>
    </w:p>
    <w:p w14:paraId="0E44BC8B" w14:textId="77777777" w:rsidR="00F77BD6" w:rsidRDefault="00F77BD6">
      <w:r>
        <w:br w:type="page"/>
      </w:r>
    </w:p>
    <w:tbl>
      <w:tblPr>
        <w:tblStyle w:val="Tabellenraster"/>
        <w:tblW w:w="10485" w:type="dxa"/>
        <w:tblLayout w:type="fixed"/>
        <w:tblLook w:val="04A0" w:firstRow="1" w:lastRow="0" w:firstColumn="1" w:lastColumn="0" w:noHBand="0" w:noVBand="1"/>
      </w:tblPr>
      <w:tblGrid>
        <w:gridCol w:w="10485"/>
      </w:tblGrid>
      <w:tr w:rsidR="00412DE0" w:rsidRPr="0009301D" w14:paraId="454F7F89" w14:textId="77777777" w:rsidTr="003935DB">
        <w:tc>
          <w:tcPr>
            <w:tcW w:w="10485" w:type="dxa"/>
          </w:tcPr>
          <w:p w14:paraId="249ABA71" w14:textId="5672D43B" w:rsidR="002C39FF" w:rsidRPr="0009301D" w:rsidRDefault="002C39FF" w:rsidP="00F07C29">
            <w:pPr>
              <w:rPr>
                <w:rFonts w:cstheme="minorHAnsi"/>
              </w:rPr>
            </w:pPr>
            <w:r w:rsidRPr="0009301D">
              <w:rPr>
                <w:rFonts w:cstheme="minorHAnsi"/>
                <w:highlight w:val="yellow"/>
              </w:rPr>
              <w:lastRenderedPageBreak/>
              <w:t>((Seite 7))</w:t>
            </w:r>
          </w:p>
          <w:p w14:paraId="5EEF4802" w14:textId="77777777" w:rsidR="002C39FF" w:rsidRPr="0009301D" w:rsidRDefault="002C39FF" w:rsidP="00F07C29">
            <w:pPr>
              <w:rPr>
                <w:rFonts w:cstheme="minorHAnsi"/>
                <w:b/>
                <w:bCs/>
                <w:sz w:val="26"/>
                <w:szCs w:val="26"/>
              </w:rPr>
            </w:pPr>
            <w:r w:rsidRPr="0009301D">
              <w:rPr>
                <w:rFonts w:cstheme="minorHAnsi"/>
                <w:b/>
                <w:bCs/>
                <w:sz w:val="26"/>
                <w:szCs w:val="26"/>
              </w:rPr>
              <w:t>Lösungen/Erwartungshorizont</w:t>
            </w:r>
          </w:p>
          <w:p w14:paraId="1CAA4F18" w14:textId="77777777" w:rsidR="002C39FF" w:rsidRPr="0009301D" w:rsidRDefault="002C39FF" w:rsidP="00F07C29">
            <w:pPr>
              <w:rPr>
                <w:rFonts w:cstheme="minorHAnsi"/>
              </w:rPr>
            </w:pPr>
          </w:p>
          <w:p w14:paraId="0AA92EF6" w14:textId="2E46FDD6" w:rsidR="002C39FF" w:rsidRPr="0009301D" w:rsidRDefault="002C39FF" w:rsidP="00F07C29">
            <w:pPr>
              <w:tabs>
                <w:tab w:val="left" w:pos="273"/>
              </w:tabs>
              <w:spacing w:line="276" w:lineRule="auto"/>
              <w:rPr>
                <w:rFonts w:cstheme="minorHAnsi"/>
                <w:b/>
                <w:bCs/>
              </w:rPr>
            </w:pPr>
            <w:r w:rsidRPr="0009301D">
              <w:rPr>
                <w:rFonts w:cstheme="minorHAnsi"/>
                <w:b/>
                <w:bCs/>
                <w:sz w:val="26"/>
                <w:szCs w:val="26"/>
              </w:rPr>
              <w:t>Einstieg</w:t>
            </w:r>
          </w:p>
          <w:p w14:paraId="177B3DDB" w14:textId="36D3EE9A" w:rsidR="002C39FF" w:rsidRPr="0009301D" w:rsidRDefault="002C39FF" w:rsidP="00F07C29">
            <w:pPr>
              <w:tabs>
                <w:tab w:val="left" w:pos="273"/>
              </w:tabs>
              <w:spacing w:line="276" w:lineRule="auto"/>
              <w:rPr>
                <w:rFonts w:cstheme="minorHAnsi"/>
              </w:rPr>
            </w:pPr>
            <w:r w:rsidRPr="0009301D">
              <w:rPr>
                <w:rFonts w:cstheme="minorHAnsi"/>
              </w:rPr>
              <w:t>Individuelle Antworten der Lernenden</w:t>
            </w:r>
          </w:p>
          <w:p w14:paraId="38A51FBA" w14:textId="38F7FD06" w:rsidR="00006B3E" w:rsidRPr="0009301D" w:rsidRDefault="00006B3E" w:rsidP="00F07C29">
            <w:pPr>
              <w:tabs>
                <w:tab w:val="left" w:pos="273"/>
              </w:tabs>
              <w:spacing w:line="276" w:lineRule="auto"/>
              <w:rPr>
                <w:rFonts w:cstheme="minorHAnsi"/>
              </w:rPr>
            </w:pPr>
            <w:r w:rsidRPr="0009301D">
              <w:rPr>
                <w:rFonts w:cstheme="minorHAnsi"/>
              </w:rPr>
              <w:t xml:space="preserve">Das Video erzeugt Neugier ohne Schuldzuweisung und öffnet die Einheit mit einer Frage, die sich die meisten Lernenden </w:t>
            </w:r>
            <w:del w:id="240" w:author="Fabienne Schmaus" w:date="2026-06-09T16:10:00Z" w16du:dateUtc="2026-06-09T14:10:00Z">
              <w:r w:rsidRPr="0009301D" w:rsidDel="009663B1">
                <w:rPr>
                  <w:rFonts w:cstheme="minorHAnsi"/>
                </w:rPr>
                <w:delText xml:space="preserve"> </w:delText>
              </w:r>
            </w:del>
            <w:r w:rsidRPr="0009301D">
              <w:rPr>
                <w:rFonts w:cstheme="minorHAnsi"/>
              </w:rPr>
              <w:t>selbst stellen könnten.</w:t>
            </w:r>
          </w:p>
          <w:p w14:paraId="7E753ABA" w14:textId="77777777" w:rsidR="009663B1" w:rsidRDefault="002C39FF" w:rsidP="00F07C29">
            <w:pPr>
              <w:tabs>
                <w:tab w:val="left" w:pos="273"/>
              </w:tabs>
              <w:spacing w:line="276" w:lineRule="auto"/>
              <w:rPr>
                <w:ins w:id="241" w:author="Fabienne Schmaus" w:date="2026-06-09T16:10:00Z" w16du:dateUtc="2026-06-09T14:10:00Z"/>
                <w:rFonts w:cstheme="minorHAnsi"/>
              </w:rPr>
            </w:pPr>
            <w:r w:rsidRPr="0009301D">
              <w:rPr>
                <w:rFonts w:cstheme="minorHAnsi"/>
              </w:rPr>
              <w:t xml:space="preserve">Die Lehrkraft nimmt spontane Reaktionen aus dem Raum auf und </w:t>
            </w:r>
            <w:r w:rsidR="000B0F10" w:rsidRPr="0009301D">
              <w:rPr>
                <w:rFonts w:cstheme="minorHAnsi"/>
              </w:rPr>
              <w:t xml:space="preserve">leitet </w:t>
            </w:r>
            <w:r w:rsidRPr="0009301D">
              <w:rPr>
                <w:rFonts w:cstheme="minorHAnsi"/>
              </w:rPr>
              <w:t xml:space="preserve">anschließend nahtlos </w:t>
            </w:r>
            <w:r w:rsidR="00B75D30" w:rsidRPr="0009301D">
              <w:rPr>
                <w:rFonts w:cstheme="minorHAnsi"/>
              </w:rPr>
              <w:t>zu</w:t>
            </w:r>
            <w:r w:rsidR="000B0F10" w:rsidRPr="0009301D">
              <w:rPr>
                <w:rFonts w:cstheme="minorHAnsi"/>
              </w:rPr>
              <w:t xml:space="preserve">m </w:t>
            </w:r>
            <w:r w:rsidR="000B0F10" w:rsidRPr="009663B1">
              <w:rPr>
                <w:rFonts w:cstheme="minorHAnsi"/>
                <w:b/>
                <w:bCs/>
                <w:rPrChange w:id="242" w:author="Fabienne Schmaus" w:date="2026-06-09T16:11:00Z" w16du:dateUtc="2026-06-09T14:11:00Z">
                  <w:rPr>
                    <w:rFonts w:cstheme="minorHAnsi"/>
                  </w:rPr>
                </w:rPrChange>
              </w:rPr>
              <w:t>Blitzlicht</w:t>
            </w:r>
            <w:r w:rsidR="000B0F10" w:rsidRPr="0009301D">
              <w:rPr>
                <w:rFonts w:cstheme="minorHAnsi"/>
              </w:rPr>
              <w:t xml:space="preserve"> über</w:t>
            </w:r>
            <w:r w:rsidR="00C9003E" w:rsidRPr="0009301D">
              <w:rPr>
                <w:rFonts w:cstheme="minorHAnsi"/>
              </w:rPr>
              <w:t xml:space="preserve"> m</w:t>
            </w:r>
            <w:r w:rsidR="000B0F10" w:rsidRPr="0009301D">
              <w:rPr>
                <w:rFonts w:cstheme="minorHAnsi"/>
              </w:rPr>
              <w:t xml:space="preserve">it den beiden Fragen </w:t>
            </w:r>
            <w:r w:rsidR="0009301D" w:rsidRPr="0009301D">
              <w:rPr>
                <w:rFonts w:cstheme="minorHAnsi"/>
              </w:rPr>
              <w:t>„</w:t>
            </w:r>
            <w:r w:rsidR="000B0F10" w:rsidRPr="0009301D">
              <w:rPr>
                <w:rFonts w:cstheme="minorHAnsi"/>
              </w:rPr>
              <w:t>Wer hat letzte Nacht gut geschlafen?</w:t>
            </w:r>
            <w:r w:rsidR="0009301D" w:rsidRPr="0009301D">
              <w:rPr>
                <w:rFonts w:cstheme="minorHAnsi"/>
              </w:rPr>
              <w:t>“</w:t>
            </w:r>
            <w:r w:rsidR="000B0F10" w:rsidRPr="0009301D">
              <w:rPr>
                <w:rFonts w:cstheme="minorHAnsi"/>
              </w:rPr>
              <w:t xml:space="preserve"> und </w:t>
            </w:r>
            <w:r w:rsidR="0009301D" w:rsidRPr="0009301D">
              <w:rPr>
                <w:rFonts w:cstheme="minorHAnsi"/>
              </w:rPr>
              <w:t>„</w:t>
            </w:r>
            <w:r w:rsidR="000B0F10" w:rsidRPr="0009301D">
              <w:rPr>
                <w:rFonts w:cstheme="minorHAnsi"/>
              </w:rPr>
              <w:t>Wer hatte gestern Abend noch Handy oder Tablet in Gebrauch?</w:t>
            </w:r>
            <w:r w:rsidR="0009301D" w:rsidRPr="0009301D">
              <w:rPr>
                <w:rFonts w:cstheme="minorHAnsi"/>
              </w:rPr>
              <w:t>“</w:t>
            </w:r>
            <w:r w:rsidR="000B0F10" w:rsidRPr="0009301D">
              <w:rPr>
                <w:rFonts w:cstheme="minorHAnsi"/>
              </w:rPr>
              <w:t xml:space="preserve"> </w:t>
            </w:r>
          </w:p>
          <w:p w14:paraId="0A112B35" w14:textId="77777777" w:rsidR="009663B1" w:rsidRDefault="000B0F10" w:rsidP="00F07C29">
            <w:pPr>
              <w:tabs>
                <w:tab w:val="left" w:pos="273"/>
              </w:tabs>
              <w:spacing w:line="276" w:lineRule="auto"/>
              <w:rPr>
                <w:ins w:id="243" w:author="Fabienne Schmaus" w:date="2026-06-09T16:11:00Z" w16du:dateUtc="2026-06-09T14:11:00Z"/>
                <w:rFonts w:cstheme="minorHAnsi"/>
              </w:rPr>
            </w:pPr>
            <w:r w:rsidRPr="0009301D">
              <w:rPr>
                <w:rFonts w:cstheme="minorHAnsi"/>
              </w:rPr>
              <w:t>Das Ergebnis</w:t>
            </w:r>
            <w:r w:rsidR="00C9003E" w:rsidRPr="0009301D">
              <w:rPr>
                <w:rFonts w:cstheme="minorHAnsi"/>
              </w:rPr>
              <w:t xml:space="preserve"> (per Handzeichen)</w:t>
            </w:r>
            <w:r w:rsidRPr="0009301D">
              <w:rPr>
                <w:rFonts w:cstheme="minorHAnsi"/>
              </w:rPr>
              <w:t xml:space="preserve"> </w:t>
            </w:r>
            <w:r w:rsidR="00C9003E" w:rsidRPr="0009301D">
              <w:rPr>
                <w:rFonts w:cstheme="minorHAnsi"/>
              </w:rPr>
              <w:t>hält</w:t>
            </w:r>
            <w:r w:rsidRPr="0009301D">
              <w:rPr>
                <w:rFonts w:cstheme="minorHAnsi"/>
              </w:rPr>
              <w:t xml:space="preserve"> die Lehrkraft an der Tafel (z.</w:t>
            </w:r>
            <w:ins w:id="244" w:author="Fabienne Schmaus" w:date="2026-06-09T16:11:00Z" w16du:dateUtc="2026-06-09T14:11:00Z">
              <w:r w:rsidR="009663B1">
                <w:rPr>
                  <w:rFonts w:cstheme="minorHAnsi"/>
                </w:rPr>
                <w:t> </w:t>
              </w:r>
            </w:ins>
            <w:r w:rsidRPr="0009301D">
              <w:rPr>
                <w:rFonts w:cstheme="minorHAnsi"/>
              </w:rPr>
              <w:t xml:space="preserve">B. ungefähre Anzahl) </w:t>
            </w:r>
            <w:r w:rsidR="00C9003E" w:rsidRPr="0009301D">
              <w:rPr>
                <w:rFonts w:cstheme="minorHAnsi"/>
              </w:rPr>
              <w:t xml:space="preserve">kommentarlos </w:t>
            </w:r>
            <w:r w:rsidRPr="0009301D">
              <w:rPr>
                <w:rFonts w:cstheme="minorHAnsi"/>
              </w:rPr>
              <w:t xml:space="preserve">fest. </w:t>
            </w:r>
            <w:ins w:id="245" w:author="Fabienne Schmaus" w:date="2026-06-09T16:11:00Z" w16du:dateUtc="2026-06-09T14:11:00Z">
              <w:r w:rsidR="009663B1">
                <w:rPr>
                  <w:rFonts w:cstheme="minorHAnsi"/>
                </w:rPr>
                <w:br/>
              </w:r>
            </w:ins>
            <w:r w:rsidR="00C9003E" w:rsidRPr="0009301D">
              <w:rPr>
                <w:rFonts w:cstheme="minorHAnsi"/>
              </w:rPr>
              <w:t xml:space="preserve">Mit spontanen Beiträgen der Lernenden zum Impuls </w:t>
            </w:r>
            <w:r w:rsidR="0009301D" w:rsidRPr="0009301D">
              <w:rPr>
                <w:rFonts w:cstheme="minorHAnsi"/>
              </w:rPr>
              <w:t>„</w:t>
            </w:r>
            <w:r w:rsidR="00C9003E" w:rsidRPr="0009301D">
              <w:rPr>
                <w:rFonts w:cstheme="minorHAnsi"/>
              </w:rPr>
              <w:t>Was könnte das eine mit dem anderen zu tun haben?</w:t>
            </w:r>
            <w:r w:rsidR="0009301D" w:rsidRPr="0009301D">
              <w:rPr>
                <w:rFonts w:cstheme="minorHAnsi"/>
              </w:rPr>
              <w:t>“</w:t>
            </w:r>
            <w:del w:id="246" w:author="Fabienne Schmaus" w:date="2026-06-09T16:11:00Z" w16du:dateUtc="2026-06-09T14:11:00Z">
              <w:r w:rsidR="00C9003E" w:rsidRPr="0009301D" w:rsidDel="009663B1">
                <w:rPr>
                  <w:rFonts w:cstheme="minorHAnsi"/>
                </w:rPr>
                <w:delText xml:space="preserve"> </w:delText>
              </w:r>
            </w:del>
            <w:r w:rsidR="00C9003E" w:rsidRPr="0009301D">
              <w:rPr>
                <w:rFonts w:cstheme="minorHAnsi"/>
              </w:rPr>
              <w:t xml:space="preserve"> sammelt die Lehrkraft verschiedene Ideen.</w:t>
            </w:r>
            <w:r w:rsidR="000D652F" w:rsidRPr="0009301D">
              <w:rPr>
                <w:rFonts w:cstheme="minorHAnsi"/>
              </w:rPr>
              <w:t xml:space="preserve"> </w:t>
            </w:r>
          </w:p>
          <w:p w14:paraId="546732FC" w14:textId="77777777" w:rsidR="009663B1" w:rsidRDefault="000D652F" w:rsidP="00F07C29">
            <w:pPr>
              <w:tabs>
                <w:tab w:val="left" w:pos="273"/>
              </w:tabs>
              <w:spacing w:line="276" w:lineRule="auto"/>
              <w:rPr>
                <w:ins w:id="247" w:author="Fabienne Schmaus" w:date="2026-06-09T16:12:00Z" w16du:dateUtc="2026-06-09T14:12:00Z"/>
                <w:rFonts w:cstheme="minorHAnsi"/>
              </w:rPr>
            </w:pPr>
            <w:r w:rsidRPr="0009301D">
              <w:rPr>
                <w:rFonts w:cstheme="minorHAnsi"/>
              </w:rPr>
              <w:t xml:space="preserve">In Sek. I sind hier eher Antworten aus dem persönlichen Erleben zu erwarten, in Sek. II kann bereits mit den Themen </w:t>
            </w:r>
            <w:r w:rsidR="0009301D" w:rsidRPr="0009301D">
              <w:rPr>
                <w:rFonts w:cstheme="minorHAnsi"/>
              </w:rPr>
              <w:t>„</w:t>
            </w:r>
            <w:r w:rsidRPr="0009301D">
              <w:rPr>
                <w:rFonts w:cstheme="minorHAnsi"/>
              </w:rPr>
              <w:t>Blaulicht</w:t>
            </w:r>
            <w:r w:rsidR="0009301D" w:rsidRPr="0009301D">
              <w:rPr>
                <w:rFonts w:cstheme="minorHAnsi"/>
              </w:rPr>
              <w:t>“</w:t>
            </w:r>
            <w:r w:rsidRPr="0009301D">
              <w:rPr>
                <w:rFonts w:cstheme="minorHAnsi"/>
              </w:rPr>
              <w:t xml:space="preserve"> und </w:t>
            </w:r>
            <w:r w:rsidR="0009301D" w:rsidRPr="0009301D">
              <w:rPr>
                <w:rFonts w:cstheme="minorHAnsi"/>
              </w:rPr>
              <w:t>„</w:t>
            </w:r>
            <w:r w:rsidRPr="0009301D">
              <w:rPr>
                <w:rFonts w:cstheme="minorHAnsi"/>
              </w:rPr>
              <w:t>Schlafrh</w:t>
            </w:r>
            <w:r w:rsidR="00E84E2A" w:rsidRPr="0009301D">
              <w:rPr>
                <w:rFonts w:cstheme="minorHAnsi"/>
              </w:rPr>
              <w:t>y</w:t>
            </w:r>
            <w:r w:rsidRPr="0009301D">
              <w:rPr>
                <w:rFonts w:cstheme="minorHAnsi"/>
              </w:rPr>
              <w:t>thmus</w:t>
            </w:r>
            <w:ins w:id="248" w:author="Fabienne Schmaus" w:date="2026-06-09T16:12:00Z" w16du:dateUtc="2026-06-09T14:12:00Z">
              <w:r w:rsidR="009663B1">
                <w:rPr>
                  <w:rFonts w:cstheme="minorHAnsi"/>
                </w:rPr>
                <w:t>“</w:t>
              </w:r>
            </w:ins>
            <w:r w:rsidRPr="0009301D">
              <w:rPr>
                <w:rFonts w:cstheme="minorHAnsi"/>
              </w:rPr>
              <w:t xml:space="preserve"> gerechnet werden. </w:t>
            </w:r>
          </w:p>
          <w:p w14:paraId="6D02ECA0" w14:textId="64DB45C8" w:rsidR="0095390E" w:rsidRPr="0009301D" w:rsidRDefault="000D652F" w:rsidP="00F07C29">
            <w:pPr>
              <w:tabs>
                <w:tab w:val="left" w:pos="273"/>
              </w:tabs>
              <w:spacing w:line="276" w:lineRule="auto"/>
              <w:rPr>
                <w:rFonts w:cstheme="minorHAnsi"/>
              </w:rPr>
            </w:pPr>
            <w:r w:rsidRPr="0009301D">
              <w:rPr>
                <w:rFonts w:cstheme="minorHAnsi"/>
              </w:rPr>
              <w:t>Antworten werden wohlwollend bewertet, aber nicht vertieft.</w:t>
            </w:r>
            <w:r w:rsidR="0095390E" w:rsidRPr="0009301D">
              <w:rPr>
                <w:rFonts w:cstheme="minorHAnsi"/>
              </w:rPr>
              <w:t xml:space="preserve"> </w:t>
            </w:r>
            <w:del w:id="249" w:author="Fabienne Schmaus" w:date="2026-06-09T16:12:00Z" w16du:dateUtc="2026-06-09T14:12:00Z">
              <w:r w:rsidR="0095390E" w:rsidRPr="0009301D" w:rsidDel="009663B1">
                <w:rPr>
                  <w:rFonts w:cstheme="minorHAnsi"/>
                </w:rPr>
                <w:delText>Beachten Sie d</w:delText>
              </w:r>
            </w:del>
            <w:ins w:id="250" w:author="Fabienne Schmaus" w:date="2026-06-09T16:12:00Z" w16du:dateUtc="2026-06-09T14:12:00Z">
              <w:r w:rsidR="009663B1">
                <w:rPr>
                  <w:rFonts w:cstheme="minorHAnsi"/>
                </w:rPr>
                <w:t>D</w:t>
              </w:r>
            </w:ins>
            <w:r w:rsidR="0095390E" w:rsidRPr="0009301D">
              <w:rPr>
                <w:rFonts w:cstheme="minorHAnsi"/>
              </w:rPr>
              <w:t>abei</w:t>
            </w:r>
            <w:ins w:id="251" w:author="Fabienne Schmaus" w:date="2026-06-09T16:12:00Z" w16du:dateUtc="2026-06-09T14:12:00Z">
              <w:r w:rsidR="009663B1">
                <w:rPr>
                  <w:rFonts w:cstheme="minorHAnsi"/>
                </w:rPr>
                <w:t xml:space="preserve"> zu beachten</w:t>
              </w:r>
            </w:ins>
            <w:r w:rsidR="0095390E" w:rsidRPr="0009301D">
              <w:rPr>
                <w:rFonts w:cstheme="minorHAnsi"/>
              </w:rPr>
              <w:t>:</w:t>
            </w:r>
          </w:p>
          <w:p w14:paraId="24A063C1" w14:textId="51F2146A" w:rsidR="0095390E" w:rsidRPr="0009301D" w:rsidRDefault="0095390E">
            <w:pPr>
              <w:numPr>
                <w:ilvl w:val="0"/>
                <w:numId w:val="21"/>
              </w:numPr>
              <w:tabs>
                <w:tab w:val="left" w:pos="273"/>
              </w:tabs>
              <w:spacing w:line="276" w:lineRule="auto"/>
              <w:rPr>
                <w:rFonts w:cstheme="minorHAnsi"/>
              </w:rPr>
            </w:pPr>
            <w:del w:id="252" w:author="Fabienne Schmaus" w:date="2026-06-09T16:12:00Z" w16du:dateUtc="2026-06-09T14:12:00Z">
              <w:r w:rsidRPr="0009301D" w:rsidDel="009663B1">
                <w:rPr>
                  <w:rFonts w:cstheme="minorHAnsi"/>
                </w:rPr>
                <w:delText>Blitzlicht-</w:delText>
              </w:r>
            </w:del>
            <w:r w:rsidRPr="0009301D">
              <w:rPr>
                <w:rFonts w:cstheme="minorHAnsi"/>
              </w:rPr>
              <w:t>Ergebnis</w:t>
            </w:r>
            <w:ins w:id="253" w:author="Fabienne Schmaus" w:date="2026-06-09T16:12:00Z" w16du:dateUtc="2026-06-09T14:12:00Z">
              <w:r w:rsidR="009663B1">
                <w:rPr>
                  <w:rFonts w:cstheme="minorHAnsi"/>
                </w:rPr>
                <w:t>se sollten</w:t>
              </w:r>
            </w:ins>
            <w:r w:rsidRPr="0009301D">
              <w:rPr>
                <w:rFonts w:cstheme="minorHAnsi"/>
              </w:rPr>
              <w:t xml:space="preserve"> nicht überdramatisier</w:t>
            </w:r>
            <w:ins w:id="254" w:author="Fabienne Schmaus" w:date="2026-06-09T16:12:00Z" w16du:dateUtc="2026-06-09T14:12:00Z">
              <w:r w:rsidR="009663B1">
                <w:rPr>
                  <w:rFonts w:cstheme="minorHAnsi"/>
                </w:rPr>
                <w:t>t werd</w:t>
              </w:r>
            </w:ins>
            <w:r w:rsidRPr="0009301D">
              <w:rPr>
                <w:rFonts w:cstheme="minorHAnsi"/>
              </w:rPr>
              <w:t>en: Wer gestern gut geschlafen hat, ist kein Gegenbeispiel</w:t>
            </w:r>
            <w:ins w:id="255" w:author="Fabienne Schmaus" w:date="2026-06-09T16:12:00Z" w16du:dateUtc="2026-06-09T14:12:00Z">
              <w:r w:rsidR="009663B1">
                <w:rPr>
                  <w:rFonts w:cstheme="minorHAnsi"/>
                </w:rPr>
                <w:t>. E</w:t>
              </w:r>
            </w:ins>
            <w:del w:id="256" w:author="Fabienne Schmaus" w:date="2026-06-09T16:13:00Z" w16du:dateUtc="2026-06-09T14:13:00Z">
              <w:r w:rsidRPr="0009301D" w:rsidDel="009663B1">
                <w:rPr>
                  <w:rFonts w:cstheme="minorHAnsi"/>
                </w:rPr>
                <w:delText xml:space="preserve"> – e</w:delText>
              </w:r>
            </w:del>
            <w:r w:rsidRPr="0009301D">
              <w:rPr>
                <w:rFonts w:cstheme="minorHAnsi"/>
              </w:rPr>
              <w:t>s geht um Tendenzen, nicht um absolute Kausalität</w:t>
            </w:r>
            <w:ins w:id="257" w:author="Fabienne Schmaus" w:date="2026-06-09T16:13:00Z" w16du:dateUtc="2026-06-09T14:13:00Z">
              <w:r w:rsidR="009663B1">
                <w:rPr>
                  <w:rFonts w:cstheme="minorHAnsi"/>
                </w:rPr>
                <w:t>.</w:t>
              </w:r>
            </w:ins>
          </w:p>
          <w:p w14:paraId="381FB935" w14:textId="49FC6E63" w:rsidR="0095390E" w:rsidRPr="0009301D" w:rsidRDefault="009663B1">
            <w:pPr>
              <w:numPr>
                <w:ilvl w:val="0"/>
                <w:numId w:val="21"/>
              </w:numPr>
              <w:tabs>
                <w:tab w:val="left" w:pos="273"/>
              </w:tabs>
              <w:spacing w:line="276" w:lineRule="auto"/>
              <w:rPr>
                <w:rFonts w:cstheme="minorHAnsi"/>
              </w:rPr>
            </w:pPr>
            <w:ins w:id="258" w:author="Fabienne Schmaus" w:date="2026-06-09T16:13:00Z" w16du:dateUtc="2026-06-09T14:13:00Z">
              <w:r>
                <w:rPr>
                  <w:rFonts w:cstheme="minorHAnsi"/>
                </w:rPr>
                <w:t xml:space="preserve">Es soll nicht moralisiert </w:t>
              </w:r>
            </w:ins>
            <w:del w:id="259" w:author="Fabienne Schmaus" w:date="2026-06-09T16:13:00Z" w16du:dateUtc="2026-06-09T14:13:00Z">
              <w:r w:rsidR="0095390E" w:rsidRPr="0009301D" w:rsidDel="009663B1">
                <w:rPr>
                  <w:rFonts w:cstheme="minorHAnsi"/>
                </w:rPr>
                <w:delText>Nicht moralisch rahm</w:delText>
              </w:r>
            </w:del>
            <w:ins w:id="260" w:author="Fabienne Schmaus" w:date="2026-06-09T16:13:00Z" w16du:dateUtc="2026-06-09T14:13:00Z">
              <w:r>
                <w:rPr>
                  <w:rFonts w:cstheme="minorHAnsi"/>
                </w:rPr>
                <w:t>werd</w:t>
              </w:r>
            </w:ins>
            <w:r w:rsidR="0095390E" w:rsidRPr="0009301D">
              <w:rPr>
                <w:rFonts w:cstheme="minorHAnsi"/>
              </w:rPr>
              <w:t xml:space="preserve">en: </w:t>
            </w:r>
            <w:ins w:id="261" w:author="Fabienne Schmaus" w:date="2026-06-09T16:13:00Z" w16du:dateUtc="2026-06-09T14:13:00Z">
              <w:r>
                <w:rPr>
                  <w:rFonts w:cstheme="minorHAnsi"/>
                </w:rPr>
                <w:t xml:space="preserve">Besser als </w:t>
              </w:r>
            </w:ins>
            <w:r w:rsidR="0009301D" w:rsidRPr="009663B1">
              <w:rPr>
                <w:rFonts w:cstheme="minorHAnsi"/>
                <w:rPrChange w:id="262" w:author="Fabienne Schmaus" w:date="2026-06-09T16:13:00Z" w16du:dateUtc="2026-06-09T14:13:00Z">
                  <w:rPr>
                    <w:rFonts w:cstheme="minorHAnsi"/>
                    <w:i/>
                    <w:iCs/>
                  </w:rPr>
                </w:rPrChange>
              </w:rPr>
              <w:t>„</w:t>
            </w:r>
            <w:r w:rsidR="0095390E" w:rsidRPr="009663B1">
              <w:rPr>
                <w:rFonts w:cstheme="minorHAnsi"/>
                <w:rPrChange w:id="263" w:author="Fabienne Schmaus" w:date="2026-06-09T16:13:00Z" w16du:dateUtc="2026-06-09T14:13:00Z">
                  <w:rPr>
                    <w:rFonts w:cstheme="minorHAnsi"/>
                    <w:i/>
                    <w:iCs/>
                  </w:rPr>
                </w:rPrChange>
              </w:rPr>
              <w:t>Wer Handy abends nutzt, schläft schlechter</w:t>
            </w:r>
            <w:r w:rsidR="0009301D" w:rsidRPr="009663B1">
              <w:rPr>
                <w:rFonts w:cstheme="minorHAnsi"/>
                <w:rPrChange w:id="264" w:author="Fabienne Schmaus" w:date="2026-06-09T16:13:00Z" w16du:dateUtc="2026-06-09T14:13:00Z">
                  <w:rPr>
                    <w:rFonts w:cstheme="minorHAnsi"/>
                    <w:i/>
                    <w:iCs/>
                  </w:rPr>
                </w:rPrChange>
              </w:rPr>
              <w:t>“</w:t>
            </w:r>
            <w:r w:rsidR="0095390E" w:rsidRPr="0009301D">
              <w:rPr>
                <w:rFonts w:cstheme="minorHAnsi"/>
              </w:rPr>
              <w:t xml:space="preserve"> </w:t>
            </w:r>
            <w:del w:id="265" w:author="Fabienne Schmaus" w:date="2026-06-09T16:13:00Z" w16du:dateUtc="2026-06-09T14:13:00Z">
              <w:r w:rsidR="0095390E" w:rsidRPr="0009301D" w:rsidDel="009663B1">
                <w:rPr>
                  <w:rFonts w:cstheme="minorHAnsi"/>
                </w:rPr>
                <w:delText>→ besser: *</w:delText>
              </w:r>
              <w:r w:rsidR="0009301D" w:rsidRPr="0009301D" w:rsidDel="009663B1">
                <w:rPr>
                  <w:rFonts w:cstheme="minorHAnsi"/>
                </w:rPr>
                <w:delText>“</w:delText>
              </w:r>
            </w:del>
            <w:ins w:id="266" w:author="Fabienne Schmaus" w:date="2026-06-09T16:13:00Z" w16du:dateUtc="2026-06-09T14:13:00Z">
              <w:r>
                <w:rPr>
                  <w:rFonts w:cstheme="minorHAnsi"/>
                </w:rPr>
                <w:t>wäre „</w:t>
              </w:r>
            </w:ins>
            <w:r w:rsidR="0095390E" w:rsidRPr="0009301D">
              <w:rPr>
                <w:rFonts w:cstheme="minorHAnsi"/>
              </w:rPr>
              <w:t>Es gibt einen Zusammenhang – schauen wir, wie der funktioniert</w:t>
            </w:r>
            <w:ins w:id="267" w:author="Fabienne Schmaus" w:date="2026-06-09T16:14:00Z" w16du:dateUtc="2026-06-09T14:14:00Z">
              <w:r>
                <w:rPr>
                  <w:rFonts w:cstheme="minorHAnsi"/>
                </w:rPr>
                <w:t>.</w:t>
              </w:r>
            </w:ins>
            <w:r w:rsidR="0009301D" w:rsidRPr="0009301D">
              <w:rPr>
                <w:rFonts w:cstheme="minorHAnsi"/>
              </w:rPr>
              <w:t>“</w:t>
            </w:r>
          </w:p>
          <w:p w14:paraId="75676BBA" w14:textId="77777777" w:rsidR="0095390E" w:rsidRPr="0009301D" w:rsidRDefault="0095390E" w:rsidP="00F07C29">
            <w:pPr>
              <w:tabs>
                <w:tab w:val="left" w:pos="273"/>
              </w:tabs>
              <w:spacing w:line="276" w:lineRule="auto"/>
              <w:rPr>
                <w:rFonts w:cstheme="minorHAnsi"/>
              </w:rPr>
            </w:pPr>
          </w:p>
          <w:p w14:paraId="744FDA66" w14:textId="261F1BA7" w:rsidR="00C9003E" w:rsidRPr="0009301D" w:rsidDel="009663B1" w:rsidRDefault="00C9003E" w:rsidP="00F07C29">
            <w:pPr>
              <w:tabs>
                <w:tab w:val="left" w:pos="273"/>
              </w:tabs>
              <w:spacing w:line="276" w:lineRule="auto"/>
              <w:rPr>
                <w:del w:id="268" w:author="Fabienne Schmaus" w:date="2026-06-09T16:14:00Z" w16du:dateUtc="2026-06-09T14:14:00Z"/>
                <w:rFonts w:cstheme="minorHAnsi"/>
              </w:rPr>
            </w:pPr>
            <w:r w:rsidRPr="0009301D">
              <w:rPr>
                <w:rFonts w:cstheme="minorHAnsi"/>
              </w:rPr>
              <w:t xml:space="preserve">Abschließend leitet die Lehrkraft zur nächsten Phase über mit dem Hinweis, dass ein </w:t>
            </w:r>
            <w:r w:rsidR="0009301D" w:rsidRPr="0009301D">
              <w:rPr>
                <w:rFonts w:cstheme="minorHAnsi"/>
              </w:rPr>
              <w:t>„</w:t>
            </w:r>
            <w:r w:rsidRPr="0009301D">
              <w:rPr>
                <w:rFonts w:cstheme="minorHAnsi"/>
              </w:rPr>
              <w:t>Blick ins Gehirn</w:t>
            </w:r>
            <w:r w:rsidR="0009301D" w:rsidRPr="0009301D">
              <w:rPr>
                <w:rFonts w:cstheme="minorHAnsi"/>
              </w:rPr>
              <w:t>“</w:t>
            </w:r>
            <w:r w:rsidRPr="0009301D">
              <w:rPr>
                <w:rFonts w:cstheme="minorHAnsi"/>
              </w:rPr>
              <w:t xml:space="preserve"> verstehen hilft, was passiert, wenn wir schlafen gehen.</w:t>
            </w:r>
            <w:ins w:id="269" w:author="Fabienne Schmaus" w:date="2026-06-09T16:14:00Z" w16du:dateUtc="2026-06-09T14:14:00Z">
              <w:r w:rsidR="009663B1">
                <w:rPr>
                  <w:rFonts w:cstheme="minorHAnsi"/>
                </w:rPr>
                <w:t xml:space="preserve"> </w:t>
              </w:r>
            </w:ins>
          </w:p>
          <w:p w14:paraId="7D49ED36" w14:textId="1B2E4332" w:rsidR="002F1D65" w:rsidRPr="0009301D" w:rsidDel="009663B1" w:rsidRDefault="002F1D65" w:rsidP="00F07C29">
            <w:pPr>
              <w:tabs>
                <w:tab w:val="left" w:pos="273"/>
              </w:tabs>
              <w:spacing w:line="276" w:lineRule="auto"/>
              <w:rPr>
                <w:del w:id="270" w:author="Fabienne Schmaus" w:date="2026-06-09T16:14:00Z" w16du:dateUtc="2026-06-09T14:14:00Z"/>
                <w:rFonts w:cstheme="minorHAnsi"/>
              </w:rPr>
            </w:pPr>
          </w:p>
          <w:p w14:paraId="5E63065C" w14:textId="4A95BBE7" w:rsidR="006E1222" w:rsidRPr="0009301D" w:rsidRDefault="00C9003E" w:rsidP="006E1222">
            <w:pPr>
              <w:tabs>
                <w:tab w:val="left" w:pos="273"/>
              </w:tabs>
              <w:spacing w:line="276" w:lineRule="auto"/>
              <w:rPr>
                <w:rFonts w:cstheme="minorHAnsi"/>
              </w:rPr>
            </w:pPr>
            <w:r w:rsidRPr="0009301D">
              <w:rPr>
                <w:rFonts w:cstheme="minorHAnsi"/>
              </w:rPr>
              <w:t xml:space="preserve">Im Einstieg </w:t>
            </w:r>
            <w:r w:rsidR="006E1222" w:rsidRPr="0009301D">
              <w:rPr>
                <w:rFonts w:cstheme="minorHAnsi"/>
              </w:rPr>
              <w:t xml:space="preserve">entwickeln </w:t>
            </w:r>
            <w:r w:rsidRPr="0009301D">
              <w:rPr>
                <w:rFonts w:cstheme="minorHAnsi"/>
              </w:rPr>
              <w:t xml:space="preserve">die Lernenden </w:t>
            </w:r>
            <w:r w:rsidR="006E1222" w:rsidRPr="0009301D">
              <w:rPr>
                <w:rFonts w:cstheme="minorHAnsi"/>
              </w:rPr>
              <w:t>ein erstes Bewusstsein für den Zusammenhang zwischen abendlichem Medienverhalten und eigenem Wohlbefinden.</w:t>
            </w:r>
          </w:p>
          <w:p w14:paraId="2B130197" w14:textId="2ED4BE79" w:rsidR="002C39FF" w:rsidRPr="0009301D" w:rsidRDefault="002C39FF" w:rsidP="00F07C29">
            <w:pPr>
              <w:tabs>
                <w:tab w:val="left" w:pos="273"/>
              </w:tabs>
              <w:spacing w:line="276" w:lineRule="auto"/>
              <w:rPr>
                <w:rFonts w:cstheme="minorHAnsi"/>
              </w:rPr>
            </w:pPr>
            <w:r w:rsidRPr="0009301D">
              <w:rPr>
                <w:rFonts w:cstheme="minorHAnsi"/>
              </w:rPr>
              <w:t>___________________________________________________________________________</w:t>
            </w:r>
          </w:p>
          <w:p w14:paraId="1FAA3818" w14:textId="0C72767B" w:rsidR="002C39FF" w:rsidRPr="0009301D" w:rsidRDefault="002C39FF" w:rsidP="00F07C29">
            <w:pPr>
              <w:tabs>
                <w:tab w:val="left" w:pos="273"/>
              </w:tabs>
              <w:spacing w:line="276" w:lineRule="auto"/>
              <w:rPr>
                <w:rFonts w:cstheme="minorHAnsi"/>
                <w:b/>
                <w:bCs/>
              </w:rPr>
            </w:pPr>
            <w:r w:rsidRPr="0009301D">
              <w:rPr>
                <w:rFonts w:cstheme="minorHAnsi"/>
                <w:b/>
                <w:bCs/>
                <w:sz w:val="26"/>
                <w:szCs w:val="26"/>
              </w:rPr>
              <w:t>Hinführung zum Thema</w:t>
            </w:r>
          </w:p>
          <w:p w14:paraId="16AAFB06" w14:textId="3979307B" w:rsidR="002E0879" w:rsidRDefault="000D652F" w:rsidP="000D652F">
            <w:pPr>
              <w:tabs>
                <w:tab w:val="left" w:pos="273"/>
              </w:tabs>
              <w:spacing w:line="276" w:lineRule="auto"/>
              <w:rPr>
                <w:ins w:id="271" w:author="Fabienne Schmaus" w:date="2026-06-09T16:29:00Z" w16du:dateUtc="2026-06-09T14:29:00Z"/>
                <w:rFonts w:cstheme="minorHAnsi"/>
              </w:rPr>
            </w:pPr>
            <w:del w:id="272" w:author="Fabienne Schmaus" w:date="2026-06-09T17:08:00Z" w16du:dateUtc="2026-06-09T15:08:00Z">
              <w:r w:rsidRPr="00A40187" w:rsidDel="00A40187">
                <w:rPr>
                  <w:rFonts w:cstheme="minorHAnsi"/>
                  <w:b/>
                  <w:bCs/>
                  <w:rPrChange w:id="273" w:author="Fabienne Schmaus" w:date="2026-06-09T17:08:00Z" w16du:dateUtc="2026-06-09T15:08:00Z">
                    <w:rPr>
                      <w:rFonts w:cstheme="minorHAnsi"/>
                    </w:rPr>
                  </w:rPrChange>
                </w:rPr>
                <w:delText xml:space="preserve">Die </w:delText>
              </w:r>
            </w:del>
            <w:ins w:id="274" w:author="Fabienne Schmaus" w:date="2026-06-09T17:08:00Z" w16du:dateUtc="2026-06-09T15:08:00Z">
              <w:r w:rsidR="00A40187" w:rsidRPr="00A40187">
                <w:rPr>
                  <w:rFonts w:cstheme="minorHAnsi"/>
                  <w:b/>
                  <w:bCs/>
                  <w:rPrChange w:id="275" w:author="Fabienne Schmaus" w:date="2026-06-09T17:08:00Z" w16du:dateUtc="2026-06-09T15:08:00Z">
                    <w:rPr>
                      <w:rFonts w:cstheme="minorHAnsi"/>
                    </w:rPr>
                  </w:rPrChange>
                </w:rPr>
                <w:t>Im Plenum</w:t>
              </w:r>
              <w:r w:rsidR="00A40187">
                <w:rPr>
                  <w:rFonts w:cstheme="minorHAnsi"/>
                </w:rPr>
                <w:t xml:space="preserve"> zeigt die</w:t>
              </w:r>
              <w:r w:rsidR="00A40187" w:rsidRPr="0009301D">
                <w:rPr>
                  <w:rFonts w:cstheme="minorHAnsi"/>
                </w:rPr>
                <w:t xml:space="preserve"> </w:t>
              </w:r>
            </w:ins>
            <w:r w:rsidRPr="0009301D">
              <w:rPr>
                <w:rFonts w:cstheme="minorHAnsi"/>
              </w:rPr>
              <w:t xml:space="preserve">Lehrkraft </w:t>
            </w:r>
            <w:del w:id="276" w:author="Fabienne Schmaus" w:date="2026-06-09T17:08:00Z" w16du:dateUtc="2026-06-09T15:08:00Z">
              <w:r w:rsidRPr="0009301D" w:rsidDel="00A40187">
                <w:rPr>
                  <w:rFonts w:cstheme="minorHAnsi"/>
                </w:rPr>
                <w:delText xml:space="preserve">zeigt </w:delText>
              </w:r>
            </w:del>
            <w:r w:rsidRPr="0009301D">
              <w:rPr>
                <w:rFonts w:cstheme="minorHAnsi"/>
              </w:rPr>
              <w:t>eine Infografik (</w:t>
            </w:r>
            <w:commentRangeStart w:id="277"/>
            <w:commentRangeStart w:id="278"/>
            <w:r w:rsidRPr="0009301D">
              <w:rPr>
                <w:rFonts w:cstheme="minorHAnsi"/>
              </w:rPr>
              <w:t>Anhang 1</w:t>
            </w:r>
            <w:commentRangeEnd w:id="277"/>
            <w:r w:rsidR="00DB2484" w:rsidRPr="0009301D">
              <w:rPr>
                <w:rStyle w:val="Kommentarzeichen"/>
                <w:rFonts w:cstheme="minorHAnsi"/>
                <w:sz w:val="22"/>
                <w:szCs w:val="22"/>
              </w:rPr>
              <w:commentReference w:id="277"/>
            </w:r>
            <w:commentRangeEnd w:id="278"/>
            <w:r w:rsidR="003F54A5" w:rsidRPr="0009301D">
              <w:rPr>
                <w:rStyle w:val="Kommentarzeichen"/>
                <w:rFonts w:cstheme="minorHAnsi"/>
                <w:sz w:val="22"/>
                <w:szCs w:val="22"/>
              </w:rPr>
              <w:commentReference w:id="278"/>
            </w:r>
            <w:r w:rsidRPr="0009301D">
              <w:rPr>
                <w:rFonts w:cstheme="minorHAnsi"/>
              </w:rPr>
              <w:t xml:space="preserve">), mit der die drei Kernbegriffe erklärt und visualisiert werden: </w:t>
            </w:r>
          </w:p>
          <w:p w14:paraId="53914BBB" w14:textId="77E83074" w:rsidR="002E0879" w:rsidRDefault="000D652F" w:rsidP="000D652F">
            <w:pPr>
              <w:tabs>
                <w:tab w:val="left" w:pos="273"/>
              </w:tabs>
              <w:spacing w:line="276" w:lineRule="auto"/>
              <w:rPr>
                <w:ins w:id="279" w:author="Fabienne Schmaus" w:date="2026-06-09T16:30:00Z" w16du:dateUtc="2026-06-09T14:30:00Z"/>
                <w:rFonts w:cstheme="minorHAnsi"/>
              </w:rPr>
            </w:pPr>
            <w:r w:rsidRPr="0009301D">
              <w:rPr>
                <w:rFonts w:cstheme="minorHAnsi"/>
                <w:b/>
                <w:bCs/>
              </w:rPr>
              <w:t>(1) Melatonin</w:t>
            </w:r>
            <w:r w:rsidRPr="0009301D">
              <w:rPr>
                <w:rFonts w:cstheme="minorHAnsi"/>
              </w:rPr>
              <w:t xml:space="preserve"> – </w:t>
            </w:r>
            <w:del w:id="280" w:author="Fabienne Schmaus" w:date="2026-06-09T16:29:00Z" w16du:dateUtc="2026-06-09T14:29:00Z">
              <w:r w:rsidRPr="0009301D" w:rsidDel="002E0879">
                <w:rPr>
                  <w:rFonts w:cstheme="minorHAnsi"/>
                </w:rPr>
                <w:delText xml:space="preserve">das </w:delText>
              </w:r>
            </w:del>
            <w:ins w:id="281" w:author="Fabienne Schmaus" w:date="2026-06-09T16:33:00Z" w16du:dateUtc="2026-06-09T14:33:00Z">
              <w:r w:rsidR="002E0879">
                <w:rPr>
                  <w:rFonts w:cstheme="minorHAnsi"/>
                </w:rPr>
                <w:t>d</w:t>
              </w:r>
            </w:ins>
            <w:ins w:id="282" w:author="Fabienne Schmaus" w:date="2026-06-09T16:29:00Z" w16du:dateUtc="2026-06-09T14:29:00Z">
              <w:r w:rsidR="002E0879" w:rsidRPr="0009301D">
                <w:rPr>
                  <w:rFonts w:cstheme="minorHAnsi"/>
                </w:rPr>
                <w:t xml:space="preserve">as </w:t>
              </w:r>
            </w:ins>
            <w:r w:rsidR="0009301D" w:rsidRPr="0009301D">
              <w:rPr>
                <w:rFonts w:cstheme="minorHAnsi"/>
              </w:rPr>
              <w:t>„</w:t>
            </w:r>
            <w:r w:rsidRPr="0009301D">
              <w:rPr>
                <w:rFonts w:cstheme="minorHAnsi"/>
              </w:rPr>
              <w:t>Schlafhormon</w:t>
            </w:r>
            <w:r w:rsidR="0009301D" w:rsidRPr="0009301D">
              <w:rPr>
                <w:rFonts w:cstheme="minorHAnsi"/>
              </w:rPr>
              <w:t>“</w:t>
            </w:r>
            <w:ins w:id="283" w:author="Fabienne Schmaus" w:date="2026-06-09T16:33:00Z" w16du:dateUtc="2026-06-09T14:33:00Z">
              <w:r w:rsidR="002E0879">
                <w:rPr>
                  <w:rFonts w:cstheme="minorHAnsi"/>
                </w:rPr>
                <w:t>, das</w:t>
              </w:r>
            </w:ins>
            <w:del w:id="284" w:author="Fabienne Schmaus" w:date="2026-06-09T16:33:00Z" w16du:dateUtc="2026-06-09T14:33:00Z">
              <w:r w:rsidRPr="0009301D" w:rsidDel="002E0879">
                <w:rPr>
                  <w:rFonts w:cstheme="minorHAnsi"/>
                </w:rPr>
                <w:delText xml:space="preserve"> </w:delText>
              </w:r>
            </w:del>
            <w:del w:id="285" w:author="Fabienne Schmaus" w:date="2026-06-09T16:30:00Z" w16du:dateUtc="2026-06-09T14:30:00Z">
              <w:r w:rsidRPr="0009301D" w:rsidDel="002E0879">
                <w:rPr>
                  <w:rFonts w:cstheme="minorHAnsi"/>
                </w:rPr>
                <w:delText xml:space="preserve">– </w:delText>
              </w:r>
            </w:del>
            <w:del w:id="286" w:author="Fabienne Schmaus" w:date="2026-06-09T16:33:00Z" w16du:dateUtc="2026-06-09T14:33:00Z">
              <w:r w:rsidRPr="0009301D" w:rsidDel="002E0879">
                <w:rPr>
                  <w:rFonts w:cstheme="minorHAnsi"/>
                </w:rPr>
                <w:delText>wird</w:delText>
              </w:r>
            </w:del>
            <w:r w:rsidRPr="0009301D">
              <w:rPr>
                <w:rFonts w:cstheme="minorHAnsi"/>
              </w:rPr>
              <w:t xml:space="preserve"> bei Dunkelheit ausgeschüttet</w:t>
            </w:r>
            <w:ins w:id="287" w:author="Fabienne Schmaus" w:date="2026-06-09T16:33:00Z" w16du:dateUtc="2026-06-09T14:33:00Z">
              <w:r w:rsidR="002E0879">
                <w:rPr>
                  <w:rFonts w:cstheme="minorHAnsi"/>
                </w:rPr>
                <w:t xml:space="preserve"> wird</w:t>
              </w:r>
            </w:ins>
            <w:del w:id="288" w:author="Fabienne Schmaus" w:date="2026-06-09T16:33:00Z" w16du:dateUtc="2026-06-09T14:33:00Z">
              <w:r w:rsidRPr="0009301D" w:rsidDel="002E0879">
                <w:rPr>
                  <w:rFonts w:cstheme="minorHAnsi"/>
                </w:rPr>
                <w:delText xml:space="preserve">. </w:delText>
              </w:r>
            </w:del>
          </w:p>
          <w:p w14:paraId="71618E08" w14:textId="77777777" w:rsidR="002E0879" w:rsidRDefault="000D652F" w:rsidP="000D652F">
            <w:pPr>
              <w:tabs>
                <w:tab w:val="left" w:pos="273"/>
              </w:tabs>
              <w:spacing w:line="276" w:lineRule="auto"/>
              <w:rPr>
                <w:ins w:id="289" w:author="Fabienne Schmaus" w:date="2026-06-09T16:33:00Z" w16du:dateUtc="2026-06-09T14:33:00Z"/>
                <w:rFonts w:cstheme="minorHAnsi"/>
              </w:rPr>
            </w:pPr>
            <w:r w:rsidRPr="0009301D">
              <w:rPr>
                <w:rFonts w:cstheme="minorHAnsi"/>
                <w:b/>
                <w:bCs/>
              </w:rPr>
              <w:t>(2) Blaues Licht</w:t>
            </w:r>
            <w:r w:rsidRPr="0009301D">
              <w:rPr>
                <w:rFonts w:cstheme="minorHAnsi"/>
              </w:rPr>
              <w:t xml:space="preserve"> – </w:t>
            </w:r>
            <w:del w:id="290" w:author="Fabienne Schmaus" w:date="2026-06-09T16:30:00Z" w16du:dateUtc="2026-06-09T14:30:00Z">
              <w:r w:rsidRPr="0009301D" w:rsidDel="002E0879">
                <w:rPr>
                  <w:rFonts w:cstheme="minorHAnsi"/>
                </w:rPr>
                <w:delText xml:space="preserve">der </w:delText>
              </w:r>
            </w:del>
            <w:ins w:id="291" w:author="Fabienne Schmaus" w:date="2026-06-09T16:33:00Z" w16du:dateUtc="2026-06-09T14:33:00Z">
              <w:r w:rsidR="002E0879">
                <w:rPr>
                  <w:rFonts w:cstheme="minorHAnsi"/>
                </w:rPr>
                <w:t>d</w:t>
              </w:r>
            </w:ins>
            <w:ins w:id="292" w:author="Fabienne Schmaus" w:date="2026-06-09T16:30:00Z" w16du:dateUtc="2026-06-09T14:30:00Z">
              <w:r w:rsidR="002E0879" w:rsidRPr="0009301D">
                <w:rPr>
                  <w:rFonts w:cstheme="minorHAnsi"/>
                </w:rPr>
                <w:t xml:space="preserve">er </w:t>
              </w:r>
            </w:ins>
            <w:r w:rsidRPr="0009301D">
              <w:rPr>
                <w:rFonts w:cstheme="minorHAnsi"/>
              </w:rPr>
              <w:t xml:space="preserve">Wellenlängenbereich, den Bildschirme aussenden und </w:t>
            </w:r>
            <w:ins w:id="293" w:author="Fabienne Schmaus" w:date="2026-06-09T16:33:00Z" w16du:dateUtc="2026-06-09T14:33:00Z">
              <w:r w:rsidR="002E0879">
                <w:rPr>
                  <w:rFonts w:cstheme="minorHAnsi"/>
                </w:rPr>
                <w:t xml:space="preserve">der </w:t>
              </w:r>
            </w:ins>
            <w:r w:rsidRPr="0009301D">
              <w:rPr>
                <w:rFonts w:cstheme="minorHAnsi"/>
              </w:rPr>
              <w:t xml:space="preserve">dem Gehirn signalisiert </w:t>
            </w:r>
            <w:r w:rsidR="0009301D" w:rsidRPr="0009301D">
              <w:rPr>
                <w:rFonts w:cstheme="minorHAnsi"/>
              </w:rPr>
              <w:t>„</w:t>
            </w:r>
            <w:r w:rsidRPr="0009301D">
              <w:rPr>
                <w:rFonts w:cstheme="minorHAnsi"/>
              </w:rPr>
              <w:t>Es ist Tag</w:t>
            </w:r>
            <w:r w:rsidR="0009301D" w:rsidRPr="0009301D">
              <w:rPr>
                <w:rFonts w:cstheme="minorHAnsi"/>
              </w:rPr>
              <w:t>“</w:t>
            </w:r>
          </w:p>
          <w:p w14:paraId="257F8569" w14:textId="4732F6DD" w:rsidR="000D652F" w:rsidRPr="0009301D" w:rsidRDefault="000D652F" w:rsidP="000D652F">
            <w:pPr>
              <w:tabs>
                <w:tab w:val="left" w:pos="273"/>
              </w:tabs>
              <w:spacing w:line="276" w:lineRule="auto"/>
              <w:rPr>
                <w:rFonts w:cstheme="minorHAnsi"/>
              </w:rPr>
            </w:pPr>
            <w:del w:id="294" w:author="Fabienne Schmaus" w:date="2026-06-09T16:33:00Z" w16du:dateUtc="2026-06-09T14:33:00Z">
              <w:r w:rsidRPr="0009301D" w:rsidDel="002E0879">
                <w:rPr>
                  <w:rFonts w:cstheme="minorHAnsi"/>
                </w:rPr>
                <w:delText xml:space="preserve">. </w:delText>
              </w:r>
            </w:del>
            <w:r w:rsidRPr="0009301D">
              <w:rPr>
                <w:rFonts w:cstheme="minorHAnsi"/>
                <w:b/>
                <w:bCs/>
              </w:rPr>
              <w:t>(3) Zirkadianer Rhythmus</w:t>
            </w:r>
            <w:r w:rsidRPr="0009301D">
              <w:rPr>
                <w:rFonts w:cstheme="minorHAnsi"/>
              </w:rPr>
              <w:t xml:space="preserve"> – die innere Uhr, die die Schlaf-Wach-Phasen über 24 Stunden reguliert</w:t>
            </w:r>
            <w:del w:id="295" w:author="Fabienne Schmaus" w:date="2026-06-09T16:34:00Z" w16du:dateUtc="2026-06-09T14:34:00Z">
              <w:r w:rsidRPr="0009301D" w:rsidDel="002E0879">
                <w:rPr>
                  <w:rFonts w:cstheme="minorHAnsi"/>
                </w:rPr>
                <w:delText>.</w:delText>
              </w:r>
            </w:del>
            <w:r w:rsidRPr="0009301D">
              <w:rPr>
                <w:rFonts w:cstheme="minorHAnsi"/>
              </w:rPr>
              <w:t xml:space="preserve"> </w:t>
            </w:r>
          </w:p>
          <w:p w14:paraId="785327D3" w14:textId="77777777" w:rsidR="002E0879" w:rsidRDefault="002E0879" w:rsidP="000D652F">
            <w:pPr>
              <w:tabs>
                <w:tab w:val="left" w:pos="273"/>
              </w:tabs>
              <w:spacing w:line="276" w:lineRule="auto"/>
              <w:rPr>
                <w:ins w:id="296" w:author="Fabienne Schmaus" w:date="2026-06-09T16:34:00Z" w16du:dateUtc="2026-06-09T14:34:00Z"/>
                <w:rFonts w:cstheme="minorHAnsi"/>
              </w:rPr>
            </w:pPr>
          </w:p>
          <w:p w14:paraId="376AC7D4" w14:textId="2F916818" w:rsidR="000D652F" w:rsidRPr="0009301D" w:rsidRDefault="00E8201E" w:rsidP="000D652F">
            <w:pPr>
              <w:tabs>
                <w:tab w:val="left" w:pos="273"/>
              </w:tabs>
              <w:spacing w:line="276" w:lineRule="auto"/>
              <w:rPr>
                <w:rFonts w:cstheme="minorHAnsi"/>
              </w:rPr>
            </w:pPr>
            <w:r w:rsidRPr="0009301D">
              <w:rPr>
                <w:rFonts w:cstheme="minorHAnsi"/>
              </w:rPr>
              <w:t>Zur Festigung der Informationen werden die Inhalte schriftlich fix</w:t>
            </w:r>
            <w:del w:id="297" w:author="Fabienne Schmaus" w:date="2026-06-09T16:34:00Z" w16du:dateUtc="2026-06-09T14:34:00Z">
              <w:r w:rsidRPr="0009301D" w:rsidDel="002E0879">
                <w:rPr>
                  <w:rFonts w:cstheme="minorHAnsi"/>
                </w:rPr>
                <w:delText>i</w:delText>
              </w:r>
            </w:del>
            <w:r w:rsidRPr="0009301D">
              <w:rPr>
                <w:rFonts w:cstheme="minorHAnsi"/>
              </w:rPr>
              <w:t xml:space="preserve">iert auf </w:t>
            </w:r>
            <w:commentRangeStart w:id="298"/>
            <w:commentRangeStart w:id="299"/>
            <w:r w:rsidRPr="0009301D">
              <w:rPr>
                <w:rFonts w:cstheme="minorHAnsi"/>
              </w:rPr>
              <w:t>Arbeitsblatt 1</w:t>
            </w:r>
            <w:commentRangeEnd w:id="298"/>
            <w:r w:rsidR="00DB2484" w:rsidRPr="0009301D">
              <w:rPr>
                <w:rStyle w:val="Kommentarzeichen"/>
                <w:rFonts w:cstheme="minorHAnsi"/>
                <w:sz w:val="22"/>
                <w:szCs w:val="22"/>
              </w:rPr>
              <w:commentReference w:id="298"/>
            </w:r>
            <w:commentRangeEnd w:id="299"/>
            <w:r w:rsidR="002E0879" w:rsidRPr="0009301D">
              <w:rPr>
                <w:rStyle w:val="Kommentarzeichen"/>
                <w:rFonts w:cstheme="minorHAnsi"/>
                <w:sz w:val="22"/>
                <w:szCs w:val="22"/>
              </w:rPr>
              <w:commentReference w:id="299"/>
            </w:r>
            <w:r w:rsidRPr="0009301D">
              <w:rPr>
                <w:rFonts w:cstheme="minorHAnsi"/>
              </w:rPr>
              <w:t>.</w:t>
            </w:r>
          </w:p>
          <w:p w14:paraId="7F6F232D" w14:textId="5A47B559" w:rsidR="000D652F" w:rsidRPr="0009301D" w:rsidRDefault="000D652F" w:rsidP="000D652F">
            <w:pPr>
              <w:tabs>
                <w:tab w:val="left" w:pos="273"/>
              </w:tabs>
              <w:spacing w:line="276" w:lineRule="auto"/>
              <w:rPr>
                <w:rFonts w:cstheme="minorHAnsi"/>
              </w:rPr>
            </w:pPr>
            <w:r w:rsidRPr="0009301D">
              <w:rPr>
                <w:rFonts w:cstheme="minorHAnsi"/>
              </w:rPr>
              <w:t xml:space="preserve">Die Lehrkraft stellt Arbeitsblatt 1 zur Verfügung und leitet gemeinsam durch das Schaubild: </w:t>
            </w:r>
            <w:ins w:id="300" w:author="Fabienne Schmaus" w:date="2026-06-09T16:37:00Z" w16du:dateUtc="2026-06-09T14:37:00Z">
              <w:r w:rsidR="002E0879">
                <w:rPr>
                  <w:rFonts w:cstheme="minorHAnsi"/>
                </w:rPr>
                <w:t xml:space="preserve">Die </w:t>
              </w:r>
            </w:ins>
            <w:r w:rsidRPr="0009301D">
              <w:rPr>
                <w:rFonts w:cstheme="minorHAnsi"/>
              </w:rPr>
              <w:t>Lernende</w:t>
            </w:r>
            <w:ins w:id="301" w:author="Fabienne Schmaus" w:date="2026-06-09T16:37:00Z" w16du:dateUtc="2026-06-09T14:37:00Z">
              <w:r w:rsidR="002E0879">
                <w:rPr>
                  <w:rFonts w:cstheme="minorHAnsi"/>
                </w:rPr>
                <w:t>n</w:t>
              </w:r>
            </w:ins>
            <w:r w:rsidRPr="0009301D">
              <w:rPr>
                <w:rFonts w:cstheme="minorHAnsi"/>
              </w:rPr>
              <w:t xml:space="preserve"> nennen die Schritte mündlich, </w:t>
            </w:r>
            <w:ins w:id="302" w:author="Fabienne Schmaus" w:date="2026-06-09T16:37:00Z" w16du:dateUtc="2026-06-09T14:37:00Z">
              <w:r w:rsidR="002E0879">
                <w:rPr>
                  <w:rFonts w:cstheme="minorHAnsi"/>
                </w:rPr>
                <w:t xml:space="preserve">die </w:t>
              </w:r>
            </w:ins>
            <w:r w:rsidRPr="0009301D">
              <w:rPr>
                <w:rFonts w:cstheme="minorHAnsi"/>
              </w:rPr>
              <w:t>Lehrkraft ergänzt am Whiteboard</w:t>
            </w:r>
            <w:del w:id="303" w:author="Fabienne Schmaus" w:date="2026-06-09T16:37:00Z" w16du:dateUtc="2026-06-09T14:37:00Z">
              <w:r w:rsidRPr="0009301D" w:rsidDel="002E0879">
                <w:rPr>
                  <w:rFonts w:cstheme="minorHAnsi"/>
                </w:rPr>
                <w:delText xml:space="preserve">, </w:delText>
              </w:r>
            </w:del>
            <w:ins w:id="304" w:author="Fabienne Schmaus" w:date="2026-06-09T16:37:00Z" w16du:dateUtc="2026-06-09T14:37:00Z">
              <w:r w:rsidR="002E0879">
                <w:rPr>
                  <w:rFonts w:cstheme="minorHAnsi"/>
                </w:rPr>
                <w:t xml:space="preserve"> oder</w:t>
              </w:r>
              <w:r w:rsidR="002E0879" w:rsidRPr="0009301D">
                <w:rPr>
                  <w:rFonts w:cstheme="minorHAnsi"/>
                </w:rPr>
                <w:t xml:space="preserve"> </w:t>
              </w:r>
            </w:ins>
            <w:r w:rsidRPr="0009301D">
              <w:rPr>
                <w:rFonts w:cstheme="minorHAnsi"/>
              </w:rPr>
              <w:t>an der Tafel parallel</w:t>
            </w:r>
            <w:del w:id="305" w:author="Fabienne Schmaus" w:date="2026-06-09T16:38:00Z" w16du:dateUtc="2026-06-09T14:38:00Z">
              <w:r w:rsidRPr="0009301D" w:rsidDel="002E0879">
                <w:rPr>
                  <w:rFonts w:cstheme="minorHAnsi"/>
                </w:rPr>
                <w:delText xml:space="preserve"> – alle füllen AB 1A bzw. AB 1B im gleichen Tempo mit aus</w:delText>
              </w:r>
            </w:del>
            <w:r w:rsidRPr="0009301D">
              <w:rPr>
                <w:rFonts w:cstheme="minorHAnsi"/>
              </w:rPr>
              <w:t xml:space="preserve">. </w:t>
            </w:r>
            <w:ins w:id="306" w:author="Fabienne Schmaus" w:date="2026-06-09T16:38:00Z" w16du:dateUtc="2026-06-09T14:38:00Z">
              <w:r w:rsidR="002E0879">
                <w:rPr>
                  <w:rFonts w:cstheme="minorHAnsi"/>
                </w:rPr>
                <w:t xml:space="preserve">Die </w:t>
              </w:r>
            </w:ins>
            <w:r w:rsidRPr="0009301D">
              <w:rPr>
                <w:rFonts w:cstheme="minorHAnsi"/>
              </w:rPr>
              <w:t>Leitfragen</w:t>
            </w:r>
            <w:ins w:id="307" w:author="Fabienne Schmaus" w:date="2026-06-09T16:38:00Z" w16du:dateUtc="2026-06-09T14:38:00Z">
              <w:r w:rsidR="002E0879">
                <w:rPr>
                  <w:rFonts w:cstheme="minorHAnsi"/>
                </w:rPr>
                <w:t xml:space="preserve"> dazu lauten</w:t>
              </w:r>
            </w:ins>
            <w:r w:rsidRPr="0009301D">
              <w:rPr>
                <w:rFonts w:cstheme="minorHAnsi"/>
              </w:rPr>
              <w:t xml:space="preserve">: </w:t>
            </w:r>
            <w:ins w:id="308" w:author="Fabienne Schmaus" w:date="2026-06-09T16:38:00Z" w16du:dateUtc="2026-06-09T14:38:00Z">
              <w:r w:rsidR="002E0879">
                <w:rPr>
                  <w:rFonts w:cstheme="minorHAnsi"/>
                </w:rPr>
                <w:t>„</w:t>
              </w:r>
            </w:ins>
            <w:r w:rsidRPr="0009301D">
              <w:rPr>
                <w:rFonts w:cstheme="minorHAnsi"/>
              </w:rPr>
              <w:t>Wie beeinflusst Bildschirmlicht die Melatoninproduktion? Welche Folge</w:t>
            </w:r>
            <w:r w:rsidR="00E8201E" w:rsidRPr="0009301D">
              <w:rPr>
                <w:rFonts w:cstheme="minorHAnsi"/>
              </w:rPr>
              <w:t>(n)</w:t>
            </w:r>
            <w:r w:rsidRPr="0009301D">
              <w:rPr>
                <w:rFonts w:cstheme="minorHAnsi"/>
              </w:rPr>
              <w:t xml:space="preserve"> hat das für den Schlaf?</w:t>
            </w:r>
            <w:ins w:id="309" w:author="Fabienne Schmaus" w:date="2026-06-09T16:39:00Z" w16du:dateUtc="2026-06-09T14:39:00Z">
              <w:r w:rsidR="002E0879">
                <w:rPr>
                  <w:rFonts w:cstheme="minorHAnsi"/>
                </w:rPr>
                <w:t>“</w:t>
              </w:r>
            </w:ins>
          </w:p>
          <w:p w14:paraId="5ADC27B6" w14:textId="77777777" w:rsidR="000D652F" w:rsidRPr="0009301D" w:rsidRDefault="000D652F" w:rsidP="008D0610">
            <w:pPr>
              <w:tabs>
                <w:tab w:val="left" w:pos="273"/>
              </w:tabs>
              <w:spacing w:line="276" w:lineRule="auto"/>
              <w:rPr>
                <w:rFonts w:cstheme="minorHAnsi"/>
              </w:rPr>
            </w:pPr>
          </w:p>
          <w:p w14:paraId="110E8860" w14:textId="7113971C" w:rsidR="006C10B7" w:rsidDel="00C57219" w:rsidRDefault="00E8201E">
            <w:pPr>
              <w:tabs>
                <w:tab w:val="left" w:pos="273"/>
              </w:tabs>
              <w:spacing w:line="276" w:lineRule="auto"/>
              <w:rPr>
                <w:del w:id="310" w:author="Fabienne Schmaus" w:date="2026-06-09T16:39:00Z" w16du:dateUtc="2026-06-09T14:39:00Z"/>
                <w:rFonts w:cstheme="minorHAnsi"/>
                <w:b/>
                <w:bCs/>
              </w:rPr>
              <w:pPrChange w:id="311" w:author="Fabienne Schmaus" w:date="2026-06-09T17:20:00Z" w16du:dateUtc="2026-06-09T15:20:00Z">
                <w:pPr>
                  <w:shd w:val="clear" w:color="auto" w:fill="FBE4D5" w:themeFill="accent2" w:themeFillTint="33"/>
                  <w:tabs>
                    <w:tab w:val="left" w:pos="273"/>
                  </w:tabs>
                  <w:spacing w:line="276" w:lineRule="auto"/>
                </w:pPr>
              </w:pPrChange>
            </w:pPr>
            <w:del w:id="312" w:author="Fabienne Schmaus" w:date="2026-06-09T17:18:00Z" w16du:dateUtc="2026-06-09T15:18:00Z">
              <w:r w:rsidRPr="0009301D" w:rsidDel="000F10DB">
                <w:rPr>
                  <w:rFonts w:cstheme="minorHAnsi"/>
                  <w:b/>
                  <w:bCs/>
                </w:rPr>
                <w:delText xml:space="preserve">Lösungshinweise </w:delText>
              </w:r>
            </w:del>
            <w:ins w:id="313" w:author="Fabienne Schmaus" w:date="2026-06-09T17:18:00Z" w16du:dateUtc="2026-06-09T15:18:00Z">
              <w:r w:rsidR="000F10DB">
                <w:rPr>
                  <w:rFonts w:cstheme="minorHAnsi"/>
                  <w:b/>
                  <w:bCs/>
                </w:rPr>
                <w:t>H</w:t>
              </w:r>
              <w:r w:rsidR="000F10DB" w:rsidRPr="0009301D">
                <w:rPr>
                  <w:rFonts w:cstheme="minorHAnsi"/>
                  <w:b/>
                  <w:bCs/>
                </w:rPr>
                <w:t xml:space="preserve">inweise </w:t>
              </w:r>
            </w:ins>
            <w:r w:rsidR="006C10B7" w:rsidRPr="0009301D">
              <w:rPr>
                <w:rFonts w:cstheme="minorHAnsi"/>
                <w:b/>
                <w:bCs/>
              </w:rPr>
              <w:t>zu Arbeitsblatt 1:</w:t>
            </w:r>
          </w:p>
          <w:p w14:paraId="73052B9D" w14:textId="77777777" w:rsidR="00C57219" w:rsidRDefault="00C57219">
            <w:pPr>
              <w:tabs>
                <w:tab w:val="left" w:pos="273"/>
              </w:tabs>
              <w:spacing w:line="276" w:lineRule="auto"/>
              <w:rPr>
                <w:ins w:id="314" w:author="Fabienne Schmaus" w:date="2026-06-09T16:46:00Z" w16du:dateUtc="2026-06-09T14:46:00Z"/>
                <w:rFonts w:cstheme="minorHAnsi"/>
                <w:b/>
                <w:bCs/>
              </w:rPr>
              <w:pPrChange w:id="315" w:author="Fabienne Schmaus" w:date="2026-06-09T17:20:00Z" w16du:dateUtc="2026-06-09T15:20:00Z">
                <w:pPr>
                  <w:shd w:val="clear" w:color="auto" w:fill="FBE4D5" w:themeFill="accent2" w:themeFillTint="33"/>
                  <w:tabs>
                    <w:tab w:val="left" w:pos="273"/>
                  </w:tabs>
                  <w:spacing w:line="276" w:lineRule="auto"/>
                </w:pPr>
              </w:pPrChange>
            </w:pPr>
          </w:p>
          <w:p w14:paraId="33D33136" w14:textId="30DE7224" w:rsidR="00C57219" w:rsidRPr="0009301D" w:rsidRDefault="00C57219">
            <w:pPr>
              <w:tabs>
                <w:tab w:val="left" w:pos="273"/>
              </w:tabs>
              <w:spacing w:line="276" w:lineRule="auto"/>
              <w:rPr>
                <w:ins w:id="316" w:author="Fabienne Schmaus" w:date="2026-06-09T16:45:00Z" w16du:dateUtc="2026-06-09T14:45:00Z"/>
                <w:rFonts w:cstheme="minorHAnsi"/>
              </w:rPr>
              <w:pPrChange w:id="317" w:author="Fabienne Schmaus" w:date="2026-06-09T17:20:00Z" w16du:dateUtc="2026-06-09T15:20:00Z">
                <w:pPr>
                  <w:shd w:val="clear" w:color="auto" w:fill="FBE4D5" w:themeFill="accent2" w:themeFillTint="33"/>
                  <w:tabs>
                    <w:tab w:val="left" w:pos="273"/>
                  </w:tabs>
                  <w:spacing w:line="276" w:lineRule="auto"/>
                </w:pPr>
              </w:pPrChange>
            </w:pPr>
            <w:ins w:id="318" w:author="Fabienne Schmaus" w:date="2026-06-09T16:45:00Z" w16du:dateUtc="2026-06-09T14:45:00Z">
              <w:r w:rsidRPr="0009301D">
                <w:rPr>
                  <w:rFonts w:cstheme="minorHAnsi"/>
                </w:rPr>
                <w:t>–</w:t>
              </w:r>
              <w:r>
                <w:rPr>
                  <w:rFonts w:cstheme="minorHAnsi"/>
                </w:rPr>
                <w:t xml:space="preserve"> </w:t>
              </w:r>
              <w:r w:rsidRPr="0009301D">
                <w:rPr>
                  <w:rFonts w:cstheme="minorHAnsi"/>
                </w:rPr>
                <w:t xml:space="preserve">Lösungsbegriffe: </w:t>
              </w:r>
              <w:del w:id="319" w:author="Michael Kohl" w:date="2026-06-11T13:18:00Z" w16du:dateUtc="2026-06-11T11:18:00Z">
                <w:r w:rsidRPr="0009301D" w:rsidDel="008B32A3">
                  <w:rPr>
                    <w:rFonts w:cstheme="minorHAnsi"/>
                  </w:rPr>
                  <w:delText>zirkadianer Rhythmus</w:delText>
                </w:r>
              </w:del>
            </w:ins>
            <w:ins w:id="320" w:author="Michael Kohl" w:date="2026-06-11T13:18:00Z" w16du:dateUtc="2026-06-11T11:18:00Z">
              <w:r w:rsidR="008B32A3">
                <w:rPr>
                  <w:rFonts w:cstheme="minorHAnsi"/>
                </w:rPr>
                <w:t>Zirbeldrüse</w:t>
              </w:r>
            </w:ins>
            <w:ins w:id="321" w:author="Fabienne Schmaus" w:date="2026-06-09T16:45:00Z" w16du:dateUtc="2026-06-09T14:45:00Z">
              <w:r>
                <w:rPr>
                  <w:rFonts w:cstheme="minorHAnsi"/>
                </w:rPr>
                <w:t xml:space="preserve">, </w:t>
              </w:r>
              <w:del w:id="322" w:author="Michael Kohl" w:date="2026-06-11T12:08:00Z" w16du:dateUtc="2026-06-11T10:08:00Z">
                <w:r w:rsidRPr="0009301D" w:rsidDel="002B5DA4">
                  <w:rPr>
                    <w:rFonts w:cstheme="minorHAnsi"/>
                  </w:rPr>
                  <w:delText>Melatonin</w:delText>
                </w:r>
              </w:del>
              <w:r>
                <w:rPr>
                  <w:rFonts w:cstheme="minorHAnsi"/>
                </w:rPr>
                <w:t xml:space="preserve">, </w:t>
              </w:r>
              <w:r w:rsidRPr="0009301D">
                <w:rPr>
                  <w:rFonts w:cstheme="minorHAnsi"/>
                </w:rPr>
                <w:t>Tag</w:t>
              </w:r>
              <w:r>
                <w:rPr>
                  <w:rFonts w:cstheme="minorHAnsi"/>
                </w:rPr>
                <w:t>,</w:t>
              </w:r>
              <w:r w:rsidRPr="0009301D">
                <w:rPr>
                  <w:rFonts w:cstheme="minorHAnsi"/>
                </w:rPr>
                <w:t xml:space="preserve"> </w:t>
              </w:r>
            </w:ins>
            <w:ins w:id="323" w:author="Michael Kohl" w:date="2026-06-11T12:08:00Z" w16du:dateUtc="2026-06-11T10:08:00Z">
              <w:r w:rsidR="002B5DA4" w:rsidRPr="0009301D">
                <w:rPr>
                  <w:rFonts w:cstheme="minorHAnsi"/>
                </w:rPr>
                <w:t>Melatonin</w:t>
              </w:r>
              <w:r w:rsidR="002B5DA4">
                <w:rPr>
                  <w:rFonts w:cstheme="minorHAnsi"/>
                </w:rPr>
                <w:t>,</w:t>
              </w:r>
              <w:r w:rsidR="002B5DA4" w:rsidRPr="0009301D">
                <w:rPr>
                  <w:rFonts w:cstheme="minorHAnsi"/>
                </w:rPr>
                <w:t xml:space="preserve"> </w:t>
              </w:r>
            </w:ins>
            <w:ins w:id="324" w:author="Fabienne Schmaus" w:date="2026-06-09T16:45:00Z" w16du:dateUtc="2026-06-09T14:45:00Z">
              <w:r w:rsidRPr="0009301D">
                <w:rPr>
                  <w:rFonts w:cstheme="minorHAnsi"/>
                </w:rPr>
                <w:t>wach</w:t>
              </w:r>
            </w:ins>
            <w:ins w:id="325" w:author="Michael Kohl" w:date="2026-06-11T16:06:00Z" w16du:dateUtc="2026-06-11T14:06:00Z">
              <w:r w:rsidR="00B27FD4">
                <w:rPr>
                  <w:rFonts w:cstheme="minorHAnsi"/>
                </w:rPr>
                <w:t>,</w:t>
              </w:r>
            </w:ins>
            <w:ins w:id="326" w:author="Michael Kohl" w:date="2026-06-11T13:19:00Z" w16du:dateUtc="2026-06-11T11:19:00Z">
              <w:r w:rsidR="008B32A3">
                <w:rPr>
                  <w:rFonts w:cstheme="minorHAnsi"/>
                </w:rPr>
                <w:t xml:space="preserve"> verzögert</w:t>
              </w:r>
            </w:ins>
          </w:p>
          <w:p w14:paraId="347300EB" w14:textId="77777777" w:rsidR="00EF297B" w:rsidRPr="0009301D" w:rsidRDefault="00EF297B" w:rsidP="000F10DB">
            <w:pPr>
              <w:tabs>
                <w:tab w:val="left" w:pos="273"/>
              </w:tabs>
              <w:spacing w:line="276" w:lineRule="auto"/>
              <w:rPr>
                <w:rFonts w:cstheme="minorHAnsi"/>
              </w:rPr>
            </w:pPr>
          </w:p>
          <w:p w14:paraId="6EFC40B7" w14:textId="7165082C" w:rsidR="002F1D65" w:rsidRPr="0009301D" w:rsidRDefault="002F1D65" w:rsidP="002F1D65">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5DA34D25" w14:textId="3A93C55E" w:rsidR="002F1D65" w:rsidRPr="0009301D" w:rsidRDefault="002F1D65" w:rsidP="002F1D65">
            <w:pPr>
              <w:shd w:val="clear" w:color="auto" w:fill="FBE4D5" w:themeFill="accent2" w:themeFillTint="33"/>
              <w:tabs>
                <w:tab w:val="left" w:pos="273"/>
              </w:tabs>
              <w:spacing w:line="276" w:lineRule="auto"/>
              <w:rPr>
                <w:rFonts w:cstheme="minorHAnsi"/>
                <w:b/>
                <w:bCs/>
              </w:rPr>
            </w:pPr>
            <w:commentRangeStart w:id="327"/>
            <w:commentRangeStart w:id="328"/>
            <w:r w:rsidRPr="0009301D">
              <w:rPr>
                <w:rFonts w:cstheme="minorHAnsi"/>
                <w:b/>
                <w:bCs/>
              </w:rPr>
              <w:t>Sek</w:t>
            </w:r>
            <w:commentRangeEnd w:id="327"/>
            <w:r w:rsidR="00DB2484" w:rsidRPr="0009301D">
              <w:rPr>
                <w:rStyle w:val="Kommentarzeichen"/>
                <w:rFonts w:cstheme="minorHAnsi"/>
                <w:b/>
                <w:bCs/>
                <w:sz w:val="22"/>
                <w:szCs w:val="22"/>
              </w:rPr>
              <w:commentReference w:id="327"/>
            </w:r>
            <w:commentRangeEnd w:id="328"/>
            <w:r w:rsidR="00D03A3D" w:rsidRPr="0009301D">
              <w:rPr>
                <w:rStyle w:val="Kommentarzeichen"/>
                <w:rFonts w:cstheme="minorHAnsi"/>
                <w:b/>
                <w:bCs/>
                <w:sz w:val="22"/>
                <w:szCs w:val="22"/>
              </w:rPr>
              <w:commentReference w:id="328"/>
            </w:r>
            <w:r w:rsidRPr="0009301D">
              <w:rPr>
                <w:rFonts w:cstheme="minorHAnsi"/>
                <w:b/>
                <w:bCs/>
              </w:rPr>
              <w:t>. I</w:t>
            </w:r>
            <w:del w:id="329" w:author="Fabienne Schmaus" w:date="2026-06-09T16:39:00Z" w16du:dateUtc="2026-06-09T14:39:00Z">
              <w:r w:rsidR="00E8201E" w:rsidRPr="0009301D" w:rsidDel="00950E87">
                <w:rPr>
                  <w:rFonts w:cstheme="minorHAnsi"/>
                  <w:b/>
                  <w:bCs/>
                </w:rPr>
                <w:delText xml:space="preserve"> </w:delText>
              </w:r>
            </w:del>
            <w:r w:rsidR="00E8201E" w:rsidRPr="0009301D">
              <w:rPr>
                <w:rFonts w:cstheme="minorHAnsi"/>
                <w:b/>
                <w:bCs/>
              </w:rPr>
              <w:t xml:space="preserve"> (Arbeitsblatt 1A)</w:t>
            </w:r>
          </w:p>
          <w:p w14:paraId="38909D2A" w14:textId="2D8740A5" w:rsidR="00E8201E" w:rsidRPr="0009301D" w:rsidRDefault="002F1D65" w:rsidP="00E8201E">
            <w:pPr>
              <w:shd w:val="clear" w:color="auto" w:fill="FBE4D5" w:themeFill="accent2" w:themeFillTint="33"/>
              <w:tabs>
                <w:tab w:val="left" w:pos="273"/>
              </w:tabs>
              <w:spacing w:line="276" w:lineRule="auto"/>
              <w:rPr>
                <w:rFonts w:cstheme="minorHAnsi"/>
              </w:rPr>
            </w:pPr>
            <w:r w:rsidRPr="0009301D">
              <w:rPr>
                <w:rFonts w:cstheme="minorHAnsi"/>
              </w:rPr>
              <w:lastRenderedPageBreak/>
              <w:t xml:space="preserve">– </w:t>
            </w:r>
            <w:r w:rsidR="00E8201E" w:rsidRPr="0009301D">
              <w:rPr>
                <w:rFonts w:cstheme="minorHAnsi"/>
              </w:rPr>
              <w:t>D</w:t>
            </w:r>
            <w:ins w:id="330" w:author="Fabienne Schmaus" w:date="2026-06-09T16:40:00Z" w16du:dateUtc="2026-06-09T14:40:00Z">
              <w:r w:rsidR="00950E87">
                <w:rPr>
                  <w:rFonts w:cstheme="minorHAnsi"/>
                </w:rPr>
                <w:t>ie d</w:t>
              </w:r>
            </w:ins>
            <w:r w:rsidR="00E8201E" w:rsidRPr="0009301D">
              <w:rPr>
                <w:rFonts w:cstheme="minorHAnsi"/>
              </w:rPr>
              <w:t xml:space="preserve">rei Grundbegriffe </w:t>
            </w:r>
            <w:ins w:id="331" w:author="Fabienne Schmaus" w:date="2026-06-09T16:40:00Z" w16du:dateUtc="2026-06-09T14:40:00Z">
              <w:r w:rsidR="00950E87">
                <w:rPr>
                  <w:rFonts w:cstheme="minorHAnsi"/>
                </w:rPr>
                <w:t xml:space="preserve">werden </w:t>
              </w:r>
            </w:ins>
            <w:r w:rsidR="00E8201E" w:rsidRPr="0009301D">
              <w:rPr>
                <w:rFonts w:cstheme="minorHAnsi"/>
              </w:rPr>
              <w:t>klar und vereinfacht</w:t>
            </w:r>
            <w:ins w:id="332" w:author="Fabienne Schmaus" w:date="2026-06-09T16:40:00Z" w16du:dateUtc="2026-06-09T14:40:00Z">
              <w:r w:rsidR="00950E87">
                <w:rPr>
                  <w:rFonts w:cstheme="minorHAnsi"/>
                </w:rPr>
                <w:t xml:space="preserve"> dargestellt</w:t>
              </w:r>
            </w:ins>
            <w:r w:rsidR="00E8201E" w:rsidRPr="0009301D">
              <w:rPr>
                <w:rFonts w:cstheme="minorHAnsi"/>
              </w:rPr>
              <w:t xml:space="preserve">: </w:t>
            </w:r>
            <w:ins w:id="333" w:author="Fabienne Schmaus" w:date="2026-06-09T16:44:00Z" w16du:dateUtc="2026-06-09T14:44:00Z">
              <w:r w:rsidR="00C57219" w:rsidRPr="00C57219">
                <w:rPr>
                  <w:rFonts w:cstheme="minorHAnsi"/>
                </w:rPr>
                <w:t>Melatonin ist das Schlafhormon, blaues Licht wirkt als „Tag-Signal“, und der zirkadiane Rhythmus ist die innere Uhr des Körpers.</w:t>
              </w:r>
            </w:ins>
            <w:del w:id="334" w:author="Fabienne Schmaus" w:date="2026-06-09T16:44:00Z" w16du:dateUtc="2026-06-09T14:44:00Z">
              <w:r w:rsidR="00E8201E" w:rsidRPr="0009301D" w:rsidDel="00C57219">
                <w:rPr>
                  <w:rFonts w:cstheme="minorHAnsi"/>
                </w:rPr>
                <w:delText xml:space="preserve">Melatonin = Schlafhormon, blaues Licht = </w:delText>
              </w:r>
              <w:r w:rsidR="0009301D" w:rsidRPr="0009301D" w:rsidDel="00C57219">
                <w:rPr>
                  <w:rFonts w:cstheme="minorHAnsi"/>
                </w:rPr>
                <w:delText>„</w:delText>
              </w:r>
              <w:r w:rsidR="00E8201E" w:rsidRPr="0009301D" w:rsidDel="00C57219">
                <w:rPr>
                  <w:rFonts w:cstheme="minorHAnsi"/>
                </w:rPr>
                <w:delText>Tag-Signal</w:delText>
              </w:r>
              <w:r w:rsidR="0009301D" w:rsidRPr="0009301D" w:rsidDel="00C57219">
                <w:rPr>
                  <w:rFonts w:cstheme="minorHAnsi"/>
                </w:rPr>
                <w:delText>“</w:delText>
              </w:r>
              <w:r w:rsidR="00E8201E" w:rsidRPr="0009301D" w:rsidDel="00C57219">
                <w:rPr>
                  <w:rFonts w:cstheme="minorHAnsi"/>
                </w:rPr>
                <w:delText>, zirkadianer Rhythmus = innere Uhr</w:delText>
              </w:r>
            </w:del>
          </w:p>
          <w:p w14:paraId="1EEA184C" w14:textId="3BFC158D"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ins w:id="335" w:author="Fabienne Schmaus" w:date="2026-06-09T16:40:00Z" w16du:dateUtc="2026-06-09T14:40:00Z">
              <w:r w:rsidR="00950E87">
                <w:rPr>
                  <w:rFonts w:cstheme="minorHAnsi"/>
                </w:rPr>
                <w:t xml:space="preserve">Das </w:t>
              </w:r>
            </w:ins>
            <w:r w:rsidRPr="0009301D">
              <w:rPr>
                <w:rFonts w:cstheme="minorHAnsi"/>
              </w:rPr>
              <w:t xml:space="preserve">Schaubild auf </w:t>
            </w:r>
            <w:ins w:id="336" w:author="Fabienne Schmaus" w:date="2026-06-09T16:44:00Z" w16du:dateUtc="2026-06-09T14:44:00Z">
              <w:r w:rsidR="00C57219">
                <w:rPr>
                  <w:rFonts w:cstheme="minorHAnsi"/>
                </w:rPr>
                <w:t>dem Arbeitsblatt</w:t>
              </w:r>
            </w:ins>
            <w:del w:id="337" w:author="Fabienne Schmaus" w:date="2026-06-09T16:44:00Z" w16du:dateUtc="2026-06-09T14:44:00Z">
              <w:r w:rsidRPr="0009301D" w:rsidDel="00C57219">
                <w:rPr>
                  <w:rFonts w:cstheme="minorHAnsi"/>
                </w:rPr>
                <w:delText>AB</w:delText>
              </w:r>
            </w:del>
            <w:r w:rsidRPr="0009301D">
              <w:rPr>
                <w:rFonts w:cstheme="minorHAnsi"/>
              </w:rPr>
              <w:t xml:space="preserve"> 1A </w:t>
            </w:r>
            <w:ins w:id="338" w:author="Fabienne Schmaus" w:date="2026-06-09T16:44:00Z" w16du:dateUtc="2026-06-09T14:44:00Z">
              <w:r w:rsidR="00C57219">
                <w:rPr>
                  <w:rFonts w:cstheme="minorHAnsi"/>
                </w:rPr>
                <w:t xml:space="preserve">ist </w:t>
              </w:r>
            </w:ins>
            <w:r w:rsidRPr="0009301D">
              <w:rPr>
                <w:rFonts w:cstheme="minorHAnsi"/>
              </w:rPr>
              <w:t xml:space="preserve">stark vorstrukturiert </w:t>
            </w:r>
            <w:ins w:id="339" w:author="Fabienne Schmaus" w:date="2026-06-09T16:44:00Z" w16du:dateUtc="2026-06-09T14:44:00Z">
              <w:r w:rsidR="00C57219">
                <w:rPr>
                  <w:rFonts w:cstheme="minorHAnsi"/>
                </w:rPr>
                <w:t>und enthält</w:t>
              </w:r>
            </w:ins>
            <w:del w:id="340" w:author="Fabienne Schmaus" w:date="2026-06-09T16:44:00Z" w16du:dateUtc="2026-06-09T14:44:00Z">
              <w:r w:rsidRPr="0009301D" w:rsidDel="00C57219">
                <w:rPr>
                  <w:rFonts w:cstheme="minorHAnsi"/>
                </w:rPr>
                <w:delText>mit</w:delText>
              </w:r>
            </w:del>
            <w:r w:rsidRPr="0009301D">
              <w:rPr>
                <w:rFonts w:cstheme="minorHAnsi"/>
              </w:rPr>
              <w:t xml:space="preserve"> Lücken zum Ausfüllen</w:t>
            </w:r>
            <w:ins w:id="341" w:author="Fabienne Schmaus" w:date="2026-06-09T16:44:00Z" w16du:dateUtc="2026-06-09T14:44:00Z">
              <w:r w:rsidR="00C57219">
                <w:rPr>
                  <w:rFonts w:cstheme="minorHAnsi"/>
                </w:rPr>
                <w:t>.</w:t>
              </w:r>
            </w:ins>
          </w:p>
          <w:p w14:paraId="15B2CC64" w14:textId="31A96B91"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ins w:id="342" w:author="Fabienne Schmaus" w:date="2026-06-09T16:44:00Z" w16du:dateUtc="2026-06-09T14:44:00Z">
              <w:r w:rsidR="00C57219">
                <w:rPr>
                  <w:rFonts w:cstheme="minorHAnsi"/>
                </w:rPr>
                <w:t xml:space="preserve">Die </w:t>
              </w:r>
            </w:ins>
            <w:r w:rsidRPr="0009301D">
              <w:rPr>
                <w:rFonts w:cstheme="minorHAnsi"/>
              </w:rPr>
              <w:t>Fachbegriffe werden eingeführt, aber nicht auswendig verlangt</w:t>
            </w:r>
            <w:ins w:id="343" w:author="Fabienne Schmaus" w:date="2026-06-09T16:44:00Z" w16du:dateUtc="2026-06-09T14:44:00Z">
              <w:r w:rsidR="00C57219">
                <w:rPr>
                  <w:rFonts w:cstheme="minorHAnsi"/>
                </w:rPr>
                <w:t>.</w:t>
              </w:r>
            </w:ins>
          </w:p>
          <w:p w14:paraId="74ABAC26" w14:textId="00E8EDC0" w:rsidR="005C5E51" w:rsidDel="002B5DA4" w:rsidRDefault="005C5E51" w:rsidP="00E8201E">
            <w:pPr>
              <w:shd w:val="clear" w:color="auto" w:fill="FBE4D5" w:themeFill="accent2" w:themeFillTint="33"/>
              <w:tabs>
                <w:tab w:val="left" w:pos="273"/>
              </w:tabs>
              <w:spacing w:line="276" w:lineRule="auto"/>
              <w:rPr>
                <w:del w:id="344" w:author="Fabienne Schmaus" w:date="2026-06-09T16:45:00Z" w16du:dateUtc="2026-06-09T14:45:00Z"/>
                <w:rFonts w:cstheme="minorHAnsi"/>
              </w:rPr>
            </w:pPr>
            <w:del w:id="345" w:author="Fabienne Schmaus" w:date="2026-06-09T16:45:00Z" w16du:dateUtc="2026-06-09T14:45:00Z">
              <w:r w:rsidRPr="0009301D" w:rsidDel="00C57219">
                <w:rPr>
                  <w:rFonts w:cstheme="minorHAnsi"/>
                </w:rPr>
                <w:delText>Lösungsbegriffe: zirkadianer Rhythmus / Melatonin / Tag / wach</w:delText>
              </w:r>
            </w:del>
          </w:p>
          <w:p w14:paraId="4D6BEC71" w14:textId="35C08CBB" w:rsidR="002B5DA4" w:rsidRDefault="002B5DA4" w:rsidP="00E8201E">
            <w:pPr>
              <w:shd w:val="clear" w:color="auto" w:fill="FBE4D5" w:themeFill="accent2" w:themeFillTint="33"/>
              <w:tabs>
                <w:tab w:val="left" w:pos="273"/>
              </w:tabs>
              <w:spacing w:line="276" w:lineRule="auto"/>
              <w:rPr>
                <w:ins w:id="346" w:author="Michael Kohl" w:date="2026-06-11T12:08:00Z" w16du:dateUtc="2026-06-11T10:08:00Z"/>
                <w:rFonts w:cstheme="minorHAnsi"/>
              </w:rPr>
            </w:pPr>
            <w:ins w:id="347" w:author="Michael Kohl" w:date="2026-06-11T12:08:00Z" w16du:dateUtc="2026-06-11T10:08:00Z">
              <w:r>
                <w:rPr>
                  <w:rFonts w:cstheme="minorHAnsi"/>
                </w:rPr>
                <w:t>Reflexionsfragen:</w:t>
              </w:r>
            </w:ins>
          </w:p>
          <w:p w14:paraId="02117A9C" w14:textId="59A99305" w:rsidR="00CB5281" w:rsidRPr="00CB5281" w:rsidRDefault="002B5DA4" w:rsidP="00CB5281">
            <w:pPr>
              <w:shd w:val="clear" w:color="auto" w:fill="FBE4D5" w:themeFill="accent2" w:themeFillTint="33"/>
              <w:tabs>
                <w:tab w:val="left" w:pos="273"/>
              </w:tabs>
              <w:spacing w:line="276" w:lineRule="auto"/>
              <w:rPr>
                <w:ins w:id="348" w:author="Michael Kohl" w:date="2026-06-11T12:11:00Z" w16du:dateUtc="2026-06-11T10:11:00Z"/>
                <w:rFonts w:cstheme="minorHAnsi"/>
              </w:rPr>
            </w:pPr>
            <w:commentRangeStart w:id="349"/>
            <w:ins w:id="350" w:author="Michael Kohl" w:date="2026-06-11T12:08:00Z" w16du:dateUtc="2026-06-11T10:08:00Z">
              <w:r>
                <w:rPr>
                  <w:rFonts w:cstheme="minorHAnsi"/>
                </w:rPr>
                <w:t xml:space="preserve">1. </w:t>
              </w:r>
            </w:ins>
            <w:ins w:id="351" w:author="Michael Kohl" w:date="2026-06-11T12:11:00Z" w16du:dateUtc="2026-06-11T10:11:00Z">
              <w:r w:rsidR="00CB5281" w:rsidRPr="00CB5281">
                <w:rPr>
                  <w:rFonts w:cstheme="minorHAnsi"/>
                </w:rPr>
                <w:t>Müdigkeit entsteht, weil sich im Laufe des Tages ein Stoff (Adenosin) im Blut ansammelt – je länger wir wach sind, desto schl</w:t>
              </w:r>
              <w:r w:rsidR="00CB5281" w:rsidRPr="00CB5281">
                <w:rPr>
                  <w:rFonts w:ascii="Calibri" w:hAnsi="Calibri" w:cs="Calibri"/>
                </w:rPr>
                <w:t>ä</w:t>
              </w:r>
              <w:r w:rsidR="00CB5281" w:rsidRPr="00CB5281">
                <w:rPr>
                  <w:rFonts w:cstheme="minorHAnsi"/>
                </w:rPr>
                <w:t>friger f</w:t>
              </w:r>
              <w:r w:rsidR="00CB5281" w:rsidRPr="00CB5281">
                <w:rPr>
                  <w:rFonts w:ascii="Calibri" w:hAnsi="Calibri" w:cs="Calibri"/>
                </w:rPr>
                <w:t>ü</w:t>
              </w:r>
              <w:r w:rsidR="00CB5281" w:rsidRPr="00CB5281">
                <w:rPr>
                  <w:rFonts w:cstheme="minorHAnsi"/>
                </w:rPr>
                <w:t>hlen wir uns. Aber Einschlafen braucht noch ein zweites Signal: das Hormon Melatonin. Es wird nur ausgesch</w:t>
              </w:r>
              <w:r w:rsidR="00CB5281" w:rsidRPr="00CB5281">
                <w:rPr>
                  <w:rFonts w:ascii="Calibri" w:hAnsi="Calibri" w:cs="Calibri"/>
                </w:rPr>
                <w:t>ü</w:t>
              </w:r>
              <w:r w:rsidR="00CB5281" w:rsidRPr="00CB5281">
                <w:rPr>
                  <w:rFonts w:cstheme="minorHAnsi"/>
                </w:rPr>
                <w:t xml:space="preserve">ttet, wenn das Gehirn </w:t>
              </w:r>
              <w:r w:rsidR="00CB5281" w:rsidRPr="00CB5281">
                <w:rPr>
                  <w:rFonts w:ascii="Calibri" w:hAnsi="Calibri" w:cs="Calibri"/>
                </w:rPr>
                <w:t>„</w:t>
              </w:r>
              <w:r w:rsidR="00CB5281" w:rsidRPr="00CB5281">
                <w:rPr>
                  <w:rFonts w:cstheme="minorHAnsi"/>
                </w:rPr>
                <w:t xml:space="preserve">Dunkelheit" erkennt. Wenn wir abends noch auf einen Bildschirm schauen, sagt das blaue Licht dem Gehirn: </w:t>
              </w:r>
              <w:r w:rsidR="00CB5281" w:rsidRPr="00CB5281">
                <w:rPr>
                  <w:rFonts w:ascii="Calibri" w:hAnsi="Calibri" w:cs="Calibri"/>
                </w:rPr>
                <w:t>„</w:t>
              </w:r>
              <w:r w:rsidR="00CB5281" w:rsidRPr="00CB5281">
                <w:rPr>
                  <w:rFonts w:cstheme="minorHAnsi"/>
                </w:rPr>
                <w:t xml:space="preserve">Es ist noch Tag." Melatonin bleibt aus </w:t>
              </w:r>
              <w:r w:rsidR="00CB5281" w:rsidRPr="00CB5281">
                <w:rPr>
                  <w:rFonts w:ascii="Calibri" w:hAnsi="Calibri" w:cs="Calibri"/>
                </w:rPr>
                <w:t>–</w:t>
              </w:r>
              <w:r w:rsidR="00CB5281" w:rsidRPr="00CB5281">
                <w:rPr>
                  <w:rFonts w:cstheme="minorHAnsi"/>
                </w:rPr>
                <w:t xml:space="preserve"> obwohl wir schon m</w:t>
              </w:r>
              <w:r w:rsidR="00CB5281" w:rsidRPr="00CB5281">
                <w:rPr>
                  <w:rFonts w:ascii="Calibri" w:hAnsi="Calibri" w:cs="Calibri"/>
                </w:rPr>
                <w:t>ü</w:t>
              </w:r>
              <w:r w:rsidR="00CB5281" w:rsidRPr="00CB5281">
                <w:rPr>
                  <w:rFonts w:cstheme="minorHAnsi"/>
                </w:rPr>
                <w:t>de sind. F</w:t>
              </w:r>
              <w:r w:rsidR="00CB5281" w:rsidRPr="00CB5281">
                <w:rPr>
                  <w:rFonts w:ascii="Calibri" w:hAnsi="Calibri" w:cs="Calibri"/>
                </w:rPr>
                <w:t>ü</w:t>
              </w:r>
              <w:r w:rsidR="00CB5281" w:rsidRPr="00CB5281">
                <w:rPr>
                  <w:rFonts w:cstheme="minorHAnsi"/>
                </w:rPr>
                <w:t>r das Einschlafen braucht der K</w:t>
              </w:r>
              <w:r w:rsidR="00CB5281" w:rsidRPr="00CB5281">
                <w:rPr>
                  <w:rFonts w:ascii="Calibri" w:hAnsi="Calibri" w:cs="Calibri"/>
                </w:rPr>
                <w:t>ö</w:t>
              </w:r>
              <w:r w:rsidR="00CB5281" w:rsidRPr="00CB5281">
                <w:rPr>
                  <w:rFonts w:cstheme="minorHAnsi"/>
                </w:rPr>
                <w:t>rper beides: M</w:t>
              </w:r>
              <w:r w:rsidR="00CB5281" w:rsidRPr="00CB5281">
                <w:rPr>
                  <w:rFonts w:ascii="Calibri" w:hAnsi="Calibri" w:cs="Calibri"/>
                </w:rPr>
                <w:t>ü</w:t>
              </w:r>
              <w:r w:rsidR="00CB5281" w:rsidRPr="00CB5281">
                <w:rPr>
                  <w:rFonts w:cstheme="minorHAnsi"/>
                </w:rPr>
                <w:t>digkeit und das Melatonin-Signal. Fehlt eines davon, schl</w:t>
              </w:r>
              <w:r w:rsidR="00CB5281" w:rsidRPr="00CB5281">
                <w:rPr>
                  <w:rFonts w:ascii="Calibri" w:hAnsi="Calibri" w:cs="Calibri"/>
                </w:rPr>
                <w:t>ä</w:t>
              </w:r>
              <w:r w:rsidR="00CB5281" w:rsidRPr="00CB5281">
                <w:rPr>
                  <w:rFonts w:cstheme="minorHAnsi"/>
                </w:rPr>
                <w:t>ft man schlechter oder gar nicht ein.</w:t>
              </w:r>
            </w:ins>
            <w:commentRangeEnd w:id="349"/>
            <w:r w:rsidR="00CB5281" w:rsidRPr="00CB5281">
              <w:rPr>
                <w:rStyle w:val="Kommentarzeichen"/>
                <w:rFonts w:cstheme="minorHAnsi"/>
                <w:sz w:val="22"/>
                <w:szCs w:val="22"/>
              </w:rPr>
              <w:commentReference w:id="349"/>
            </w:r>
          </w:p>
          <w:p w14:paraId="5C4A3000" w14:textId="77777777" w:rsidR="00CB5281" w:rsidRPr="00CB5281" w:rsidRDefault="00CB5281" w:rsidP="00CB5281">
            <w:pPr>
              <w:shd w:val="clear" w:color="auto" w:fill="FBE4D5" w:themeFill="accent2" w:themeFillTint="33"/>
              <w:tabs>
                <w:tab w:val="left" w:pos="273"/>
              </w:tabs>
              <w:spacing w:line="276" w:lineRule="auto"/>
              <w:rPr>
                <w:ins w:id="352" w:author="Michael Kohl" w:date="2026-06-11T12:11:00Z" w16du:dateUtc="2026-06-11T10:11:00Z"/>
                <w:rFonts w:cstheme="minorHAnsi"/>
              </w:rPr>
            </w:pPr>
            <w:ins w:id="353" w:author="Michael Kohl" w:date="2026-06-11T12:11:00Z" w16du:dateUtc="2026-06-11T10:11:00Z">
              <w:r w:rsidRPr="00CB5281">
                <w:rPr>
                  <w:rFonts w:cstheme="minorHAnsi"/>
                </w:rPr>
                <w:t xml:space="preserve">  Akzeptierte Schülerantworten enthalten mindestens: Verweis auf Melatonin als zweites Signal, Blaues Licht als</w:t>
              </w:r>
            </w:ins>
          </w:p>
          <w:p w14:paraId="7536D364" w14:textId="25204798" w:rsidR="002B5DA4" w:rsidRDefault="00CB5281" w:rsidP="00CB5281">
            <w:pPr>
              <w:shd w:val="clear" w:color="auto" w:fill="FBE4D5" w:themeFill="accent2" w:themeFillTint="33"/>
              <w:tabs>
                <w:tab w:val="left" w:pos="273"/>
              </w:tabs>
              <w:spacing w:line="276" w:lineRule="auto"/>
              <w:rPr>
                <w:ins w:id="354" w:author="Michael Kohl" w:date="2026-06-11T12:12:00Z" w16du:dateUtc="2026-06-11T10:12:00Z"/>
                <w:rFonts w:cstheme="minorHAnsi"/>
              </w:rPr>
            </w:pPr>
            <w:ins w:id="355" w:author="Michael Kohl" w:date="2026-06-11T12:11:00Z" w16du:dateUtc="2026-06-11T10:11:00Z">
              <w:r w:rsidRPr="00CB5281">
                <w:rPr>
                  <w:rFonts w:cstheme="minorHAnsi"/>
                </w:rPr>
                <w:t xml:space="preserve">  Störfaktor, Idee dass Müdigkeit allein nicht ausreicht.</w:t>
              </w:r>
            </w:ins>
          </w:p>
          <w:p w14:paraId="28DE45EE" w14:textId="4438593C" w:rsidR="00CB5281" w:rsidRDefault="00CB5281" w:rsidP="00CB5281">
            <w:pPr>
              <w:shd w:val="clear" w:color="auto" w:fill="FBE4D5" w:themeFill="accent2" w:themeFillTint="33"/>
              <w:tabs>
                <w:tab w:val="left" w:pos="273"/>
              </w:tabs>
              <w:spacing w:line="276" w:lineRule="auto"/>
              <w:rPr>
                <w:ins w:id="356" w:author="Michael Kohl" w:date="2026-06-11T12:14:00Z" w16du:dateUtc="2026-06-11T10:14:00Z"/>
                <w:rFonts w:cstheme="minorHAnsi"/>
              </w:rPr>
            </w:pPr>
            <w:ins w:id="357" w:author="Michael Kohl" w:date="2026-06-11T12:12:00Z" w16du:dateUtc="2026-06-11T10:12:00Z">
              <w:r>
                <w:rPr>
                  <w:rFonts w:cstheme="minorHAnsi"/>
                </w:rPr>
                <w:t xml:space="preserve">2. </w:t>
              </w:r>
            </w:ins>
            <w:ins w:id="358" w:author="Michael Kohl" w:date="2026-06-11T12:13:00Z" w16du:dateUtc="2026-06-11T10:13:00Z">
              <w:r w:rsidRPr="00CB5281">
                <w:rPr>
                  <w:rFonts w:cstheme="minorHAnsi"/>
                </w:rPr>
                <w:t>Melatonin würde früher und in größerer Menge ausgeschüttet → Einschlafen fällt leichter. Die innere Uhr</w:t>
              </w:r>
              <w:r>
                <w:rPr>
                  <w:rFonts w:cstheme="minorHAnsi"/>
                </w:rPr>
                <w:t xml:space="preserve"> </w:t>
              </w:r>
              <w:r w:rsidRPr="00CB5281">
                <w:rPr>
                  <w:rFonts w:cstheme="minorHAnsi"/>
                </w:rPr>
                <w:t>k</w:t>
              </w:r>
              <w:r w:rsidRPr="00CB5281">
                <w:rPr>
                  <w:rFonts w:ascii="Calibri" w:hAnsi="Calibri" w:cs="Calibri"/>
                </w:rPr>
                <w:t>ö</w:t>
              </w:r>
              <w:r w:rsidRPr="00CB5281">
                <w:rPr>
                  <w:rFonts w:cstheme="minorHAnsi"/>
                </w:rPr>
                <w:t xml:space="preserve">nnte sich stabilisieren </w:t>
              </w:r>
              <w:r w:rsidRPr="00CB5281">
                <w:rPr>
                  <w:rFonts w:ascii="Calibri" w:hAnsi="Calibri" w:cs="Calibri"/>
                </w:rPr>
                <w:t>→</w:t>
              </w:r>
              <w:r w:rsidRPr="00CB5281">
                <w:rPr>
                  <w:rFonts w:cstheme="minorHAnsi"/>
                </w:rPr>
                <w:t xml:space="preserve"> man wird zu regelm</w:t>
              </w:r>
              <w:r w:rsidRPr="00CB5281">
                <w:rPr>
                  <w:rFonts w:ascii="Calibri" w:hAnsi="Calibri" w:cs="Calibri"/>
                </w:rPr>
                <w:t>äß</w:t>
              </w:r>
              <w:r w:rsidRPr="00CB5281">
                <w:rPr>
                  <w:rFonts w:cstheme="minorHAnsi"/>
                </w:rPr>
                <w:t>igeren Zeiten m</w:t>
              </w:r>
              <w:r w:rsidRPr="00CB5281">
                <w:rPr>
                  <w:rFonts w:ascii="Calibri" w:hAnsi="Calibri" w:cs="Calibri"/>
                </w:rPr>
                <w:t>ü</w:t>
              </w:r>
              <w:r w:rsidRPr="00CB5281">
                <w:rPr>
                  <w:rFonts w:cstheme="minorHAnsi"/>
                </w:rPr>
                <w:t>de. Die Einschlafzeit k</w:t>
              </w:r>
              <w:r w:rsidRPr="00CB5281">
                <w:rPr>
                  <w:rFonts w:ascii="Calibri" w:hAnsi="Calibri" w:cs="Calibri"/>
                </w:rPr>
                <w:t>ö</w:t>
              </w:r>
              <w:r w:rsidRPr="00CB5281">
                <w:rPr>
                  <w:rFonts w:cstheme="minorHAnsi"/>
                </w:rPr>
                <w:t>nnte k</w:t>
              </w:r>
              <w:r w:rsidRPr="00CB5281">
                <w:rPr>
                  <w:rFonts w:ascii="Calibri" w:hAnsi="Calibri" w:cs="Calibri"/>
                </w:rPr>
                <w:t>ü</w:t>
              </w:r>
              <w:r w:rsidRPr="00CB5281">
                <w:rPr>
                  <w:rFonts w:cstheme="minorHAnsi"/>
                </w:rPr>
                <w:t>rzer</w:t>
              </w:r>
              <w:r>
                <w:rPr>
                  <w:rFonts w:cstheme="minorHAnsi"/>
                </w:rPr>
                <w:t xml:space="preserve"> </w:t>
              </w:r>
              <w:r w:rsidRPr="00CB5281">
                <w:rPr>
                  <w:rFonts w:cstheme="minorHAnsi"/>
                </w:rPr>
                <w:t>werden. Morgens f</w:t>
              </w:r>
              <w:r w:rsidRPr="00CB5281">
                <w:rPr>
                  <w:rFonts w:ascii="Calibri" w:hAnsi="Calibri" w:cs="Calibri"/>
                </w:rPr>
                <w:t>ü</w:t>
              </w:r>
              <w:r w:rsidRPr="00CB5281">
                <w:rPr>
                  <w:rFonts w:cstheme="minorHAnsi"/>
                </w:rPr>
                <w:t>hlt man sich m</w:t>
              </w:r>
              <w:r w:rsidRPr="00CB5281">
                <w:rPr>
                  <w:rFonts w:ascii="Calibri" w:hAnsi="Calibri" w:cs="Calibri"/>
                </w:rPr>
                <w:t>ö</w:t>
              </w:r>
              <w:r w:rsidRPr="00CB5281">
                <w:rPr>
                  <w:rFonts w:cstheme="minorHAnsi"/>
                </w:rPr>
                <w:t>glicherweise erholter.</w:t>
              </w:r>
              <w:r>
                <w:rPr>
                  <w:rFonts w:cstheme="minorHAnsi"/>
                </w:rPr>
                <w:t xml:space="preserve"> </w:t>
              </w:r>
              <w:r w:rsidRPr="00CB5281">
                <w:rPr>
                  <w:rFonts w:cstheme="minorHAnsi"/>
                </w:rPr>
                <w:t>Aber: Andere Faktoren k</w:t>
              </w:r>
              <w:r w:rsidRPr="00CB5281">
                <w:rPr>
                  <w:rFonts w:ascii="Calibri" w:hAnsi="Calibri" w:cs="Calibri"/>
                </w:rPr>
                <w:t>ö</w:t>
              </w:r>
              <w:r w:rsidRPr="00CB5281">
                <w:rPr>
                  <w:rFonts w:cstheme="minorHAnsi"/>
                </w:rPr>
                <w:t>nnen den Effekt abschw</w:t>
              </w:r>
              <w:r w:rsidRPr="00CB5281">
                <w:rPr>
                  <w:rFonts w:ascii="Calibri" w:hAnsi="Calibri" w:cs="Calibri"/>
                </w:rPr>
                <w:t>ä</w:t>
              </w:r>
              <w:r w:rsidRPr="00CB5281">
                <w:rPr>
                  <w:rFonts w:cstheme="minorHAnsi"/>
                </w:rPr>
                <w:t xml:space="preserve">chen </w:t>
              </w:r>
              <w:r w:rsidRPr="00CB5281">
                <w:rPr>
                  <w:rFonts w:ascii="Calibri" w:hAnsi="Calibri" w:cs="Calibri"/>
                </w:rPr>
                <w:t>–</w:t>
              </w:r>
              <w:r w:rsidRPr="00CB5281">
                <w:rPr>
                  <w:rFonts w:cstheme="minorHAnsi"/>
                </w:rPr>
                <w:t xml:space="preserve"> zum Beispiel Stress, </w:t>
              </w:r>
              <w:r>
                <w:rPr>
                  <w:rFonts w:cstheme="minorHAnsi"/>
                </w:rPr>
                <w:t>Energy Drinks</w:t>
              </w:r>
              <w:r w:rsidRPr="00CB5281">
                <w:rPr>
                  <w:rFonts w:cstheme="minorHAnsi"/>
                </w:rPr>
                <w:t>, L</w:t>
              </w:r>
              <w:r w:rsidRPr="00CB5281">
                <w:rPr>
                  <w:rFonts w:ascii="Calibri" w:hAnsi="Calibri" w:cs="Calibri"/>
                </w:rPr>
                <w:t>ä</w:t>
              </w:r>
              <w:r w:rsidRPr="00CB5281">
                <w:rPr>
                  <w:rFonts w:cstheme="minorHAnsi"/>
                </w:rPr>
                <w:t>rm oder die Gewohnheit, im Bett wach zu sein. Blaues Licht ist ein wichtiger Faktor, aber nicht der einzige.</w:t>
              </w:r>
            </w:ins>
          </w:p>
          <w:p w14:paraId="0227915A" w14:textId="77777777" w:rsidR="00CB5281" w:rsidRPr="0009301D" w:rsidRDefault="00CB5281" w:rsidP="00CB5281">
            <w:pPr>
              <w:shd w:val="clear" w:color="auto" w:fill="FBE4D5" w:themeFill="accent2" w:themeFillTint="33"/>
              <w:tabs>
                <w:tab w:val="left" w:pos="273"/>
              </w:tabs>
              <w:spacing w:line="276" w:lineRule="auto"/>
              <w:rPr>
                <w:ins w:id="359" w:author="Michael Kohl" w:date="2026-06-11T12:08:00Z" w16du:dateUtc="2026-06-11T10:08:00Z"/>
                <w:rFonts w:cstheme="minorHAnsi"/>
              </w:rPr>
            </w:pPr>
          </w:p>
          <w:p w14:paraId="0B4F7D2F" w14:textId="576F247A" w:rsidR="002F1D65" w:rsidRDefault="002F1D65" w:rsidP="002F1D65">
            <w:pPr>
              <w:shd w:val="clear" w:color="auto" w:fill="FBE4D5" w:themeFill="accent2" w:themeFillTint="33"/>
              <w:tabs>
                <w:tab w:val="left" w:pos="273"/>
              </w:tabs>
              <w:spacing w:line="276" w:lineRule="auto"/>
              <w:rPr>
                <w:ins w:id="360" w:author="Michael Kohl" w:date="2026-06-11T13:18:00Z" w16du:dateUtc="2026-06-11T11:18:00Z"/>
                <w:rFonts w:cstheme="minorHAnsi"/>
                <w:b/>
                <w:bCs/>
              </w:rPr>
            </w:pPr>
            <w:r w:rsidRPr="0009301D">
              <w:rPr>
                <w:rFonts w:cstheme="minorHAnsi"/>
                <w:b/>
                <w:bCs/>
              </w:rPr>
              <w:t>Sek. II</w:t>
            </w:r>
            <w:r w:rsidR="00E8201E" w:rsidRPr="0009301D">
              <w:rPr>
                <w:rFonts w:cstheme="minorHAnsi"/>
                <w:b/>
                <w:bCs/>
              </w:rPr>
              <w:t xml:space="preserve"> (Arbeitsblatt 1B)</w:t>
            </w:r>
          </w:p>
          <w:p w14:paraId="32B30BCA" w14:textId="14DE8CDA" w:rsidR="008B32A3" w:rsidRPr="0032455E" w:rsidRDefault="008B32A3" w:rsidP="002F1D65">
            <w:pPr>
              <w:shd w:val="clear" w:color="auto" w:fill="FBE4D5" w:themeFill="accent2" w:themeFillTint="33"/>
              <w:tabs>
                <w:tab w:val="left" w:pos="273"/>
              </w:tabs>
              <w:spacing w:line="276" w:lineRule="auto"/>
              <w:rPr>
                <w:ins w:id="361" w:author="Michael Kohl" w:date="2026-06-11T13:20:00Z" w16du:dateUtc="2026-06-11T11:20:00Z"/>
                <w:rFonts w:cstheme="minorHAnsi"/>
                <w:rPrChange w:id="362" w:author="Michael Kohl" w:date="2026-06-11T13:52:00Z" w16du:dateUtc="2026-06-11T11:52:00Z">
                  <w:rPr>
                    <w:ins w:id="363" w:author="Michael Kohl" w:date="2026-06-11T13:20:00Z" w16du:dateUtc="2026-06-11T11:20:00Z"/>
                    <w:rFonts w:cstheme="minorHAnsi"/>
                    <w:b/>
                    <w:bCs/>
                  </w:rPr>
                </w:rPrChange>
              </w:rPr>
            </w:pPr>
            <w:ins w:id="364" w:author="Michael Kohl" w:date="2026-06-11T13:19:00Z" w16du:dateUtc="2026-06-11T11:19:00Z">
              <w:r w:rsidRPr="0032455E">
                <w:rPr>
                  <w:rFonts w:cstheme="minorHAnsi"/>
                  <w:rPrChange w:id="365" w:author="Michael Kohl" w:date="2026-06-11T13:52:00Z" w16du:dateUtc="2026-06-11T11:52:00Z">
                    <w:rPr>
                      <w:rFonts w:cstheme="minorHAnsi"/>
                      <w:b/>
                      <w:bCs/>
                    </w:rPr>
                  </w:rPrChange>
                </w:rPr>
                <w:t>1.</w:t>
              </w:r>
            </w:ins>
            <w:ins w:id="366" w:author="Michael Kohl" w:date="2026-06-11T13:20:00Z" w16du:dateUtc="2026-06-11T11:20:00Z">
              <w:r w:rsidRPr="0032455E">
                <w:rPr>
                  <w:rFonts w:cstheme="minorHAnsi"/>
                  <w:rPrChange w:id="367" w:author="Michael Kohl" w:date="2026-06-11T13:52:00Z" w16du:dateUtc="2026-06-11T11:52:00Z">
                    <w:rPr>
                      <w:rFonts w:cstheme="minorHAnsi"/>
                      <w:b/>
                      <w:bCs/>
                    </w:rPr>
                  </w:rPrChange>
                </w:rPr>
                <w:t xml:space="preserve"> und 2. </w:t>
              </w:r>
            </w:ins>
            <w:ins w:id="368" w:author="Michael Kohl" w:date="2026-06-11T13:19:00Z" w16du:dateUtc="2026-06-11T11:19:00Z">
              <w:r w:rsidRPr="0032455E">
                <w:rPr>
                  <w:rFonts w:cstheme="minorHAnsi"/>
                  <w:rPrChange w:id="369" w:author="Michael Kohl" w:date="2026-06-11T13:52:00Z" w16du:dateUtc="2026-06-11T11:52:00Z">
                    <w:rPr>
                      <w:rFonts w:cstheme="minorHAnsi"/>
                      <w:b/>
                      <w:bCs/>
                    </w:rPr>
                  </w:rPrChange>
                </w:rPr>
                <w:t>Wie oben</w:t>
              </w:r>
            </w:ins>
          </w:p>
          <w:p w14:paraId="2C9C8760" w14:textId="77777777" w:rsidR="008B32A3" w:rsidRPr="0032455E" w:rsidRDefault="008B32A3" w:rsidP="008B32A3">
            <w:pPr>
              <w:shd w:val="clear" w:color="auto" w:fill="FBE4D5" w:themeFill="accent2" w:themeFillTint="33"/>
              <w:tabs>
                <w:tab w:val="left" w:pos="273"/>
              </w:tabs>
              <w:spacing w:line="276" w:lineRule="auto"/>
              <w:rPr>
                <w:ins w:id="370" w:author="Michael Kohl" w:date="2026-06-11T13:21:00Z" w16du:dateUtc="2026-06-11T11:21:00Z"/>
                <w:rFonts w:cstheme="minorHAnsi"/>
                <w:rPrChange w:id="371" w:author="Michael Kohl" w:date="2026-06-11T13:52:00Z" w16du:dateUtc="2026-06-11T11:52:00Z">
                  <w:rPr>
                    <w:ins w:id="372" w:author="Michael Kohl" w:date="2026-06-11T13:21:00Z" w16du:dateUtc="2026-06-11T11:21:00Z"/>
                    <w:rFonts w:cstheme="minorHAnsi"/>
                    <w:b/>
                    <w:bCs/>
                  </w:rPr>
                </w:rPrChange>
              </w:rPr>
            </w:pPr>
            <w:ins w:id="373" w:author="Michael Kohl" w:date="2026-06-11T13:20:00Z" w16du:dateUtc="2026-06-11T11:20:00Z">
              <w:r w:rsidRPr="0032455E">
                <w:rPr>
                  <w:rFonts w:cstheme="minorHAnsi"/>
                  <w:rPrChange w:id="374" w:author="Michael Kohl" w:date="2026-06-11T13:52:00Z" w16du:dateUtc="2026-06-11T11:52:00Z">
                    <w:rPr>
                      <w:rFonts w:cstheme="minorHAnsi"/>
                      <w:b/>
                      <w:bCs/>
                    </w:rPr>
                  </w:rPrChange>
                </w:rPr>
                <w:t xml:space="preserve">3. </w:t>
              </w:r>
            </w:ins>
            <w:ins w:id="375" w:author="Michael Kohl" w:date="2026-06-11T13:21:00Z" w16du:dateUtc="2026-06-11T11:21:00Z">
              <w:r w:rsidRPr="0032455E">
                <w:rPr>
                  <w:rFonts w:cstheme="minorHAnsi"/>
                  <w:rPrChange w:id="376" w:author="Michael Kohl" w:date="2026-06-11T13:52:00Z" w16du:dateUtc="2026-06-11T11:52:00Z">
                    <w:rPr>
                      <w:rFonts w:cstheme="minorHAnsi"/>
                      <w:b/>
                      <w:bCs/>
                    </w:rPr>
                  </w:rPrChange>
                </w:rPr>
                <w:t xml:space="preserve">Funktion: Er empfängt Lichtinformationen direkt von der Netzhaut. Bei Licht (besonders blauem Licht): SCN hemmt Melatonin </w:t>
              </w:r>
              <w:r w:rsidRPr="0032455E">
                <w:rPr>
                  <w:rFonts w:ascii="Calibri" w:hAnsi="Calibri" w:cs="Calibri"/>
                  <w:rPrChange w:id="377" w:author="Michael Kohl" w:date="2026-06-11T13:52:00Z" w16du:dateUtc="2026-06-11T11:52:00Z">
                    <w:rPr>
                      <w:rFonts w:ascii="Calibri" w:hAnsi="Calibri" w:cs="Calibri"/>
                      <w:b/>
                      <w:bCs/>
                    </w:rPr>
                  </w:rPrChange>
                </w:rPr>
                <w:t>→</w:t>
              </w:r>
              <w:r w:rsidRPr="0032455E">
                <w:rPr>
                  <w:rFonts w:cstheme="minorHAnsi"/>
                  <w:rPrChange w:id="378" w:author="Michael Kohl" w:date="2026-06-11T13:52:00Z" w16du:dateUtc="2026-06-11T11:52:00Z">
                    <w:rPr>
                      <w:rFonts w:cstheme="minorHAnsi"/>
                      <w:b/>
                      <w:bCs/>
                    </w:rPr>
                  </w:rPrChange>
                </w:rPr>
                <w:t xml:space="preserve"> Signal: Wachphase. Bei Dunkelheit: SCN gibt Melatonin frei </w:t>
              </w:r>
              <w:r w:rsidRPr="0032455E">
                <w:rPr>
                  <w:rFonts w:ascii="Calibri" w:hAnsi="Calibri" w:cs="Calibri"/>
                  <w:rPrChange w:id="379" w:author="Michael Kohl" w:date="2026-06-11T13:52:00Z" w16du:dateUtc="2026-06-11T11:52:00Z">
                    <w:rPr>
                      <w:rFonts w:ascii="Calibri" w:hAnsi="Calibri" w:cs="Calibri"/>
                      <w:b/>
                      <w:bCs/>
                    </w:rPr>
                  </w:rPrChange>
                </w:rPr>
                <w:t>→</w:t>
              </w:r>
              <w:r w:rsidRPr="0032455E">
                <w:rPr>
                  <w:rFonts w:cstheme="minorHAnsi"/>
                  <w:rPrChange w:id="380" w:author="Michael Kohl" w:date="2026-06-11T13:52:00Z" w16du:dateUtc="2026-06-11T11:52:00Z">
                    <w:rPr>
                      <w:rFonts w:cstheme="minorHAnsi"/>
                      <w:b/>
                      <w:bCs/>
                    </w:rPr>
                  </w:rPrChange>
                </w:rPr>
                <w:t xml:space="preserve"> Signal: Schlafphase. Er synchronisiert zus</w:t>
              </w:r>
              <w:r w:rsidRPr="0032455E">
                <w:rPr>
                  <w:rFonts w:ascii="Calibri" w:hAnsi="Calibri" w:cs="Calibri"/>
                  <w:rPrChange w:id="381" w:author="Michael Kohl" w:date="2026-06-11T13:52:00Z" w16du:dateUtc="2026-06-11T11:52:00Z">
                    <w:rPr>
                      <w:rFonts w:ascii="Calibri" w:hAnsi="Calibri" w:cs="Calibri"/>
                      <w:b/>
                      <w:bCs/>
                    </w:rPr>
                  </w:rPrChange>
                </w:rPr>
                <w:t>ä</w:t>
              </w:r>
              <w:r w:rsidRPr="0032455E">
                <w:rPr>
                  <w:rFonts w:cstheme="minorHAnsi"/>
                  <w:rPrChange w:id="382" w:author="Michael Kohl" w:date="2026-06-11T13:52:00Z" w16du:dateUtc="2026-06-11T11:52:00Z">
                    <w:rPr>
                      <w:rFonts w:cstheme="minorHAnsi"/>
                      <w:b/>
                      <w:bCs/>
                    </w:rPr>
                  </w:rPrChange>
                </w:rPr>
                <w:t>tzlich K</w:t>
              </w:r>
              <w:r w:rsidRPr="0032455E">
                <w:rPr>
                  <w:rFonts w:ascii="Calibri" w:hAnsi="Calibri" w:cs="Calibri"/>
                  <w:rPrChange w:id="383" w:author="Michael Kohl" w:date="2026-06-11T13:52:00Z" w16du:dateUtc="2026-06-11T11:52:00Z">
                    <w:rPr>
                      <w:rFonts w:ascii="Calibri" w:hAnsi="Calibri" w:cs="Calibri"/>
                      <w:b/>
                      <w:bCs/>
                    </w:rPr>
                  </w:rPrChange>
                </w:rPr>
                <w:t>ö</w:t>
              </w:r>
              <w:r w:rsidRPr="0032455E">
                <w:rPr>
                  <w:rFonts w:cstheme="minorHAnsi"/>
                  <w:rPrChange w:id="384" w:author="Michael Kohl" w:date="2026-06-11T13:52:00Z" w16du:dateUtc="2026-06-11T11:52:00Z">
                    <w:rPr>
                      <w:rFonts w:cstheme="minorHAnsi"/>
                      <w:b/>
                      <w:bCs/>
                    </w:rPr>
                  </w:rPrChange>
                </w:rPr>
                <w:t>rpertemperatur, Cortisolspiegel, Verdauung und Immunaktivit</w:t>
              </w:r>
              <w:r w:rsidRPr="0032455E">
                <w:rPr>
                  <w:rFonts w:ascii="Calibri" w:hAnsi="Calibri" w:cs="Calibri"/>
                  <w:rPrChange w:id="385" w:author="Michael Kohl" w:date="2026-06-11T13:52:00Z" w16du:dateUtc="2026-06-11T11:52:00Z">
                    <w:rPr>
                      <w:rFonts w:ascii="Calibri" w:hAnsi="Calibri" w:cs="Calibri"/>
                      <w:b/>
                      <w:bCs/>
                    </w:rPr>
                  </w:rPrChange>
                </w:rPr>
                <w:t>ä</w:t>
              </w:r>
              <w:r w:rsidRPr="0032455E">
                <w:rPr>
                  <w:rFonts w:cstheme="minorHAnsi"/>
                  <w:rPrChange w:id="386" w:author="Michael Kohl" w:date="2026-06-11T13:52:00Z" w16du:dateUtc="2026-06-11T11:52:00Z">
                    <w:rPr>
                      <w:rFonts w:cstheme="minorHAnsi"/>
                      <w:b/>
                      <w:bCs/>
                    </w:rPr>
                  </w:rPrChange>
                </w:rPr>
                <w:t>t mit dem 24-Stunden-Rhythmus.</w:t>
              </w:r>
            </w:ins>
          </w:p>
          <w:p w14:paraId="4903BCEE" w14:textId="0B968550" w:rsidR="008B32A3" w:rsidRPr="0032455E" w:rsidRDefault="008B32A3" w:rsidP="008B32A3">
            <w:pPr>
              <w:shd w:val="clear" w:color="auto" w:fill="FBE4D5" w:themeFill="accent2" w:themeFillTint="33"/>
              <w:tabs>
                <w:tab w:val="left" w:pos="273"/>
              </w:tabs>
              <w:spacing w:line="276" w:lineRule="auto"/>
              <w:rPr>
                <w:ins w:id="387" w:author="Michael Kohl" w:date="2026-06-11T13:21:00Z" w16du:dateUtc="2026-06-11T11:21:00Z"/>
                <w:rFonts w:cstheme="minorHAnsi"/>
                <w:rPrChange w:id="388" w:author="Michael Kohl" w:date="2026-06-11T13:52:00Z" w16du:dateUtc="2026-06-11T11:52:00Z">
                  <w:rPr>
                    <w:ins w:id="389" w:author="Michael Kohl" w:date="2026-06-11T13:21:00Z" w16du:dateUtc="2026-06-11T11:21:00Z"/>
                    <w:rFonts w:cstheme="minorHAnsi"/>
                    <w:b/>
                    <w:bCs/>
                  </w:rPr>
                </w:rPrChange>
              </w:rPr>
            </w:pPr>
            <w:ins w:id="390" w:author="Michael Kohl" w:date="2026-06-11T13:21:00Z" w16du:dateUtc="2026-06-11T11:21:00Z">
              <w:r w:rsidRPr="0032455E">
                <w:rPr>
                  <w:rFonts w:cstheme="minorHAnsi"/>
                  <w:rPrChange w:id="391" w:author="Michael Kohl" w:date="2026-06-11T13:52:00Z" w16du:dateUtc="2026-06-11T11:52:00Z">
                    <w:rPr>
                      <w:rFonts w:cstheme="minorHAnsi"/>
                      <w:b/>
                      <w:bCs/>
                    </w:rPr>
                  </w:rPrChange>
                </w:rPr>
                <w:t>Warum relevant? Abendliches Bildschirmlicht stimuliert den SCN und verschiebt die innere Uhr nach hinten. Bei regelm</w:t>
              </w:r>
              <w:r w:rsidRPr="0032455E">
                <w:rPr>
                  <w:rFonts w:ascii="Calibri" w:hAnsi="Calibri" w:cs="Calibri"/>
                  <w:rPrChange w:id="392" w:author="Michael Kohl" w:date="2026-06-11T13:52:00Z" w16du:dateUtc="2026-06-11T11:52:00Z">
                    <w:rPr>
                      <w:rFonts w:ascii="Calibri" w:hAnsi="Calibri" w:cs="Calibri"/>
                      <w:b/>
                      <w:bCs/>
                    </w:rPr>
                  </w:rPrChange>
                </w:rPr>
                <w:t>äß</w:t>
              </w:r>
              <w:r w:rsidRPr="0032455E">
                <w:rPr>
                  <w:rFonts w:cstheme="minorHAnsi"/>
                  <w:rPrChange w:id="393" w:author="Michael Kohl" w:date="2026-06-11T13:52:00Z" w16du:dateUtc="2026-06-11T11:52:00Z">
                    <w:rPr>
                      <w:rFonts w:cstheme="minorHAnsi"/>
                      <w:b/>
                      <w:bCs/>
                    </w:rPr>
                  </w:rPrChange>
                </w:rPr>
                <w:t>iger Sp</w:t>
              </w:r>
              <w:r w:rsidRPr="0032455E">
                <w:rPr>
                  <w:rFonts w:ascii="Calibri" w:hAnsi="Calibri" w:cs="Calibri"/>
                  <w:rPrChange w:id="394" w:author="Michael Kohl" w:date="2026-06-11T13:52:00Z" w16du:dateUtc="2026-06-11T11:52:00Z">
                    <w:rPr>
                      <w:rFonts w:ascii="Calibri" w:hAnsi="Calibri" w:cs="Calibri"/>
                      <w:b/>
                      <w:bCs/>
                    </w:rPr>
                  </w:rPrChange>
                </w:rPr>
                <w:t>ä</w:t>
              </w:r>
              <w:r w:rsidRPr="0032455E">
                <w:rPr>
                  <w:rFonts w:cstheme="minorHAnsi"/>
                  <w:rPrChange w:id="395" w:author="Michael Kohl" w:date="2026-06-11T13:52:00Z" w16du:dateUtc="2026-06-11T11:52:00Z">
                    <w:rPr>
                      <w:rFonts w:cstheme="minorHAnsi"/>
                      <w:b/>
                      <w:bCs/>
                    </w:rPr>
                  </w:rPrChange>
                </w:rPr>
                <w:t>tnutzung entsteht ein chronischer Social Jetlag: Der biologische Schlafzeitpunkt liegt sp</w:t>
              </w:r>
              <w:r w:rsidRPr="0032455E">
                <w:rPr>
                  <w:rFonts w:ascii="Calibri" w:hAnsi="Calibri" w:cs="Calibri"/>
                  <w:rPrChange w:id="396" w:author="Michael Kohl" w:date="2026-06-11T13:52:00Z" w16du:dateUtc="2026-06-11T11:52:00Z">
                    <w:rPr>
                      <w:rFonts w:ascii="Calibri" w:hAnsi="Calibri" w:cs="Calibri"/>
                      <w:b/>
                      <w:bCs/>
                    </w:rPr>
                  </w:rPrChange>
                </w:rPr>
                <w:t>ä</w:t>
              </w:r>
              <w:r w:rsidRPr="0032455E">
                <w:rPr>
                  <w:rFonts w:cstheme="minorHAnsi"/>
                  <w:rPrChange w:id="397" w:author="Michael Kohl" w:date="2026-06-11T13:52:00Z" w16du:dateUtc="2026-06-11T11:52:00Z">
                    <w:rPr>
                      <w:rFonts w:cstheme="minorHAnsi"/>
                      <w:b/>
                      <w:bCs/>
                    </w:rPr>
                  </w:rPrChange>
                </w:rPr>
                <w:t>ter als der gesellschaftlich erzwungene Aufwachzeitpunkt (Schule).</w:t>
              </w:r>
            </w:ins>
          </w:p>
          <w:p w14:paraId="26B16B0A" w14:textId="1EE3BBEB" w:rsidR="0032455E" w:rsidRDefault="008B32A3" w:rsidP="008B32A3">
            <w:pPr>
              <w:shd w:val="clear" w:color="auto" w:fill="FBE4D5" w:themeFill="accent2" w:themeFillTint="33"/>
              <w:tabs>
                <w:tab w:val="left" w:pos="273"/>
              </w:tabs>
              <w:spacing w:line="276" w:lineRule="auto"/>
              <w:rPr>
                <w:ins w:id="398" w:author="Michael Kohl" w:date="2026-06-11T13:53:00Z" w16du:dateUtc="2026-06-11T11:53:00Z"/>
                <w:rFonts w:cstheme="minorHAnsi"/>
              </w:rPr>
            </w:pPr>
            <w:commentRangeStart w:id="399"/>
            <w:ins w:id="400" w:author="Michael Kohl" w:date="2026-06-11T13:21:00Z" w16du:dateUtc="2026-06-11T11:21:00Z">
              <w:r w:rsidRPr="008B32A3">
                <w:rPr>
                  <w:rFonts w:cstheme="minorHAnsi"/>
                  <w:rPrChange w:id="401" w:author="Michael Kohl" w:date="2026-06-11T13:22:00Z" w16du:dateUtc="2026-06-11T11:22:00Z">
                    <w:rPr>
                      <w:rFonts w:cstheme="minorHAnsi"/>
                      <w:b/>
                      <w:bCs/>
                    </w:rPr>
                  </w:rPrChange>
                </w:rPr>
                <w:t>4</w:t>
              </w:r>
            </w:ins>
            <w:commentRangeEnd w:id="399"/>
            <w:r w:rsidR="00B23DE4" w:rsidRPr="008B32A3">
              <w:rPr>
                <w:rStyle w:val="Kommentarzeichen"/>
                <w:rFonts w:cstheme="minorHAnsi"/>
                <w:sz w:val="22"/>
                <w:szCs w:val="22"/>
                <w:rPrChange w:id="402" w:author="Michael Kohl" w:date="2026-06-11T13:22:00Z" w16du:dateUtc="2026-06-11T11:22:00Z">
                  <w:rPr>
                    <w:rStyle w:val="Kommentarzeichen"/>
                    <w:rFonts w:cstheme="minorHAnsi"/>
                    <w:b/>
                    <w:bCs/>
                    <w:sz w:val="22"/>
                    <w:szCs w:val="22"/>
                  </w:rPr>
                </w:rPrChange>
              </w:rPr>
              <w:commentReference w:id="399"/>
            </w:r>
            <w:ins w:id="403" w:author="Michael Kohl" w:date="2026-06-11T13:21:00Z" w16du:dateUtc="2026-06-11T11:21:00Z">
              <w:r w:rsidRPr="008B32A3">
                <w:rPr>
                  <w:rFonts w:cstheme="minorHAnsi"/>
                  <w:rPrChange w:id="404" w:author="Michael Kohl" w:date="2026-06-11T13:22:00Z" w16du:dateUtc="2026-06-11T11:22:00Z">
                    <w:rPr>
                      <w:rFonts w:cstheme="minorHAnsi"/>
                      <w:b/>
                      <w:bCs/>
                    </w:rPr>
                  </w:rPrChange>
                </w:rPr>
                <w:t xml:space="preserve">. </w:t>
              </w:r>
            </w:ins>
            <w:ins w:id="405" w:author="Michael Kohl" w:date="2026-06-11T13:53:00Z" w16du:dateUtc="2026-06-11T11:53:00Z">
              <w:r w:rsidR="0032455E">
                <w:rPr>
                  <w:rFonts w:cstheme="minorHAnsi"/>
                </w:rPr>
                <w:t>(</w:t>
              </w:r>
            </w:ins>
            <w:ins w:id="406" w:author="Michael Kohl" w:date="2026-06-11T13:54:00Z" w16du:dateUtc="2026-06-11T11:54:00Z">
              <w:r w:rsidR="0032455E">
                <w:rPr>
                  <w:rFonts w:cstheme="minorHAnsi"/>
                </w:rPr>
                <w:t xml:space="preserve">Ideen sammeln, </w:t>
              </w:r>
            </w:ins>
            <w:ins w:id="407" w:author="Michael Kohl" w:date="2026-06-11T13:53:00Z" w16du:dateUtc="2026-06-11T11:53:00Z">
              <w:r w:rsidR="0032455E">
                <w:rPr>
                  <w:rFonts w:cstheme="minorHAnsi"/>
                </w:rPr>
                <w:t>Vertiefung dazu in der Phase „</w:t>
              </w:r>
              <w:commentRangeStart w:id="408"/>
              <w:r w:rsidR="0032455E">
                <w:rPr>
                  <w:rFonts w:cstheme="minorHAnsi"/>
                </w:rPr>
                <w:t>Erar</w:t>
              </w:r>
            </w:ins>
            <w:ins w:id="409" w:author="Michael Kohl" w:date="2026-06-11T13:54:00Z" w16du:dateUtc="2026-06-11T11:54:00Z">
              <w:r w:rsidR="0032455E">
                <w:rPr>
                  <w:rFonts w:cstheme="minorHAnsi"/>
                </w:rPr>
                <w:t>beitung</w:t>
              </w:r>
            </w:ins>
            <w:commentRangeEnd w:id="408"/>
            <w:r w:rsidR="00CF7F71">
              <w:rPr>
                <w:rStyle w:val="Kommentarzeichen"/>
                <w:rFonts w:cstheme="minorHAnsi"/>
                <w:sz w:val="22"/>
                <w:szCs w:val="22"/>
              </w:rPr>
              <w:commentReference w:id="408"/>
            </w:r>
            <w:ins w:id="410" w:author="Michael Kohl" w:date="2026-06-11T13:54:00Z" w16du:dateUtc="2026-06-11T11:54:00Z">
              <w:r w:rsidR="0032455E">
                <w:rPr>
                  <w:rFonts w:cstheme="minorHAnsi"/>
                </w:rPr>
                <w:t>“)</w:t>
              </w:r>
            </w:ins>
          </w:p>
          <w:p w14:paraId="12B68B3B" w14:textId="273E939B" w:rsidR="008B32A3" w:rsidRPr="008B32A3" w:rsidRDefault="008B32A3" w:rsidP="008B32A3">
            <w:pPr>
              <w:shd w:val="clear" w:color="auto" w:fill="FBE4D5" w:themeFill="accent2" w:themeFillTint="33"/>
              <w:tabs>
                <w:tab w:val="left" w:pos="273"/>
              </w:tabs>
              <w:spacing w:line="276" w:lineRule="auto"/>
              <w:rPr>
                <w:ins w:id="411" w:author="Michael Kohl" w:date="2026-06-11T13:22:00Z" w16du:dateUtc="2026-06-11T11:22:00Z"/>
                <w:rFonts w:cstheme="minorHAnsi"/>
                <w:rPrChange w:id="412" w:author="Michael Kohl" w:date="2026-06-11T13:22:00Z" w16du:dateUtc="2026-06-11T11:22:00Z">
                  <w:rPr>
                    <w:ins w:id="413" w:author="Michael Kohl" w:date="2026-06-11T13:22:00Z" w16du:dateUtc="2026-06-11T11:22:00Z"/>
                    <w:rFonts w:cstheme="minorHAnsi"/>
                    <w:b/>
                    <w:bCs/>
                  </w:rPr>
                </w:rPrChange>
              </w:rPr>
            </w:pPr>
            <w:ins w:id="414" w:author="Michael Kohl" w:date="2026-06-11T13:22:00Z" w16du:dateUtc="2026-06-11T11:22:00Z">
              <w:r w:rsidRPr="008B32A3">
                <w:rPr>
                  <w:rFonts w:cstheme="minorHAnsi"/>
                  <w:rPrChange w:id="415" w:author="Michael Kohl" w:date="2026-06-11T13:22:00Z" w16du:dateUtc="2026-06-11T11:22:00Z">
                    <w:rPr>
                      <w:rFonts w:cstheme="minorHAnsi"/>
                      <w:b/>
                      <w:bCs/>
                    </w:rPr>
                  </w:rPrChange>
                </w:rPr>
                <w:t>a. Kognitive Aktivierung durch Inhalte</w:t>
              </w:r>
            </w:ins>
          </w:p>
          <w:p w14:paraId="50C1743A" w14:textId="0CD130AA" w:rsidR="008B32A3" w:rsidRPr="00B23DE4" w:rsidRDefault="008B32A3" w:rsidP="008B32A3">
            <w:pPr>
              <w:shd w:val="clear" w:color="auto" w:fill="FBE4D5" w:themeFill="accent2" w:themeFillTint="33"/>
              <w:tabs>
                <w:tab w:val="left" w:pos="273"/>
              </w:tabs>
              <w:spacing w:line="276" w:lineRule="auto"/>
              <w:rPr>
                <w:ins w:id="416" w:author="Michael Kohl" w:date="2026-06-11T13:22:00Z" w16du:dateUtc="2026-06-11T11:22:00Z"/>
                <w:rFonts w:cstheme="minorHAnsi"/>
                <w:rPrChange w:id="417" w:author="Michael Kohl" w:date="2026-06-11T13:24:00Z" w16du:dateUtc="2026-06-11T11:24:00Z">
                  <w:rPr>
                    <w:ins w:id="418" w:author="Michael Kohl" w:date="2026-06-11T13:22:00Z" w16du:dateUtc="2026-06-11T11:22:00Z"/>
                    <w:rFonts w:cstheme="minorHAnsi"/>
                    <w:b/>
                    <w:bCs/>
                  </w:rPr>
                </w:rPrChange>
              </w:rPr>
            </w:pPr>
            <w:ins w:id="419" w:author="Michael Kohl" w:date="2026-06-11T13:22:00Z" w16du:dateUtc="2026-06-11T11:22:00Z">
              <w:r w:rsidRPr="00B23DE4">
                <w:rPr>
                  <w:rFonts w:cstheme="minorHAnsi"/>
                  <w:rPrChange w:id="420" w:author="Michael Kohl" w:date="2026-06-11T13:24:00Z" w16du:dateUtc="2026-06-11T11:24:00Z">
                    <w:rPr>
                      <w:rFonts w:cstheme="minorHAnsi"/>
                      <w:b/>
                      <w:bCs/>
                    </w:rPr>
                  </w:rPrChange>
                </w:rPr>
                <w:t>b. FOMO und soziale Erwartungen</w:t>
              </w:r>
            </w:ins>
          </w:p>
          <w:p w14:paraId="7B145CEF" w14:textId="0A4D3CB0" w:rsidR="008B32A3" w:rsidRPr="00B23DE4" w:rsidRDefault="008B32A3" w:rsidP="008B32A3">
            <w:pPr>
              <w:shd w:val="clear" w:color="auto" w:fill="FBE4D5" w:themeFill="accent2" w:themeFillTint="33"/>
              <w:tabs>
                <w:tab w:val="left" w:pos="273"/>
              </w:tabs>
              <w:spacing w:line="276" w:lineRule="auto"/>
              <w:rPr>
                <w:ins w:id="421" w:author="Michael Kohl" w:date="2026-06-11T13:22:00Z" w16du:dateUtc="2026-06-11T11:22:00Z"/>
                <w:rFonts w:cstheme="minorHAnsi"/>
                <w:rPrChange w:id="422" w:author="Michael Kohl" w:date="2026-06-11T13:24:00Z" w16du:dateUtc="2026-06-11T11:24:00Z">
                  <w:rPr>
                    <w:ins w:id="423" w:author="Michael Kohl" w:date="2026-06-11T13:22:00Z" w16du:dateUtc="2026-06-11T11:22:00Z"/>
                    <w:rFonts w:cstheme="minorHAnsi"/>
                    <w:b/>
                    <w:bCs/>
                  </w:rPr>
                </w:rPrChange>
              </w:rPr>
            </w:pPr>
            <w:ins w:id="424" w:author="Michael Kohl" w:date="2026-06-11T13:22:00Z" w16du:dateUtc="2026-06-11T11:22:00Z">
              <w:r w:rsidRPr="00B23DE4">
                <w:rPr>
                  <w:rFonts w:cstheme="minorHAnsi"/>
                  <w:rPrChange w:id="425" w:author="Michael Kohl" w:date="2026-06-11T13:24:00Z" w16du:dateUtc="2026-06-11T11:24:00Z">
                    <w:rPr>
                      <w:rFonts w:ascii="Segoe UI Symbol" w:hAnsi="Segoe UI Symbol" w:cs="Segoe UI Symbol"/>
                    </w:rPr>
                  </w:rPrChange>
                </w:rPr>
                <w:t>c</w:t>
              </w:r>
              <w:r w:rsidRPr="00B23DE4">
                <w:rPr>
                  <w:rFonts w:cstheme="minorHAnsi"/>
                  <w:rPrChange w:id="426" w:author="Michael Kohl" w:date="2026-06-11T13:24:00Z" w16du:dateUtc="2026-06-11T11:24:00Z">
                    <w:rPr>
                      <w:rFonts w:cstheme="minorHAnsi"/>
                      <w:b/>
                      <w:bCs/>
                    </w:rPr>
                  </w:rPrChange>
                </w:rPr>
                <w:t>. Konditioniertes Wachsein im Bett</w:t>
              </w:r>
            </w:ins>
            <w:ins w:id="427" w:author="Michael Kohl" w:date="2026-06-11T13:23:00Z" w16du:dateUtc="2026-06-11T11:23:00Z">
              <w:r w:rsidR="00B23DE4" w:rsidRPr="00B23DE4">
                <w:rPr>
                  <w:rFonts w:cstheme="minorHAnsi"/>
                </w:rPr>
                <w:t xml:space="preserve">. </w:t>
              </w:r>
            </w:ins>
            <w:ins w:id="428" w:author="Michael Kohl" w:date="2026-06-11T13:22:00Z" w16du:dateUtc="2026-06-11T11:22:00Z">
              <w:r w:rsidRPr="00B23DE4">
                <w:rPr>
                  <w:rFonts w:cstheme="minorHAnsi"/>
                  <w:rPrChange w:id="429" w:author="Michael Kohl" w:date="2026-06-11T13:24:00Z" w16du:dateUtc="2026-06-11T11:24:00Z">
                    <w:rPr>
                      <w:rFonts w:cstheme="minorHAnsi"/>
                      <w:b/>
                      <w:bCs/>
                    </w:rPr>
                  </w:rPrChange>
                </w:rPr>
                <w:t>Wer regelm</w:t>
              </w:r>
              <w:r w:rsidRPr="00B23DE4">
                <w:rPr>
                  <w:rFonts w:cstheme="minorHAnsi"/>
                  <w:rPrChange w:id="430" w:author="Michael Kohl" w:date="2026-06-11T13:24:00Z" w16du:dateUtc="2026-06-11T11:24:00Z">
                    <w:rPr>
                      <w:rFonts w:ascii="Calibri" w:hAnsi="Calibri" w:cs="Calibri"/>
                      <w:b/>
                      <w:bCs/>
                    </w:rPr>
                  </w:rPrChange>
                </w:rPr>
                <w:t>äß</w:t>
              </w:r>
              <w:r w:rsidRPr="00B23DE4">
                <w:rPr>
                  <w:rFonts w:cstheme="minorHAnsi"/>
                  <w:rPrChange w:id="431" w:author="Michael Kohl" w:date="2026-06-11T13:24:00Z" w16du:dateUtc="2026-06-11T11:24:00Z">
                    <w:rPr>
                      <w:rFonts w:cstheme="minorHAnsi"/>
                      <w:b/>
                      <w:bCs/>
                    </w:rPr>
                  </w:rPrChange>
                </w:rPr>
                <w:t xml:space="preserve">ig im Bett am Handy ist, trainiert das Gehirn: </w:t>
              </w:r>
              <w:r w:rsidRPr="00B23DE4">
                <w:rPr>
                  <w:rFonts w:cstheme="minorHAnsi"/>
                  <w:rPrChange w:id="432" w:author="Michael Kohl" w:date="2026-06-11T13:24:00Z" w16du:dateUtc="2026-06-11T11:24:00Z">
                    <w:rPr>
                      <w:rFonts w:ascii="Calibri" w:hAnsi="Calibri" w:cs="Calibri"/>
                      <w:b/>
                      <w:bCs/>
                    </w:rPr>
                  </w:rPrChange>
                </w:rPr>
                <w:t>„</w:t>
              </w:r>
              <w:r w:rsidRPr="00B23DE4">
                <w:rPr>
                  <w:rFonts w:cstheme="minorHAnsi"/>
                  <w:rPrChange w:id="433" w:author="Michael Kohl" w:date="2026-06-11T13:24:00Z" w16du:dateUtc="2026-06-11T11:24:00Z">
                    <w:rPr>
                      <w:rFonts w:cstheme="minorHAnsi"/>
                      <w:b/>
                      <w:bCs/>
                    </w:rPr>
                  </w:rPrChange>
                </w:rPr>
                <w:t>Bett = Bildschirm = Wachheit." Das Bett verliert seine Funktion als Einschlafsignal (klassische Konditionierung).</w:t>
              </w:r>
            </w:ins>
          </w:p>
          <w:p w14:paraId="573E2D84" w14:textId="435E10F0" w:rsidR="008B32A3" w:rsidRPr="00B23DE4" w:rsidRDefault="00B23DE4" w:rsidP="008B32A3">
            <w:pPr>
              <w:shd w:val="clear" w:color="auto" w:fill="FBE4D5" w:themeFill="accent2" w:themeFillTint="33"/>
              <w:tabs>
                <w:tab w:val="left" w:pos="273"/>
              </w:tabs>
              <w:spacing w:line="276" w:lineRule="auto"/>
              <w:rPr>
                <w:ins w:id="434" w:author="Michael Kohl" w:date="2026-06-11T13:22:00Z" w16du:dateUtc="2026-06-11T11:22:00Z"/>
                <w:rFonts w:cstheme="minorHAnsi"/>
                <w:rPrChange w:id="435" w:author="Michael Kohl" w:date="2026-06-11T13:24:00Z" w16du:dateUtc="2026-06-11T11:24:00Z">
                  <w:rPr>
                    <w:ins w:id="436" w:author="Michael Kohl" w:date="2026-06-11T13:22:00Z" w16du:dateUtc="2026-06-11T11:22:00Z"/>
                    <w:rFonts w:cstheme="minorHAnsi"/>
                    <w:b/>
                    <w:bCs/>
                  </w:rPr>
                </w:rPrChange>
              </w:rPr>
            </w:pPr>
            <w:ins w:id="437" w:author="Michael Kohl" w:date="2026-06-11T13:23:00Z" w16du:dateUtc="2026-06-11T11:23:00Z">
              <w:r w:rsidRPr="00B23DE4">
                <w:rPr>
                  <w:rFonts w:cstheme="minorHAnsi"/>
                  <w:rPrChange w:id="438" w:author="Michael Kohl" w:date="2026-06-11T13:24:00Z" w16du:dateUtc="2026-06-11T11:24:00Z">
                    <w:rPr>
                      <w:rFonts w:cstheme="minorHAnsi"/>
                      <w:b/>
                      <w:bCs/>
                    </w:rPr>
                  </w:rPrChange>
                </w:rPr>
                <w:t>d</w:t>
              </w:r>
            </w:ins>
            <w:ins w:id="439" w:author="Michael Kohl" w:date="2026-06-11T13:22:00Z" w16du:dateUtc="2026-06-11T11:22:00Z">
              <w:r w:rsidR="008B32A3" w:rsidRPr="00B23DE4">
                <w:rPr>
                  <w:rFonts w:cstheme="minorHAnsi"/>
                  <w:rPrChange w:id="440" w:author="Michael Kohl" w:date="2026-06-11T13:24:00Z" w16du:dateUtc="2026-06-11T11:24:00Z">
                    <w:rPr>
                      <w:rFonts w:cstheme="minorHAnsi"/>
                      <w:b/>
                      <w:bCs/>
                    </w:rPr>
                  </w:rPrChange>
                </w:rPr>
                <w:t>. Passives Scrollen vs. aktive Kommunikation</w:t>
              </w:r>
            </w:ins>
          </w:p>
          <w:p w14:paraId="5503CD08" w14:textId="677A01D5" w:rsidR="008B32A3" w:rsidRPr="00B23DE4" w:rsidRDefault="00B23DE4" w:rsidP="00B23DE4">
            <w:pPr>
              <w:shd w:val="clear" w:color="auto" w:fill="FBE4D5" w:themeFill="accent2" w:themeFillTint="33"/>
              <w:tabs>
                <w:tab w:val="left" w:pos="273"/>
              </w:tabs>
              <w:spacing w:line="276" w:lineRule="auto"/>
              <w:rPr>
                <w:ins w:id="441" w:author="Michael Kohl" w:date="2026-06-11T13:22:00Z" w16du:dateUtc="2026-06-11T11:22:00Z"/>
                <w:rFonts w:cstheme="minorHAnsi"/>
                <w:rPrChange w:id="442" w:author="Michael Kohl" w:date="2026-06-11T13:24:00Z" w16du:dateUtc="2026-06-11T11:24:00Z">
                  <w:rPr>
                    <w:ins w:id="443" w:author="Michael Kohl" w:date="2026-06-11T13:22:00Z" w16du:dateUtc="2026-06-11T11:22:00Z"/>
                    <w:rFonts w:cstheme="minorHAnsi"/>
                    <w:b/>
                    <w:bCs/>
                  </w:rPr>
                </w:rPrChange>
              </w:rPr>
            </w:pPr>
            <w:ins w:id="444" w:author="Michael Kohl" w:date="2026-06-11T13:23:00Z" w16du:dateUtc="2026-06-11T11:23:00Z">
              <w:r w:rsidRPr="00B23DE4">
                <w:rPr>
                  <w:rFonts w:cstheme="minorHAnsi"/>
                  <w:rPrChange w:id="445" w:author="Michael Kohl" w:date="2026-06-11T13:24:00Z" w16du:dateUtc="2026-06-11T11:24:00Z">
                    <w:rPr>
                      <w:rFonts w:cstheme="minorHAnsi"/>
                      <w:b/>
                      <w:bCs/>
                    </w:rPr>
                  </w:rPrChange>
                </w:rPr>
                <w:t>e.</w:t>
              </w:r>
            </w:ins>
            <w:ins w:id="446" w:author="Michael Kohl" w:date="2026-06-11T13:22:00Z" w16du:dateUtc="2026-06-11T11:22:00Z">
              <w:r w:rsidR="008B32A3" w:rsidRPr="00B23DE4">
                <w:rPr>
                  <w:rFonts w:cstheme="minorHAnsi"/>
                  <w:rPrChange w:id="447" w:author="Michael Kohl" w:date="2026-06-11T13:24:00Z" w16du:dateUtc="2026-06-11T11:24:00Z">
                    <w:rPr>
                      <w:rFonts w:cstheme="minorHAnsi"/>
                      <w:b/>
                      <w:bCs/>
                    </w:rPr>
                  </w:rPrChange>
                </w:rPr>
                <w:t xml:space="preserve"> Plattformdesign</w:t>
              </w:r>
            </w:ins>
          </w:p>
          <w:p w14:paraId="2693CDA0" w14:textId="114F8BF3" w:rsidR="008B32A3" w:rsidRPr="0009301D" w:rsidDel="00B23DE4" w:rsidRDefault="008B32A3" w:rsidP="008B32A3">
            <w:pPr>
              <w:shd w:val="clear" w:color="auto" w:fill="FBE4D5" w:themeFill="accent2" w:themeFillTint="33"/>
              <w:tabs>
                <w:tab w:val="left" w:pos="273"/>
              </w:tabs>
              <w:spacing w:line="276" w:lineRule="auto"/>
              <w:rPr>
                <w:del w:id="448" w:author="Michael Kohl" w:date="2026-06-11T13:24:00Z" w16du:dateUtc="2026-06-11T11:24:00Z"/>
                <w:rFonts w:cstheme="minorHAnsi"/>
                <w:b/>
                <w:bCs/>
              </w:rPr>
            </w:pPr>
          </w:p>
          <w:p w14:paraId="2492A0B7" w14:textId="44C57B2C" w:rsidR="00E8201E" w:rsidRPr="0009301D" w:rsidRDefault="002F1D65" w:rsidP="00E8201E">
            <w:pPr>
              <w:shd w:val="clear" w:color="auto" w:fill="FBE4D5" w:themeFill="accent2" w:themeFillTint="33"/>
              <w:tabs>
                <w:tab w:val="left" w:pos="273"/>
              </w:tabs>
              <w:spacing w:line="276" w:lineRule="auto"/>
              <w:rPr>
                <w:rFonts w:cstheme="minorHAnsi"/>
              </w:rPr>
            </w:pPr>
            <w:r w:rsidRPr="0009301D">
              <w:rPr>
                <w:rFonts w:cstheme="minorHAnsi"/>
              </w:rPr>
              <w:t xml:space="preserve">– </w:t>
            </w:r>
            <w:r w:rsidR="00E8201E" w:rsidRPr="0009301D">
              <w:rPr>
                <w:rFonts w:cstheme="minorHAnsi"/>
              </w:rPr>
              <w:t>Erweitertes Grundwissen</w:t>
            </w:r>
            <w:ins w:id="449" w:author="Fabienne Schmaus" w:date="2026-06-09T16:47:00Z" w16du:dateUtc="2026-06-09T14:47:00Z">
              <w:r w:rsidR="00C57219">
                <w:t xml:space="preserve"> </w:t>
              </w:r>
              <w:r w:rsidR="00C57219" w:rsidRPr="00C57219">
                <w:rPr>
                  <w:rFonts w:cstheme="minorHAnsi"/>
                </w:rPr>
                <w:t>Es werden das Lichtspektrum und die Wellenlängen behandelt, wobei blaues Licht etwa im Bereich von 450 bis 490 nm liegt. Außerdem wird der suprachiasmatische Kern als zentraler Schrittmacher des zirkadianen Rhythmus erläutert.</w:t>
              </w:r>
            </w:ins>
            <w:del w:id="450" w:author="Fabienne Schmaus" w:date="2026-06-09T16:47:00Z" w16du:dateUtc="2026-06-09T14:47:00Z">
              <w:r w:rsidR="00E8201E" w:rsidRPr="0009301D" w:rsidDel="00C57219">
                <w:rPr>
                  <w:rFonts w:cstheme="minorHAnsi"/>
                </w:rPr>
                <w:delText>: Lichtspektrum und Wellenlängen (blaues Licht ≈ 450–490 nm), suprachiasmatischer Kern als zentraler Schrittmacher des zirkadianen Rhythmus</w:delText>
              </w:r>
            </w:del>
          </w:p>
          <w:p w14:paraId="282C4C2C" w14:textId="256F058E" w:rsidR="00E8201E" w:rsidRPr="0009301D" w:rsidRDefault="00E8201E" w:rsidP="00E8201E">
            <w:pPr>
              <w:shd w:val="clear" w:color="auto" w:fill="FBE4D5" w:themeFill="accent2" w:themeFillTint="33"/>
              <w:tabs>
                <w:tab w:val="left" w:pos="273"/>
              </w:tabs>
              <w:spacing w:line="276" w:lineRule="auto"/>
              <w:rPr>
                <w:rFonts w:cstheme="minorHAnsi"/>
              </w:rPr>
            </w:pPr>
            <w:r w:rsidRPr="0009301D">
              <w:rPr>
                <w:rFonts w:cstheme="minorHAnsi"/>
              </w:rPr>
              <w:t>– Aktuelle Studienlage: Wie stark ist der Effekt von Blaulicht tatsächlich? (Befunde hier differenzierter als oft dargestellt – siehe Infobox)</w:t>
            </w:r>
          </w:p>
          <w:p w14:paraId="4672F698" w14:textId="71BB8984" w:rsidR="00E8201E" w:rsidRDefault="00E8201E" w:rsidP="00E8201E">
            <w:pPr>
              <w:shd w:val="clear" w:color="auto" w:fill="FBE4D5" w:themeFill="accent2" w:themeFillTint="33"/>
              <w:tabs>
                <w:tab w:val="left" w:pos="273"/>
              </w:tabs>
              <w:spacing w:line="276" w:lineRule="auto"/>
              <w:rPr>
                <w:ins w:id="451" w:author="Michael Kohl" w:date="2026-06-11T12:14:00Z" w16du:dateUtc="2026-06-11T10:14:00Z"/>
                <w:rFonts w:cstheme="minorHAnsi"/>
              </w:rPr>
            </w:pPr>
            <w:r w:rsidRPr="0009301D">
              <w:rPr>
                <w:rFonts w:cstheme="minorHAnsi"/>
              </w:rPr>
              <w:t xml:space="preserve">– </w:t>
            </w:r>
            <w:ins w:id="452" w:author="Fabienne Schmaus" w:date="2026-06-09T16:47:00Z" w16du:dateUtc="2026-06-09T14:47:00Z">
              <w:r w:rsidR="00C57219">
                <w:rPr>
                  <w:rFonts w:cstheme="minorHAnsi"/>
                </w:rPr>
                <w:t xml:space="preserve">Das </w:t>
              </w:r>
            </w:ins>
            <w:r w:rsidRPr="0009301D">
              <w:rPr>
                <w:rFonts w:cstheme="minorHAnsi"/>
              </w:rPr>
              <w:t xml:space="preserve">Schaubild auf </w:t>
            </w:r>
            <w:del w:id="453" w:author="Fabienne Schmaus" w:date="2026-06-09T16:47:00Z" w16du:dateUtc="2026-06-09T14:47:00Z">
              <w:r w:rsidRPr="0009301D" w:rsidDel="00C57219">
                <w:rPr>
                  <w:rFonts w:cstheme="minorHAnsi"/>
                </w:rPr>
                <w:delText xml:space="preserve">AB </w:delText>
              </w:r>
            </w:del>
            <w:ins w:id="454" w:author="Fabienne Schmaus" w:date="2026-06-09T16:47:00Z" w16du:dateUtc="2026-06-09T14:47:00Z">
              <w:r w:rsidR="00C57219" w:rsidRPr="0009301D">
                <w:rPr>
                  <w:rFonts w:cstheme="minorHAnsi"/>
                </w:rPr>
                <w:t>A</w:t>
              </w:r>
              <w:r w:rsidR="00C57219">
                <w:rPr>
                  <w:rFonts w:cstheme="minorHAnsi"/>
                </w:rPr>
                <w:t>rbeitsblatt</w:t>
              </w:r>
              <w:r w:rsidR="00C57219" w:rsidRPr="0009301D">
                <w:rPr>
                  <w:rFonts w:cstheme="minorHAnsi"/>
                </w:rPr>
                <w:t xml:space="preserve"> </w:t>
              </w:r>
            </w:ins>
            <w:r w:rsidRPr="0009301D">
              <w:rPr>
                <w:rFonts w:cstheme="minorHAnsi"/>
              </w:rPr>
              <w:t xml:space="preserve">1B </w:t>
            </w:r>
            <w:ins w:id="455" w:author="Fabienne Schmaus" w:date="2026-06-09T16:47:00Z" w16du:dateUtc="2026-06-09T14:47:00Z">
              <w:r w:rsidR="00C57219">
                <w:rPr>
                  <w:rFonts w:cstheme="minorHAnsi"/>
                </w:rPr>
                <w:t xml:space="preserve">ist </w:t>
              </w:r>
            </w:ins>
            <w:r w:rsidRPr="0009301D">
              <w:rPr>
                <w:rFonts w:cstheme="minorHAnsi"/>
              </w:rPr>
              <w:t>weniger vorstrukturiert</w:t>
            </w:r>
            <w:ins w:id="456" w:author="Fabienne Schmaus" w:date="2026-06-09T16:47:00Z" w16du:dateUtc="2026-06-09T14:47:00Z">
              <w:r w:rsidR="00C57219">
                <w:rPr>
                  <w:rFonts w:cstheme="minorHAnsi"/>
                </w:rPr>
                <w:t xml:space="preserve"> und erfordert</w:t>
              </w:r>
            </w:ins>
            <w:ins w:id="457" w:author="Fabienne Schmaus" w:date="2026-06-09T16:48:00Z" w16du:dateUtc="2026-06-09T14:48:00Z">
              <w:r w:rsidR="00C57219">
                <w:rPr>
                  <w:rFonts w:cstheme="minorHAnsi"/>
                </w:rPr>
                <w:t xml:space="preserve"> eine</w:t>
              </w:r>
            </w:ins>
            <w:del w:id="458" w:author="Fabienne Schmaus" w:date="2026-06-09T16:48:00Z" w16du:dateUtc="2026-06-09T14:48:00Z">
              <w:r w:rsidRPr="0009301D" w:rsidDel="00C57219">
                <w:rPr>
                  <w:rFonts w:cstheme="minorHAnsi"/>
                </w:rPr>
                <w:delText>;</w:delText>
              </w:r>
            </w:del>
            <w:r w:rsidRPr="0009301D">
              <w:rPr>
                <w:rFonts w:cstheme="minorHAnsi"/>
              </w:rPr>
              <w:t xml:space="preserve"> eigene Beschriftung und Erklärung</w:t>
            </w:r>
            <w:ins w:id="459" w:author="Fabienne Schmaus" w:date="2026-06-09T16:48:00Z" w16du:dateUtc="2026-06-09T14:48:00Z">
              <w:r w:rsidR="00C57219">
                <w:rPr>
                  <w:rFonts w:cstheme="minorHAnsi"/>
                </w:rPr>
                <w:t>.</w:t>
              </w:r>
            </w:ins>
          </w:p>
          <w:p w14:paraId="3FF94028" w14:textId="77777777" w:rsidR="00CB5281" w:rsidRDefault="00CB5281" w:rsidP="00CB5281">
            <w:pPr>
              <w:shd w:val="clear" w:color="auto" w:fill="FBE4D5" w:themeFill="accent2" w:themeFillTint="33"/>
              <w:tabs>
                <w:tab w:val="left" w:pos="273"/>
              </w:tabs>
              <w:spacing w:line="276" w:lineRule="auto"/>
              <w:rPr>
                <w:ins w:id="460" w:author="Michael Kohl" w:date="2026-06-11T12:14:00Z" w16du:dateUtc="2026-06-11T10:14:00Z"/>
                <w:rFonts w:cstheme="minorHAnsi"/>
              </w:rPr>
            </w:pPr>
            <w:ins w:id="461" w:author="Michael Kohl" w:date="2026-06-11T12:14:00Z" w16du:dateUtc="2026-06-11T10:14:00Z">
              <w:r>
                <w:rPr>
                  <w:rFonts w:cstheme="minorHAnsi"/>
                </w:rPr>
                <w:t>Reflexionsfragen:</w:t>
              </w:r>
            </w:ins>
          </w:p>
          <w:p w14:paraId="48570A73" w14:textId="77777777" w:rsidR="00CB5281" w:rsidRPr="0009301D" w:rsidRDefault="00CB5281" w:rsidP="00E8201E">
            <w:pPr>
              <w:shd w:val="clear" w:color="auto" w:fill="FBE4D5" w:themeFill="accent2" w:themeFillTint="33"/>
              <w:tabs>
                <w:tab w:val="left" w:pos="273"/>
              </w:tabs>
              <w:spacing w:line="276" w:lineRule="auto"/>
              <w:rPr>
                <w:rFonts w:cstheme="minorHAnsi"/>
              </w:rPr>
            </w:pPr>
          </w:p>
          <w:p w14:paraId="17460760" w14:textId="1DA9FBA8" w:rsidR="005C5E51" w:rsidRDefault="005C5E51" w:rsidP="00EF297B">
            <w:pPr>
              <w:tabs>
                <w:tab w:val="left" w:pos="273"/>
              </w:tabs>
              <w:spacing w:line="276" w:lineRule="auto"/>
              <w:rPr>
                <w:rFonts w:cstheme="minorHAnsi"/>
              </w:rPr>
            </w:pPr>
            <w:del w:id="462" w:author="Fabienne Schmaus" w:date="2026-06-09T16:46:00Z" w16du:dateUtc="2026-06-09T14:46:00Z">
              <w:r w:rsidRPr="0009301D" w:rsidDel="00C57219">
                <w:rPr>
                  <w:rFonts w:cstheme="minorHAnsi"/>
                </w:rPr>
                <w:delText>Lösungsbegriffe: zirkadianer Rhythmus / Melatonin / Tag / wach</w:delText>
              </w:r>
            </w:del>
          </w:p>
          <w:p w14:paraId="7376E3C2" w14:textId="46F11545" w:rsidR="00C57219" w:rsidRDefault="00C57219" w:rsidP="00C57219">
            <w:pPr>
              <w:tabs>
                <w:tab w:val="left" w:pos="273"/>
              </w:tabs>
              <w:spacing w:line="276" w:lineRule="auto"/>
              <w:rPr>
                <w:rFonts w:cstheme="minorHAnsi"/>
              </w:rPr>
            </w:pPr>
            <w:ins w:id="463" w:author="Fabienne Schmaus" w:date="2026-06-09T16:52:00Z" w16du:dateUtc="2026-06-09T14:52:00Z">
              <w:r w:rsidRPr="00C57219">
                <w:rPr>
                  <w:rFonts w:cstheme="minorHAnsi"/>
                  <w:highlight w:val="yellow"/>
                  <w:rPrChange w:id="464" w:author="Fabienne Schmaus" w:date="2026-06-09T16:52:00Z" w16du:dateUtc="2026-06-09T14:52:00Z">
                    <w:rPr>
                      <w:rFonts w:cstheme="minorHAnsi"/>
                    </w:rPr>
                  </w:rPrChange>
                </w:rPr>
                <w:t>((Infokasten))</w:t>
              </w:r>
            </w:ins>
          </w:p>
          <w:p w14:paraId="04BBE827" w14:textId="77777777" w:rsidR="00C57219" w:rsidRPr="0009301D" w:rsidDel="00C57219" w:rsidRDefault="00C57219">
            <w:pPr>
              <w:tabs>
                <w:tab w:val="left" w:pos="273"/>
              </w:tabs>
              <w:spacing w:line="276" w:lineRule="auto"/>
              <w:rPr>
                <w:del w:id="465" w:author="Fabienne Schmaus" w:date="2026-06-09T16:46:00Z" w16du:dateUtc="2026-06-09T14:46:00Z"/>
                <w:rFonts w:cstheme="minorHAnsi"/>
              </w:rPr>
              <w:pPrChange w:id="466" w:author="Fabienne Schmaus" w:date="2026-06-09T16:52:00Z" w16du:dateUtc="2026-06-09T14:52:00Z">
                <w:pPr>
                  <w:shd w:val="clear" w:color="auto" w:fill="FBE4D5" w:themeFill="accent2" w:themeFillTint="33"/>
                  <w:tabs>
                    <w:tab w:val="left" w:pos="273"/>
                  </w:tabs>
                  <w:spacing w:line="276" w:lineRule="auto"/>
                </w:pPr>
              </w:pPrChange>
            </w:pPr>
          </w:p>
          <w:p w14:paraId="7DB0533E" w14:textId="3B1DBFF5" w:rsidR="002F1D65" w:rsidRPr="0009301D" w:rsidDel="00C57219" w:rsidRDefault="002F1D65" w:rsidP="007A04E9">
            <w:pPr>
              <w:tabs>
                <w:tab w:val="left" w:pos="273"/>
              </w:tabs>
              <w:spacing w:line="276" w:lineRule="auto"/>
              <w:rPr>
                <w:del w:id="467" w:author="Fabienne Schmaus" w:date="2026-06-09T16:52:00Z" w16du:dateUtc="2026-06-09T14:52:00Z"/>
                <w:rFonts w:cstheme="minorHAnsi"/>
              </w:rPr>
            </w:pPr>
          </w:p>
          <w:p w14:paraId="11202C40" w14:textId="3554A087" w:rsidR="006E1222" w:rsidRPr="0009301D" w:rsidRDefault="00A9449C">
            <w:pPr>
              <w:tabs>
                <w:tab w:val="left" w:pos="273"/>
              </w:tabs>
              <w:spacing w:line="276" w:lineRule="auto"/>
              <w:rPr>
                <w:rFonts w:cstheme="minorHAnsi"/>
                <w:b/>
                <w:bCs/>
              </w:rPr>
              <w:pPrChange w:id="468" w:author="Fabienne Schmaus" w:date="2026-06-09T16:52:00Z" w16du:dateUtc="2026-06-09T14:52:00Z">
                <w:pPr>
                  <w:shd w:val="clear" w:color="auto" w:fill="FFF2CC" w:themeFill="accent4" w:themeFillTint="33"/>
                  <w:tabs>
                    <w:tab w:val="left" w:pos="273"/>
                  </w:tabs>
                  <w:spacing w:line="276" w:lineRule="auto"/>
                </w:pPr>
              </w:pPrChange>
            </w:pPr>
            <w:del w:id="469" w:author="Fabienne Schmaus" w:date="2026-06-09T16:52:00Z" w16du:dateUtc="2026-06-09T14:52:00Z">
              <w:r w:rsidRPr="0009301D" w:rsidDel="00C57219">
                <w:rPr>
                  <w:rFonts w:ascii="Segoe UI Symbol" w:hAnsi="Segoe UI Symbol" w:cs="Segoe UI Symbol"/>
                  <w:b/>
                  <w:bCs/>
                </w:rPr>
                <w:delText>⚠</w:delText>
              </w:r>
              <w:r w:rsidRPr="0009301D" w:rsidDel="00C57219">
                <w:rPr>
                  <w:rFonts w:cstheme="minorHAnsi"/>
                  <w:b/>
                  <w:bCs/>
                </w:rPr>
                <w:delText xml:space="preserve"> INFOBOX // </w:delText>
              </w:r>
            </w:del>
            <w:r w:rsidR="006E1222" w:rsidRPr="0009301D">
              <w:rPr>
                <w:rFonts w:cstheme="minorHAnsi"/>
                <w:b/>
                <w:bCs/>
              </w:rPr>
              <w:t>Blaulicht – Was sagt die aktuelle Forschung?</w:t>
            </w:r>
          </w:p>
          <w:p w14:paraId="169EF01D" w14:textId="5A2363E3" w:rsidR="006E1222" w:rsidRPr="0009301D" w:rsidRDefault="006E1222">
            <w:pPr>
              <w:tabs>
                <w:tab w:val="left" w:pos="273"/>
              </w:tabs>
              <w:spacing w:line="276" w:lineRule="auto"/>
              <w:rPr>
                <w:rFonts w:cstheme="minorHAnsi"/>
              </w:rPr>
              <w:pPrChange w:id="470" w:author="Fabienne Schmaus" w:date="2026-06-09T16:52:00Z" w16du:dateUtc="2026-06-09T14:52:00Z">
                <w:pPr>
                  <w:shd w:val="clear" w:color="auto" w:fill="FFF2CC" w:themeFill="accent4" w:themeFillTint="33"/>
                  <w:tabs>
                    <w:tab w:val="left" w:pos="273"/>
                  </w:tabs>
                  <w:spacing w:line="276" w:lineRule="auto"/>
                </w:pPr>
              </w:pPrChange>
            </w:pPr>
            <w:r w:rsidRPr="0009301D">
              <w:rPr>
                <w:rFonts w:cstheme="minorHAnsi"/>
              </w:rPr>
              <w:t xml:space="preserve">Blaues Licht hemmt die Melatoninproduktion und verschiebt den zirkadianen Rhythmus – das ist wissenschaftlich belegt. Neuere Forschung (u. a. </w:t>
            </w:r>
            <w:r w:rsidR="00E84E2A" w:rsidRPr="0009301D">
              <w:rPr>
                <w:rFonts w:cstheme="minorHAnsi"/>
              </w:rPr>
              <w:t>Maeda-Nishino</w:t>
            </w:r>
            <w:r w:rsidR="00E84E2A" w:rsidRPr="0009301D">
              <w:rPr>
                <w:rFonts w:cstheme="minorHAnsi"/>
                <w:b/>
                <w:bCs/>
              </w:rPr>
              <w:t xml:space="preserve"> </w:t>
            </w:r>
            <w:r w:rsidR="009869E6" w:rsidRPr="0009301D">
              <w:rPr>
                <w:rFonts w:cstheme="minorHAnsi"/>
              </w:rPr>
              <w:t>et al.</w:t>
            </w:r>
            <w:r w:rsidRPr="0009301D">
              <w:rPr>
                <w:rFonts w:cstheme="minorHAnsi"/>
              </w:rPr>
              <w:t xml:space="preserve"> </w:t>
            </w:r>
            <w:r w:rsidR="009869E6" w:rsidRPr="0009301D">
              <w:rPr>
                <w:rFonts w:cstheme="minorHAnsi"/>
              </w:rPr>
              <w:t>(</w:t>
            </w:r>
            <w:r w:rsidRPr="0009301D">
              <w:rPr>
                <w:rFonts w:cstheme="minorHAnsi"/>
              </w:rPr>
              <w:t>202</w:t>
            </w:r>
            <w:r w:rsidR="00E84E2A" w:rsidRPr="0009301D">
              <w:rPr>
                <w:rFonts w:cstheme="minorHAnsi"/>
              </w:rPr>
              <w:t>5</w:t>
            </w:r>
            <w:r w:rsidR="009869E6" w:rsidRPr="0009301D">
              <w:rPr>
                <w:rFonts w:cstheme="minorHAnsi"/>
              </w:rPr>
              <w:t>)</w:t>
            </w:r>
            <w:r w:rsidRPr="0009301D">
              <w:rPr>
                <w:rFonts w:cstheme="minorHAnsi"/>
              </w:rPr>
              <w:t xml:space="preserve">) zeigt jedoch: Der Effekt von blauem Licht allein ist kleiner als oft behauptet. Der größte Schlafstörer ist die Kombination aus Licht, aufwühlenden Inhalten und kognitiver Aktivierung durch soziale Interaktion. </w:t>
            </w:r>
            <w:r w:rsidR="009869E6" w:rsidRPr="0009301D">
              <w:rPr>
                <w:rFonts w:cstheme="minorHAnsi"/>
              </w:rPr>
              <w:t>Baducco et al</w:t>
            </w:r>
            <w:r w:rsidRPr="0009301D">
              <w:rPr>
                <w:rFonts w:cstheme="minorHAnsi"/>
              </w:rPr>
              <w:t xml:space="preserve"> (2024) ergänzen: Passives Scrollen wirkt schlafstörender als aktive Kommunikation mit Freundinnen und Freunden – nicht jede Bildschirmzeit ist gleich.</w:t>
            </w:r>
          </w:p>
          <w:p w14:paraId="6D7D02FF" w14:textId="77777777" w:rsidR="002C39FF" w:rsidRDefault="002C39FF" w:rsidP="00C57219">
            <w:pPr>
              <w:tabs>
                <w:tab w:val="left" w:pos="273"/>
              </w:tabs>
              <w:spacing w:line="276" w:lineRule="auto"/>
              <w:rPr>
                <w:ins w:id="471" w:author="Fabienne Schmaus" w:date="2026-06-09T16:53:00Z" w16du:dateUtc="2026-06-09T14:53:00Z"/>
                <w:rFonts w:cstheme="minorHAnsi"/>
              </w:rPr>
            </w:pPr>
          </w:p>
          <w:p w14:paraId="676E5F09" w14:textId="1841BF39" w:rsidR="00C57219" w:rsidRDefault="00C57219" w:rsidP="00C57219">
            <w:pPr>
              <w:tabs>
                <w:tab w:val="left" w:pos="273"/>
              </w:tabs>
              <w:spacing w:line="276" w:lineRule="auto"/>
              <w:rPr>
                <w:ins w:id="472" w:author="Fabienne Schmaus" w:date="2026-06-09T16:53:00Z" w16du:dateUtc="2026-06-09T14:53:00Z"/>
                <w:rFonts w:cstheme="minorHAnsi"/>
              </w:rPr>
            </w:pPr>
            <w:ins w:id="473" w:author="Fabienne Schmaus" w:date="2026-06-09T16:53:00Z" w16du:dateUtc="2026-06-09T14:53:00Z">
              <w:r w:rsidRPr="00C57219">
                <w:rPr>
                  <w:rFonts w:cstheme="minorHAnsi"/>
                  <w:highlight w:val="yellow"/>
                  <w:rPrChange w:id="474" w:author="Fabienne Schmaus" w:date="2026-06-09T16:53:00Z" w16du:dateUtc="2026-06-09T14:53:00Z">
                    <w:rPr>
                      <w:rFonts w:cstheme="minorHAnsi"/>
                    </w:rPr>
                  </w:rPrChange>
                </w:rPr>
                <w:t>((Infokasten / Quellen / gerne neben dem vorigen Kasten))</w:t>
              </w:r>
            </w:ins>
          </w:p>
          <w:p w14:paraId="6D0502CB" w14:textId="664381FE" w:rsidR="00C57219" w:rsidRDefault="0064777C" w:rsidP="00C57219">
            <w:pPr>
              <w:tabs>
                <w:tab w:val="left" w:pos="273"/>
              </w:tabs>
              <w:spacing w:line="276" w:lineRule="auto"/>
              <w:rPr>
                <w:ins w:id="475" w:author="Fabienne Schmaus" w:date="2026-06-09T16:54:00Z" w16du:dateUtc="2026-06-09T14:54:00Z"/>
                <w:rFonts w:cstheme="minorHAnsi"/>
              </w:rPr>
            </w:pPr>
            <w:ins w:id="476" w:author="Fabienne Schmaus" w:date="2026-06-09T16:55:00Z" w16du:dateUtc="2026-06-09T14:55:00Z">
              <w:r>
                <w:rPr>
                  <w:rFonts w:cstheme="minorHAnsi"/>
                </w:rPr>
                <w:t>Mehr zum Thema</w:t>
              </w:r>
            </w:ins>
            <w:ins w:id="477" w:author="Fabienne Schmaus" w:date="2026-06-09T16:54:00Z" w16du:dateUtc="2026-06-09T14:54:00Z">
              <w:r>
                <w:rPr>
                  <w:rFonts w:cstheme="minorHAnsi"/>
                </w:rPr>
                <w:t xml:space="preserve"> (englisch):</w:t>
              </w:r>
            </w:ins>
          </w:p>
          <w:p w14:paraId="650E8597" w14:textId="2EB3750A" w:rsidR="0064777C" w:rsidRPr="00156CB1" w:rsidRDefault="0064777C">
            <w:pPr>
              <w:pStyle w:val="Listenabsatz"/>
              <w:numPr>
                <w:ilvl w:val="0"/>
                <w:numId w:val="29"/>
              </w:numPr>
              <w:tabs>
                <w:tab w:val="left" w:pos="273"/>
              </w:tabs>
              <w:spacing w:line="276" w:lineRule="auto"/>
              <w:ind w:left="306" w:hanging="306"/>
              <w:rPr>
                <w:ins w:id="478" w:author="Fabienne Schmaus" w:date="2026-06-09T16:54:00Z" w16du:dateUtc="2026-06-09T14:54:00Z"/>
                <w:rFonts w:cstheme="minorHAnsi"/>
                <w:lang w:val="en-US"/>
              </w:rPr>
              <w:pPrChange w:id="479" w:author="Fabienne Schmaus" w:date="2026-06-09T16:58:00Z" w16du:dateUtc="2026-06-09T14:58:00Z">
                <w:pPr>
                  <w:tabs>
                    <w:tab w:val="left" w:pos="273"/>
                  </w:tabs>
                  <w:spacing w:line="276" w:lineRule="auto"/>
                </w:pPr>
              </w:pPrChange>
            </w:pPr>
            <w:ins w:id="480" w:author="Fabienne Schmaus" w:date="2026-06-09T16:55:00Z" w16du:dateUtc="2026-06-09T14:55:00Z">
              <w:r w:rsidRPr="00156CB1">
                <w:rPr>
                  <w:rFonts w:cstheme="minorHAnsi"/>
                  <w:lang w:val="en-US"/>
                </w:rPr>
                <w:t>„</w:t>
              </w:r>
            </w:ins>
            <w:ins w:id="481" w:author="Fabienne Schmaus" w:date="2026-06-09T16:55:00Z">
              <w:r w:rsidRPr="00156CB1">
                <w:rPr>
                  <w:rFonts w:cstheme="minorHAnsi"/>
                  <w:lang w:val="en-US"/>
                </w:rPr>
                <w:t>Partial blue light blocking glasses at night advanced sleep phase and reduced daytime irritability, disruptive behavior and improved morning mood, but did not alter salivary melatonin secretion in Japanese male schoolchildren</w:t>
              </w:r>
            </w:ins>
            <w:ins w:id="482" w:author="Fabienne Schmaus" w:date="2026-06-09T16:55:00Z" w16du:dateUtc="2026-06-09T14:55:00Z">
              <w:r w:rsidRPr="00156CB1">
                <w:rPr>
                  <w:rFonts w:cstheme="minorHAnsi"/>
                  <w:lang w:val="en-US"/>
                </w:rPr>
                <w:t>“</w:t>
              </w:r>
            </w:ins>
            <w:ins w:id="483" w:author="Fabienne Schmaus" w:date="2026-06-09T16:54:00Z" w16du:dateUtc="2026-06-09T14:54:00Z">
              <w:r w:rsidRPr="00156CB1">
                <w:rPr>
                  <w:rFonts w:cstheme="minorHAnsi"/>
                  <w:lang w:val="en-US"/>
                </w:rPr>
                <w:t xml:space="preserve"> </w:t>
              </w:r>
            </w:ins>
            <w:ins w:id="484" w:author="Fabienne Schmaus" w:date="2026-06-09T16:56:00Z" w16du:dateUtc="2026-06-09T14:56:00Z">
              <w:r w:rsidRPr="00156CB1">
                <w:rPr>
                  <w:rFonts w:cstheme="minorHAnsi"/>
                  <w:lang w:val="en-US"/>
                </w:rPr>
                <w:t xml:space="preserve">unter https://journals.plos.org/ </w:t>
              </w:r>
              <w:r w:rsidRPr="00156CB1">
                <w:rPr>
                  <w:rFonts w:cstheme="minorHAnsi"/>
                  <w:highlight w:val="yellow"/>
                  <w:lang w:val="en-US"/>
                  <w:rPrChange w:id="485" w:author="Fabienne Schmaus" w:date="2026-06-09T16:58:00Z" w16du:dateUtc="2026-06-09T14:58:00Z">
                    <w:rPr>
                      <w:rFonts w:cstheme="minorHAnsi"/>
                    </w:rPr>
                  </w:rPrChange>
                </w:rPr>
                <w:t xml:space="preserve">((Verlinkung auf: </w:t>
              </w:r>
            </w:ins>
            <w:ins w:id="486" w:author="Fabienne Schmaus" w:date="2026-06-09T16:54:00Z" w16du:dateUtc="2026-06-09T14:54:00Z">
              <w:r w:rsidRPr="00156CB1">
                <w:rPr>
                  <w:rFonts w:cstheme="minorHAnsi"/>
                  <w:highlight w:val="yellow"/>
                  <w:lang w:val="en-US"/>
                  <w:rPrChange w:id="487" w:author="Fabienne Schmaus" w:date="2026-06-09T16:58:00Z" w16du:dateUtc="2026-06-09T14:58:00Z">
                    <w:rPr>
                      <w:rFonts w:cstheme="minorHAnsi"/>
                    </w:rPr>
                  </w:rPrChange>
                </w:rPr>
                <w:t>https://doi.org/10.1371/journal.pone.0332877</w:t>
              </w:r>
            </w:ins>
            <w:ins w:id="488" w:author="Fabienne Schmaus" w:date="2026-06-09T16:56:00Z" w16du:dateUtc="2026-06-09T14:56:00Z">
              <w:r w:rsidRPr="00156CB1">
                <w:rPr>
                  <w:rFonts w:cstheme="minorHAnsi"/>
                  <w:highlight w:val="yellow"/>
                  <w:lang w:val="en-US"/>
                  <w:rPrChange w:id="489" w:author="Fabienne Schmaus" w:date="2026-06-09T16:58:00Z" w16du:dateUtc="2026-06-09T14:58:00Z">
                    <w:rPr>
                      <w:rFonts w:cstheme="minorHAnsi"/>
                    </w:rPr>
                  </w:rPrChange>
                </w:rPr>
                <w:t>))</w:t>
              </w:r>
            </w:ins>
          </w:p>
          <w:p w14:paraId="33A809D0" w14:textId="3275FB9B" w:rsidR="0064777C" w:rsidRPr="00156CB1" w:rsidRDefault="0064777C" w:rsidP="0064777C">
            <w:pPr>
              <w:pStyle w:val="Listenabsatz"/>
              <w:numPr>
                <w:ilvl w:val="0"/>
                <w:numId w:val="29"/>
              </w:numPr>
              <w:tabs>
                <w:tab w:val="left" w:pos="273"/>
              </w:tabs>
              <w:spacing w:line="276" w:lineRule="auto"/>
              <w:ind w:left="306" w:hanging="306"/>
              <w:rPr>
                <w:ins w:id="490" w:author="Fabienne Schmaus" w:date="2026-06-09T17:02:00Z" w16du:dateUtc="2026-06-09T15:02:00Z"/>
                <w:rFonts w:cstheme="minorHAnsi"/>
                <w:lang w:val="en-US"/>
              </w:rPr>
            </w:pPr>
            <w:ins w:id="491" w:author="Fabienne Schmaus" w:date="2026-06-09T16:58:00Z" w16du:dateUtc="2026-06-09T14:58:00Z">
              <w:r w:rsidRPr="00156CB1">
                <w:rPr>
                  <w:rFonts w:cstheme="minorHAnsi"/>
                  <w:lang w:val="en-US"/>
                </w:rPr>
                <w:t>„</w:t>
              </w:r>
            </w:ins>
            <w:ins w:id="492" w:author="Fabienne Schmaus" w:date="2026-06-09T16:54:00Z" w16du:dateUtc="2026-06-09T14:54:00Z">
              <w:r w:rsidRPr="00156CB1">
                <w:rPr>
                  <w:rFonts w:cstheme="minorHAnsi"/>
                  <w:lang w:val="en-US"/>
                </w:rPr>
                <w:t>Evening use of light-emitting eReaders negatively affects sleep, circadian timing, and next-morning alertness</w:t>
              </w:r>
            </w:ins>
            <w:ins w:id="493" w:author="Fabienne Schmaus" w:date="2026-06-09T16:58:00Z" w16du:dateUtc="2026-06-09T14:58:00Z">
              <w:r w:rsidRPr="00156CB1">
                <w:rPr>
                  <w:rFonts w:cstheme="minorHAnsi"/>
                  <w:lang w:val="en-US"/>
                </w:rPr>
                <w:t xml:space="preserve">“ unter </w:t>
              </w:r>
              <w:r w:rsidRPr="0064777C">
                <w:rPr>
                  <w:rFonts w:cstheme="minorHAnsi"/>
                </w:rPr>
                <w:fldChar w:fldCharType="begin"/>
              </w:r>
              <w:r w:rsidRPr="00156CB1">
                <w:rPr>
                  <w:rFonts w:cstheme="minorHAnsi"/>
                  <w:lang w:val="en-US"/>
                </w:rPr>
                <w:instrText>HYPERLINK "http://www.pnas.org"</w:instrText>
              </w:r>
              <w:r w:rsidRPr="0064777C">
                <w:rPr>
                  <w:rFonts w:cstheme="minorHAnsi"/>
                </w:rPr>
              </w:r>
              <w:r w:rsidRPr="0064777C">
                <w:rPr>
                  <w:rFonts w:cstheme="minorHAnsi"/>
                </w:rPr>
                <w:fldChar w:fldCharType="separate"/>
              </w:r>
              <w:r w:rsidRPr="00156CB1">
                <w:rPr>
                  <w:rStyle w:val="Hyperlink"/>
                  <w:rFonts w:cstheme="minorHAnsi"/>
                  <w:lang w:val="en-US"/>
                </w:rPr>
                <w:t>www.pnas.org</w:t>
              </w:r>
              <w:r w:rsidRPr="0064777C">
                <w:rPr>
                  <w:rFonts w:cstheme="minorHAnsi"/>
                </w:rPr>
                <w:fldChar w:fldCharType="end"/>
              </w:r>
              <w:r w:rsidRPr="00156CB1">
                <w:rPr>
                  <w:rFonts w:cstheme="minorHAnsi"/>
                  <w:lang w:val="en-US"/>
                </w:rPr>
                <w:t xml:space="preserve"> </w:t>
              </w:r>
            </w:ins>
            <w:ins w:id="494" w:author="Fabienne Schmaus" w:date="2026-06-09T16:57:00Z" w16du:dateUtc="2026-06-09T14:57:00Z">
              <w:r w:rsidRPr="00156CB1">
                <w:rPr>
                  <w:rFonts w:cstheme="minorHAnsi"/>
                  <w:highlight w:val="yellow"/>
                  <w:lang w:val="en-US"/>
                  <w:rPrChange w:id="495" w:author="Fabienne Schmaus" w:date="2026-06-09T16:58:00Z" w16du:dateUtc="2026-06-09T14:58:00Z">
                    <w:rPr>
                      <w:rFonts w:cstheme="minorHAnsi"/>
                    </w:rPr>
                  </w:rPrChange>
                </w:rPr>
                <w:t>((Verlinkung auf:</w:t>
              </w:r>
            </w:ins>
            <w:ins w:id="496" w:author="Fabienne Schmaus" w:date="2026-06-09T16:54:00Z" w16du:dateUtc="2026-06-09T14:54:00Z">
              <w:r w:rsidRPr="00156CB1">
                <w:rPr>
                  <w:rFonts w:cstheme="minorHAnsi"/>
                  <w:highlight w:val="yellow"/>
                  <w:lang w:val="en-US"/>
                  <w:rPrChange w:id="497" w:author="Fabienne Schmaus" w:date="2026-06-09T16:58:00Z" w16du:dateUtc="2026-06-09T14:58:00Z">
                    <w:rPr>
                      <w:rFonts w:cstheme="minorHAnsi"/>
                    </w:rPr>
                  </w:rPrChange>
                </w:rPr>
                <w:t xml:space="preserve"> </w:t>
              </w:r>
              <w:r w:rsidRPr="0064777C">
                <w:rPr>
                  <w:rFonts w:cstheme="minorHAnsi"/>
                  <w:highlight w:val="yellow"/>
                  <w:rPrChange w:id="498" w:author="Fabienne Schmaus" w:date="2026-06-09T16:58:00Z" w16du:dateUtc="2026-06-09T14:58:00Z">
                    <w:rPr>
                      <w:rFonts w:cstheme="minorHAnsi"/>
                    </w:rPr>
                  </w:rPrChange>
                </w:rPr>
                <w:fldChar w:fldCharType="begin"/>
              </w:r>
              <w:r w:rsidRPr="00156CB1">
                <w:rPr>
                  <w:rFonts w:cstheme="minorHAnsi"/>
                  <w:highlight w:val="yellow"/>
                  <w:lang w:val="en-US"/>
                  <w:rPrChange w:id="499" w:author="Fabienne Schmaus" w:date="2026-06-09T16:58:00Z" w16du:dateUtc="2026-06-09T14:58:00Z">
                    <w:rPr>
                      <w:rFonts w:cstheme="minorHAnsi"/>
                    </w:rPr>
                  </w:rPrChange>
                </w:rPr>
                <w:instrText>HYPERLINK "https://www.pnas.org/doi/10.1073/pnas.1418490112"</w:instrText>
              </w:r>
              <w:r w:rsidRPr="00B27FD4">
                <w:rPr>
                  <w:rFonts w:cstheme="minorHAnsi"/>
                  <w:highlight w:val="yellow"/>
                </w:rPr>
              </w:r>
              <w:r w:rsidRPr="0064777C">
                <w:rPr>
                  <w:rFonts w:cstheme="minorHAnsi"/>
                  <w:highlight w:val="yellow"/>
                  <w:rPrChange w:id="500" w:author="Fabienne Schmaus" w:date="2026-06-09T16:58:00Z" w16du:dateUtc="2026-06-09T14:58:00Z">
                    <w:rPr>
                      <w:rFonts w:cstheme="minorHAnsi"/>
                    </w:rPr>
                  </w:rPrChange>
                </w:rPr>
                <w:fldChar w:fldCharType="separate"/>
              </w:r>
              <w:r w:rsidRPr="00156CB1">
                <w:rPr>
                  <w:rStyle w:val="Hyperlink"/>
                  <w:rFonts w:cstheme="minorHAnsi"/>
                  <w:highlight w:val="yellow"/>
                  <w:lang w:val="en-US"/>
                  <w:rPrChange w:id="501" w:author="Fabienne Schmaus" w:date="2026-06-09T16:58:00Z" w16du:dateUtc="2026-06-09T14:58:00Z">
                    <w:rPr>
                      <w:rStyle w:val="Hyperlink"/>
                      <w:rFonts w:cstheme="minorHAnsi"/>
                    </w:rPr>
                  </w:rPrChange>
                </w:rPr>
                <w:t>https://www.pnas.org/doi/10.1073/pnas.1418490112</w:t>
              </w:r>
              <w:r w:rsidRPr="0064777C">
                <w:rPr>
                  <w:rFonts w:cstheme="minorHAnsi"/>
                  <w:highlight w:val="yellow"/>
                  <w:rPrChange w:id="502" w:author="Fabienne Schmaus" w:date="2026-06-09T16:58:00Z" w16du:dateUtc="2026-06-09T14:58:00Z">
                    <w:rPr>
                      <w:rFonts w:cstheme="minorHAnsi"/>
                    </w:rPr>
                  </w:rPrChange>
                </w:rPr>
                <w:fldChar w:fldCharType="end"/>
              </w:r>
            </w:ins>
            <w:ins w:id="503" w:author="Fabienne Schmaus" w:date="2026-06-09T16:57:00Z" w16du:dateUtc="2026-06-09T14:57:00Z">
              <w:r w:rsidRPr="00156CB1">
                <w:rPr>
                  <w:rFonts w:cstheme="minorHAnsi"/>
                  <w:highlight w:val="yellow"/>
                  <w:lang w:val="en-US"/>
                  <w:rPrChange w:id="504" w:author="Fabienne Schmaus" w:date="2026-06-09T16:58:00Z" w16du:dateUtc="2026-06-09T14:58:00Z">
                    <w:rPr>
                      <w:rFonts w:cstheme="minorHAnsi"/>
                    </w:rPr>
                  </w:rPrChange>
                </w:rPr>
                <w:t>)</w:t>
              </w:r>
              <w:r w:rsidRPr="00156CB1">
                <w:rPr>
                  <w:rFonts w:cstheme="minorHAnsi"/>
                  <w:lang w:val="en-US"/>
                </w:rPr>
                <w:t>)</w:t>
              </w:r>
            </w:ins>
          </w:p>
          <w:p w14:paraId="6606533B" w14:textId="1D25A6A4" w:rsidR="00C57219" w:rsidRPr="00156CB1" w:rsidRDefault="0064777C">
            <w:pPr>
              <w:pStyle w:val="Listenabsatz"/>
              <w:numPr>
                <w:ilvl w:val="0"/>
                <w:numId w:val="29"/>
              </w:numPr>
              <w:tabs>
                <w:tab w:val="left" w:pos="273"/>
              </w:tabs>
              <w:spacing w:line="276" w:lineRule="auto"/>
              <w:ind w:left="306" w:hanging="306"/>
              <w:rPr>
                <w:ins w:id="505" w:author="Fabienne Schmaus" w:date="2026-06-09T16:54:00Z" w16du:dateUtc="2026-06-09T14:54:00Z"/>
                <w:rFonts w:cstheme="minorHAnsi"/>
                <w:highlight w:val="yellow"/>
                <w:lang w:val="en-US"/>
                <w:rPrChange w:id="506" w:author="Fabienne Schmaus" w:date="2026-06-09T17:03:00Z" w16du:dateUtc="2026-06-09T15:03:00Z">
                  <w:rPr>
                    <w:ins w:id="507" w:author="Fabienne Schmaus" w:date="2026-06-09T16:54:00Z" w16du:dateUtc="2026-06-09T14:54:00Z"/>
                    <w:rFonts w:cstheme="minorHAnsi"/>
                  </w:rPr>
                </w:rPrChange>
              </w:rPr>
              <w:pPrChange w:id="508" w:author="Fabienne Schmaus" w:date="2026-06-09T17:02:00Z" w16du:dateUtc="2026-06-09T15:02:00Z">
                <w:pPr>
                  <w:tabs>
                    <w:tab w:val="left" w:pos="273"/>
                  </w:tabs>
                  <w:spacing w:line="276" w:lineRule="auto"/>
                </w:pPr>
              </w:pPrChange>
            </w:pPr>
            <w:ins w:id="509" w:author="Fabienne Schmaus" w:date="2026-06-09T17:02:00Z" w16du:dateUtc="2026-06-09T15:02:00Z">
              <w:r w:rsidRPr="00156CB1">
                <w:rPr>
                  <w:rFonts w:cstheme="minorHAnsi"/>
                  <w:lang w:val="en-US"/>
                </w:rPr>
                <w:t>„A bidirectional model of sleep and technology use: A theoretical review</w:t>
              </w:r>
            </w:ins>
            <w:ins w:id="510" w:author="Fabienne Schmaus" w:date="2026-06-09T17:03:00Z" w16du:dateUtc="2026-06-09T15:03:00Z">
              <w:r w:rsidRPr="00156CB1">
                <w:rPr>
                  <w:rFonts w:cstheme="minorHAnsi"/>
                  <w:lang w:val="en-US"/>
                </w:rPr>
                <w:t xml:space="preserve"> of How much, for whom, and which mechanisms</w:t>
              </w:r>
            </w:ins>
            <w:ins w:id="511" w:author="Fabienne Schmaus" w:date="2026-06-09T17:02:00Z" w16du:dateUtc="2026-06-09T15:02:00Z">
              <w:r w:rsidRPr="00156CB1">
                <w:rPr>
                  <w:rFonts w:cstheme="minorHAnsi"/>
                  <w:lang w:val="en-US"/>
                </w:rPr>
                <w:t xml:space="preserve">“ unter </w:t>
              </w:r>
            </w:ins>
            <w:ins w:id="512" w:author="Fabienne Schmaus" w:date="2026-06-09T17:03:00Z" w16du:dateUtc="2026-06-09T15:03:00Z">
              <w:r w:rsidR="00A40187" w:rsidRPr="00156CB1">
                <w:rPr>
                  <w:rFonts w:cstheme="minorHAnsi"/>
                  <w:lang w:val="en-US"/>
                </w:rPr>
                <w:t>https://pubmed.ncbi.nlm.nih.gov</w:t>
              </w:r>
            </w:ins>
            <w:ins w:id="513" w:author="Fabienne Schmaus" w:date="2026-06-09T17:02:00Z" w16du:dateUtc="2026-06-09T15:02:00Z">
              <w:r w:rsidRPr="00156CB1">
                <w:rPr>
                  <w:rFonts w:cstheme="minorHAnsi"/>
                  <w:lang w:val="en-US"/>
                </w:rPr>
                <w:t xml:space="preserve"> </w:t>
              </w:r>
              <w:r w:rsidRPr="00156CB1">
                <w:rPr>
                  <w:rFonts w:cstheme="minorHAnsi"/>
                  <w:highlight w:val="yellow"/>
                  <w:lang w:val="en-US"/>
                </w:rPr>
                <w:t xml:space="preserve">((Verlinkung auf: </w:t>
              </w:r>
              <w:r w:rsidRPr="00156CB1">
                <w:rPr>
                  <w:rFonts w:cstheme="minorHAnsi"/>
                  <w:highlight w:val="yellow"/>
                  <w:lang w:val="en-US"/>
                  <w:rPrChange w:id="514" w:author="Fabienne Schmaus" w:date="2026-06-09T17:03:00Z" w16du:dateUtc="2026-06-09T15:03:00Z">
                    <w:rPr>
                      <w:rFonts w:cstheme="minorHAnsi"/>
                    </w:rPr>
                  </w:rPrChange>
                </w:rPr>
                <w:t>https://pubmed.ncbi.nlm.nih.gov/38657359/</w:t>
              </w:r>
              <w:r w:rsidRPr="00156CB1">
                <w:rPr>
                  <w:rFonts w:cstheme="minorHAnsi"/>
                  <w:highlight w:val="yellow"/>
                  <w:lang w:val="en-US"/>
                </w:rPr>
                <w:t>)</w:t>
              </w:r>
              <w:r w:rsidRPr="00156CB1">
                <w:rPr>
                  <w:rFonts w:cstheme="minorHAnsi"/>
                  <w:highlight w:val="yellow"/>
                  <w:lang w:val="en-US"/>
                  <w:rPrChange w:id="515" w:author="Fabienne Schmaus" w:date="2026-06-09T17:03:00Z" w16du:dateUtc="2026-06-09T15:03:00Z">
                    <w:rPr>
                      <w:rFonts w:cstheme="minorHAnsi"/>
                    </w:rPr>
                  </w:rPrChange>
                </w:rPr>
                <w:t>)</w:t>
              </w:r>
            </w:ins>
          </w:p>
          <w:p w14:paraId="6D6B2533" w14:textId="77777777" w:rsidR="0064777C" w:rsidRPr="00156CB1" w:rsidRDefault="0064777C" w:rsidP="0064777C">
            <w:pPr>
              <w:tabs>
                <w:tab w:val="left" w:pos="273"/>
              </w:tabs>
              <w:spacing w:line="276" w:lineRule="auto"/>
              <w:rPr>
                <w:rFonts w:cstheme="minorHAnsi"/>
                <w:lang w:val="en-US"/>
              </w:rPr>
            </w:pPr>
          </w:p>
          <w:p w14:paraId="41B4BF95" w14:textId="77777777" w:rsidR="0064777C" w:rsidRPr="0064777C" w:rsidRDefault="0064777C" w:rsidP="0064777C">
            <w:pPr>
              <w:tabs>
                <w:tab w:val="left" w:pos="273"/>
              </w:tabs>
              <w:spacing w:line="276" w:lineRule="auto"/>
              <w:rPr>
                <w:ins w:id="516" w:author="Fabienne Schmaus" w:date="2026-06-09T17:01:00Z" w16du:dateUtc="2026-06-09T15:01:00Z"/>
                <w:rFonts w:cstheme="minorHAnsi"/>
                <w:rPrChange w:id="517" w:author="Fabienne Schmaus" w:date="2026-06-09T17:01:00Z" w16du:dateUtc="2026-06-09T15:01:00Z">
                  <w:rPr>
                    <w:ins w:id="518" w:author="Fabienne Schmaus" w:date="2026-06-09T17:01:00Z" w16du:dateUtc="2026-06-09T15:01:00Z"/>
                    <w:rFonts w:cstheme="minorHAnsi"/>
                    <w:b/>
                    <w:bCs/>
                  </w:rPr>
                </w:rPrChange>
              </w:rPr>
            </w:pPr>
            <w:ins w:id="519" w:author="Fabienne Schmaus" w:date="2026-06-09T17:01:00Z" w16du:dateUtc="2026-06-09T15:01:00Z">
              <w:r w:rsidRPr="0064777C">
                <w:rPr>
                  <w:rFonts w:cstheme="minorHAnsi"/>
                  <w:highlight w:val="yellow"/>
                  <w:rPrChange w:id="520" w:author="Fabienne Schmaus" w:date="2026-06-09T17:01:00Z" w16du:dateUtc="2026-06-09T15:01:00Z">
                    <w:rPr>
                      <w:rFonts w:ascii="Segoe UI Symbol" w:hAnsi="Segoe UI Symbol" w:cs="Segoe UI Symbol"/>
                      <w:b/>
                      <w:bCs/>
                    </w:rPr>
                  </w:rPrChange>
                </w:rPr>
                <w:t>((Infokasten))</w:t>
              </w:r>
            </w:ins>
            <w:del w:id="521" w:author="Fabienne Schmaus" w:date="2026-06-09T17:01:00Z" w16du:dateUtc="2026-06-09T15:01:00Z">
              <w:r w:rsidR="006E1222" w:rsidRPr="0064777C" w:rsidDel="0064777C">
                <w:rPr>
                  <w:rFonts w:ascii="Segoe UI Symbol" w:hAnsi="Segoe UI Symbol" w:cs="Segoe UI Symbol"/>
                  <w:highlight w:val="yellow"/>
                  <w:rPrChange w:id="522" w:author="Fabienne Schmaus" w:date="2026-06-09T17:01:00Z" w16du:dateUtc="2026-06-09T15:01:00Z">
                    <w:rPr>
                      <w:rFonts w:ascii="Segoe UI Symbol" w:hAnsi="Segoe UI Symbol" w:cs="Segoe UI Symbol"/>
                      <w:b/>
                      <w:bCs/>
                    </w:rPr>
                  </w:rPrChange>
                </w:rPr>
                <w:delText>⚠</w:delText>
              </w:r>
              <w:r w:rsidR="006E1222" w:rsidRPr="0064777C" w:rsidDel="0064777C">
                <w:rPr>
                  <w:rFonts w:cstheme="minorHAnsi"/>
                  <w:highlight w:val="yellow"/>
                  <w:rPrChange w:id="523" w:author="Fabienne Schmaus" w:date="2026-06-09T17:01:00Z" w16du:dateUtc="2026-06-09T15:01:00Z">
                    <w:rPr>
                      <w:rFonts w:cstheme="minorHAnsi"/>
                      <w:b/>
                      <w:bCs/>
                    </w:rPr>
                  </w:rPrChange>
                </w:rPr>
                <w:delText xml:space="preserve"> INFOBOX //</w:delText>
              </w:r>
              <w:r w:rsidR="006E1222" w:rsidRPr="0064777C" w:rsidDel="0064777C">
                <w:rPr>
                  <w:rFonts w:cstheme="minorHAnsi"/>
                  <w:rPrChange w:id="524" w:author="Fabienne Schmaus" w:date="2026-06-09T17:01:00Z" w16du:dateUtc="2026-06-09T15:01:00Z">
                    <w:rPr>
                      <w:rFonts w:cstheme="minorHAnsi"/>
                      <w:b/>
                      <w:bCs/>
                    </w:rPr>
                  </w:rPrChange>
                </w:rPr>
                <w:delText xml:space="preserve"> </w:delText>
              </w:r>
            </w:del>
          </w:p>
          <w:p w14:paraId="61C95D8B" w14:textId="58A15E8A" w:rsidR="006E1222" w:rsidRPr="0009301D" w:rsidRDefault="006E1222">
            <w:pPr>
              <w:tabs>
                <w:tab w:val="left" w:pos="273"/>
              </w:tabs>
              <w:spacing w:line="276" w:lineRule="auto"/>
              <w:rPr>
                <w:rFonts w:cstheme="minorHAnsi"/>
                <w:b/>
                <w:bCs/>
              </w:rPr>
              <w:pPrChange w:id="525" w:author="Fabienne Schmaus" w:date="2026-06-09T17:01:00Z" w16du:dateUtc="2026-06-09T15:01:00Z">
                <w:pPr>
                  <w:shd w:val="clear" w:color="auto" w:fill="FFF2CC" w:themeFill="accent4" w:themeFillTint="33"/>
                  <w:tabs>
                    <w:tab w:val="left" w:pos="273"/>
                  </w:tabs>
                  <w:spacing w:line="276" w:lineRule="auto"/>
                </w:pPr>
              </w:pPrChange>
            </w:pPr>
            <w:r w:rsidRPr="0009301D">
              <w:rPr>
                <w:rFonts w:cstheme="minorHAnsi"/>
                <w:b/>
                <w:bCs/>
              </w:rPr>
              <w:t>Social Jetlag &amp; Chronotypen</w:t>
            </w:r>
          </w:p>
          <w:p w14:paraId="46580250" w14:textId="5E1B7293" w:rsidR="006E1222" w:rsidRPr="0009301D" w:rsidRDefault="006E1222">
            <w:pPr>
              <w:tabs>
                <w:tab w:val="left" w:pos="273"/>
              </w:tabs>
              <w:spacing w:line="276" w:lineRule="auto"/>
              <w:rPr>
                <w:rFonts w:cstheme="minorHAnsi"/>
              </w:rPr>
              <w:pPrChange w:id="526" w:author="Fabienne Schmaus" w:date="2026-06-09T17:01:00Z" w16du:dateUtc="2026-06-09T15:01:00Z">
                <w:pPr>
                  <w:shd w:val="clear" w:color="auto" w:fill="FFF2CC" w:themeFill="accent4" w:themeFillTint="33"/>
                  <w:tabs>
                    <w:tab w:val="left" w:pos="273"/>
                  </w:tabs>
                  <w:spacing w:line="276" w:lineRule="auto"/>
                </w:pPr>
              </w:pPrChange>
            </w:pPr>
            <w:r w:rsidRPr="0009301D">
              <w:rPr>
                <w:rFonts w:cstheme="minorHAnsi"/>
              </w:rPr>
              <w:t>In der Pubertät verschiebt sich der zirkadiane Rhythmus biologisch nach hinten: Jugendliche werden später müde und brauchen morgens länger zum Aufwachen. Frühe Schulanfangszeiten erzeugen dadurch ein chronisches Schlafdefizit an Schultagen, das am Wochenende durch Ausschlafen kompensiert wird – das nennt man Social Jetlag. Hinzu kommen individuelle Chronotypen: Eulen (Spättyp) und Lerchen (Frühtyp) sind biologisch bedingt und nicht durch Willenskraft überwindbar. Das erklärt, warum gleiche Schlafzeiten nicht für alle gleich gut funktionieren.</w:t>
            </w:r>
          </w:p>
          <w:p w14:paraId="531CFBA7" w14:textId="77777777" w:rsidR="006E1222" w:rsidRDefault="006E1222" w:rsidP="00F07C29">
            <w:pPr>
              <w:tabs>
                <w:tab w:val="left" w:pos="273"/>
              </w:tabs>
              <w:spacing w:line="276" w:lineRule="auto"/>
              <w:rPr>
                <w:ins w:id="527" w:author="Fabienne Schmaus" w:date="2026-06-09T17:02:00Z" w16du:dateUtc="2026-06-09T15:02:00Z"/>
                <w:rFonts w:cstheme="minorHAnsi"/>
              </w:rPr>
            </w:pPr>
          </w:p>
          <w:p w14:paraId="607F7BF2" w14:textId="77777777" w:rsidR="0064777C" w:rsidRDefault="0064777C" w:rsidP="0064777C">
            <w:pPr>
              <w:tabs>
                <w:tab w:val="left" w:pos="273"/>
              </w:tabs>
              <w:spacing w:line="276" w:lineRule="auto"/>
              <w:rPr>
                <w:ins w:id="528" w:author="Fabienne Schmaus" w:date="2026-06-09T17:02:00Z" w16du:dateUtc="2026-06-09T15:02:00Z"/>
                <w:rFonts w:cstheme="minorHAnsi"/>
              </w:rPr>
            </w:pPr>
            <w:ins w:id="529" w:author="Fabienne Schmaus" w:date="2026-06-09T17:02:00Z" w16du:dateUtc="2026-06-09T15:02:00Z">
              <w:r w:rsidRPr="00074499">
                <w:rPr>
                  <w:rFonts w:cstheme="minorHAnsi"/>
                  <w:highlight w:val="yellow"/>
                </w:rPr>
                <w:t>((Infokasten / Quellen / gerne neben dem vorigen Kasten))</w:t>
              </w:r>
            </w:ins>
          </w:p>
          <w:p w14:paraId="15C2E5DB" w14:textId="77777777" w:rsidR="0064777C" w:rsidRDefault="0064777C" w:rsidP="0064777C">
            <w:pPr>
              <w:tabs>
                <w:tab w:val="left" w:pos="273"/>
              </w:tabs>
              <w:spacing w:line="276" w:lineRule="auto"/>
              <w:rPr>
                <w:ins w:id="530" w:author="Fabienne Schmaus" w:date="2026-06-09T17:02:00Z" w16du:dateUtc="2026-06-09T15:02:00Z"/>
                <w:rFonts w:cstheme="minorHAnsi"/>
              </w:rPr>
            </w:pPr>
            <w:ins w:id="531" w:author="Fabienne Schmaus" w:date="2026-06-09T17:02:00Z" w16du:dateUtc="2026-06-09T15:02:00Z">
              <w:r>
                <w:rPr>
                  <w:rFonts w:cstheme="minorHAnsi"/>
                </w:rPr>
                <w:t>Mehr zum Thema (englisch):</w:t>
              </w:r>
            </w:ins>
          </w:p>
          <w:p w14:paraId="70F8CE75" w14:textId="532FFBC4" w:rsidR="0064777C" w:rsidRPr="00156CB1" w:rsidRDefault="0064777C" w:rsidP="0064777C">
            <w:pPr>
              <w:pStyle w:val="Listenabsatz"/>
              <w:numPr>
                <w:ilvl w:val="0"/>
                <w:numId w:val="29"/>
              </w:numPr>
              <w:tabs>
                <w:tab w:val="left" w:pos="273"/>
              </w:tabs>
              <w:spacing w:line="276" w:lineRule="auto"/>
              <w:ind w:left="306" w:hanging="306"/>
              <w:rPr>
                <w:ins w:id="532" w:author="Fabienne Schmaus" w:date="2026-06-09T17:02:00Z" w16du:dateUtc="2026-06-09T15:02:00Z"/>
                <w:rFonts w:cstheme="minorHAnsi"/>
                <w:lang w:val="en-US"/>
              </w:rPr>
            </w:pPr>
            <w:ins w:id="533" w:author="Fabienne Schmaus" w:date="2026-06-09T17:02:00Z" w16du:dateUtc="2026-06-09T15:02:00Z">
              <w:r w:rsidRPr="00156CB1">
                <w:rPr>
                  <w:rFonts w:cstheme="minorHAnsi"/>
                  <w:lang w:val="en-US"/>
                </w:rPr>
                <w:t>„</w:t>
              </w:r>
            </w:ins>
            <w:ins w:id="534" w:author="Fabienne Schmaus" w:date="2026-06-09T17:04:00Z" w16du:dateUtc="2026-06-09T15:04:00Z">
              <w:r w:rsidR="00A40187" w:rsidRPr="00156CB1">
                <w:rPr>
                  <w:rFonts w:cstheme="minorHAnsi"/>
                  <w:lang w:val="en-US"/>
                </w:rPr>
                <w:t>Life between clocks: Daily temporal patterns of human chronotypes</w:t>
              </w:r>
            </w:ins>
            <w:ins w:id="535" w:author="Fabienne Schmaus" w:date="2026-06-09T17:02:00Z" w16du:dateUtc="2026-06-09T15:02:00Z">
              <w:r w:rsidRPr="00156CB1">
                <w:rPr>
                  <w:rFonts w:cstheme="minorHAnsi"/>
                  <w:lang w:val="en-US"/>
                </w:rPr>
                <w:t xml:space="preserve">“ unter </w:t>
              </w:r>
            </w:ins>
            <w:ins w:id="536" w:author="Fabienne Schmaus" w:date="2026-06-09T17:05:00Z" w16du:dateUtc="2026-06-09T15:05:00Z">
              <w:r w:rsidR="00A40187" w:rsidRPr="00156CB1">
                <w:rPr>
                  <w:rFonts w:cstheme="minorHAnsi"/>
                  <w:lang w:val="en-US"/>
                </w:rPr>
                <w:t>: https://pubmed.ncbi.nlm.nih.gov</w:t>
              </w:r>
              <w:r w:rsidR="00A40187" w:rsidRPr="00156CB1">
                <w:rPr>
                  <w:rFonts w:cstheme="minorHAnsi"/>
                  <w:highlight w:val="yellow"/>
                  <w:lang w:val="en-US"/>
                </w:rPr>
                <w:t xml:space="preserve"> </w:t>
              </w:r>
            </w:ins>
            <w:ins w:id="537" w:author="Fabienne Schmaus" w:date="2026-06-09T17:02:00Z" w16du:dateUtc="2026-06-09T15:02:00Z">
              <w:r w:rsidRPr="00156CB1">
                <w:rPr>
                  <w:rFonts w:cstheme="minorHAnsi"/>
                  <w:highlight w:val="yellow"/>
                  <w:lang w:val="en-US"/>
                </w:rPr>
                <w:t xml:space="preserve">((Verlinkung auf: </w:t>
              </w:r>
            </w:ins>
            <w:ins w:id="538" w:author="Fabienne Schmaus" w:date="2026-06-09T17:04:00Z" w16du:dateUtc="2026-06-09T15:04:00Z">
              <w:r w:rsidR="00A40187" w:rsidRPr="00156CB1">
                <w:rPr>
                  <w:rFonts w:cstheme="minorHAnsi"/>
                  <w:highlight w:val="yellow"/>
                  <w:lang w:val="en-US"/>
                  <w:rPrChange w:id="539" w:author="Fabienne Schmaus" w:date="2026-06-09T17:05:00Z" w16du:dateUtc="2026-06-09T15:05:00Z">
                    <w:rPr>
                      <w:rFonts w:cstheme="minorHAnsi"/>
                    </w:rPr>
                  </w:rPrChange>
                </w:rPr>
                <w:t>https://pubmed.ncbi.nlm.nih.gov/12568247/</w:t>
              </w:r>
            </w:ins>
            <w:ins w:id="540" w:author="Fabienne Schmaus" w:date="2026-06-09T17:02:00Z" w16du:dateUtc="2026-06-09T15:02:00Z">
              <w:r w:rsidRPr="00156CB1">
                <w:rPr>
                  <w:rFonts w:cstheme="minorHAnsi"/>
                  <w:highlight w:val="yellow"/>
                  <w:lang w:val="en-US"/>
                </w:rPr>
                <w:t>))</w:t>
              </w:r>
            </w:ins>
          </w:p>
          <w:p w14:paraId="14155EC9" w14:textId="0E89940B" w:rsidR="0064777C" w:rsidRPr="00A40187" w:rsidRDefault="0064777C" w:rsidP="0064777C">
            <w:pPr>
              <w:pStyle w:val="Listenabsatz"/>
              <w:numPr>
                <w:ilvl w:val="0"/>
                <w:numId w:val="29"/>
              </w:numPr>
              <w:tabs>
                <w:tab w:val="left" w:pos="273"/>
              </w:tabs>
              <w:spacing w:line="276" w:lineRule="auto"/>
              <w:ind w:left="306" w:hanging="306"/>
              <w:rPr>
                <w:ins w:id="541" w:author="Fabienne Schmaus" w:date="2026-06-09T17:02:00Z" w16du:dateUtc="2026-06-09T15:02:00Z"/>
                <w:rFonts w:cstheme="minorHAnsi"/>
                <w:highlight w:val="yellow"/>
                <w:rPrChange w:id="542" w:author="Fabienne Schmaus" w:date="2026-06-09T17:06:00Z" w16du:dateUtc="2026-06-09T15:06:00Z">
                  <w:rPr>
                    <w:ins w:id="543" w:author="Fabienne Schmaus" w:date="2026-06-09T17:02:00Z" w16du:dateUtc="2026-06-09T15:02:00Z"/>
                    <w:rFonts w:cstheme="minorHAnsi"/>
                  </w:rPr>
                </w:rPrChange>
              </w:rPr>
            </w:pPr>
            <w:ins w:id="544" w:author="Fabienne Schmaus" w:date="2026-06-09T17:02:00Z" w16du:dateUtc="2026-06-09T15:02:00Z">
              <w:r w:rsidRPr="0064777C">
                <w:rPr>
                  <w:rFonts w:cstheme="minorHAnsi"/>
                </w:rPr>
                <w:t>„</w:t>
              </w:r>
            </w:ins>
            <w:ins w:id="545" w:author="Fabienne Schmaus" w:date="2026-06-09T17:05:00Z" w16du:dateUtc="2026-06-09T15:05:00Z">
              <w:r w:rsidR="00A40187" w:rsidRPr="00A40187">
                <w:rPr>
                  <w:rFonts w:cstheme="minorHAnsi"/>
                </w:rPr>
                <w:t>Social Jetlag and Obesity</w:t>
              </w:r>
            </w:ins>
            <w:ins w:id="546" w:author="Fabienne Schmaus" w:date="2026-06-09T17:02:00Z" w16du:dateUtc="2026-06-09T15:02:00Z">
              <w:r w:rsidRPr="0064777C">
                <w:rPr>
                  <w:rFonts w:cstheme="minorHAnsi"/>
                </w:rPr>
                <w:t xml:space="preserve">“ unter </w:t>
              </w:r>
            </w:ins>
            <w:ins w:id="547" w:author="Fabienne Schmaus" w:date="2026-06-09T17:06:00Z" w16du:dateUtc="2026-06-09T15:06:00Z">
              <w:r w:rsidR="00A40187">
                <w:rPr>
                  <w:rFonts w:cstheme="minorHAnsi"/>
                </w:rPr>
                <w:fldChar w:fldCharType="begin"/>
              </w:r>
              <w:r w:rsidR="00A40187">
                <w:rPr>
                  <w:rFonts w:cstheme="minorHAnsi"/>
                </w:rPr>
                <w:instrText>HYPERLINK "http://</w:instrText>
              </w:r>
              <w:r w:rsidR="00A40187" w:rsidRPr="00A40187">
                <w:rPr>
                  <w:rPrChange w:id="548" w:author="Fabienne Schmaus" w:date="2026-06-09T17:06:00Z" w16du:dateUtc="2026-06-09T15:06:00Z">
                    <w:rPr>
                      <w:rStyle w:val="Hyperlink"/>
                      <w:rFonts w:cstheme="minorHAnsi"/>
                    </w:rPr>
                  </w:rPrChange>
                </w:rPr>
                <w:instrText>www.cell.com/</w:instrText>
              </w:r>
              <w:r w:rsidR="00A40187">
                <w:rPr>
                  <w:rFonts w:cstheme="minorHAnsi"/>
                </w:rPr>
                <w:instrText>"</w:instrText>
              </w:r>
              <w:r w:rsidR="00A40187">
                <w:rPr>
                  <w:rFonts w:cstheme="minorHAnsi"/>
                </w:rPr>
              </w:r>
              <w:r w:rsidR="00A40187">
                <w:rPr>
                  <w:rFonts w:cstheme="minorHAnsi"/>
                </w:rPr>
                <w:fldChar w:fldCharType="separate"/>
              </w:r>
              <w:r w:rsidR="00A40187" w:rsidRPr="00A40187">
                <w:rPr>
                  <w:rStyle w:val="Hyperlink"/>
                  <w:rFonts w:cstheme="minorHAnsi"/>
                </w:rPr>
                <w:t>www.cell.com</w:t>
              </w:r>
              <w:r w:rsidR="00A40187">
                <w:rPr>
                  <w:rFonts w:cstheme="minorHAnsi"/>
                </w:rPr>
                <w:fldChar w:fldCharType="end"/>
              </w:r>
            </w:ins>
            <w:ins w:id="549" w:author="Fabienne Schmaus" w:date="2026-06-09T17:02:00Z" w16du:dateUtc="2026-06-09T15:02:00Z">
              <w:r w:rsidRPr="0064777C">
                <w:rPr>
                  <w:rFonts w:cstheme="minorHAnsi"/>
                </w:rPr>
                <w:t xml:space="preserve"> </w:t>
              </w:r>
              <w:r w:rsidRPr="00074499">
                <w:rPr>
                  <w:rFonts w:cstheme="minorHAnsi"/>
                  <w:highlight w:val="yellow"/>
                </w:rPr>
                <w:t xml:space="preserve">(( Verlinkung </w:t>
              </w:r>
              <w:r w:rsidRPr="00A40187">
                <w:rPr>
                  <w:rFonts w:cstheme="minorHAnsi"/>
                  <w:highlight w:val="yellow"/>
                </w:rPr>
                <w:t xml:space="preserve">auf: </w:t>
              </w:r>
            </w:ins>
            <w:ins w:id="550" w:author="Fabienne Schmaus" w:date="2026-06-09T17:06:00Z" w16du:dateUtc="2026-06-09T15:06:00Z">
              <w:r w:rsidR="00A40187" w:rsidRPr="00A40187">
                <w:rPr>
                  <w:rFonts w:cstheme="minorHAnsi"/>
                  <w:highlight w:val="yellow"/>
                  <w:rPrChange w:id="551" w:author="Fabienne Schmaus" w:date="2026-06-09T17:06:00Z" w16du:dateUtc="2026-06-09T15:06:00Z">
                    <w:rPr>
                      <w:rFonts w:cstheme="minorHAnsi"/>
                    </w:rPr>
                  </w:rPrChange>
                </w:rPr>
                <w:t>https://www.cell.com/current-biology/fulltext/S0960-9822(12)00325-9</w:t>
              </w:r>
            </w:ins>
            <w:ins w:id="552" w:author="Fabienne Schmaus" w:date="2026-06-09T17:02:00Z" w16du:dateUtc="2026-06-09T15:02:00Z">
              <w:r w:rsidRPr="00A40187">
                <w:rPr>
                  <w:rFonts w:cstheme="minorHAnsi"/>
                  <w:highlight w:val="yellow"/>
                </w:rPr>
                <w:t>)</w:t>
              </w:r>
              <w:r w:rsidRPr="00A40187">
                <w:rPr>
                  <w:rFonts w:cstheme="minorHAnsi"/>
                  <w:highlight w:val="yellow"/>
                  <w:rPrChange w:id="553" w:author="Fabienne Schmaus" w:date="2026-06-09T17:06:00Z" w16du:dateUtc="2026-06-09T15:06:00Z">
                    <w:rPr>
                      <w:rFonts w:cstheme="minorHAnsi"/>
                    </w:rPr>
                  </w:rPrChange>
                </w:rPr>
                <w:t>)</w:t>
              </w:r>
            </w:ins>
          </w:p>
          <w:p w14:paraId="32ED563E" w14:textId="77777777" w:rsidR="0064777C" w:rsidRPr="0009301D" w:rsidRDefault="0064777C" w:rsidP="00F07C29">
            <w:pPr>
              <w:tabs>
                <w:tab w:val="left" w:pos="273"/>
              </w:tabs>
              <w:spacing w:line="276" w:lineRule="auto"/>
              <w:rPr>
                <w:rFonts w:cstheme="minorHAnsi"/>
              </w:rPr>
            </w:pPr>
          </w:p>
          <w:p w14:paraId="1DA0B00C" w14:textId="4F648860"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8</w:t>
            </w:r>
            <w:r w:rsidRPr="0009301D">
              <w:rPr>
                <w:rFonts w:cstheme="minorHAnsi"/>
                <w:highlight w:val="yellow"/>
              </w:rPr>
              <w:t>))</w:t>
            </w:r>
          </w:p>
          <w:p w14:paraId="3708CE59" w14:textId="42939367" w:rsidR="00EF297B" w:rsidRPr="0009301D" w:rsidDel="00A40187" w:rsidRDefault="00E8201E" w:rsidP="00EF297B">
            <w:pPr>
              <w:rPr>
                <w:del w:id="554" w:author="Fabienne Schmaus" w:date="2026-06-09T17:07:00Z" w16du:dateUtc="2026-06-09T15:07:00Z"/>
                <w:rFonts w:cstheme="minorHAnsi"/>
              </w:rPr>
            </w:pPr>
            <w:r w:rsidRPr="0009301D">
              <w:rPr>
                <w:rFonts w:cstheme="minorHAnsi"/>
              </w:rPr>
              <w:t>Diese Phase findet ihren Abschluss im Hervorheben der Kernbotschaft, dass bestimmte Elemente das Einschlafen verzögern können.</w:t>
            </w:r>
            <w:r w:rsidR="00BA5EF9" w:rsidRPr="0009301D">
              <w:rPr>
                <w:rFonts w:cstheme="minorHAnsi"/>
              </w:rPr>
              <w:t xml:space="preserve"> In der folgenden Phase werden diese Elemente um weitere Aspekte ergänzt.</w:t>
            </w:r>
            <w:ins w:id="555" w:author="Fabienne Schmaus" w:date="2026-06-09T17:07:00Z" w16du:dateUtc="2026-06-09T15:07:00Z">
              <w:r w:rsidR="00A40187">
                <w:rPr>
                  <w:rFonts w:cstheme="minorHAnsi"/>
                </w:rPr>
                <w:t xml:space="preserve"> </w:t>
              </w:r>
            </w:ins>
          </w:p>
          <w:p w14:paraId="0D22897B" w14:textId="07CA41F7" w:rsidR="0064015F" w:rsidRPr="0009301D" w:rsidDel="00A40187" w:rsidRDefault="0064015F">
            <w:pPr>
              <w:rPr>
                <w:del w:id="556" w:author="Fabienne Schmaus" w:date="2026-06-09T17:07:00Z" w16du:dateUtc="2026-06-09T15:07:00Z"/>
                <w:rFonts w:cstheme="minorHAnsi"/>
              </w:rPr>
              <w:pPrChange w:id="557" w:author="Fabienne Schmaus" w:date="2026-06-09T17:07:00Z" w16du:dateUtc="2026-06-09T15:07:00Z">
                <w:pPr>
                  <w:tabs>
                    <w:tab w:val="left" w:pos="273"/>
                  </w:tabs>
                  <w:spacing w:line="276" w:lineRule="auto"/>
                </w:pPr>
              </w:pPrChange>
            </w:pPr>
          </w:p>
          <w:p w14:paraId="24F1AEC2" w14:textId="62C2451B" w:rsidR="006E1222" w:rsidRPr="0009301D" w:rsidRDefault="006E1222" w:rsidP="006E1222">
            <w:pPr>
              <w:tabs>
                <w:tab w:val="left" w:pos="273"/>
              </w:tabs>
              <w:spacing w:line="276" w:lineRule="auto"/>
              <w:rPr>
                <w:rFonts w:cstheme="minorHAnsi"/>
              </w:rPr>
            </w:pPr>
            <w:r w:rsidRPr="0009301D">
              <w:rPr>
                <w:rFonts w:cstheme="minorHAnsi"/>
              </w:rPr>
              <w:t>In dieser Hinführung erarbeiten die Lernenden Grundlagenwissen, um die Qualität von Informationen über Bildschirmnutzung und Schlaf einordnen und bewerten zu können.</w:t>
            </w:r>
          </w:p>
          <w:p w14:paraId="2A560165" w14:textId="5901BF62"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4781A3E0" w14:textId="44E3BF9C"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lastRenderedPageBreak/>
              <w:t xml:space="preserve">Erarbeitung </w:t>
            </w:r>
          </w:p>
          <w:p w14:paraId="4CBE58E9" w14:textId="77777777" w:rsidR="00A40187" w:rsidRDefault="00AC3936" w:rsidP="00AC3936">
            <w:pPr>
              <w:tabs>
                <w:tab w:val="left" w:pos="273"/>
              </w:tabs>
              <w:spacing w:line="276" w:lineRule="auto"/>
              <w:rPr>
                <w:ins w:id="558" w:author="Fabienne Schmaus" w:date="2026-06-09T17:09:00Z" w16du:dateUtc="2026-06-09T15:09:00Z"/>
                <w:rFonts w:cstheme="minorHAnsi"/>
              </w:rPr>
            </w:pPr>
            <w:r w:rsidRPr="0009301D">
              <w:rPr>
                <w:rFonts w:cstheme="minorHAnsi"/>
              </w:rPr>
              <w:t xml:space="preserve">Ausgehend von den ersten Faktoren, die die Schlafgesundheit beeinflussen, stellt die Lehrkraft weitere Faktoren </w:t>
            </w:r>
            <w:ins w:id="559" w:author="Fabienne Schmaus" w:date="2026-06-09T17:08:00Z" w16du:dateUtc="2026-06-09T15:08:00Z">
              <w:r w:rsidR="00A40187" w:rsidRPr="00A40187">
                <w:rPr>
                  <w:rFonts w:cstheme="minorHAnsi"/>
                  <w:b/>
                  <w:bCs/>
                  <w:rPrChange w:id="560" w:author="Fabienne Schmaus" w:date="2026-06-09T17:08:00Z" w16du:dateUtc="2026-06-09T15:08:00Z">
                    <w:rPr>
                      <w:rFonts w:cstheme="minorHAnsi"/>
                    </w:rPr>
                  </w:rPrChange>
                </w:rPr>
                <w:t>im Plenum</w:t>
              </w:r>
              <w:r w:rsidR="00A40187">
                <w:rPr>
                  <w:rFonts w:cstheme="minorHAnsi"/>
                </w:rPr>
                <w:t xml:space="preserve"> </w:t>
              </w:r>
            </w:ins>
            <w:r w:rsidRPr="0009301D">
              <w:rPr>
                <w:rFonts w:cstheme="minorHAnsi"/>
              </w:rPr>
              <w:t xml:space="preserve">vor, beginnend mit dem Bekannten und dann die Weiteren: </w:t>
            </w:r>
          </w:p>
          <w:p w14:paraId="59C29A3A" w14:textId="77777777" w:rsidR="00A40187" w:rsidRDefault="00AC3936" w:rsidP="00AC3936">
            <w:pPr>
              <w:tabs>
                <w:tab w:val="left" w:pos="273"/>
              </w:tabs>
              <w:spacing w:line="276" w:lineRule="auto"/>
              <w:rPr>
                <w:ins w:id="561" w:author="Fabienne Schmaus" w:date="2026-06-09T17:09:00Z" w16du:dateUtc="2026-06-09T15:09:00Z"/>
                <w:rFonts w:cstheme="minorHAnsi"/>
              </w:rPr>
            </w:pPr>
            <w:r w:rsidRPr="00A40187">
              <w:rPr>
                <w:rFonts w:cstheme="minorHAnsi"/>
                <w:b/>
                <w:bCs/>
                <w:rPrChange w:id="562" w:author="Fabienne Schmaus" w:date="2026-06-09T17:09:00Z" w16du:dateUtc="2026-06-09T15:09:00Z">
                  <w:rPr>
                    <w:rFonts w:cstheme="minorHAnsi"/>
                  </w:rPr>
                </w:rPrChange>
              </w:rPr>
              <w:t>(1) Blaues Licht &amp; Technik</w:t>
            </w:r>
            <w:r w:rsidRPr="0009301D">
              <w:rPr>
                <w:rFonts w:cstheme="minorHAnsi"/>
              </w:rPr>
              <w:t xml:space="preserve"> – Bildschirme</w:t>
            </w:r>
            <w:ins w:id="563" w:author="Fabienne Schmaus" w:date="2026-06-09T17:09:00Z" w16du:dateUtc="2026-06-09T15:09:00Z">
              <w:r w:rsidR="00A40187">
                <w:rPr>
                  <w:rFonts w:cstheme="minorHAnsi"/>
                </w:rPr>
                <w:t>,</w:t>
              </w:r>
            </w:ins>
            <w:del w:id="564" w:author="Fabienne Schmaus" w:date="2026-06-09T17:09:00Z" w16du:dateUtc="2026-06-09T15:09:00Z">
              <w:r w:rsidRPr="0009301D" w:rsidDel="00A40187">
                <w:rPr>
                  <w:rFonts w:cstheme="minorHAnsi"/>
                </w:rPr>
                <w:delText xml:space="preserve"> signalisieren</w:delText>
              </w:r>
            </w:del>
            <w:r w:rsidRPr="0009301D">
              <w:rPr>
                <w:rFonts w:cstheme="minorHAnsi"/>
              </w:rPr>
              <w:t xml:space="preserve"> </w:t>
            </w:r>
            <w:ins w:id="565" w:author="Fabienne Schmaus" w:date="2026-06-09T17:09:00Z" w16du:dateUtc="2026-06-09T15:09:00Z">
              <w:r w:rsidR="00A40187">
                <w:rPr>
                  <w:rFonts w:cstheme="minorHAnsi"/>
                </w:rPr>
                <w:t xml:space="preserve">die </w:t>
              </w:r>
            </w:ins>
            <w:r w:rsidRPr="0009301D">
              <w:rPr>
                <w:rFonts w:cstheme="minorHAnsi"/>
              </w:rPr>
              <w:t xml:space="preserve">dem Gehirn </w:t>
            </w:r>
            <w:r w:rsidR="0009301D" w:rsidRPr="0009301D">
              <w:rPr>
                <w:rFonts w:cstheme="minorHAnsi"/>
              </w:rPr>
              <w:t>„</w:t>
            </w:r>
            <w:r w:rsidRPr="0009301D">
              <w:rPr>
                <w:rFonts w:cstheme="minorHAnsi"/>
              </w:rPr>
              <w:t>Es ist Tag</w:t>
            </w:r>
            <w:r w:rsidR="0009301D" w:rsidRPr="0009301D">
              <w:rPr>
                <w:rFonts w:cstheme="minorHAnsi"/>
              </w:rPr>
              <w:t>“</w:t>
            </w:r>
            <w:ins w:id="566" w:author="Fabienne Schmaus" w:date="2026-06-09T17:09:00Z" w16du:dateUtc="2026-06-09T15:09:00Z">
              <w:r w:rsidR="00A40187">
                <w:rPr>
                  <w:rFonts w:cstheme="minorHAnsi"/>
                </w:rPr>
                <w:t xml:space="preserve"> signalisieren</w:t>
              </w:r>
            </w:ins>
          </w:p>
          <w:p w14:paraId="799E757A" w14:textId="77777777" w:rsidR="00A40187" w:rsidRDefault="00AC3936" w:rsidP="00AC3936">
            <w:pPr>
              <w:tabs>
                <w:tab w:val="left" w:pos="273"/>
              </w:tabs>
              <w:spacing w:line="276" w:lineRule="auto"/>
              <w:rPr>
                <w:ins w:id="567" w:author="Fabienne Schmaus" w:date="2026-06-09T17:09:00Z" w16du:dateUtc="2026-06-09T15:09:00Z"/>
                <w:rFonts w:cstheme="minorHAnsi"/>
              </w:rPr>
            </w:pPr>
            <w:del w:id="568" w:author="Fabienne Schmaus" w:date="2026-06-09T17:09:00Z" w16du:dateUtc="2026-06-09T15:09:00Z">
              <w:r w:rsidRPr="0009301D" w:rsidDel="00A40187">
                <w:rPr>
                  <w:rFonts w:cstheme="minorHAnsi"/>
                </w:rPr>
                <w:delText xml:space="preserve">. </w:delText>
              </w:r>
            </w:del>
            <w:r w:rsidRPr="0009301D">
              <w:rPr>
                <w:rFonts w:cstheme="minorHAnsi"/>
                <w:b/>
                <w:bCs/>
              </w:rPr>
              <w:t>(2) Inhalte, Aufregung &amp; FOMO</w:t>
            </w:r>
            <w:r w:rsidRPr="0009301D">
              <w:rPr>
                <w:rFonts w:cstheme="minorHAnsi"/>
              </w:rPr>
              <w:t xml:space="preserve"> – nicht nur das Licht, auch Inhalte und soziale Angst halten wach</w:t>
            </w:r>
          </w:p>
          <w:p w14:paraId="6F67EB91" w14:textId="72AA5678" w:rsidR="00AC3936" w:rsidRPr="0009301D" w:rsidRDefault="00AC3936" w:rsidP="00AC3936">
            <w:pPr>
              <w:tabs>
                <w:tab w:val="left" w:pos="273"/>
              </w:tabs>
              <w:spacing w:line="276" w:lineRule="auto"/>
              <w:rPr>
                <w:rFonts w:cstheme="minorHAnsi"/>
              </w:rPr>
            </w:pPr>
            <w:del w:id="569" w:author="Fabienne Schmaus" w:date="2026-06-09T17:09:00Z" w16du:dateUtc="2026-06-09T15:09:00Z">
              <w:r w:rsidRPr="0009301D" w:rsidDel="00A40187">
                <w:rPr>
                  <w:rFonts w:cstheme="minorHAnsi"/>
                </w:rPr>
                <w:delText xml:space="preserve">. </w:delText>
              </w:r>
            </w:del>
            <w:r w:rsidRPr="0009301D">
              <w:rPr>
                <w:rFonts w:cstheme="minorHAnsi"/>
                <w:b/>
                <w:bCs/>
              </w:rPr>
              <w:t>(3) Fehlende Schlafrituale</w:t>
            </w:r>
            <w:r w:rsidRPr="0009301D">
              <w:rPr>
                <w:rFonts w:cstheme="minorHAnsi"/>
              </w:rPr>
              <w:t xml:space="preserve"> – </w:t>
            </w:r>
            <w:del w:id="570" w:author="Fabienne Schmaus" w:date="2026-06-09T17:10:00Z" w16du:dateUtc="2026-06-09T15:10:00Z">
              <w:r w:rsidRPr="0009301D" w:rsidDel="00A40187">
                <w:rPr>
                  <w:rFonts w:cstheme="minorHAnsi"/>
                </w:rPr>
                <w:delText xml:space="preserve">wer </w:delText>
              </w:r>
            </w:del>
            <w:r w:rsidRPr="0009301D">
              <w:rPr>
                <w:rFonts w:cstheme="minorHAnsi"/>
              </w:rPr>
              <w:t xml:space="preserve">kein klares Signal zum Abschalten </w:t>
            </w:r>
            <w:del w:id="571" w:author="Fabienne Schmaus" w:date="2026-06-09T17:10:00Z" w16du:dateUtc="2026-06-09T15:10:00Z">
              <w:r w:rsidRPr="0009301D" w:rsidDel="00A40187">
                <w:rPr>
                  <w:rFonts w:cstheme="minorHAnsi"/>
                </w:rPr>
                <w:delText>gibt, bleibt im</w:delText>
              </w:r>
            </w:del>
            <w:ins w:id="572" w:author="Fabienne Schmaus" w:date="2026-06-09T17:10:00Z" w16du:dateUtc="2026-06-09T15:10:00Z">
              <w:r w:rsidR="00A40187">
                <w:rPr>
                  <w:rFonts w:cstheme="minorHAnsi"/>
                </w:rPr>
                <w:t>=</w:t>
              </w:r>
            </w:ins>
            <w:r w:rsidRPr="0009301D">
              <w:rPr>
                <w:rFonts w:cstheme="minorHAnsi"/>
              </w:rPr>
              <w:t xml:space="preserve"> Wachmodus</w:t>
            </w:r>
            <w:del w:id="573" w:author="Fabienne Schmaus" w:date="2026-06-09T17:10:00Z" w16du:dateUtc="2026-06-09T15:10:00Z">
              <w:r w:rsidRPr="0009301D" w:rsidDel="00A40187">
                <w:rPr>
                  <w:rFonts w:cstheme="minorHAnsi"/>
                </w:rPr>
                <w:delText xml:space="preserve">. </w:delText>
              </w:r>
            </w:del>
          </w:p>
          <w:p w14:paraId="215CA27F" w14:textId="7115DE8D" w:rsidR="00AC3936" w:rsidRPr="0009301D" w:rsidDel="00A40187" w:rsidRDefault="00AC3936" w:rsidP="00AC3936">
            <w:pPr>
              <w:tabs>
                <w:tab w:val="left" w:pos="273"/>
              </w:tabs>
              <w:spacing w:line="276" w:lineRule="auto"/>
              <w:rPr>
                <w:del w:id="574" w:author="Fabienne Schmaus" w:date="2026-06-09T17:11:00Z" w16du:dateUtc="2026-06-09T15:11:00Z"/>
                <w:rFonts w:cstheme="minorHAnsi"/>
              </w:rPr>
            </w:pPr>
          </w:p>
          <w:p w14:paraId="624CFA4B" w14:textId="77777777" w:rsidR="00A40187" w:rsidRDefault="00A40187" w:rsidP="00AC3936">
            <w:pPr>
              <w:tabs>
                <w:tab w:val="left" w:pos="273"/>
              </w:tabs>
              <w:spacing w:line="276" w:lineRule="auto"/>
              <w:rPr>
                <w:ins w:id="575" w:author="Fabienne Schmaus" w:date="2026-06-09T17:11:00Z" w16du:dateUtc="2026-06-09T15:11:00Z"/>
                <w:rFonts w:cstheme="minorHAnsi"/>
              </w:rPr>
            </w:pPr>
          </w:p>
          <w:p w14:paraId="7AEA3914" w14:textId="05803A1B" w:rsidR="00AC3936" w:rsidRPr="0009301D" w:rsidRDefault="00A40187" w:rsidP="00AC3936">
            <w:pPr>
              <w:tabs>
                <w:tab w:val="left" w:pos="273"/>
              </w:tabs>
              <w:spacing w:line="276" w:lineRule="auto"/>
              <w:rPr>
                <w:rFonts w:cstheme="minorHAnsi"/>
              </w:rPr>
            </w:pPr>
            <w:ins w:id="576" w:author="Fabienne Schmaus" w:date="2026-06-09T17:11:00Z" w16du:dateUtc="2026-06-09T15:11:00Z">
              <w:r w:rsidRPr="00A40187">
                <w:rPr>
                  <w:rFonts w:cstheme="minorHAnsi"/>
                </w:rPr>
                <w:t xml:space="preserve">Als Überleitung betont die Lehrkraft, dass nun </w:t>
              </w:r>
              <w:del w:id="577" w:author="Michael Kohl" w:date="2026-06-11T16:02:00Z" w16du:dateUtc="2026-06-11T14:02:00Z">
                <w:r w:rsidRPr="00A40187" w:rsidDel="00B27FD4">
                  <w:rPr>
                    <w:rFonts w:cstheme="minorHAnsi"/>
                  </w:rPr>
                  <w:delText>vier</w:delText>
                </w:r>
              </w:del>
            </w:ins>
            <w:ins w:id="578" w:author="Michael Kohl" w:date="2026-06-11T16:02:00Z" w16du:dateUtc="2026-06-11T14:02:00Z">
              <w:r w:rsidR="00B27FD4">
                <w:rPr>
                  <w:rFonts w:cstheme="minorHAnsi"/>
                </w:rPr>
                <w:t>zwei?</w:t>
              </w:r>
            </w:ins>
            <w:ins w:id="579" w:author="Fabienne Schmaus" w:date="2026-06-09T17:11:00Z" w16du:dateUtc="2026-06-09T15:11:00Z">
              <w:r w:rsidRPr="00A40187">
                <w:rPr>
                  <w:rFonts w:cstheme="minorHAnsi"/>
                </w:rPr>
                <w:t xml:space="preserve"> echte Abendsituationen betrachtet werden, um herauszufinden, welche dieser Faktoren dort wirken.</w:t>
              </w:r>
            </w:ins>
            <w:del w:id="580" w:author="Fabienne Schmaus" w:date="2026-06-09T17:11:00Z" w16du:dateUtc="2026-06-09T15:11:00Z">
              <w:r w:rsidR="00AC3936" w:rsidRPr="0009301D" w:rsidDel="00A40187">
                <w:rPr>
                  <w:rFonts w:cstheme="minorHAnsi"/>
                </w:rPr>
                <w:delText xml:space="preserve">Überleitung: </w:delText>
              </w:r>
              <w:r w:rsidR="0009301D" w:rsidRPr="0009301D" w:rsidDel="00A40187">
                <w:rPr>
                  <w:rFonts w:cstheme="minorHAnsi"/>
                </w:rPr>
                <w:delText>„</w:delText>
              </w:r>
              <w:r w:rsidR="00AC3936" w:rsidRPr="0009301D" w:rsidDel="00A40187">
                <w:rPr>
                  <w:rFonts w:cstheme="minorHAnsi"/>
                </w:rPr>
                <w:delText>Jetzt schauen wir uns vier echte Abendsituationen an – und finden heraus, welche dieser Faktoren dort wirken.</w:delText>
              </w:r>
              <w:r w:rsidR="0009301D" w:rsidRPr="0009301D" w:rsidDel="00A40187">
                <w:rPr>
                  <w:rFonts w:cstheme="minorHAnsi"/>
                </w:rPr>
                <w:delText>“</w:delText>
              </w:r>
              <w:r w:rsidR="00AC3936" w:rsidRPr="0009301D" w:rsidDel="00A40187">
                <w:rPr>
                  <w:rFonts w:cstheme="minorHAnsi"/>
                </w:rPr>
                <w:delText xml:space="preserve"> </w:delText>
              </w:r>
            </w:del>
          </w:p>
          <w:p w14:paraId="59420927" w14:textId="61BAB5E8" w:rsidR="00A40187" w:rsidRDefault="00AC3936" w:rsidP="00AC3936">
            <w:pPr>
              <w:tabs>
                <w:tab w:val="left" w:pos="273"/>
              </w:tabs>
              <w:spacing w:line="276" w:lineRule="auto"/>
              <w:rPr>
                <w:ins w:id="581" w:author="Fabienne Schmaus" w:date="2026-06-09T17:13:00Z" w16du:dateUtc="2026-06-09T15:13:00Z"/>
                <w:rFonts w:cstheme="minorHAnsi"/>
              </w:rPr>
            </w:pPr>
            <w:r w:rsidRPr="0009301D">
              <w:rPr>
                <w:rFonts w:cstheme="minorHAnsi"/>
              </w:rPr>
              <w:t xml:space="preserve">In </w:t>
            </w:r>
            <w:ins w:id="582" w:author="Fabienne Schmaus" w:date="2026-06-09T17:10:00Z" w16du:dateUtc="2026-06-09T15:10:00Z">
              <w:r w:rsidR="00A40187" w:rsidRPr="00A40187">
                <w:rPr>
                  <w:rFonts w:cstheme="minorHAnsi"/>
                  <w:b/>
                  <w:bCs/>
                  <w:rPrChange w:id="583" w:author="Fabienne Schmaus" w:date="2026-06-09T17:10:00Z" w16du:dateUtc="2026-06-09T15:10:00Z">
                    <w:rPr>
                      <w:rFonts w:cstheme="minorHAnsi"/>
                    </w:rPr>
                  </w:rPrChange>
                </w:rPr>
                <w:t xml:space="preserve">3er- oder </w:t>
              </w:r>
            </w:ins>
            <w:r w:rsidRPr="00A40187">
              <w:rPr>
                <w:rFonts w:cstheme="minorHAnsi"/>
                <w:b/>
                <w:bCs/>
                <w:rPrChange w:id="584" w:author="Fabienne Schmaus" w:date="2026-06-09T17:10:00Z" w16du:dateUtc="2026-06-09T15:10:00Z">
                  <w:rPr>
                    <w:rFonts w:cstheme="minorHAnsi"/>
                  </w:rPr>
                </w:rPrChange>
              </w:rPr>
              <w:t>4er-Gruppen</w:t>
            </w:r>
            <w:r w:rsidRPr="0009301D">
              <w:rPr>
                <w:rFonts w:cstheme="minorHAnsi"/>
              </w:rPr>
              <w:t xml:space="preserve"> werden </w:t>
            </w:r>
            <w:del w:id="585" w:author="Fabienne Schmaus" w:date="2026-06-09T17:12:00Z" w16du:dateUtc="2026-06-09T15:12:00Z">
              <w:r w:rsidRPr="0009301D" w:rsidDel="00A40187">
                <w:rPr>
                  <w:rFonts w:cstheme="minorHAnsi"/>
                </w:rPr>
                <w:delText xml:space="preserve">die </w:delText>
              </w:r>
            </w:del>
            <w:del w:id="586" w:author="Fabienne Schmaus" w:date="2026-06-10T09:06:00Z" w16du:dateUtc="2026-06-10T07:06:00Z">
              <w:r w:rsidRPr="0009301D" w:rsidDel="00D52A41">
                <w:rPr>
                  <w:rFonts w:cstheme="minorHAnsi"/>
                </w:rPr>
                <w:delText>vier</w:delText>
              </w:r>
            </w:del>
            <w:ins w:id="587" w:author="Fabienne Schmaus" w:date="2026-06-10T09:06:00Z" w16du:dateUtc="2026-06-10T07:06:00Z">
              <w:r w:rsidR="00D52A41">
                <w:rPr>
                  <w:rFonts w:cstheme="minorHAnsi"/>
                </w:rPr>
                <w:t>zwei</w:t>
              </w:r>
            </w:ins>
            <w:r w:rsidRPr="0009301D">
              <w:rPr>
                <w:rFonts w:cstheme="minorHAnsi"/>
              </w:rPr>
              <w:t xml:space="preserve"> </w:t>
            </w:r>
            <w:commentRangeStart w:id="588"/>
            <w:commentRangeStart w:id="589"/>
            <w:r w:rsidRPr="0009301D">
              <w:rPr>
                <w:rFonts w:cstheme="minorHAnsi"/>
              </w:rPr>
              <w:t>Fallbeispiele</w:t>
            </w:r>
            <w:r w:rsidR="003F5352" w:rsidRPr="0009301D">
              <w:rPr>
                <w:rFonts w:cstheme="minorHAnsi"/>
              </w:rPr>
              <w:t xml:space="preserve"> </w:t>
            </w:r>
            <w:commentRangeEnd w:id="588"/>
            <w:r w:rsidR="00DB2484" w:rsidRPr="0009301D">
              <w:rPr>
                <w:rStyle w:val="Kommentarzeichen"/>
                <w:rFonts w:cstheme="minorHAnsi"/>
                <w:sz w:val="22"/>
                <w:szCs w:val="22"/>
              </w:rPr>
              <w:commentReference w:id="588"/>
            </w:r>
            <w:commentRangeEnd w:id="589"/>
            <w:r w:rsidR="00D52A41" w:rsidRPr="0009301D">
              <w:rPr>
                <w:rStyle w:val="Kommentarzeichen"/>
                <w:rFonts w:cstheme="minorHAnsi"/>
                <w:sz w:val="22"/>
                <w:szCs w:val="22"/>
              </w:rPr>
              <w:commentReference w:id="589"/>
            </w:r>
            <w:del w:id="590" w:author="Fabienne Schmaus" w:date="2026-06-09T17:12:00Z" w16du:dateUtc="2026-06-09T15:12:00Z">
              <w:r w:rsidR="003F5352" w:rsidRPr="0009301D" w:rsidDel="00A40187">
                <w:rPr>
                  <w:rFonts w:cstheme="minorHAnsi"/>
                </w:rPr>
                <w:delText>(2 problematische Verhaltensweisen, zwei positive Szenarien)</w:delText>
              </w:r>
              <w:r w:rsidRPr="0009301D" w:rsidDel="00A40187">
                <w:rPr>
                  <w:rFonts w:cstheme="minorHAnsi"/>
                </w:rPr>
                <w:delText xml:space="preserve"> auf den Arbeitsblättern 2a bis 2d </w:delText>
              </w:r>
            </w:del>
            <w:r w:rsidRPr="0009301D">
              <w:rPr>
                <w:rFonts w:cstheme="minorHAnsi"/>
              </w:rPr>
              <w:t xml:space="preserve">anhand der Leitfragen </w:t>
            </w:r>
            <w:r w:rsidR="005C5E51" w:rsidRPr="0009301D">
              <w:rPr>
                <w:rFonts w:cstheme="minorHAnsi"/>
              </w:rPr>
              <w:t xml:space="preserve">auf dem Arbeitsblatt </w:t>
            </w:r>
            <w:ins w:id="591" w:author="Fabienne Schmaus" w:date="2026-06-09T17:12:00Z" w16du:dateUtc="2026-06-09T15:12:00Z">
              <w:r w:rsidR="00A40187">
                <w:rPr>
                  <w:rFonts w:cstheme="minorHAnsi"/>
                </w:rPr>
                <w:t xml:space="preserve">2 </w:t>
              </w:r>
            </w:ins>
            <w:r w:rsidRPr="0009301D">
              <w:rPr>
                <w:rFonts w:cstheme="minorHAnsi"/>
              </w:rPr>
              <w:t xml:space="preserve">bearbeitet. </w:t>
            </w:r>
          </w:p>
          <w:p w14:paraId="20CBAE6D" w14:textId="3A228481" w:rsidR="00AC3936" w:rsidRPr="0009301D" w:rsidRDefault="00AC3936" w:rsidP="00AC3936">
            <w:pPr>
              <w:tabs>
                <w:tab w:val="left" w:pos="273"/>
              </w:tabs>
              <w:spacing w:line="276" w:lineRule="auto"/>
              <w:rPr>
                <w:rFonts w:cstheme="minorHAnsi"/>
              </w:rPr>
            </w:pPr>
            <w:r w:rsidRPr="0009301D">
              <w:rPr>
                <w:rFonts w:cstheme="minorHAnsi"/>
              </w:rPr>
              <w:t xml:space="preserve">Am Ende der Gruppenarbeitsphase werden die </w:t>
            </w:r>
            <w:del w:id="592" w:author="Fabienne Schmaus" w:date="2026-06-09T17:12:00Z" w16du:dateUtc="2026-06-09T15:12:00Z">
              <w:r w:rsidRPr="0009301D" w:rsidDel="00A40187">
                <w:rPr>
                  <w:rFonts w:cstheme="minorHAnsi"/>
                </w:rPr>
                <w:delText xml:space="preserve">vier </w:delText>
              </w:r>
            </w:del>
            <w:r w:rsidRPr="0009301D">
              <w:rPr>
                <w:rFonts w:cstheme="minorHAnsi"/>
              </w:rPr>
              <w:t xml:space="preserve">Fallbeispiele von je einer Gruppe in 90 Sekunden vorgestellt. Falls mehrere Gruppen dasselbe Fallbeispiel hatten, zieht man diese zu Ergänzungen heran. Besprochen werden die Person, das Verhalten, die Schlafqualität und die aktiven Schlafstörer. </w:t>
            </w:r>
            <w:ins w:id="593" w:author="Fabienne Schmaus" w:date="2026-06-09T17:13:00Z" w16du:dateUtc="2026-06-09T15:13:00Z">
              <w:r w:rsidR="00A40187">
                <w:rPr>
                  <w:rFonts w:cstheme="minorHAnsi"/>
                </w:rPr>
                <w:t xml:space="preserve">Die </w:t>
              </w:r>
            </w:ins>
            <w:r w:rsidRPr="0009301D">
              <w:rPr>
                <w:rFonts w:cstheme="minorHAnsi"/>
              </w:rPr>
              <w:t>Lehrkraft kommentiert nach allen Vorstellungen kurz.</w:t>
            </w:r>
          </w:p>
          <w:p w14:paraId="54BF4E34" w14:textId="77777777" w:rsidR="00AC3936" w:rsidRPr="0009301D" w:rsidRDefault="00AC3936" w:rsidP="00AF51A5">
            <w:pPr>
              <w:tabs>
                <w:tab w:val="left" w:pos="273"/>
              </w:tabs>
              <w:spacing w:line="276" w:lineRule="auto"/>
              <w:rPr>
                <w:rFonts w:cstheme="minorHAnsi"/>
              </w:rPr>
            </w:pPr>
          </w:p>
          <w:p w14:paraId="1164580D" w14:textId="77777777" w:rsidR="00B47121" w:rsidRPr="0009301D" w:rsidRDefault="00B47121" w:rsidP="00B47121">
            <w:pPr>
              <w:shd w:val="clear" w:color="auto" w:fill="FBE4D5" w:themeFill="accent2" w:themeFillTint="33"/>
              <w:tabs>
                <w:tab w:val="left" w:pos="273"/>
              </w:tabs>
              <w:spacing w:line="276" w:lineRule="auto"/>
              <w:rPr>
                <w:ins w:id="594" w:author="Fabienne Schmaus" w:date="2026-06-09T17:33:00Z" w16du:dateUtc="2026-06-09T15:33:00Z"/>
                <w:rFonts w:cstheme="minorHAnsi"/>
              </w:rPr>
            </w:pPr>
            <w:ins w:id="595" w:author="Fabienne Schmaus" w:date="2026-06-09T17:33:00Z" w16du:dateUtc="2026-06-09T15:33:00Z">
              <w:r w:rsidRPr="0009301D">
                <w:rPr>
                  <w:rFonts w:cstheme="minorHAnsi"/>
                  <w:highlight w:val="yellow"/>
                </w:rPr>
                <w:t>((Icon „Differenzierung“!!))</w:t>
              </w:r>
            </w:ins>
          </w:p>
          <w:p w14:paraId="390726BD" w14:textId="0EDB185B" w:rsidR="000F10DB" w:rsidRDefault="000F10DB" w:rsidP="006360DA">
            <w:pPr>
              <w:shd w:val="clear" w:color="auto" w:fill="FBE4D5" w:themeFill="accent2" w:themeFillTint="33"/>
              <w:tabs>
                <w:tab w:val="left" w:pos="273"/>
              </w:tabs>
              <w:spacing w:line="276" w:lineRule="auto"/>
              <w:rPr>
                <w:ins w:id="596" w:author="Fabienne Schmaus" w:date="2026-06-09T17:19:00Z" w16du:dateUtc="2026-06-09T15:19:00Z"/>
                <w:rFonts w:cstheme="minorHAnsi"/>
                <w:b/>
                <w:bCs/>
              </w:rPr>
            </w:pPr>
            <w:ins w:id="597" w:author="Fabienne Schmaus" w:date="2026-06-09T17:18:00Z" w16du:dateUtc="2026-06-09T15:18:00Z">
              <w:r>
                <w:rPr>
                  <w:rFonts w:cstheme="minorHAnsi"/>
                  <w:b/>
                  <w:bCs/>
                </w:rPr>
                <w:t>H</w:t>
              </w:r>
              <w:r w:rsidRPr="0009301D">
                <w:rPr>
                  <w:rFonts w:cstheme="minorHAnsi"/>
                  <w:b/>
                  <w:bCs/>
                </w:rPr>
                <w:t xml:space="preserve">inweise zu Arbeitsblatt </w:t>
              </w:r>
            </w:ins>
            <w:ins w:id="598" w:author="Fabienne Schmaus" w:date="2026-06-09T17:19:00Z" w16du:dateUtc="2026-06-09T15:19:00Z">
              <w:r>
                <w:rPr>
                  <w:rFonts w:cstheme="minorHAnsi"/>
                  <w:b/>
                  <w:bCs/>
                </w:rPr>
                <w:t>2</w:t>
              </w:r>
            </w:ins>
            <w:ins w:id="599" w:author="Fabienne Schmaus" w:date="2026-06-09T17:18:00Z" w16du:dateUtc="2026-06-09T15:18:00Z">
              <w:r w:rsidRPr="0009301D">
                <w:rPr>
                  <w:rFonts w:cstheme="minorHAnsi"/>
                  <w:b/>
                  <w:bCs/>
                </w:rPr>
                <w:t>:</w:t>
              </w:r>
            </w:ins>
          </w:p>
          <w:p w14:paraId="2A193667" w14:textId="6BE7820A" w:rsidR="006360DA" w:rsidRPr="0009301D" w:rsidDel="000F10DB" w:rsidRDefault="006360DA" w:rsidP="006360DA">
            <w:pPr>
              <w:shd w:val="clear" w:color="auto" w:fill="FBE4D5" w:themeFill="accent2" w:themeFillTint="33"/>
              <w:tabs>
                <w:tab w:val="left" w:pos="273"/>
              </w:tabs>
              <w:spacing w:line="276" w:lineRule="auto"/>
              <w:rPr>
                <w:del w:id="600" w:author="Fabienne Schmaus" w:date="2026-06-09T17:19:00Z" w16du:dateUtc="2026-06-09T15:19:00Z"/>
                <w:rFonts w:cstheme="minorHAnsi"/>
              </w:rPr>
            </w:pPr>
            <w:del w:id="601" w:author="Fabienne Schmaus" w:date="2026-06-09T17:19:00Z" w16du:dateUtc="2026-06-09T15:19:00Z">
              <w:r w:rsidRPr="0009301D" w:rsidDel="000F10DB">
                <w:rPr>
                  <w:rFonts w:cstheme="minorHAnsi"/>
                  <w:highlight w:val="yellow"/>
                </w:rPr>
                <w:delText xml:space="preserve">((Icon </w:delText>
              </w:r>
              <w:r w:rsidR="0009301D" w:rsidRPr="0009301D" w:rsidDel="000F10DB">
                <w:rPr>
                  <w:rFonts w:cstheme="minorHAnsi"/>
                  <w:highlight w:val="yellow"/>
                </w:rPr>
                <w:delText>„</w:delText>
              </w:r>
              <w:r w:rsidRPr="0009301D" w:rsidDel="000F10DB">
                <w:rPr>
                  <w:rFonts w:cstheme="minorHAnsi"/>
                  <w:highlight w:val="yellow"/>
                </w:rPr>
                <w:delText>Differenzierung</w:delText>
              </w:r>
              <w:r w:rsidR="0009301D" w:rsidRPr="0009301D" w:rsidDel="000F10DB">
                <w:rPr>
                  <w:rFonts w:cstheme="minorHAnsi"/>
                  <w:highlight w:val="yellow"/>
                </w:rPr>
                <w:delText>“</w:delText>
              </w:r>
              <w:r w:rsidRPr="0009301D" w:rsidDel="000F10DB">
                <w:rPr>
                  <w:rFonts w:cstheme="minorHAnsi"/>
                  <w:highlight w:val="yellow"/>
                </w:rPr>
                <w:delText>!!))</w:delText>
              </w:r>
            </w:del>
          </w:p>
          <w:p w14:paraId="3C4938A8" w14:textId="55FA6BEB" w:rsidR="006360DA" w:rsidRPr="0009301D" w:rsidRDefault="006360DA" w:rsidP="006360DA">
            <w:pPr>
              <w:shd w:val="clear" w:color="auto" w:fill="FBE4D5" w:themeFill="accent2" w:themeFillTint="33"/>
              <w:tabs>
                <w:tab w:val="left" w:pos="273"/>
              </w:tabs>
              <w:spacing w:line="276" w:lineRule="auto"/>
              <w:rPr>
                <w:rFonts w:cstheme="minorHAnsi"/>
                <w:b/>
                <w:bCs/>
              </w:rPr>
            </w:pPr>
            <w:r w:rsidRPr="0009301D">
              <w:rPr>
                <w:rFonts w:cstheme="minorHAnsi"/>
                <w:b/>
                <w:bCs/>
              </w:rPr>
              <w:t>Sek. I (</w:t>
            </w:r>
            <w:del w:id="602" w:author="Fabienne Schmaus" w:date="2026-06-09T17:21:00Z" w16du:dateUtc="2026-06-09T15:21:00Z">
              <w:r w:rsidRPr="0009301D" w:rsidDel="000F10DB">
                <w:rPr>
                  <w:rFonts w:cstheme="minorHAnsi"/>
                  <w:b/>
                  <w:bCs/>
                </w:rPr>
                <w:delText xml:space="preserve">Arbeitsblätter </w:delText>
              </w:r>
            </w:del>
            <w:ins w:id="603" w:author="Fabienne Schmaus" w:date="2026-06-09T17:21:00Z" w16du:dateUtc="2026-06-09T15:21:00Z">
              <w:r w:rsidR="000F10DB" w:rsidRPr="0009301D">
                <w:rPr>
                  <w:rFonts w:cstheme="minorHAnsi"/>
                  <w:b/>
                  <w:bCs/>
                </w:rPr>
                <w:t>Arbeitsbl</w:t>
              </w:r>
              <w:r w:rsidR="000F10DB">
                <w:rPr>
                  <w:rFonts w:cstheme="minorHAnsi"/>
                  <w:b/>
                  <w:bCs/>
                </w:rPr>
                <w:t>att</w:t>
              </w:r>
              <w:r w:rsidR="000F10DB" w:rsidRPr="0009301D">
                <w:rPr>
                  <w:rFonts w:cstheme="minorHAnsi"/>
                  <w:b/>
                  <w:bCs/>
                </w:rPr>
                <w:t xml:space="preserve"> </w:t>
              </w:r>
            </w:ins>
            <w:r w:rsidRPr="0009301D">
              <w:rPr>
                <w:rFonts w:cstheme="minorHAnsi"/>
                <w:b/>
                <w:bCs/>
              </w:rPr>
              <w:t>2</w:t>
            </w:r>
            <w:del w:id="604" w:author="Fabienne Schmaus" w:date="2026-06-09T17:19:00Z" w16du:dateUtc="2026-06-09T15:19:00Z">
              <w:r w:rsidRPr="0009301D" w:rsidDel="000F10DB">
                <w:rPr>
                  <w:rFonts w:cstheme="minorHAnsi"/>
                  <w:b/>
                  <w:bCs/>
                </w:rPr>
                <w:delText>a-d Variante</w:delText>
              </w:r>
            </w:del>
            <w:del w:id="605" w:author="Fabienne Schmaus" w:date="2026-06-09T17:21:00Z" w16du:dateUtc="2026-06-09T15:21:00Z">
              <w:r w:rsidRPr="0009301D" w:rsidDel="000F10DB">
                <w:rPr>
                  <w:rFonts w:cstheme="minorHAnsi"/>
                  <w:b/>
                  <w:bCs/>
                </w:rPr>
                <w:delText xml:space="preserve"> </w:delText>
              </w:r>
            </w:del>
            <w:r w:rsidRPr="0009301D">
              <w:rPr>
                <w:rFonts w:cstheme="minorHAnsi"/>
                <w:b/>
                <w:bCs/>
              </w:rPr>
              <w:t>A)</w:t>
            </w:r>
            <w:del w:id="606" w:author="Fabienne Schmaus" w:date="2026-06-09T17:20:00Z" w16du:dateUtc="2026-06-09T15:20:00Z">
              <w:r w:rsidRPr="0009301D" w:rsidDel="000F10DB">
                <w:rPr>
                  <w:rFonts w:cstheme="minorHAnsi"/>
                  <w:b/>
                  <w:bCs/>
                </w:rPr>
                <w:delText xml:space="preserve"> – Allgemeines:</w:delText>
              </w:r>
            </w:del>
          </w:p>
          <w:p w14:paraId="175A8C41" w14:textId="4DAFCFA8" w:rsidR="006360DA" w:rsidRPr="0009301D" w:rsidRDefault="000F10DB">
            <w:pPr>
              <w:shd w:val="clear" w:color="auto" w:fill="FBE4D5" w:themeFill="accent2" w:themeFillTint="33"/>
              <w:tabs>
                <w:tab w:val="left" w:pos="273"/>
              </w:tabs>
              <w:spacing w:line="276" w:lineRule="auto"/>
              <w:rPr>
                <w:rFonts w:cstheme="minorHAnsi"/>
              </w:rPr>
              <w:pPrChange w:id="607"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608" w:author="Fabienne Schmaus" w:date="2026-06-09T17:20:00Z" w16du:dateUtc="2026-06-09T15:20:00Z">
              <w:r w:rsidRPr="0009301D">
                <w:rPr>
                  <w:rFonts w:cstheme="minorHAnsi"/>
                </w:rPr>
                <w:t xml:space="preserve">– </w:t>
              </w:r>
            </w:ins>
            <w:ins w:id="609" w:author="Fabienne Schmaus" w:date="2026-06-09T17:23:00Z" w16du:dateUtc="2026-06-09T15:23:00Z">
              <w:r w:rsidR="00B47121">
                <w:rPr>
                  <w:rFonts w:cstheme="minorHAnsi"/>
                </w:rPr>
                <w:t xml:space="preserve">Die </w:t>
              </w:r>
            </w:ins>
            <w:r w:rsidR="006360DA" w:rsidRPr="0009301D">
              <w:rPr>
                <w:rFonts w:cstheme="minorHAnsi"/>
              </w:rPr>
              <w:t>Faktoren-Übersicht an der Tafel bleibt während der Gruppenarbeit sichtbar</w:t>
            </w:r>
            <w:ins w:id="610" w:author="Fabienne Schmaus" w:date="2026-06-09T17:23:00Z" w16du:dateUtc="2026-06-09T15:23:00Z">
              <w:r w:rsidR="00B47121">
                <w:rPr>
                  <w:rFonts w:cstheme="minorHAnsi"/>
                </w:rPr>
                <w:t>.</w:t>
              </w:r>
            </w:ins>
          </w:p>
          <w:p w14:paraId="07C366DE" w14:textId="24DEE86F" w:rsidR="006360DA" w:rsidRPr="0009301D" w:rsidRDefault="000F10DB">
            <w:pPr>
              <w:shd w:val="clear" w:color="auto" w:fill="FBE4D5" w:themeFill="accent2" w:themeFillTint="33"/>
              <w:tabs>
                <w:tab w:val="left" w:pos="273"/>
              </w:tabs>
              <w:spacing w:line="276" w:lineRule="auto"/>
              <w:rPr>
                <w:rFonts w:cstheme="minorHAnsi"/>
              </w:rPr>
              <w:pPrChange w:id="611"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612" w:author="Fabienne Schmaus" w:date="2026-06-09T17:20:00Z" w16du:dateUtc="2026-06-09T15:20:00Z">
              <w:r w:rsidRPr="0009301D">
                <w:rPr>
                  <w:rFonts w:cstheme="minorHAnsi"/>
                </w:rPr>
                <w:t xml:space="preserve">– </w:t>
              </w:r>
            </w:ins>
            <w:ins w:id="613" w:author="Fabienne Schmaus" w:date="2026-06-09T17:24:00Z" w16du:dateUtc="2026-06-09T15:24:00Z">
              <w:r w:rsidR="00B47121">
                <w:rPr>
                  <w:rFonts w:cstheme="minorHAnsi"/>
                </w:rPr>
                <w:t xml:space="preserve">Der </w:t>
              </w:r>
            </w:ins>
            <w:r w:rsidR="006360DA" w:rsidRPr="0009301D">
              <w:rPr>
                <w:rFonts w:cstheme="minorHAnsi"/>
              </w:rPr>
              <w:t xml:space="preserve">Fokus </w:t>
            </w:r>
            <w:ins w:id="614" w:author="Fabienne Schmaus" w:date="2026-06-09T17:24:00Z" w16du:dateUtc="2026-06-09T15:24:00Z">
              <w:r w:rsidR="00B47121">
                <w:rPr>
                  <w:rFonts w:cstheme="minorHAnsi"/>
                </w:rPr>
                <w:t xml:space="preserve">liegt </w:t>
              </w:r>
            </w:ins>
            <w:r w:rsidR="006360DA" w:rsidRPr="0009301D">
              <w:rPr>
                <w:rFonts w:cstheme="minorHAnsi"/>
              </w:rPr>
              <w:t xml:space="preserve">auf </w:t>
            </w:r>
            <w:ins w:id="615" w:author="Fabienne Schmaus" w:date="2026-06-09T17:24:00Z" w16du:dateUtc="2026-06-09T15:24:00Z">
              <w:r w:rsidR="00B47121">
                <w:rPr>
                  <w:rFonts w:cstheme="minorHAnsi"/>
                </w:rPr>
                <w:t xml:space="preserve">dem </w:t>
              </w:r>
            </w:ins>
            <w:r w:rsidR="006360DA" w:rsidRPr="0009301D">
              <w:rPr>
                <w:rFonts w:cstheme="minorHAnsi"/>
              </w:rPr>
              <w:t>Erkennen und Benennen von Mustern</w:t>
            </w:r>
            <w:ins w:id="616" w:author="Fabienne Schmaus" w:date="2026-06-09T17:24:00Z" w16du:dateUtc="2026-06-09T15:24:00Z">
              <w:r w:rsidR="00B47121">
                <w:rPr>
                  <w:rFonts w:cstheme="minorHAnsi"/>
                </w:rPr>
                <w:t xml:space="preserve"> nach dem Prinzip</w:t>
              </w:r>
            </w:ins>
            <w:r w:rsidR="006360DA" w:rsidRPr="0009301D">
              <w:rPr>
                <w:rFonts w:cstheme="minorHAnsi"/>
              </w:rPr>
              <w:t xml:space="preserve">: </w:t>
            </w:r>
            <w:ins w:id="617" w:author="Fabienne Schmaus" w:date="2026-06-09T17:24:00Z" w16du:dateUtc="2026-06-09T15:24:00Z">
              <w:r w:rsidR="00B47121">
                <w:rPr>
                  <w:rFonts w:cstheme="minorHAnsi"/>
                </w:rPr>
                <w:t>„</w:t>
              </w:r>
            </w:ins>
            <w:r w:rsidR="006360DA" w:rsidRPr="0009301D">
              <w:rPr>
                <w:rFonts w:cstheme="minorHAnsi"/>
              </w:rPr>
              <w:t>Wenn … dann …</w:t>
            </w:r>
            <w:ins w:id="618" w:author="Fabienne Schmaus" w:date="2026-06-09T17:24:00Z" w16du:dateUtc="2026-06-09T15:24:00Z">
              <w:r w:rsidR="00B47121">
                <w:rPr>
                  <w:rFonts w:cstheme="minorHAnsi"/>
                </w:rPr>
                <w:t>“</w:t>
              </w:r>
            </w:ins>
          </w:p>
          <w:p w14:paraId="6E4E1089" w14:textId="0737953B" w:rsidR="006360DA" w:rsidRPr="0009301D" w:rsidRDefault="000F10DB">
            <w:pPr>
              <w:shd w:val="clear" w:color="auto" w:fill="FBE4D5" w:themeFill="accent2" w:themeFillTint="33"/>
              <w:tabs>
                <w:tab w:val="left" w:pos="273"/>
              </w:tabs>
              <w:spacing w:line="276" w:lineRule="auto"/>
              <w:rPr>
                <w:rFonts w:cstheme="minorHAnsi"/>
              </w:rPr>
              <w:pPrChange w:id="619"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620" w:author="Fabienne Schmaus" w:date="2026-06-09T17:20:00Z" w16du:dateUtc="2026-06-09T15:20:00Z">
              <w:r w:rsidRPr="0009301D">
                <w:rPr>
                  <w:rFonts w:cstheme="minorHAnsi"/>
                </w:rPr>
                <w:t xml:space="preserve">– </w:t>
              </w:r>
            </w:ins>
            <w:ins w:id="621" w:author="Fabienne Schmaus" w:date="2026-06-09T17:24:00Z" w16du:dateUtc="2026-06-09T15:24:00Z">
              <w:r w:rsidR="00B47121">
                <w:rPr>
                  <w:rFonts w:cstheme="minorHAnsi"/>
                </w:rPr>
                <w:t xml:space="preserve">Die </w:t>
              </w:r>
            </w:ins>
            <w:r w:rsidR="006360DA" w:rsidRPr="0009301D">
              <w:rPr>
                <w:rFonts w:cstheme="minorHAnsi"/>
              </w:rPr>
              <w:t xml:space="preserve">Kausalität </w:t>
            </w:r>
            <w:ins w:id="622" w:author="Fabienne Schmaus" w:date="2026-06-09T17:24:00Z" w16du:dateUtc="2026-06-09T15:24:00Z">
              <w:r w:rsidR="00B47121">
                <w:rPr>
                  <w:rFonts w:cstheme="minorHAnsi"/>
                </w:rPr>
                <w:t xml:space="preserve">soll </w:t>
              </w:r>
            </w:ins>
            <w:r w:rsidR="006360DA" w:rsidRPr="0009301D">
              <w:rPr>
                <w:rFonts w:cstheme="minorHAnsi"/>
              </w:rPr>
              <w:t xml:space="preserve">klar </w:t>
            </w:r>
            <w:del w:id="623" w:author="Fabienne Schmaus" w:date="2026-06-09T17:24:00Z" w16du:dateUtc="2026-06-09T15:24:00Z">
              <w:r w:rsidR="006360DA" w:rsidRPr="0009301D" w:rsidDel="00B47121">
                <w:rPr>
                  <w:rFonts w:cstheme="minorHAnsi"/>
                </w:rPr>
                <w:delText>benennen</w:delText>
              </w:r>
            </w:del>
            <w:ins w:id="624" w:author="Fabienne Schmaus" w:date="2026-06-09T17:24:00Z" w16du:dateUtc="2026-06-09T15:24:00Z">
              <w:r w:rsidR="00B47121" w:rsidRPr="0009301D">
                <w:rPr>
                  <w:rFonts w:cstheme="minorHAnsi"/>
                </w:rPr>
                <w:t>ben</w:t>
              </w:r>
              <w:r w:rsidR="00B47121">
                <w:rPr>
                  <w:rFonts w:cstheme="minorHAnsi"/>
                </w:rPr>
                <w:t>annt werd</w:t>
              </w:r>
              <w:r w:rsidR="00B47121" w:rsidRPr="0009301D">
                <w:rPr>
                  <w:rFonts w:cstheme="minorHAnsi"/>
                </w:rPr>
                <w:t>en</w:t>
              </w:r>
            </w:ins>
            <w:r w:rsidR="006360DA" w:rsidRPr="0009301D">
              <w:rPr>
                <w:rFonts w:cstheme="minorHAnsi"/>
              </w:rPr>
              <w:t>: Was genau ist der Auslöser, was die Folge?</w:t>
            </w:r>
          </w:p>
          <w:p w14:paraId="43DD5952" w14:textId="0887191A" w:rsidR="006360DA" w:rsidRPr="0009301D" w:rsidRDefault="000F10DB">
            <w:pPr>
              <w:shd w:val="clear" w:color="auto" w:fill="FBE4D5" w:themeFill="accent2" w:themeFillTint="33"/>
              <w:tabs>
                <w:tab w:val="left" w:pos="273"/>
              </w:tabs>
              <w:spacing w:line="276" w:lineRule="auto"/>
              <w:rPr>
                <w:rFonts w:cstheme="minorHAnsi"/>
              </w:rPr>
              <w:pPrChange w:id="625"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626" w:author="Fabienne Schmaus" w:date="2026-06-09T17:20:00Z" w16du:dateUtc="2026-06-09T15:20:00Z">
              <w:r w:rsidRPr="0009301D">
                <w:rPr>
                  <w:rFonts w:cstheme="minorHAnsi"/>
                </w:rPr>
                <w:t xml:space="preserve">– </w:t>
              </w:r>
            </w:ins>
            <w:ins w:id="627" w:author="Fabienne Schmaus" w:date="2026-06-09T17:25:00Z" w16du:dateUtc="2026-06-09T15:25:00Z">
              <w:r w:rsidR="00B47121">
                <w:rPr>
                  <w:rFonts w:cstheme="minorHAnsi"/>
                </w:rPr>
                <w:t>Das p</w:t>
              </w:r>
            </w:ins>
            <w:del w:id="628" w:author="Fabienne Schmaus" w:date="2026-06-09T17:25:00Z" w16du:dateUtc="2026-06-09T15:25:00Z">
              <w:r w:rsidR="006360DA" w:rsidRPr="0009301D" w:rsidDel="00B47121">
                <w:rPr>
                  <w:rFonts w:cstheme="minorHAnsi"/>
                </w:rPr>
                <w:delText>P</w:delText>
              </w:r>
            </w:del>
            <w:r w:rsidR="006360DA" w:rsidRPr="0009301D">
              <w:rPr>
                <w:rFonts w:cstheme="minorHAnsi"/>
              </w:rPr>
              <w:t>ositive Fallbeispiel</w:t>
            </w:r>
            <w:del w:id="629" w:author="Fabienne Schmaus" w:date="2026-06-09T17:25:00Z" w16du:dateUtc="2026-06-09T15:25:00Z">
              <w:r w:rsidR="006360DA" w:rsidRPr="0009301D" w:rsidDel="00B47121">
                <w:rPr>
                  <w:rFonts w:cstheme="minorHAnsi"/>
                </w:rPr>
                <w:delText>e</w:delText>
              </w:r>
            </w:del>
            <w:r w:rsidR="006360DA" w:rsidRPr="0009301D">
              <w:rPr>
                <w:rFonts w:cstheme="minorHAnsi"/>
              </w:rPr>
              <w:t xml:space="preserve"> (Malik</w:t>
            </w:r>
            <w:del w:id="630" w:author="Fabienne Schmaus" w:date="2026-06-09T17:25:00Z" w16du:dateUtc="2026-06-09T15:25:00Z">
              <w:r w:rsidR="006360DA" w:rsidRPr="0009301D" w:rsidDel="00B47121">
                <w:rPr>
                  <w:rFonts w:cstheme="minorHAnsi"/>
                </w:rPr>
                <w:delText>, Jonas</w:delText>
              </w:r>
            </w:del>
            <w:r w:rsidR="006360DA" w:rsidRPr="0009301D">
              <w:rPr>
                <w:rFonts w:cstheme="minorHAnsi"/>
              </w:rPr>
              <w:t xml:space="preserve">) </w:t>
            </w:r>
            <w:ins w:id="631" w:author="Fabienne Schmaus" w:date="2026-06-09T17:25:00Z" w16du:dateUtc="2026-06-09T15:25:00Z">
              <w:r w:rsidR="00B47121">
                <w:rPr>
                  <w:rFonts w:cstheme="minorHAnsi"/>
                </w:rPr>
                <w:t xml:space="preserve">wird </w:t>
              </w:r>
            </w:ins>
            <w:r w:rsidR="006360DA" w:rsidRPr="0009301D">
              <w:rPr>
                <w:rFonts w:cstheme="minorHAnsi"/>
              </w:rPr>
              <w:t>besonders beton</w:t>
            </w:r>
            <w:ins w:id="632" w:author="Michael Kohl" w:date="2026-06-11T13:30:00Z" w16du:dateUtc="2026-06-11T11:30:00Z">
              <w:r w:rsidR="00B23DE4">
                <w:rPr>
                  <w:rFonts w:cstheme="minorHAnsi"/>
                </w:rPr>
                <w:t>t</w:t>
              </w:r>
            </w:ins>
            <w:ins w:id="633" w:author="Fabienne Schmaus" w:date="2026-06-09T17:26:00Z" w16du:dateUtc="2026-06-09T15:26:00Z">
              <w:r w:rsidR="00B47121">
                <w:rPr>
                  <w:rFonts w:cstheme="minorHAnsi"/>
                </w:rPr>
                <w:t>, um herauszuarbeiten</w:t>
              </w:r>
            </w:ins>
            <w:ins w:id="634" w:author="Fabienne Schmaus" w:date="2026-06-09T17:27:00Z" w16du:dateUtc="2026-06-09T15:27:00Z">
              <w:r w:rsidR="00B47121" w:rsidRPr="00B47121">
                <w:rPr>
                  <w:rFonts w:cstheme="minorHAnsi"/>
                </w:rPr>
                <w:t>, was daraus für den eigenen Alltag mitgenommen werden kann</w:t>
              </w:r>
              <w:r w:rsidR="00B47121">
                <w:rPr>
                  <w:rFonts w:cstheme="minorHAnsi"/>
                </w:rPr>
                <w:t>.</w:t>
              </w:r>
            </w:ins>
            <w:del w:id="635" w:author="Fabienne Schmaus" w:date="2026-06-09T17:25:00Z" w16du:dateUtc="2026-06-09T15:25:00Z">
              <w:r w:rsidR="006360DA" w:rsidRPr="0009301D" w:rsidDel="00B47121">
                <w:rPr>
                  <w:rFonts w:cstheme="minorHAnsi"/>
                </w:rPr>
                <w:delText>en</w:delText>
              </w:r>
            </w:del>
            <w:del w:id="636" w:author="Fabienne Schmaus" w:date="2026-06-09T17:27:00Z" w16du:dateUtc="2026-06-09T15:27:00Z">
              <w:r w:rsidR="006360DA" w:rsidRPr="0009301D" w:rsidDel="00B47121">
                <w:rPr>
                  <w:rFonts w:cstheme="minorHAnsi"/>
                </w:rPr>
                <w:delText>: Was können wir davon für uns mitnehmen?</w:delText>
              </w:r>
            </w:del>
          </w:p>
          <w:p w14:paraId="1DB87AE1" w14:textId="53B8FC22" w:rsidR="006360DA" w:rsidRPr="0009301D" w:rsidRDefault="000F10DB">
            <w:pPr>
              <w:shd w:val="clear" w:color="auto" w:fill="FBE4D5" w:themeFill="accent2" w:themeFillTint="33"/>
              <w:tabs>
                <w:tab w:val="left" w:pos="273"/>
              </w:tabs>
              <w:spacing w:line="276" w:lineRule="auto"/>
              <w:rPr>
                <w:rFonts w:cstheme="minorHAnsi"/>
              </w:rPr>
              <w:pPrChange w:id="637" w:author="Fabienne Schmaus" w:date="2026-06-09T17:20:00Z" w16du:dateUtc="2026-06-09T15:20:00Z">
                <w:pPr>
                  <w:numPr>
                    <w:numId w:val="8"/>
                  </w:numPr>
                  <w:shd w:val="clear" w:color="auto" w:fill="FBE4D5" w:themeFill="accent2" w:themeFillTint="33"/>
                  <w:tabs>
                    <w:tab w:val="left" w:pos="273"/>
                    <w:tab w:val="num" w:pos="720"/>
                  </w:tabs>
                  <w:spacing w:line="276" w:lineRule="auto"/>
                  <w:ind w:left="720" w:hanging="360"/>
                </w:pPr>
              </w:pPrChange>
            </w:pPr>
            <w:ins w:id="638" w:author="Fabienne Schmaus" w:date="2026-06-09T17:20:00Z" w16du:dateUtc="2026-06-09T15:20:00Z">
              <w:r w:rsidRPr="0009301D">
                <w:rPr>
                  <w:rFonts w:cstheme="minorHAnsi"/>
                </w:rPr>
                <w:t xml:space="preserve">– </w:t>
              </w:r>
            </w:ins>
            <w:r w:rsidR="006360DA" w:rsidRPr="0009301D">
              <w:rPr>
                <w:rFonts w:cstheme="minorHAnsi"/>
              </w:rPr>
              <w:t>Ein</w:t>
            </w:r>
            <w:ins w:id="639" w:author="Fabienne Schmaus" w:date="2026-06-09T17:27:00Z" w16du:dateUtc="2026-06-09T15:27:00Z">
              <w:r w:rsidR="00B47121">
                <w:rPr>
                  <w:rFonts w:cstheme="minorHAnsi"/>
                </w:rPr>
                <w:t>e ein</w:t>
              </w:r>
            </w:ins>
            <w:r w:rsidR="006360DA" w:rsidRPr="0009301D">
              <w:rPr>
                <w:rFonts w:cstheme="minorHAnsi"/>
              </w:rPr>
              <w:t>fache Sprache</w:t>
            </w:r>
            <w:ins w:id="640" w:author="Fabienne Schmaus" w:date="2026-06-09T17:27:00Z" w16du:dateUtc="2026-06-09T15:27:00Z">
              <w:r w:rsidR="00B47121">
                <w:rPr>
                  <w:rFonts w:cstheme="minorHAnsi"/>
                </w:rPr>
                <w:t xml:space="preserve"> wird verwendet</w:t>
              </w:r>
            </w:ins>
            <w:r w:rsidR="006360DA" w:rsidRPr="0009301D">
              <w:rPr>
                <w:rFonts w:cstheme="minorHAnsi"/>
              </w:rPr>
              <w:t xml:space="preserve">; keine wissenschaftlichen Konzepte </w:t>
            </w:r>
            <w:ins w:id="641" w:author="Fabienne Schmaus" w:date="2026-06-09T17:27:00Z" w16du:dateUtc="2026-06-09T15:27:00Z">
              <w:r w:rsidR="00B47121">
                <w:rPr>
                  <w:rFonts w:cstheme="minorHAnsi"/>
                </w:rPr>
                <w:t xml:space="preserve">sind </w:t>
              </w:r>
            </w:ins>
            <w:r w:rsidR="006360DA" w:rsidRPr="0009301D">
              <w:rPr>
                <w:rFonts w:cstheme="minorHAnsi"/>
              </w:rPr>
              <w:t>notwendig</w:t>
            </w:r>
            <w:ins w:id="642" w:author="Fabienne Schmaus" w:date="2026-06-09T17:27:00Z" w16du:dateUtc="2026-06-09T15:27:00Z">
              <w:r w:rsidR="00B47121">
                <w:rPr>
                  <w:rFonts w:cstheme="minorHAnsi"/>
                </w:rPr>
                <w:t>.</w:t>
              </w:r>
            </w:ins>
          </w:p>
          <w:p w14:paraId="6891D981" w14:textId="77777777" w:rsidR="003F5352" w:rsidRDefault="003F5352" w:rsidP="003F5352">
            <w:pPr>
              <w:shd w:val="clear" w:color="auto" w:fill="FBE4D5" w:themeFill="accent2" w:themeFillTint="33"/>
              <w:tabs>
                <w:tab w:val="left" w:pos="273"/>
              </w:tabs>
              <w:spacing w:line="276" w:lineRule="auto"/>
              <w:rPr>
                <w:ins w:id="643" w:author="Fabienne Schmaus" w:date="2026-06-09T17:19:00Z" w16du:dateUtc="2026-06-09T15:19:00Z"/>
                <w:rFonts w:cstheme="minorHAnsi"/>
                <w:b/>
                <w:bCs/>
              </w:rPr>
            </w:pPr>
          </w:p>
          <w:p w14:paraId="1ACA8E09" w14:textId="736267D5" w:rsidR="000F10DB" w:rsidRPr="0009301D" w:rsidRDefault="000F10DB" w:rsidP="000F10DB">
            <w:pPr>
              <w:shd w:val="clear" w:color="auto" w:fill="FBE4D5" w:themeFill="accent2" w:themeFillTint="33"/>
              <w:tabs>
                <w:tab w:val="left" w:pos="273"/>
              </w:tabs>
              <w:spacing w:line="276" w:lineRule="auto"/>
              <w:rPr>
                <w:ins w:id="644" w:author="Fabienne Schmaus" w:date="2026-06-09T17:19:00Z" w16du:dateUtc="2026-06-09T15:19:00Z"/>
                <w:rFonts w:cstheme="minorHAnsi"/>
                <w:b/>
                <w:bCs/>
              </w:rPr>
            </w:pPr>
            <w:ins w:id="645" w:author="Fabienne Schmaus" w:date="2026-06-09T17:19:00Z" w16du:dateUtc="2026-06-09T15:19:00Z">
              <w:r w:rsidRPr="0009301D">
                <w:rPr>
                  <w:rFonts w:cstheme="minorHAnsi"/>
                  <w:b/>
                  <w:bCs/>
                </w:rPr>
                <w:t>Sek. II (Arbeitsbl</w:t>
              </w:r>
            </w:ins>
            <w:ins w:id="646" w:author="Fabienne Schmaus" w:date="2026-06-09T17:21:00Z" w16du:dateUtc="2026-06-09T15:21:00Z">
              <w:r>
                <w:rPr>
                  <w:rFonts w:cstheme="minorHAnsi"/>
                  <w:b/>
                  <w:bCs/>
                </w:rPr>
                <w:t>att 2</w:t>
              </w:r>
            </w:ins>
            <w:ins w:id="647" w:author="Fabienne Schmaus" w:date="2026-06-09T17:19:00Z" w16du:dateUtc="2026-06-09T15:19:00Z">
              <w:r w:rsidRPr="0009301D">
                <w:rPr>
                  <w:rFonts w:cstheme="minorHAnsi"/>
                  <w:b/>
                  <w:bCs/>
                </w:rPr>
                <w:t>B)</w:t>
              </w:r>
            </w:ins>
          </w:p>
          <w:p w14:paraId="67B7B241" w14:textId="49B2A7DB" w:rsidR="000F10DB" w:rsidRPr="0009301D" w:rsidRDefault="000F10DB">
            <w:pPr>
              <w:shd w:val="clear" w:color="auto" w:fill="FBE4D5" w:themeFill="accent2" w:themeFillTint="33"/>
              <w:tabs>
                <w:tab w:val="left" w:pos="273"/>
              </w:tabs>
              <w:spacing w:line="276" w:lineRule="auto"/>
              <w:rPr>
                <w:ins w:id="648" w:author="Fabienne Schmaus" w:date="2026-06-09T17:19:00Z" w16du:dateUtc="2026-06-09T15:19:00Z"/>
                <w:rFonts w:cstheme="minorHAnsi"/>
              </w:rPr>
              <w:pPrChange w:id="649" w:author="Fabienne Schmaus" w:date="2026-06-09T17:21:00Z" w16du:dateUtc="2026-06-09T15:21:00Z">
                <w:pPr>
                  <w:numPr>
                    <w:numId w:val="8"/>
                  </w:numPr>
                  <w:shd w:val="clear" w:color="auto" w:fill="FBE4D5" w:themeFill="accent2" w:themeFillTint="33"/>
                  <w:tabs>
                    <w:tab w:val="left" w:pos="273"/>
                    <w:tab w:val="num" w:pos="720"/>
                  </w:tabs>
                  <w:spacing w:line="276" w:lineRule="auto"/>
                  <w:ind w:left="720" w:hanging="360"/>
                </w:pPr>
              </w:pPrChange>
            </w:pPr>
            <w:ins w:id="650" w:author="Fabienne Schmaus" w:date="2026-06-09T17:21:00Z" w16du:dateUtc="2026-06-09T15:21:00Z">
              <w:r w:rsidRPr="0009301D">
                <w:rPr>
                  <w:rFonts w:cstheme="minorHAnsi"/>
                </w:rPr>
                <w:t xml:space="preserve">– </w:t>
              </w:r>
            </w:ins>
            <w:ins w:id="651" w:author="Fabienne Schmaus" w:date="2026-06-09T17:19:00Z" w16du:dateUtc="2026-06-09T15:19:00Z">
              <w:r w:rsidRPr="0009301D">
                <w:rPr>
                  <w:rFonts w:cstheme="minorHAnsi"/>
                </w:rPr>
                <w:t xml:space="preserve">Wirkungsmechanismen </w:t>
              </w:r>
            </w:ins>
            <w:ins w:id="652" w:author="Fabienne Schmaus" w:date="2026-06-09T17:28:00Z" w16du:dateUtc="2026-06-09T15:28:00Z">
              <w:r w:rsidR="00B47121">
                <w:rPr>
                  <w:rFonts w:cstheme="minorHAnsi"/>
                </w:rPr>
                <w:t xml:space="preserve">werden </w:t>
              </w:r>
            </w:ins>
            <w:ins w:id="653" w:author="Fabienne Schmaus" w:date="2026-06-09T17:19:00Z" w16du:dateUtc="2026-06-09T15:19:00Z">
              <w:r w:rsidRPr="0009301D">
                <w:rPr>
                  <w:rFonts w:cstheme="minorHAnsi"/>
                </w:rPr>
                <w:t>erklär</w:t>
              </w:r>
            </w:ins>
            <w:ins w:id="654" w:author="Fabienne Schmaus" w:date="2026-06-09T17:28:00Z" w16du:dateUtc="2026-06-09T15:28:00Z">
              <w:r w:rsidR="00B47121">
                <w:rPr>
                  <w:rFonts w:cstheme="minorHAnsi"/>
                </w:rPr>
                <w:t>t</w:t>
              </w:r>
            </w:ins>
            <w:ins w:id="655" w:author="Fabienne Schmaus" w:date="2026-06-09T17:19:00Z" w16du:dateUtc="2026-06-09T15:19:00Z">
              <w:r w:rsidRPr="0009301D">
                <w:rPr>
                  <w:rFonts w:cstheme="minorHAnsi"/>
                </w:rPr>
                <w:t>: Welcher biologische Prozess (Melatonin, Cortisol, kognitive Aktivierung) ist bei welchem Fall verantwortlich?</w:t>
              </w:r>
            </w:ins>
          </w:p>
          <w:p w14:paraId="0D3E504B" w14:textId="0A8E5FA4" w:rsidR="000F10DB" w:rsidRPr="0009301D" w:rsidRDefault="000F10DB">
            <w:pPr>
              <w:shd w:val="clear" w:color="auto" w:fill="FBE4D5" w:themeFill="accent2" w:themeFillTint="33"/>
              <w:tabs>
                <w:tab w:val="left" w:pos="273"/>
              </w:tabs>
              <w:spacing w:line="276" w:lineRule="auto"/>
              <w:rPr>
                <w:ins w:id="656" w:author="Fabienne Schmaus" w:date="2026-06-09T17:19:00Z" w16du:dateUtc="2026-06-09T15:19:00Z"/>
                <w:rFonts w:cstheme="minorHAnsi"/>
              </w:rPr>
              <w:pPrChange w:id="657" w:author="Fabienne Schmaus" w:date="2026-06-09T17:21:00Z" w16du:dateUtc="2026-06-09T15:21:00Z">
                <w:pPr>
                  <w:numPr>
                    <w:numId w:val="8"/>
                  </w:numPr>
                  <w:shd w:val="clear" w:color="auto" w:fill="FBE4D5" w:themeFill="accent2" w:themeFillTint="33"/>
                  <w:tabs>
                    <w:tab w:val="left" w:pos="273"/>
                    <w:tab w:val="num" w:pos="720"/>
                  </w:tabs>
                  <w:spacing w:line="276" w:lineRule="auto"/>
                  <w:ind w:left="720" w:hanging="360"/>
                </w:pPr>
              </w:pPrChange>
            </w:pPr>
            <w:ins w:id="658" w:author="Fabienne Schmaus" w:date="2026-06-09T17:21:00Z" w16du:dateUtc="2026-06-09T15:21:00Z">
              <w:r w:rsidRPr="0009301D">
                <w:rPr>
                  <w:rFonts w:cstheme="minorHAnsi"/>
                </w:rPr>
                <w:t xml:space="preserve">– </w:t>
              </w:r>
            </w:ins>
            <w:ins w:id="659" w:author="Fabienne Schmaus" w:date="2026-06-09T17:29:00Z" w16du:dateUtc="2026-06-09T15:29:00Z">
              <w:r w:rsidR="00B47121">
                <w:rPr>
                  <w:rFonts w:cstheme="minorHAnsi"/>
                </w:rPr>
                <w:t>Die g</w:t>
              </w:r>
            </w:ins>
            <w:ins w:id="660" w:author="Fabienne Schmaus" w:date="2026-06-09T17:19:00Z" w16du:dateUtc="2026-06-09T15:19:00Z">
              <w:r w:rsidRPr="0009301D">
                <w:rPr>
                  <w:rFonts w:cstheme="minorHAnsi"/>
                </w:rPr>
                <w:t>esellschaftliche Dimension</w:t>
              </w:r>
            </w:ins>
            <w:ins w:id="661" w:author="Fabienne Schmaus" w:date="2026-06-09T17:29:00Z" w16du:dateUtc="2026-06-09T15:29:00Z">
              <w:r w:rsidR="00B47121">
                <w:rPr>
                  <w:rFonts w:cstheme="minorHAnsi"/>
                </w:rPr>
                <w:t xml:space="preserve"> (</w:t>
              </w:r>
            </w:ins>
            <w:ins w:id="662" w:author="Fabienne Schmaus" w:date="2026-06-09T17:19:00Z" w16du:dateUtc="2026-06-09T15:19:00Z">
              <w:r w:rsidRPr="0009301D">
                <w:rPr>
                  <w:rFonts w:cstheme="minorHAnsi"/>
                </w:rPr>
                <w:t>Always-on-Kultur</w:t>
              </w:r>
            </w:ins>
            <w:ins w:id="663" w:author="Fabienne Schmaus" w:date="2026-06-09T17:29:00Z" w16du:dateUtc="2026-06-09T15:29:00Z">
              <w:r w:rsidR="00B47121">
                <w:rPr>
                  <w:rFonts w:cstheme="minorHAnsi"/>
                </w:rPr>
                <w:t>)</w:t>
              </w:r>
            </w:ins>
            <w:ins w:id="664" w:author="Fabienne Schmaus" w:date="2026-06-09T17:30:00Z" w16du:dateUtc="2026-06-09T15:30:00Z">
              <w:r w:rsidR="00B47121">
                <w:rPr>
                  <w:rFonts w:cstheme="minorHAnsi"/>
                </w:rPr>
                <w:t xml:space="preserve"> und die</w:t>
              </w:r>
            </w:ins>
            <w:ins w:id="665" w:author="Fabienne Schmaus" w:date="2026-06-09T17:19:00Z" w16du:dateUtc="2026-06-09T15:19:00Z">
              <w:r w:rsidRPr="0009301D">
                <w:rPr>
                  <w:rFonts w:cstheme="minorHAnsi"/>
                </w:rPr>
                <w:t xml:space="preserve"> soziale</w:t>
              </w:r>
            </w:ins>
            <w:ins w:id="666" w:author="Fabienne Schmaus" w:date="2026-06-09T17:30:00Z" w16du:dateUtc="2026-06-09T15:30:00Z">
              <w:r w:rsidR="00B47121">
                <w:rPr>
                  <w:rFonts w:cstheme="minorHAnsi"/>
                </w:rPr>
                <w:t>n</w:t>
              </w:r>
            </w:ins>
            <w:ins w:id="667" w:author="Fabienne Schmaus" w:date="2026-06-09T17:19:00Z" w16du:dateUtc="2026-06-09T15:19:00Z">
              <w:r w:rsidRPr="0009301D">
                <w:rPr>
                  <w:rFonts w:cstheme="minorHAnsi"/>
                </w:rPr>
                <w:t xml:space="preserve"> Erwartungen an Erreichbarkeit </w:t>
              </w:r>
            </w:ins>
            <w:ins w:id="668" w:author="Fabienne Schmaus" w:date="2026-06-09T17:30:00Z" w16du:dateUtc="2026-06-09T15:30:00Z">
              <w:r w:rsidR="00B47121">
                <w:rPr>
                  <w:rFonts w:cstheme="minorHAnsi"/>
                </w:rPr>
                <w:t>werden thematisiert.</w:t>
              </w:r>
            </w:ins>
          </w:p>
          <w:p w14:paraId="2A9AF735" w14:textId="1E671B03" w:rsidR="000F10DB" w:rsidRPr="0009301D" w:rsidRDefault="000F10DB">
            <w:pPr>
              <w:shd w:val="clear" w:color="auto" w:fill="FBE4D5" w:themeFill="accent2" w:themeFillTint="33"/>
              <w:tabs>
                <w:tab w:val="left" w:pos="273"/>
              </w:tabs>
              <w:spacing w:line="276" w:lineRule="auto"/>
              <w:rPr>
                <w:ins w:id="669" w:author="Fabienne Schmaus" w:date="2026-06-09T17:19:00Z" w16du:dateUtc="2026-06-09T15:19:00Z"/>
                <w:rFonts w:cstheme="minorHAnsi"/>
              </w:rPr>
              <w:pPrChange w:id="670" w:author="Fabienne Schmaus" w:date="2026-06-09T17:21:00Z" w16du:dateUtc="2026-06-09T15:21:00Z">
                <w:pPr>
                  <w:numPr>
                    <w:numId w:val="8"/>
                  </w:numPr>
                  <w:shd w:val="clear" w:color="auto" w:fill="FBE4D5" w:themeFill="accent2" w:themeFillTint="33"/>
                  <w:tabs>
                    <w:tab w:val="left" w:pos="273"/>
                    <w:tab w:val="num" w:pos="720"/>
                  </w:tabs>
                  <w:spacing w:line="276" w:lineRule="auto"/>
                  <w:ind w:left="720" w:hanging="360"/>
                </w:pPr>
              </w:pPrChange>
            </w:pPr>
            <w:ins w:id="671" w:author="Fabienne Schmaus" w:date="2026-06-09T17:21:00Z" w16du:dateUtc="2026-06-09T15:21:00Z">
              <w:r w:rsidRPr="0009301D">
                <w:rPr>
                  <w:rFonts w:cstheme="minorHAnsi"/>
                </w:rPr>
                <w:t xml:space="preserve">– </w:t>
              </w:r>
            </w:ins>
            <w:ins w:id="672" w:author="Fabienne Schmaus" w:date="2026-06-09T17:30:00Z" w16du:dateUtc="2026-06-09T15:30:00Z">
              <w:r w:rsidR="00B47121">
                <w:rPr>
                  <w:rFonts w:cstheme="minorHAnsi"/>
                </w:rPr>
                <w:t>Die s</w:t>
              </w:r>
            </w:ins>
            <w:ins w:id="673" w:author="Fabienne Schmaus" w:date="2026-06-09T17:19:00Z" w16du:dateUtc="2026-06-09T15:19:00Z">
              <w:r w:rsidRPr="0009301D">
                <w:rPr>
                  <w:rFonts w:cstheme="minorHAnsi"/>
                </w:rPr>
                <w:t xml:space="preserve">oziale Gesundheitsdimension </w:t>
              </w:r>
            </w:ins>
            <w:ins w:id="674" w:author="Fabienne Schmaus" w:date="2026-06-09T17:30:00Z" w16du:dateUtc="2026-06-09T15:30:00Z">
              <w:r w:rsidR="00B47121">
                <w:rPr>
                  <w:rFonts w:cstheme="minorHAnsi"/>
                </w:rPr>
                <w:t xml:space="preserve">ist </w:t>
              </w:r>
            </w:ins>
            <w:ins w:id="675" w:author="Fabienne Schmaus" w:date="2026-06-09T17:19:00Z" w16du:dateUtc="2026-06-09T15:19:00Z">
              <w:r w:rsidRPr="0009301D">
                <w:rPr>
                  <w:rFonts w:cstheme="minorHAnsi"/>
                </w:rPr>
                <w:t>explizit veranker</w:t>
              </w:r>
            </w:ins>
            <w:ins w:id="676" w:author="Fabienne Schmaus" w:date="2026-06-09T17:30:00Z" w16du:dateUtc="2026-06-09T15:30:00Z">
              <w:r w:rsidR="00B47121">
                <w:rPr>
                  <w:rFonts w:cstheme="minorHAnsi"/>
                </w:rPr>
                <w:t xml:space="preserve">t. </w:t>
              </w:r>
            </w:ins>
            <w:ins w:id="677" w:author="Fabienne Schmaus" w:date="2026-06-09T17:31:00Z" w16du:dateUtc="2026-06-09T15:31:00Z">
              <w:r w:rsidR="00B47121">
                <w:rPr>
                  <w:rFonts w:cstheme="minorHAnsi"/>
                </w:rPr>
                <w:t>Der</w:t>
              </w:r>
            </w:ins>
            <w:ins w:id="678" w:author="Fabienne Schmaus" w:date="2026-06-09T17:19:00Z" w16du:dateUtc="2026-06-09T15:19:00Z">
              <w:r w:rsidRPr="0009301D">
                <w:rPr>
                  <w:rFonts w:cstheme="minorHAnsi"/>
                </w:rPr>
                <w:t xml:space="preserve"> Erwartungsdruck zu abendlicher Erreichbarkeit </w:t>
              </w:r>
            </w:ins>
            <w:ins w:id="679" w:author="Fabienne Schmaus" w:date="2026-06-09T17:31:00Z" w16du:dateUtc="2026-06-09T15:31:00Z">
              <w:r w:rsidR="00B47121">
                <w:rPr>
                  <w:rFonts w:cstheme="minorHAnsi"/>
                </w:rPr>
                <w:t xml:space="preserve">wird </w:t>
              </w:r>
            </w:ins>
            <w:ins w:id="680" w:author="Fabienne Schmaus" w:date="2026-06-09T17:19:00Z" w16du:dateUtc="2026-06-09T15:19:00Z">
              <w:r w:rsidRPr="0009301D">
                <w:rPr>
                  <w:rFonts w:cstheme="minorHAnsi"/>
                </w:rPr>
                <w:t>als sozialer Schlafstörer ben</w:t>
              </w:r>
            </w:ins>
            <w:ins w:id="681" w:author="Fabienne Schmaus" w:date="2026-06-09T17:31:00Z" w16du:dateUtc="2026-06-09T15:31:00Z">
              <w:r w:rsidR="00B47121">
                <w:rPr>
                  <w:rFonts w:cstheme="minorHAnsi"/>
                </w:rPr>
                <w:t>annt</w:t>
              </w:r>
            </w:ins>
            <w:ins w:id="682" w:author="Fabienne Schmaus" w:date="2026-06-09T17:19:00Z" w16du:dateUtc="2026-06-09T15:19:00Z">
              <w:r w:rsidRPr="0009301D">
                <w:rPr>
                  <w:rFonts w:cstheme="minorHAnsi"/>
                </w:rPr>
                <w:t xml:space="preserve"> – nicht nur psychisch (FOMO, Grübeln), sondern </w:t>
              </w:r>
            </w:ins>
            <w:ins w:id="683" w:author="Fabienne Schmaus" w:date="2026-06-09T17:31:00Z" w16du:dateUtc="2026-06-09T15:31:00Z">
              <w:r w:rsidR="00B47121">
                <w:rPr>
                  <w:rFonts w:cstheme="minorHAnsi"/>
                </w:rPr>
                <w:t xml:space="preserve">auch </w:t>
              </w:r>
            </w:ins>
            <w:ins w:id="684" w:author="Fabienne Schmaus" w:date="2026-06-09T17:19:00Z" w16du:dateUtc="2026-06-09T15:19:00Z">
              <w:r w:rsidRPr="0009301D">
                <w:rPr>
                  <w:rFonts w:cstheme="minorHAnsi"/>
                </w:rPr>
                <w:t xml:space="preserve">sozial: Wer bestimmt, wann ich offline sein darf? Gruppendruck in Chatgruppen nachts, soziale Vergleiche und die Angst, Gespräche zu verpassen, </w:t>
              </w:r>
            </w:ins>
            <w:ins w:id="685" w:author="Fabienne Schmaus" w:date="2026-06-09T17:32:00Z" w16du:dateUtc="2026-06-09T15:32:00Z">
              <w:r w:rsidR="00B47121">
                <w:rPr>
                  <w:rFonts w:cstheme="minorHAnsi"/>
                </w:rPr>
                <w:t>werden</w:t>
              </w:r>
            </w:ins>
            <w:ins w:id="686" w:author="Fabienne Schmaus" w:date="2026-06-09T17:19:00Z" w16du:dateUtc="2026-06-09T15:19:00Z">
              <w:r w:rsidRPr="0009301D">
                <w:rPr>
                  <w:rFonts w:cstheme="minorHAnsi"/>
                </w:rPr>
                <w:t xml:space="preserve"> als soziale Gesundheitsrisiken</w:t>
              </w:r>
            </w:ins>
            <w:ins w:id="687" w:author="Fabienne Schmaus" w:date="2026-06-09T17:32:00Z" w16du:dateUtc="2026-06-09T15:32:00Z">
              <w:r w:rsidR="00B47121">
                <w:rPr>
                  <w:rFonts w:cstheme="minorHAnsi"/>
                </w:rPr>
                <w:t xml:space="preserve"> beschrieben</w:t>
              </w:r>
            </w:ins>
            <w:ins w:id="688" w:author="Fabienne Schmaus" w:date="2026-06-09T17:19:00Z" w16du:dateUtc="2026-06-09T15:19:00Z">
              <w:r w:rsidRPr="0009301D">
                <w:rPr>
                  <w:rFonts w:cstheme="minorHAnsi"/>
                </w:rPr>
                <w:t xml:space="preserve">. Leitfrage: Wie viel Einfluss hat das soziale Umfeld auf meine Schlafroutine? </w:t>
              </w:r>
            </w:ins>
          </w:p>
          <w:p w14:paraId="160A7B4E" w14:textId="425049E5" w:rsidR="000F10DB" w:rsidRPr="0009301D" w:rsidRDefault="000F10DB">
            <w:pPr>
              <w:shd w:val="clear" w:color="auto" w:fill="FBE4D5" w:themeFill="accent2" w:themeFillTint="33"/>
              <w:tabs>
                <w:tab w:val="left" w:pos="273"/>
              </w:tabs>
              <w:spacing w:line="276" w:lineRule="auto"/>
              <w:rPr>
                <w:ins w:id="689" w:author="Fabienne Schmaus" w:date="2026-06-09T17:19:00Z" w16du:dateUtc="2026-06-09T15:19:00Z"/>
                <w:rFonts w:cstheme="minorHAnsi"/>
              </w:rPr>
              <w:pPrChange w:id="690" w:author="Fabienne Schmaus" w:date="2026-06-09T17:22:00Z" w16du:dateUtc="2026-06-09T15:22:00Z">
                <w:pPr>
                  <w:numPr>
                    <w:numId w:val="8"/>
                  </w:numPr>
                  <w:shd w:val="clear" w:color="auto" w:fill="FBE4D5" w:themeFill="accent2" w:themeFillTint="33"/>
                  <w:tabs>
                    <w:tab w:val="left" w:pos="273"/>
                    <w:tab w:val="num" w:pos="720"/>
                  </w:tabs>
                  <w:spacing w:line="276" w:lineRule="auto"/>
                  <w:ind w:left="720" w:hanging="360"/>
                </w:pPr>
              </w:pPrChange>
            </w:pPr>
            <w:ins w:id="691" w:author="Fabienne Schmaus" w:date="2026-06-09T17:22:00Z" w16du:dateUtc="2026-06-09T15:22:00Z">
              <w:r w:rsidRPr="0009301D">
                <w:rPr>
                  <w:rFonts w:cstheme="minorHAnsi"/>
                </w:rPr>
                <w:t xml:space="preserve">– </w:t>
              </w:r>
            </w:ins>
            <w:ins w:id="692" w:author="Fabienne Schmaus" w:date="2026-06-09T17:32:00Z" w16du:dateUtc="2026-06-09T15:32:00Z">
              <w:r w:rsidR="00B47121">
                <w:rPr>
                  <w:rFonts w:cstheme="minorHAnsi"/>
                </w:rPr>
                <w:t xml:space="preserve">Die </w:t>
              </w:r>
            </w:ins>
            <w:ins w:id="693" w:author="Fabienne Schmaus" w:date="2026-06-09T17:19:00Z" w16du:dateUtc="2026-06-09T15:19:00Z">
              <w:r w:rsidRPr="0009301D">
                <w:rPr>
                  <w:rFonts w:cstheme="minorHAnsi"/>
                </w:rPr>
                <w:t>Plattformverantwortung</w:t>
              </w:r>
            </w:ins>
            <w:ins w:id="694" w:author="Fabienne Schmaus" w:date="2026-06-09T17:32:00Z" w16du:dateUtc="2026-06-09T15:32:00Z">
              <w:r w:rsidR="00B47121">
                <w:rPr>
                  <w:rFonts w:cstheme="minorHAnsi"/>
                </w:rPr>
                <w:t xml:space="preserve"> wird thematisiert</w:t>
              </w:r>
            </w:ins>
            <w:ins w:id="695" w:author="Fabienne Schmaus" w:date="2026-06-09T17:19:00Z" w16du:dateUtc="2026-06-09T15:19:00Z">
              <w:r w:rsidRPr="0009301D">
                <w:rPr>
                  <w:rFonts w:cstheme="minorHAnsi"/>
                </w:rPr>
                <w:t xml:space="preserve">: Wurde </w:t>
              </w:r>
            </w:ins>
            <w:r w:rsidR="000E0DE9">
              <w:rPr>
                <w:rFonts w:cstheme="minorHAnsi"/>
              </w:rPr>
              <w:t>die Personen</w:t>
            </w:r>
            <w:ins w:id="696" w:author="Fabienne Schmaus" w:date="2026-06-09T17:19:00Z" w16du:dateUtc="2026-06-09T15:19:00Z">
              <w:r w:rsidRPr="0009301D">
                <w:rPr>
                  <w:rFonts w:cstheme="minorHAnsi"/>
                </w:rPr>
                <w:t xml:space="preserve"> durch Algorithmen in die Situation gebracht?</w:t>
              </w:r>
            </w:ins>
          </w:p>
          <w:p w14:paraId="2B292B04" w14:textId="2818EDD9" w:rsidR="000F10DB" w:rsidRPr="0009301D" w:rsidRDefault="00B47121">
            <w:pPr>
              <w:shd w:val="clear" w:color="auto" w:fill="FBE4D5" w:themeFill="accent2" w:themeFillTint="33"/>
              <w:tabs>
                <w:tab w:val="left" w:pos="273"/>
              </w:tabs>
              <w:spacing w:line="276" w:lineRule="auto"/>
              <w:rPr>
                <w:ins w:id="697" w:author="Fabienne Schmaus" w:date="2026-06-09T17:19:00Z" w16du:dateUtc="2026-06-09T15:19:00Z"/>
                <w:rFonts w:cstheme="minorHAnsi"/>
              </w:rPr>
              <w:pPrChange w:id="698" w:author="Fabienne Schmaus" w:date="2026-06-09T17:22:00Z" w16du:dateUtc="2026-06-09T15:22:00Z">
                <w:pPr>
                  <w:numPr>
                    <w:numId w:val="8"/>
                  </w:numPr>
                  <w:shd w:val="clear" w:color="auto" w:fill="FBE4D5" w:themeFill="accent2" w:themeFillTint="33"/>
                  <w:tabs>
                    <w:tab w:val="left" w:pos="273"/>
                    <w:tab w:val="num" w:pos="720"/>
                  </w:tabs>
                  <w:spacing w:line="276" w:lineRule="auto"/>
                  <w:ind w:left="720" w:hanging="360"/>
                </w:pPr>
              </w:pPrChange>
            </w:pPr>
            <w:ins w:id="699" w:author="Fabienne Schmaus" w:date="2026-06-09T17:33:00Z" w16du:dateUtc="2026-06-09T15:33:00Z">
              <w:r w:rsidRPr="0009301D">
                <w:rPr>
                  <w:rFonts w:cstheme="minorHAnsi"/>
                </w:rPr>
                <w:t xml:space="preserve">– </w:t>
              </w:r>
            </w:ins>
            <w:ins w:id="700" w:author="Fabienne Schmaus" w:date="2026-06-09T17:19:00Z" w16du:dateUtc="2026-06-09T15:19:00Z">
              <w:r w:rsidR="000F10DB" w:rsidRPr="0009301D">
                <w:rPr>
                  <w:rFonts w:cstheme="minorHAnsi"/>
                </w:rPr>
                <w:t>Diskussion: Was bedeutet das für meinen eigenen Abend?</w:t>
              </w:r>
            </w:ins>
          </w:p>
          <w:p w14:paraId="570E48AF" w14:textId="77777777" w:rsidR="000F10DB" w:rsidRPr="00B47121" w:rsidRDefault="000F10DB" w:rsidP="00B47121">
            <w:pPr>
              <w:tabs>
                <w:tab w:val="left" w:pos="273"/>
              </w:tabs>
              <w:spacing w:line="276" w:lineRule="auto"/>
              <w:rPr>
                <w:ins w:id="701" w:author="Fabienne Schmaus" w:date="2026-06-09T17:34:00Z" w16du:dateUtc="2026-06-09T15:34:00Z"/>
                <w:rFonts w:cstheme="minorHAnsi"/>
                <w:rPrChange w:id="702" w:author="Fabienne Schmaus" w:date="2026-06-09T17:34:00Z" w16du:dateUtc="2026-06-09T15:34:00Z">
                  <w:rPr>
                    <w:ins w:id="703" w:author="Fabienne Schmaus" w:date="2026-06-09T17:34:00Z" w16du:dateUtc="2026-06-09T15:34:00Z"/>
                    <w:rFonts w:cstheme="minorHAnsi"/>
                    <w:b/>
                    <w:bCs/>
                  </w:rPr>
                </w:rPrChange>
              </w:rPr>
            </w:pPr>
          </w:p>
          <w:p w14:paraId="6901A64E" w14:textId="4A992793" w:rsidR="00B47121" w:rsidRPr="00B47121" w:rsidRDefault="00B47121" w:rsidP="00B47121">
            <w:pPr>
              <w:tabs>
                <w:tab w:val="left" w:pos="273"/>
              </w:tabs>
              <w:spacing w:line="276" w:lineRule="auto"/>
              <w:rPr>
                <w:ins w:id="704" w:author="Fabienne Schmaus" w:date="2026-06-09T17:34:00Z" w16du:dateUtc="2026-06-09T15:34:00Z"/>
                <w:rFonts w:cstheme="minorHAnsi"/>
                <w:rPrChange w:id="705" w:author="Fabienne Schmaus" w:date="2026-06-09T17:34:00Z" w16du:dateUtc="2026-06-09T15:34:00Z">
                  <w:rPr>
                    <w:ins w:id="706" w:author="Fabienne Schmaus" w:date="2026-06-09T17:34:00Z" w16du:dateUtc="2026-06-09T15:34:00Z"/>
                    <w:rFonts w:cstheme="minorHAnsi"/>
                    <w:b/>
                    <w:bCs/>
                  </w:rPr>
                </w:rPrChange>
              </w:rPr>
            </w:pPr>
            <w:ins w:id="707" w:author="Fabienne Schmaus" w:date="2026-06-09T17:34:00Z" w16du:dateUtc="2026-06-09T15:34:00Z">
              <w:r w:rsidRPr="00B47121">
                <w:rPr>
                  <w:rFonts w:cstheme="minorHAnsi"/>
                  <w:highlight w:val="yellow"/>
                  <w:rPrChange w:id="708" w:author="Fabienne Schmaus" w:date="2026-06-09T17:34:00Z" w16du:dateUtc="2026-06-09T15:34:00Z">
                    <w:rPr>
                      <w:rFonts w:cstheme="minorHAnsi"/>
                      <w:b/>
                      <w:bCs/>
                    </w:rPr>
                  </w:rPrChange>
                </w:rPr>
                <w:t>((Infobox / Quelle</w:t>
              </w:r>
            </w:ins>
            <w:ins w:id="709" w:author="Fabienne Schmaus" w:date="2026-06-09T17:35:00Z" w16du:dateUtc="2026-06-09T15:35:00Z">
              <w:r>
                <w:rPr>
                  <w:rFonts w:cstheme="minorHAnsi"/>
                  <w:highlight w:val="yellow"/>
                </w:rPr>
                <w:t xml:space="preserve"> / wenn möglich neben Sek. II</w:t>
              </w:r>
            </w:ins>
            <w:ins w:id="710" w:author="Fabienne Schmaus" w:date="2026-06-09T17:34:00Z" w16du:dateUtc="2026-06-09T15:34:00Z">
              <w:r w:rsidRPr="00B47121">
                <w:rPr>
                  <w:rFonts w:cstheme="minorHAnsi"/>
                  <w:highlight w:val="yellow"/>
                  <w:rPrChange w:id="711" w:author="Fabienne Schmaus" w:date="2026-06-09T17:34:00Z" w16du:dateUtc="2026-06-09T15:34:00Z">
                    <w:rPr>
                      <w:rFonts w:cstheme="minorHAnsi"/>
                      <w:b/>
                      <w:bCs/>
                    </w:rPr>
                  </w:rPrChange>
                </w:rPr>
                <w:t>))</w:t>
              </w:r>
            </w:ins>
          </w:p>
          <w:p w14:paraId="0B56674B" w14:textId="1CD9D7EA" w:rsidR="00B47121" w:rsidDel="00592CB8" w:rsidRDefault="00B47121" w:rsidP="00B47121">
            <w:pPr>
              <w:tabs>
                <w:tab w:val="left" w:pos="273"/>
              </w:tabs>
              <w:spacing w:line="276" w:lineRule="auto"/>
              <w:rPr>
                <w:ins w:id="712" w:author="Fabienne Schmaus" w:date="2026-06-09T17:34:00Z" w16du:dateUtc="2026-06-09T15:34:00Z"/>
                <w:del w:id="713" w:author="Michael Kohl" w:date="2026-06-11T14:10:00Z" w16du:dateUtc="2026-06-11T12:10:00Z"/>
                <w:rFonts w:cstheme="minorHAnsi"/>
              </w:rPr>
            </w:pPr>
            <w:ins w:id="714" w:author="Fabienne Schmaus" w:date="2026-06-09T17:34:00Z" w16du:dateUtc="2026-06-09T15:34:00Z">
              <w:del w:id="715" w:author="Michael Kohl" w:date="2026-06-11T14:10:00Z" w16du:dateUtc="2026-06-11T12:10:00Z">
                <w:r w:rsidRPr="00B47121" w:rsidDel="00592CB8">
                  <w:rPr>
                    <w:rFonts w:cstheme="minorHAnsi"/>
                    <w:rPrChange w:id="716" w:author="Fabienne Schmaus" w:date="2026-06-09T17:34:00Z" w16du:dateUtc="2026-06-09T15:34:00Z">
                      <w:rPr>
                        <w:rFonts w:cstheme="minorHAnsi"/>
                        <w:b/>
                        <w:bCs/>
                      </w:rPr>
                    </w:rPrChange>
                  </w:rPr>
                  <w:delText xml:space="preserve">Quelle: </w:delText>
                </w:r>
                <w:commentRangeStart w:id="717"/>
                <w:commentRangeStart w:id="718"/>
                <w:r w:rsidRPr="00B47121" w:rsidDel="00592CB8">
                  <w:rPr>
                    <w:rFonts w:cstheme="minorHAnsi"/>
                    <w:rPrChange w:id="719" w:author="Fabienne Schmaus" w:date="2026-06-09T17:34:00Z" w16du:dateUtc="2026-06-09T15:34:00Z">
                      <w:rPr>
                        <w:rFonts w:cstheme="minorHAnsi"/>
                        <w:b/>
                        <w:bCs/>
                      </w:rPr>
                    </w:rPrChange>
                  </w:rPr>
                  <w:delText>xx</w:delText>
                </w:r>
              </w:del>
            </w:ins>
            <w:commentRangeEnd w:id="717"/>
            <w:del w:id="720" w:author="Michael Kohl" w:date="2026-06-11T14:10:00Z" w16du:dateUtc="2026-06-11T12:10:00Z">
              <w:r w:rsidR="00DB2484" w:rsidDel="00592CB8">
                <w:rPr>
                  <w:rStyle w:val="Kommentarzeichen"/>
                  <w:rFonts w:cstheme="minorHAnsi"/>
                  <w:sz w:val="22"/>
                  <w:szCs w:val="22"/>
                </w:rPr>
                <w:commentReference w:id="717"/>
              </w:r>
              <w:commentRangeEnd w:id="718"/>
              <w:r w:rsidR="00CF7F71" w:rsidDel="00592CB8">
                <w:rPr>
                  <w:rStyle w:val="Kommentarzeichen"/>
                  <w:rFonts w:cstheme="minorHAnsi"/>
                  <w:sz w:val="22"/>
                  <w:szCs w:val="22"/>
                </w:rPr>
                <w:commentReference w:id="718"/>
              </w:r>
            </w:del>
          </w:p>
          <w:p w14:paraId="75E663BF" w14:textId="77777777" w:rsidR="00B47121" w:rsidRDefault="00B47121">
            <w:pPr>
              <w:tabs>
                <w:tab w:val="left" w:pos="273"/>
              </w:tabs>
              <w:spacing w:line="276" w:lineRule="auto"/>
              <w:rPr>
                <w:ins w:id="721" w:author="Fabienne Schmaus" w:date="2026-06-09T17:19:00Z" w16du:dateUtc="2026-06-09T15:19:00Z"/>
                <w:rFonts w:cstheme="minorHAnsi"/>
                <w:b/>
                <w:bCs/>
              </w:rPr>
              <w:pPrChange w:id="722" w:author="Fabienne Schmaus" w:date="2026-06-09T17:34:00Z" w16du:dateUtc="2026-06-09T15:34:00Z">
                <w:pPr>
                  <w:shd w:val="clear" w:color="auto" w:fill="FBE4D5" w:themeFill="accent2" w:themeFillTint="33"/>
                  <w:tabs>
                    <w:tab w:val="left" w:pos="273"/>
                  </w:tabs>
                  <w:spacing w:line="276" w:lineRule="auto"/>
                </w:pPr>
              </w:pPrChange>
            </w:pPr>
          </w:p>
          <w:p w14:paraId="34A584FA" w14:textId="77777777" w:rsidR="000F10DB" w:rsidRPr="0009301D" w:rsidRDefault="000F10DB" w:rsidP="000F10DB">
            <w:pPr>
              <w:shd w:val="clear" w:color="auto" w:fill="FBE4D5" w:themeFill="accent2" w:themeFillTint="33"/>
              <w:tabs>
                <w:tab w:val="left" w:pos="273"/>
              </w:tabs>
              <w:spacing w:line="276" w:lineRule="auto"/>
              <w:rPr>
                <w:ins w:id="723" w:author="Fabienne Schmaus" w:date="2026-06-09T17:19:00Z" w16du:dateUtc="2026-06-09T15:19:00Z"/>
                <w:rFonts w:cstheme="minorHAnsi"/>
              </w:rPr>
            </w:pPr>
            <w:ins w:id="724" w:author="Fabienne Schmaus" w:date="2026-06-09T17:19:00Z" w16du:dateUtc="2026-06-09T15:19:00Z">
              <w:r w:rsidRPr="0009301D">
                <w:rPr>
                  <w:rFonts w:cstheme="minorHAnsi"/>
                  <w:highlight w:val="yellow"/>
                </w:rPr>
                <w:t>((Icon „Differenzierung“!!))</w:t>
              </w:r>
            </w:ins>
          </w:p>
          <w:p w14:paraId="185F2A4C" w14:textId="58C43539" w:rsidR="000F10DB" w:rsidRPr="0009301D" w:rsidDel="000F10DB" w:rsidRDefault="000F10DB" w:rsidP="003F5352">
            <w:pPr>
              <w:shd w:val="clear" w:color="auto" w:fill="FBE4D5" w:themeFill="accent2" w:themeFillTint="33"/>
              <w:tabs>
                <w:tab w:val="left" w:pos="273"/>
              </w:tabs>
              <w:spacing w:line="276" w:lineRule="auto"/>
              <w:rPr>
                <w:del w:id="725" w:author="Fabienne Schmaus" w:date="2026-06-09T17:19:00Z" w16du:dateUtc="2026-06-09T15:19:00Z"/>
                <w:rFonts w:cstheme="minorHAnsi"/>
                <w:b/>
                <w:bCs/>
              </w:rPr>
            </w:pPr>
          </w:p>
          <w:p w14:paraId="535456EA" w14:textId="46682EB6" w:rsidR="003F5352" w:rsidRPr="0009301D"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Erwart</w:t>
            </w:r>
            <w:ins w:id="726" w:author="Fabienne Schmaus" w:date="2026-06-09T17:23:00Z" w16du:dateUtc="2026-06-09T15:23:00Z">
              <w:r w:rsidR="000F10DB">
                <w:rPr>
                  <w:rFonts w:cstheme="minorHAnsi"/>
                  <w:b/>
                  <w:bCs/>
                </w:rPr>
                <w:t>bare</w:t>
              </w:r>
            </w:ins>
            <w:del w:id="727" w:author="Fabienne Schmaus" w:date="2026-06-09T17:23:00Z" w16du:dateUtc="2026-06-09T15:23:00Z">
              <w:r w:rsidRPr="0009301D" w:rsidDel="000F10DB">
                <w:rPr>
                  <w:rFonts w:cstheme="minorHAnsi"/>
                  <w:b/>
                  <w:bCs/>
                </w:rPr>
                <w:delText>ete</w:delText>
              </w:r>
            </w:del>
            <w:r w:rsidRPr="0009301D">
              <w:rPr>
                <w:rFonts w:cstheme="minorHAnsi"/>
                <w:b/>
                <w:bCs/>
              </w:rPr>
              <w:t xml:space="preserve"> Antworten der Lernenden</w:t>
            </w:r>
            <w:ins w:id="728" w:author="Fabienne Schmaus" w:date="2026-06-09T17:22:00Z" w16du:dateUtc="2026-06-09T15:22:00Z">
              <w:r w:rsidR="000F10DB">
                <w:rPr>
                  <w:rFonts w:cstheme="minorHAnsi"/>
                  <w:b/>
                  <w:bCs/>
                </w:rPr>
                <w:t xml:space="preserve"> für die Fallbeispiele Sek. I (Arbeitsblatt 2A):</w:t>
              </w:r>
            </w:ins>
          </w:p>
          <w:p w14:paraId="603A77B7" w14:textId="30635CB0" w:rsidR="003F5352" w:rsidRDefault="003F5352" w:rsidP="003F5352">
            <w:pPr>
              <w:shd w:val="clear" w:color="auto" w:fill="FBE4D5" w:themeFill="accent2" w:themeFillTint="33"/>
              <w:tabs>
                <w:tab w:val="left" w:pos="273"/>
              </w:tabs>
              <w:spacing w:line="276" w:lineRule="auto"/>
              <w:rPr>
                <w:rFonts w:cstheme="minorHAnsi"/>
                <w:b/>
                <w:bCs/>
              </w:rPr>
            </w:pPr>
            <w:del w:id="729" w:author="Michael Kohl" w:date="2026-06-11T13:46:00Z" w16du:dateUtc="2026-06-11T11:46:00Z">
              <w:r w:rsidRPr="0009301D" w:rsidDel="0032455E">
                <w:rPr>
                  <w:rFonts w:cstheme="minorHAnsi"/>
                  <w:b/>
                  <w:bCs/>
                </w:rPr>
                <w:delText>Lena</w:delText>
              </w:r>
            </w:del>
            <w:ins w:id="730" w:author="Michael Kohl" w:date="2026-06-11T13:46:00Z" w16du:dateUtc="2026-06-11T11:46:00Z">
              <w:r w:rsidR="0032455E">
                <w:rPr>
                  <w:rFonts w:cstheme="minorHAnsi"/>
                  <w:b/>
                  <w:bCs/>
                </w:rPr>
                <w:t>Amelia</w:t>
              </w:r>
            </w:ins>
            <w:del w:id="731" w:author="Fabienne Schmaus" w:date="2026-06-09T17:44:00Z" w16du:dateUtc="2026-06-09T15:44:00Z">
              <w:r w:rsidRPr="0009301D" w:rsidDel="000E0DE9">
                <w:rPr>
                  <w:rFonts w:cstheme="minorHAnsi"/>
                  <w:b/>
                  <w:bCs/>
                </w:rPr>
                <w:delText xml:space="preserve"> (Instagram bis 23 Uhr)</w:delText>
              </w:r>
            </w:del>
            <w:r w:rsidRPr="0009301D">
              <w:rPr>
                <w:rFonts w:cstheme="minorHAnsi"/>
                <w:b/>
                <w:bCs/>
              </w:rPr>
              <w:t>:</w:t>
            </w:r>
          </w:p>
          <w:p w14:paraId="32B4FD3E" w14:textId="02FABA68" w:rsid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1.</w:t>
            </w:r>
            <w:r w:rsidR="00DB2484" w:rsidRPr="00DB2484">
              <w:rPr>
                <w:rFonts w:cstheme="minorHAnsi"/>
                <w:b/>
                <w:bCs/>
              </w:rPr>
              <w:tab/>
            </w:r>
            <w:r w:rsidR="00DB2484">
              <w:rPr>
                <w:rFonts w:cstheme="minorHAnsi"/>
                <w:b/>
                <w:bCs/>
              </w:rPr>
              <w:t xml:space="preserve">– </w:t>
            </w:r>
            <w:del w:id="732" w:author="Michael Kohl" w:date="2026-06-11T13:46:00Z" w16du:dateUtc="2026-06-11T11:46:00Z">
              <w:r w:rsidRPr="000E0DE9" w:rsidDel="0032455E">
                <w:rPr>
                  <w:rFonts w:cstheme="minorHAnsi"/>
                </w:rPr>
                <w:delText>Lena</w:delText>
              </w:r>
            </w:del>
            <w:ins w:id="733" w:author="Michael Kohl" w:date="2026-06-11T13:46:00Z" w16du:dateUtc="2026-06-11T11:46:00Z">
              <w:r w:rsidR="0032455E">
                <w:rPr>
                  <w:rFonts w:cstheme="minorHAnsi"/>
                </w:rPr>
                <w:t>Amelia</w:t>
              </w:r>
            </w:ins>
            <w:r w:rsidRPr="000E0DE9">
              <w:rPr>
                <w:rFonts w:cstheme="minorHAnsi"/>
              </w:rPr>
              <w:t xml:space="preserve"> scrollt mindestens eine Stunde lang durch Instagram, während sie im Dunkeln liegt und das Handydisplay hell ins Gesicht leuchtet. </w:t>
            </w:r>
            <w:del w:id="734" w:author="Fabienne Schmaus" w:date="2026-06-09T18:04:00Z" w16du:dateUtc="2026-06-09T16:04:00Z">
              <w:r w:rsidRPr="000E0DE9" w:rsidDel="00EB3800">
                <w:rPr>
                  <w:rFonts w:cstheme="minorHAnsi"/>
                </w:rPr>
                <w:delText>Das ist aus mehreren Gründen problematisch:</w:delText>
              </w:r>
            </w:del>
          </w:p>
          <w:p w14:paraId="3BC398ED" w14:textId="2766ED1F"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Das blaue Licht des Bildschirms hemmt die Melatoninproduktion, der Körper bleibt wach.</w:t>
            </w:r>
          </w:p>
          <w:p w14:paraId="59CE8959" w14:textId="24DB5164"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Die Inhalte auf Instagram sind oft emotional aktivierend (soziale Vergleiche, aufwühlende Posts, Nachrichten)</w:t>
            </w:r>
            <w:ins w:id="735" w:author="Fabienne Schmaus" w:date="2026-06-09T18:04:00Z" w16du:dateUtc="2026-06-09T16:04:00Z">
              <w:r w:rsidR="00EB3800">
                <w:rPr>
                  <w:rFonts w:cstheme="minorHAnsi"/>
                </w:rPr>
                <w:t xml:space="preserve">: </w:t>
              </w:r>
            </w:ins>
            <w:del w:id="736" w:author="Fabienne Schmaus" w:date="2026-06-09T18:04:00Z" w16du:dateUtc="2026-06-09T16:04:00Z">
              <w:r w:rsidR="000E0DE9" w:rsidRPr="00DB2484" w:rsidDel="00EB3800">
                <w:rPr>
                  <w:rFonts w:cstheme="minorHAnsi"/>
                </w:rPr>
                <w:delText xml:space="preserve"> – d</w:delText>
              </w:r>
            </w:del>
            <w:ins w:id="737" w:author="Fabienne Schmaus" w:date="2026-06-09T18:04:00Z" w16du:dateUtc="2026-06-09T16:04:00Z">
              <w:r w:rsidR="00EB3800">
                <w:rPr>
                  <w:rFonts w:cstheme="minorHAnsi"/>
                </w:rPr>
                <w:t>D</w:t>
              </w:r>
            </w:ins>
            <w:r w:rsidR="000E0DE9" w:rsidRPr="00DB2484">
              <w:rPr>
                <w:rFonts w:cstheme="minorHAnsi"/>
              </w:rPr>
              <w:t>as Gehirn kommt nicht zur Ruhe.</w:t>
            </w:r>
          </w:p>
          <w:p w14:paraId="4EE16628" w14:textId="4E91AA59"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 xml:space="preserve">– </w:t>
            </w:r>
            <w:r w:rsidR="000E0DE9" w:rsidRPr="00DB2484">
              <w:rPr>
                <w:rFonts w:cstheme="minorHAnsi"/>
              </w:rPr>
              <w:t>Sie schläft erst gegen 1 Uhr oder später</w:t>
            </w:r>
            <w:ins w:id="738" w:author="Fabienne Schmaus" w:date="2026-06-09T18:05:00Z" w16du:dateUtc="2026-06-09T16:05:00Z">
              <w:r w:rsidR="00EB3800">
                <w:rPr>
                  <w:rFonts w:cstheme="minorHAnsi"/>
                </w:rPr>
                <w:t xml:space="preserve"> ein</w:t>
              </w:r>
            </w:ins>
            <w:r w:rsidR="000E0DE9" w:rsidRPr="00DB2484">
              <w:rPr>
                <w:rFonts w:cstheme="minorHAnsi"/>
              </w:rPr>
              <w:t>, obwohl der Wecker um 6</w:t>
            </w:r>
            <w:ins w:id="739" w:author="Fabienne Schmaus" w:date="2026-06-09T18:05:00Z" w16du:dateUtc="2026-06-09T16:05:00Z">
              <w:r w:rsidR="00EB3800">
                <w:rPr>
                  <w:rFonts w:cstheme="minorHAnsi"/>
                </w:rPr>
                <w:t>.</w:t>
              </w:r>
            </w:ins>
            <w:del w:id="740" w:author="Fabienne Schmaus" w:date="2026-06-09T18:05:00Z" w16du:dateUtc="2026-06-09T16:05:00Z">
              <w:r w:rsidR="000E0DE9" w:rsidRPr="00DB2484" w:rsidDel="00EB3800">
                <w:rPr>
                  <w:rFonts w:cstheme="minorHAnsi"/>
                </w:rPr>
                <w:delText>:</w:delText>
              </w:r>
            </w:del>
            <w:r w:rsidR="000E0DE9" w:rsidRPr="00DB2484">
              <w:rPr>
                <w:rFonts w:cstheme="minorHAnsi"/>
              </w:rPr>
              <w:t xml:space="preserve">30 </w:t>
            </w:r>
            <w:ins w:id="741" w:author="Fabienne Schmaus" w:date="2026-06-09T18:05:00Z" w16du:dateUtc="2026-06-09T16:05:00Z">
              <w:r w:rsidR="00EB3800">
                <w:rPr>
                  <w:rFonts w:cstheme="minorHAnsi"/>
                </w:rPr>
                <w:t xml:space="preserve">Uhr </w:t>
              </w:r>
            </w:ins>
            <w:r w:rsidR="000E0DE9" w:rsidRPr="00DB2484">
              <w:rPr>
                <w:rFonts w:cstheme="minorHAnsi"/>
              </w:rPr>
              <w:t>klingelt</w:t>
            </w:r>
            <w:ins w:id="742" w:author="Fabienne Schmaus" w:date="2026-06-09T18:05:00Z" w16du:dateUtc="2026-06-09T16:05:00Z">
              <w:r w:rsidR="00EB3800">
                <w:rPr>
                  <w:rFonts w:cstheme="minorHAnsi"/>
                </w:rPr>
                <w:t>: D</w:t>
              </w:r>
            </w:ins>
            <w:del w:id="743" w:author="Fabienne Schmaus" w:date="2026-06-09T18:05:00Z" w16du:dateUtc="2026-06-09T16:05:00Z">
              <w:r w:rsidR="000E0DE9" w:rsidRPr="00DB2484" w:rsidDel="00EB3800">
                <w:rPr>
                  <w:rFonts w:cstheme="minorHAnsi"/>
                </w:rPr>
                <w:delText xml:space="preserve"> – d</w:delText>
              </w:r>
            </w:del>
            <w:r w:rsidR="000E0DE9" w:rsidRPr="00DB2484">
              <w:rPr>
                <w:rFonts w:cstheme="minorHAnsi"/>
              </w:rPr>
              <w:t xml:space="preserve">as ergibt weniger als </w:t>
            </w:r>
            <w:del w:id="744" w:author="Fabienne Schmaus" w:date="2026-06-09T18:05:00Z" w16du:dateUtc="2026-06-09T16:05:00Z">
              <w:r w:rsidR="000E0DE9" w:rsidRPr="00DB2484" w:rsidDel="00EB3800">
                <w:rPr>
                  <w:rFonts w:cstheme="minorHAnsi"/>
                </w:rPr>
                <w:delText xml:space="preserve">6 </w:delText>
              </w:r>
            </w:del>
            <w:ins w:id="745" w:author="Fabienne Schmaus" w:date="2026-06-09T18:05:00Z" w16du:dateUtc="2026-06-09T16:05:00Z">
              <w:r w:rsidR="00EB3800">
                <w:rPr>
                  <w:rFonts w:cstheme="minorHAnsi"/>
                </w:rPr>
                <w:t>sechs</w:t>
              </w:r>
              <w:r w:rsidR="00EB3800" w:rsidRPr="00DB2484">
                <w:rPr>
                  <w:rFonts w:cstheme="minorHAnsi"/>
                </w:rPr>
                <w:t xml:space="preserve"> </w:t>
              </w:r>
            </w:ins>
            <w:r w:rsidR="000E0DE9" w:rsidRPr="00DB2484">
              <w:rPr>
                <w:rFonts w:cstheme="minorHAnsi"/>
              </w:rPr>
              <w:t>Stunden Schlaf.</w:t>
            </w:r>
          </w:p>
          <w:p w14:paraId="53C3CB61" w14:textId="46F62EA1" w:rsid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2.</w:t>
            </w:r>
            <w:r w:rsidR="00DB2484" w:rsidRPr="00DB2484">
              <w:rPr>
                <w:rFonts w:cstheme="minorHAnsi"/>
                <w:b/>
                <w:bCs/>
              </w:rPr>
              <w:tab/>
            </w:r>
            <w:r w:rsidR="00DB2484" w:rsidRPr="00DB2484">
              <w:rPr>
                <w:rFonts w:cstheme="minorHAnsi"/>
              </w:rPr>
              <w:t>– Melatoninproduktion: Blaues Licht signalisiert dem Gehirn „Es ist noch Tag</w:t>
            </w:r>
            <w:del w:id="746" w:author="Fabienne Schmaus" w:date="2026-06-09T18:06:00Z" w16du:dateUtc="2026-06-09T16:06:00Z">
              <w:r w:rsidR="00DB2484" w:rsidRPr="00DB2484" w:rsidDel="00EB3800">
                <w:rPr>
                  <w:rFonts w:cstheme="minorHAnsi"/>
                </w:rPr>
                <w:delText xml:space="preserve">". </w:delText>
              </w:r>
            </w:del>
            <w:ins w:id="747" w:author="Fabienne Schmaus" w:date="2026-06-09T18:06:00Z" w16du:dateUtc="2026-06-09T16:06:00Z">
              <w:r w:rsidR="00EB3800">
                <w:rPr>
                  <w:rFonts w:cstheme="minorHAnsi"/>
                </w:rPr>
                <w:t>“</w:t>
              </w:r>
              <w:r w:rsidR="00EB3800" w:rsidRPr="00DB2484">
                <w:rPr>
                  <w:rFonts w:cstheme="minorHAnsi"/>
                </w:rPr>
                <w:t xml:space="preserve">. </w:t>
              </w:r>
            </w:ins>
            <w:r w:rsidR="00DB2484" w:rsidRPr="00DB2484">
              <w:rPr>
                <w:rFonts w:cstheme="minorHAnsi"/>
              </w:rPr>
              <w:t>Die Zirbeldrüse drosselt die Melatoninausschüttung</w:t>
            </w:r>
            <w:ins w:id="748" w:author="Fabienne Schmaus" w:date="2026-06-09T18:05:00Z" w16du:dateUtc="2026-06-09T16:05:00Z">
              <w:r w:rsidR="00EB3800">
                <w:rPr>
                  <w:rFonts w:cstheme="minorHAnsi"/>
                </w:rPr>
                <w:t xml:space="preserve">: </w:t>
              </w:r>
            </w:ins>
            <w:del w:id="749" w:author="Fabienne Schmaus" w:date="2026-06-09T18:06:00Z" w16du:dateUtc="2026-06-09T16:06:00Z">
              <w:r w:rsidR="00DB2484" w:rsidRPr="00DB2484" w:rsidDel="00EB3800">
                <w:rPr>
                  <w:rFonts w:cstheme="minorHAnsi"/>
                </w:rPr>
                <w:delText xml:space="preserve"> – d</w:delText>
              </w:r>
            </w:del>
            <w:ins w:id="750" w:author="Fabienne Schmaus" w:date="2026-06-09T18:06:00Z" w16du:dateUtc="2026-06-09T16:06:00Z">
              <w:r w:rsidR="00EB3800">
                <w:rPr>
                  <w:rFonts w:cstheme="minorHAnsi"/>
                </w:rPr>
                <w:t>D</w:t>
              </w:r>
            </w:ins>
            <w:r w:rsidR="00DB2484" w:rsidRPr="00DB2484">
              <w:rPr>
                <w:rFonts w:cstheme="minorHAnsi"/>
              </w:rPr>
              <w:t>as Einschlafsignal kommt nicht an.</w:t>
            </w:r>
          </w:p>
          <w:p w14:paraId="22130B1A" w14:textId="5625779D" w:rsidR="00DB2484"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r w:rsidRPr="00DB2484">
              <w:rPr>
                <w:rFonts w:cstheme="minorHAnsi"/>
              </w:rPr>
              <w:t xml:space="preserve">Zirkadianer Rhythmus: Die innere Uhr wird nach hinten verschoben. </w:t>
            </w:r>
            <w:del w:id="751" w:author="Michael Kohl" w:date="2026-06-11T13:46:00Z" w16du:dateUtc="2026-06-11T11:46:00Z">
              <w:r w:rsidRPr="00DB2484" w:rsidDel="0032455E">
                <w:rPr>
                  <w:rFonts w:cstheme="minorHAnsi"/>
                </w:rPr>
                <w:delText>Lena</w:delText>
              </w:r>
            </w:del>
            <w:ins w:id="752" w:author="Michael Kohl" w:date="2026-06-11T13:46:00Z" w16du:dateUtc="2026-06-11T11:46:00Z">
              <w:r w:rsidR="0032455E">
                <w:rPr>
                  <w:rFonts w:cstheme="minorHAnsi"/>
                </w:rPr>
                <w:t>Amelia</w:t>
              </w:r>
            </w:ins>
            <w:r w:rsidRPr="00DB2484">
              <w:rPr>
                <w:rFonts w:cstheme="minorHAnsi"/>
              </w:rPr>
              <w:t>s Körper lernt, dass „Nacht</w:t>
            </w:r>
            <w:del w:id="753" w:author="Fabienne Schmaus" w:date="2026-06-09T18:06:00Z" w16du:dateUtc="2026-06-09T16:06:00Z">
              <w:r w:rsidRPr="00DB2484" w:rsidDel="00EB3800">
                <w:rPr>
                  <w:rFonts w:cstheme="minorHAnsi"/>
                </w:rPr>
                <w:delText xml:space="preserve">" </w:delText>
              </w:r>
            </w:del>
            <w:ins w:id="754" w:author="Fabienne Schmaus" w:date="2026-06-09T18:06:00Z" w16du:dateUtc="2026-06-09T16:06:00Z">
              <w:r w:rsidR="00EB3800">
                <w:rPr>
                  <w:rFonts w:cstheme="minorHAnsi"/>
                </w:rPr>
                <w:t>“</w:t>
              </w:r>
              <w:r w:rsidR="00EB3800" w:rsidRPr="00DB2484">
                <w:rPr>
                  <w:rFonts w:cstheme="minorHAnsi"/>
                </w:rPr>
                <w:t xml:space="preserve"> </w:t>
              </w:r>
            </w:ins>
            <w:r w:rsidRPr="00DB2484">
              <w:rPr>
                <w:rFonts w:cstheme="minorHAnsi"/>
              </w:rPr>
              <w:t>später ist.</w:t>
            </w:r>
          </w:p>
          <w:p w14:paraId="06491F87" w14:textId="2F40D968" w:rsidR="000E0DE9"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del w:id="755" w:author="Fabienne Schmaus" w:date="2026-06-09T18:06:00Z" w16du:dateUtc="2026-06-09T16:06:00Z">
              <w:r w:rsidRPr="00DB2484" w:rsidDel="007A04E9">
                <w:rPr>
                  <w:rFonts w:cstheme="minorHAnsi"/>
                </w:rPr>
                <w:delText xml:space="preserve">Kognitive </w:delText>
              </w:r>
            </w:del>
            <w:r w:rsidRPr="00DB2484">
              <w:rPr>
                <w:rFonts w:cstheme="minorHAnsi"/>
              </w:rPr>
              <w:t>Aktivierung</w:t>
            </w:r>
            <w:ins w:id="756" w:author="Fabienne Schmaus" w:date="2026-06-09T18:06:00Z" w16du:dateUtc="2026-06-09T16:06:00Z">
              <w:r w:rsidR="007A04E9">
                <w:rPr>
                  <w:rFonts w:cstheme="minorHAnsi"/>
                </w:rPr>
                <w:t xml:space="preserve"> im kognitiven Bereich</w:t>
              </w:r>
            </w:ins>
            <w:r w:rsidRPr="00DB2484">
              <w:rPr>
                <w:rFonts w:cstheme="minorHAnsi"/>
              </w:rPr>
              <w:t>: Aufwühlende Inhalte halten das Gehirn aktiv – auch ohne Blaulicht bräuchte es Zeit, um herunterzukommen.</w:t>
            </w:r>
          </w:p>
          <w:p w14:paraId="4A32EB29" w14:textId="74070E15" w:rsidR="000E0DE9" w:rsidRPr="000E0DE9" w:rsidRDefault="000E0DE9" w:rsidP="000E0DE9">
            <w:pPr>
              <w:shd w:val="clear" w:color="auto" w:fill="FBE4D5" w:themeFill="accent2" w:themeFillTint="33"/>
              <w:tabs>
                <w:tab w:val="left" w:pos="273"/>
              </w:tabs>
              <w:spacing w:line="276" w:lineRule="auto"/>
              <w:rPr>
                <w:rFonts w:cstheme="minorHAnsi"/>
              </w:rPr>
            </w:pPr>
            <w:r>
              <w:rPr>
                <w:rFonts w:cstheme="minorHAnsi"/>
                <w:b/>
                <w:bCs/>
              </w:rPr>
              <w:t xml:space="preserve">3. </w:t>
            </w:r>
            <w:del w:id="757" w:author="Michael Kohl" w:date="2026-06-11T13:46:00Z" w16du:dateUtc="2026-06-11T11:46:00Z">
              <w:r w:rsidR="00DB2484" w:rsidRPr="00DB2484" w:rsidDel="0032455E">
                <w:rPr>
                  <w:rFonts w:cstheme="minorHAnsi"/>
                </w:rPr>
                <w:delText>Lena</w:delText>
              </w:r>
            </w:del>
            <w:ins w:id="758" w:author="Michael Kohl" w:date="2026-06-11T13:46:00Z" w16du:dateUtc="2026-06-11T11:46:00Z">
              <w:r w:rsidR="0032455E">
                <w:rPr>
                  <w:rFonts w:cstheme="minorHAnsi"/>
                </w:rPr>
                <w:t>Amelia</w:t>
              </w:r>
            </w:ins>
            <w:r w:rsidR="00DB2484" w:rsidRPr="00DB2484">
              <w:rPr>
                <w:rFonts w:cstheme="minorHAnsi"/>
              </w:rPr>
              <w:t xml:space="preserve"> erlebt kurzfristig Ablenkung, die sich wie Entspannung anfühlt. Tatsächlich stimuliert Instagram das Belohnungssystem (Dopamin bei Likes, Neuigkeiten, Videos). Das Gehirn ist dabei aktiv, nicht entspannt. Wenn sie das Handy weglegt, fällt das Herunterkommen schwerer als nach echter Ruhe</w:t>
            </w:r>
            <w:ins w:id="759" w:author="Fabienne Schmaus" w:date="2026-06-09T18:08:00Z" w16du:dateUtc="2026-06-09T16:08:00Z">
              <w:r w:rsidR="007A04E9">
                <w:rPr>
                  <w:rFonts w:cstheme="minorHAnsi"/>
                </w:rPr>
                <w:t>,</w:t>
              </w:r>
            </w:ins>
            <w:del w:id="760" w:author="Fabienne Schmaus" w:date="2026-06-09T18:08:00Z" w16du:dateUtc="2026-06-09T16:08:00Z">
              <w:r w:rsidR="00DB2484" w:rsidRPr="00DB2484" w:rsidDel="007A04E9">
                <w:rPr>
                  <w:rFonts w:cstheme="minorHAnsi"/>
                </w:rPr>
                <w:delText xml:space="preserve"> –</w:delText>
              </w:r>
            </w:del>
            <w:r w:rsidR="00DB2484" w:rsidRPr="00DB2484">
              <w:rPr>
                <w:rFonts w:cstheme="minorHAnsi"/>
              </w:rPr>
              <w:t xml:space="preserve"> weil das Nervensystem noch im Aktivierungsmodus ist. </w:t>
            </w:r>
            <w:del w:id="761" w:author="Michael Kohl" w:date="2026-06-11T13:46:00Z" w16du:dateUtc="2026-06-11T11:46:00Z">
              <w:r w:rsidR="00DB2484" w:rsidRPr="00DB2484" w:rsidDel="0032455E">
                <w:rPr>
                  <w:rFonts w:cstheme="minorHAnsi"/>
                </w:rPr>
                <w:delText>Lena</w:delText>
              </w:r>
            </w:del>
            <w:ins w:id="762" w:author="Michael Kohl" w:date="2026-06-11T13:46:00Z" w16du:dateUtc="2026-06-11T11:46:00Z">
              <w:r w:rsidR="0032455E">
                <w:rPr>
                  <w:rFonts w:cstheme="minorHAnsi"/>
                </w:rPr>
                <w:t>Amelia</w:t>
              </w:r>
            </w:ins>
            <w:r w:rsidR="00DB2484" w:rsidRPr="00DB2484">
              <w:rPr>
                <w:rFonts w:cstheme="minorHAnsi"/>
              </w:rPr>
              <w:t xml:space="preserve"> schläft deshalb schlechter ein, nicht besser.</w:t>
            </w:r>
          </w:p>
          <w:p w14:paraId="0BB95130" w14:textId="0AE43058" w:rsidR="00DB2484" w:rsidRPr="00DB2484" w:rsidRDefault="000E0DE9" w:rsidP="00DB2484">
            <w:pPr>
              <w:shd w:val="clear" w:color="auto" w:fill="FBE4D5" w:themeFill="accent2" w:themeFillTint="33"/>
              <w:tabs>
                <w:tab w:val="left" w:pos="273"/>
              </w:tabs>
              <w:spacing w:line="276" w:lineRule="auto"/>
              <w:rPr>
                <w:rFonts w:cstheme="minorHAnsi"/>
              </w:rPr>
            </w:pPr>
            <w:r>
              <w:rPr>
                <w:rFonts w:cstheme="minorHAnsi"/>
                <w:b/>
                <w:bCs/>
              </w:rPr>
              <w:t xml:space="preserve">4. </w:t>
            </w:r>
            <w:r w:rsidR="00DB2484" w:rsidRPr="00DB2484">
              <w:rPr>
                <w:rFonts w:cstheme="minorHAnsi"/>
              </w:rPr>
              <w:t>Mögliche Änderungen:</w:t>
            </w:r>
          </w:p>
          <w:p w14:paraId="5F6C4300" w14:textId="34ACCB88"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Handy 30</w:t>
            </w:r>
            <w:ins w:id="763" w:author="Fabienne Schmaus" w:date="2026-06-09T18:11:00Z" w16du:dateUtc="2026-06-09T16:11:00Z">
              <w:r w:rsidR="007A04E9">
                <w:rPr>
                  <w:rFonts w:cstheme="minorHAnsi"/>
                </w:rPr>
                <w:t xml:space="preserve"> </w:t>
              </w:r>
            </w:ins>
            <w:r w:rsidRPr="00DB2484">
              <w:rPr>
                <w:rFonts w:cstheme="minorHAnsi"/>
              </w:rPr>
              <w:t>–</w:t>
            </w:r>
            <w:ins w:id="764" w:author="Fabienne Schmaus" w:date="2026-06-09T18:11:00Z" w16du:dateUtc="2026-06-09T16:11:00Z">
              <w:r w:rsidR="007A04E9">
                <w:rPr>
                  <w:rFonts w:cstheme="minorHAnsi"/>
                </w:rPr>
                <w:t xml:space="preserve"> </w:t>
              </w:r>
            </w:ins>
            <w:r w:rsidRPr="00DB2484">
              <w:rPr>
                <w:rFonts w:cstheme="minorHAnsi"/>
              </w:rPr>
              <w:t>60 Min</w:t>
            </w:r>
            <w:ins w:id="765" w:author="Fabienne Schmaus" w:date="2026-06-09T18:08:00Z" w16du:dateUtc="2026-06-09T16:08:00Z">
              <w:r w:rsidR="007A04E9">
                <w:rPr>
                  <w:rFonts w:cstheme="minorHAnsi"/>
                </w:rPr>
                <w:t>.</w:t>
              </w:r>
            </w:ins>
            <w:del w:id="766" w:author="Fabienne Schmaus" w:date="2026-06-09T18:08:00Z" w16du:dateUtc="2026-06-09T16:08:00Z">
              <w:r w:rsidRPr="00DB2484" w:rsidDel="007A04E9">
                <w:rPr>
                  <w:rFonts w:cstheme="minorHAnsi"/>
                </w:rPr>
                <w:delText>uten</w:delText>
              </w:r>
            </w:del>
            <w:r w:rsidRPr="00DB2484">
              <w:rPr>
                <w:rFonts w:cstheme="minorHAnsi"/>
              </w:rPr>
              <w:t xml:space="preserve"> vor dem Schlafen weglegen</w:t>
            </w:r>
          </w:p>
          <w:p w14:paraId="5753496A" w14:textId="77777777"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Handy aus dem Schlafzimmer verbannen oder auf Flugmodus stellen</w:t>
            </w:r>
          </w:p>
          <w:p w14:paraId="31344F5C" w14:textId="77777777"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Instagram durch eine ruhigere Abendbeschäftigung ersetzen (Buch, ruhige Musik, Tagebuch)</w:t>
            </w:r>
          </w:p>
          <w:p w14:paraId="3ED54CD2" w14:textId="77777777" w:rsidR="00DB2484" w:rsidRP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rPr>
              <w:t>Was das schwer macht:</w:t>
            </w:r>
          </w:p>
          <w:p w14:paraId="17F0EA4F" w14:textId="43904B2D"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 xml:space="preserve">Instagram ist für </w:t>
            </w:r>
            <w:del w:id="767" w:author="Michael Kohl" w:date="2026-06-11T13:46:00Z" w16du:dateUtc="2026-06-11T11:46:00Z">
              <w:r w:rsidRPr="00DB2484" w:rsidDel="0032455E">
                <w:rPr>
                  <w:rFonts w:cstheme="minorHAnsi"/>
                </w:rPr>
                <w:delText>Lena</w:delText>
              </w:r>
            </w:del>
            <w:ins w:id="768" w:author="Michael Kohl" w:date="2026-06-11T13:46:00Z" w16du:dateUtc="2026-06-11T11:46:00Z">
              <w:r w:rsidR="0032455E">
                <w:rPr>
                  <w:rFonts w:cstheme="minorHAnsi"/>
                </w:rPr>
                <w:t>Amelia</w:t>
              </w:r>
            </w:ins>
            <w:r w:rsidRPr="00DB2484">
              <w:rPr>
                <w:rFonts w:cstheme="minorHAnsi"/>
              </w:rPr>
              <w:t xml:space="preserve"> ein konditioniertes Abendritual</w:t>
            </w:r>
            <w:ins w:id="769" w:author="Fabienne Schmaus" w:date="2026-06-09T18:08:00Z" w16du:dateUtc="2026-06-09T16:08:00Z">
              <w:r w:rsidR="007A04E9">
                <w:rPr>
                  <w:rFonts w:cstheme="minorHAnsi"/>
                </w:rPr>
                <w:t>: D</w:t>
              </w:r>
            </w:ins>
            <w:del w:id="770" w:author="Fabienne Schmaus" w:date="2026-06-09T18:08:00Z" w16du:dateUtc="2026-06-09T16:08:00Z">
              <w:r w:rsidRPr="00DB2484" w:rsidDel="007A04E9">
                <w:rPr>
                  <w:rFonts w:cstheme="minorHAnsi"/>
                </w:rPr>
                <w:delText xml:space="preserve"> – d</w:delText>
              </w:r>
            </w:del>
            <w:r w:rsidRPr="00DB2484">
              <w:rPr>
                <w:rFonts w:cstheme="minorHAnsi"/>
              </w:rPr>
              <w:t>as Gehirn erwartet dieses Signal als Tagesabschluss</w:t>
            </w:r>
            <w:ins w:id="771" w:author="Fabienne Schmaus" w:date="2026-06-09T18:08:00Z" w16du:dateUtc="2026-06-09T16:08:00Z">
              <w:r w:rsidR="007A04E9">
                <w:rPr>
                  <w:rFonts w:cstheme="minorHAnsi"/>
                </w:rPr>
                <w:t>.</w:t>
              </w:r>
            </w:ins>
          </w:p>
          <w:p w14:paraId="1059A042" w14:textId="3732A17E" w:rsidR="00DB2484" w:rsidRPr="00DB2484"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r>
            <w:del w:id="772" w:author="Fabienne Schmaus" w:date="2026-06-09T18:09:00Z" w16du:dateUtc="2026-06-09T16:09:00Z">
              <w:r w:rsidRPr="00DB2484" w:rsidDel="007A04E9">
                <w:rPr>
                  <w:rFonts w:cstheme="minorHAnsi"/>
                </w:rPr>
                <w:delText xml:space="preserve">Soziale </w:delText>
              </w:r>
            </w:del>
            <w:ins w:id="773" w:author="Fabienne Schmaus" w:date="2026-06-09T18:09:00Z" w16du:dateUtc="2026-06-09T16:09:00Z">
              <w:r w:rsidR="007A04E9">
                <w:rPr>
                  <w:rFonts w:cstheme="minorHAnsi"/>
                </w:rPr>
                <w:t>Die s</w:t>
              </w:r>
              <w:r w:rsidR="007A04E9" w:rsidRPr="00DB2484">
                <w:rPr>
                  <w:rFonts w:cstheme="minorHAnsi"/>
                </w:rPr>
                <w:t xml:space="preserve">oziale </w:t>
              </w:r>
            </w:ins>
            <w:r w:rsidRPr="00DB2484">
              <w:rPr>
                <w:rFonts w:cstheme="minorHAnsi"/>
              </w:rPr>
              <w:t>Bestätigung und FOMO (Angst, etwas zu verpassen) erzeugen Anreize, weiterzuscrollen</w:t>
            </w:r>
            <w:ins w:id="774" w:author="Fabienne Schmaus" w:date="2026-06-09T18:09:00Z" w16du:dateUtc="2026-06-09T16:09:00Z">
              <w:r w:rsidR="007A04E9">
                <w:rPr>
                  <w:rFonts w:cstheme="minorHAnsi"/>
                </w:rPr>
                <w:t>.</w:t>
              </w:r>
            </w:ins>
          </w:p>
          <w:p w14:paraId="63268AB7" w14:textId="6D1F4730" w:rsidR="000E0DE9" w:rsidRPr="000E0DE9" w:rsidRDefault="00DB2484" w:rsidP="00DB2484">
            <w:pPr>
              <w:shd w:val="clear" w:color="auto" w:fill="FBE4D5" w:themeFill="accent2" w:themeFillTint="33"/>
              <w:tabs>
                <w:tab w:val="left" w:pos="273"/>
              </w:tabs>
              <w:spacing w:line="276" w:lineRule="auto"/>
              <w:ind w:firstLine="164"/>
              <w:rPr>
                <w:rFonts w:cstheme="minorHAnsi"/>
              </w:rPr>
            </w:pPr>
            <w:r w:rsidRPr="00DB2484">
              <w:rPr>
                <w:rFonts w:cstheme="minorHAnsi"/>
              </w:rPr>
              <w:t>•</w:t>
            </w:r>
            <w:r w:rsidRPr="00DB2484">
              <w:rPr>
                <w:rFonts w:cstheme="minorHAnsi"/>
              </w:rPr>
              <w:tab/>
              <w:t>Kurzfristig fühlt sich Instagram befriedigend an – langfristige Schlaffolgen sind weniger sichtbar</w:t>
            </w:r>
            <w:ins w:id="775" w:author="Fabienne Schmaus" w:date="2026-06-09T18:09:00Z" w16du:dateUtc="2026-06-09T16:09:00Z">
              <w:r w:rsidR="007A04E9">
                <w:rPr>
                  <w:rFonts w:cstheme="minorHAnsi"/>
                </w:rPr>
                <w:t>.</w:t>
              </w:r>
            </w:ins>
          </w:p>
          <w:p w14:paraId="6A779681" w14:textId="77777777" w:rsidR="00DB2484" w:rsidRDefault="00DB2484" w:rsidP="003F5352">
            <w:pPr>
              <w:shd w:val="clear" w:color="auto" w:fill="FBE4D5" w:themeFill="accent2" w:themeFillTint="33"/>
              <w:tabs>
                <w:tab w:val="left" w:pos="273"/>
              </w:tabs>
              <w:spacing w:line="276" w:lineRule="auto"/>
              <w:rPr>
                <w:rFonts w:cstheme="minorHAnsi"/>
                <w:b/>
                <w:bCs/>
              </w:rPr>
            </w:pPr>
          </w:p>
          <w:p w14:paraId="5ED09AF9" w14:textId="490835C5"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9</w:t>
            </w:r>
            <w:r w:rsidRPr="0009301D">
              <w:rPr>
                <w:rFonts w:cstheme="minorHAnsi"/>
                <w:highlight w:val="yellow"/>
              </w:rPr>
              <w:t>))</w:t>
            </w:r>
          </w:p>
          <w:p w14:paraId="34EC1753" w14:textId="6ED48823" w:rsidR="003F5352" w:rsidRDefault="003F5352" w:rsidP="003F5352">
            <w:pPr>
              <w:shd w:val="clear" w:color="auto" w:fill="FBE4D5" w:themeFill="accent2" w:themeFillTint="33"/>
              <w:tabs>
                <w:tab w:val="left" w:pos="273"/>
              </w:tabs>
              <w:spacing w:line="276" w:lineRule="auto"/>
              <w:rPr>
                <w:rFonts w:cstheme="minorHAnsi"/>
                <w:b/>
                <w:bCs/>
              </w:rPr>
            </w:pPr>
            <w:r w:rsidRPr="0009301D">
              <w:rPr>
                <w:rFonts w:cstheme="minorHAnsi"/>
                <w:b/>
                <w:bCs/>
              </w:rPr>
              <w:t>Malik</w:t>
            </w:r>
            <w:del w:id="776" w:author="Fabienne Schmaus" w:date="2026-06-09T17:44:00Z" w16du:dateUtc="2026-06-09T15:44:00Z">
              <w:r w:rsidRPr="0009301D" w:rsidDel="000E0DE9">
                <w:rPr>
                  <w:rFonts w:cstheme="minorHAnsi"/>
                  <w:b/>
                  <w:bCs/>
                </w:rPr>
                <w:delText xml:space="preserve"> (Buch lesen ab 21 Uhr)</w:delText>
              </w:r>
            </w:del>
            <w:r w:rsidRPr="0009301D">
              <w:rPr>
                <w:rFonts w:cstheme="minorHAnsi"/>
                <w:b/>
                <w:bCs/>
              </w:rPr>
              <w:t>:</w:t>
            </w:r>
          </w:p>
          <w:p w14:paraId="52E418DD" w14:textId="1E4A05CD" w:rsidR="00DB2484" w:rsidRDefault="00DB2484" w:rsidP="00DB2484">
            <w:pPr>
              <w:shd w:val="clear" w:color="auto" w:fill="FBE4D5" w:themeFill="accent2" w:themeFillTint="33"/>
              <w:tabs>
                <w:tab w:val="left" w:pos="273"/>
              </w:tabs>
              <w:spacing w:line="276" w:lineRule="auto"/>
              <w:rPr>
                <w:rFonts w:cstheme="minorHAnsi"/>
              </w:rPr>
            </w:pPr>
            <w:r w:rsidRPr="00DB2484">
              <w:rPr>
                <w:rFonts w:cstheme="minorHAnsi"/>
                <w:b/>
                <w:bCs/>
              </w:rPr>
              <w:t>1.</w:t>
            </w:r>
            <w:r w:rsidR="00EB3800" w:rsidRPr="00DB2484">
              <w:rPr>
                <w:rFonts w:cstheme="minorHAnsi"/>
                <w:b/>
                <w:bCs/>
              </w:rPr>
              <w:tab/>
            </w:r>
            <w:r w:rsidR="00EB3800" w:rsidRPr="00DB2484">
              <w:rPr>
                <w:rFonts w:cstheme="minorHAnsi"/>
              </w:rPr>
              <w:t>–</w:t>
            </w:r>
            <w:r w:rsidR="00EB3800">
              <w:rPr>
                <w:rFonts w:cstheme="minorHAnsi"/>
              </w:rPr>
              <w:t xml:space="preserve"> </w:t>
            </w:r>
            <w:r w:rsidRPr="00DB2484">
              <w:rPr>
                <w:rFonts w:cstheme="minorHAnsi"/>
              </w:rPr>
              <w:t>Malik</w:t>
            </w:r>
            <w:r w:rsidR="00EB3800">
              <w:rPr>
                <w:rFonts w:cstheme="minorHAnsi"/>
              </w:rPr>
              <w:t>: l</w:t>
            </w:r>
            <w:r w:rsidRPr="00DB2484">
              <w:rPr>
                <w:rFonts w:cstheme="minorHAnsi"/>
              </w:rPr>
              <w:t>iest ein Buch (Print)</w:t>
            </w:r>
            <w:r>
              <w:rPr>
                <w:rFonts w:cstheme="minorHAnsi"/>
              </w:rPr>
              <w:t xml:space="preserve"> / </w:t>
            </w:r>
            <w:r w:rsidRPr="00DB2484">
              <w:rPr>
                <w:rFonts w:cstheme="minorHAnsi"/>
              </w:rPr>
              <w:t>l</w:t>
            </w:r>
            <w:r>
              <w:rPr>
                <w:rFonts w:cstheme="minorHAnsi"/>
              </w:rPr>
              <w:t xml:space="preserve">egt sein Handy </w:t>
            </w:r>
            <w:del w:id="777" w:author="Fabienne Schmaus" w:date="2026-06-09T18:09:00Z" w16du:dateUtc="2026-06-09T16:09:00Z">
              <w:r w:rsidDel="007A04E9">
                <w:rPr>
                  <w:rFonts w:cstheme="minorHAnsi"/>
                </w:rPr>
                <w:delText xml:space="preserve">lautlos </w:delText>
              </w:r>
            </w:del>
            <w:r w:rsidRPr="00DB2484">
              <w:rPr>
                <w:rFonts w:cstheme="minorHAnsi"/>
              </w:rPr>
              <w:t>auf de</w:t>
            </w:r>
            <w:r>
              <w:rPr>
                <w:rFonts w:cstheme="minorHAnsi"/>
              </w:rPr>
              <w:t>n</w:t>
            </w:r>
            <w:r w:rsidRPr="00DB2484">
              <w:rPr>
                <w:rFonts w:cstheme="minorHAnsi"/>
              </w:rPr>
              <w:t xml:space="preserve"> Schreibtisch</w:t>
            </w:r>
            <w:r>
              <w:rPr>
                <w:rFonts w:cstheme="minorHAnsi"/>
              </w:rPr>
              <w:t xml:space="preserve"> </w:t>
            </w:r>
            <w:ins w:id="778" w:author="Fabienne Schmaus" w:date="2026-06-09T18:09:00Z" w16du:dateUtc="2026-06-09T16:09:00Z">
              <w:r w:rsidR="007A04E9">
                <w:rPr>
                  <w:rFonts w:cstheme="minorHAnsi"/>
                </w:rPr>
                <w:t xml:space="preserve">und stellt es lautlos </w:t>
              </w:r>
            </w:ins>
            <w:r>
              <w:rPr>
                <w:rFonts w:cstheme="minorHAnsi"/>
              </w:rPr>
              <w:t xml:space="preserve">/ </w:t>
            </w:r>
            <w:del w:id="779" w:author="Fabienne Schmaus" w:date="2026-06-09T18:09:00Z" w16du:dateUtc="2026-06-09T16:09:00Z">
              <w:r w:rsidRPr="00DB2484" w:rsidDel="007A04E9">
                <w:rPr>
                  <w:rFonts w:cstheme="minorHAnsi"/>
                </w:rPr>
                <w:delText xml:space="preserve">Schläft </w:delText>
              </w:r>
            </w:del>
            <w:ins w:id="780" w:author="Fabienne Schmaus" w:date="2026-06-09T18:09:00Z" w16du:dateUtc="2026-06-09T16:09:00Z">
              <w:r w:rsidR="007A04E9">
                <w:rPr>
                  <w:rFonts w:cstheme="minorHAnsi"/>
                </w:rPr>
                <w:t>s</w:t>
              </w:r>
              <w:r w:rsidR="007A04E9" w:rsidRPr="00DB2484">
                <w:rPr>
                  <w:rFonts w:cstheme="minorHAnsi"/>
                </w:rPr>
                <w:t xml:space="preserve">chläft </w:t>
              </w:r>
            </w:ins>
            <w:r w:rsidRPr="00DB2484">
              <w:rPr>
                <w:rFonts w:cstheme="minorHAnsi"/>
              </w:rPr>
              <w:t>gegen 22 Uhr ein</w:t>
            </w:r>
            <w:r>
              <w:rPr>
                <w:rFonts w:cstheme="minorHAnsi"/>
              </w:rPr>
              <w:t xml:space="preserve"> / </w:t>
            </w:r>
            <w:ins w:id="781" w:author="Fabienne Schmaus" w:date="2026-06-09T18:09:00Z" w16du:dateUtc="2026-06-09T16:09:00Z">
              <w:r w:rsidR="007A04E9">
                <w:rPr>
                  <w:rFonts w:cstheme="minorHAnsi"/>
                </w:rPr>
                <w:t>s</w:t>
              </w:r>
            </w:ins>
            <w:del w:id="782" w:author="Fabienne Schmaus" w:date="2026-06-09T18:09:00Z" w16du:dateUtc="2026-06-09T16:09:00Z">
              <w:r w:rsidRPr="00DB2484" w:rsidDel="007A04E9">
                <w:rPr>
                  <w:rFonts w:cstheme="minorHAnsi"/>
                </w:rPr>
                <w:delText>S</w:delText>
              </w:r>
            </w:del>
            <w:r w:rsidRPr="00DB2484">
              <w:rPr>
                <w:rFonts w:cstheme="minorHAnsi"/>
              </w:rPr>
              <w:t>chläft in 15</w:t>
            </w:r>
            <w:ins w:id="783" w:author="Fabienne Schmaus" w:date="2026-06-09T18:09:00Z" w16du:dateUtc="2026-06-09T16:09:00Z">
              <w:r w:rsidR="007A04E9">
                <w:rPr>
                  <w:rFonts w:cstheme="minorHAnsi"/>
                </w:rPr>
                <w:t> </w:t>
              </w:r>
            </w:ins>
            <w:r w:rsidRPr="00DB2484">
              <w:rPr>
                <w:rFonts w:cstheme="minorHAnsi"/>
              </w:rPr>
              <w:t>–</w:t>
            </w:r>
            <w:ins w:id="784" w:author="Fabienne Schmaus" w:date="2026-06-09T18:09:00Z" w16du:dateUtc="2026-06-09T16:09:00Z">
              <w:r w:rsidR="007A04E9">
                <w:rPr>
                  <w:rFonts w:cstheme="minorHAnsi"/>
                </w:rPr>
                <w:t xml:space="preserve"> </w:t>
              </w:r>
            </w:ins>
            <w:r w:rsidRPr="00DB2484">
              <w:rPr>
                <w:rFonts w:cstheme="minorHAnsi"/>
              </w:rPr>
              <w:t>20 Min. ein</w:t>
            </w:r>
            <w:r>
              <w:rPr>
                <w:rFonts w:cstheme="minorHAnsi"/>
              </w:rPr>
              <w:t xml:space="preserve"> / </w:t>
            </w:r>
            <w:del w:id="785" w:author="Fabienne Schmaus" w:date="2026-06-09T18:09:00Z" w16du:dateUtc="2026-06-09T16:09:00Z">
              <w:r w:rsidRPr="00DB2484" w:rsidDel="007A04E9">
                <w:rPr>
                  <w:rFonts w:cstheme="minorHAnsi"/>
                </w:rPr>
                <w:delText xml:space="preserve">Fühlt </w:delText>
              </w:r>
            </w:del>
            <w:ins w:id="786" w:author="Fabienne Schmaus" w:date="2026-06-09T18:09:00Z" w16du:dateUtc="2026-06-09T16:09:00Z">
              <w:r w:rsidR="007A04E9">
                <w:rPr>
                  <w:rFonts w:cstheme="minorHAnsi"/>
                </w:rPr>
                <w:t>f</w:t>
              </w:r>
              <w:r w:rsidR="007A04E9" w:rsidRPr="00DB2484">
                <w:rPr>
                  <w:rFonts w:cstheme="minorHAnsi"/>
                </w:rPr>
                <w:t xml:space="preserve">ühlt </w:t>
              </w:r>
            </w:ins>
            <w:r w:rsidRPr="00DB2484">
              <w:rPr>
                <w:rFonts w:cstheme="minorHAnsi"/>
              </w:rPr>
              <w:t>sich morgens „okay</w:t>
            </w:r>
            <w:del w:id="787" w:author="Fabienne Schmaus" w:date="2026-06-09T18:09:00Z" w16du:dateUtc="2026-06-09T16:09:00Z">
              <w:r w:rsidR="00EB3800" w:rsidDel="007A04E9">
                <w:rPr>
                  <w:rFonts w:cstheme="minorHAnsi"/>
                </w:rPr>
                <w:delText xml:space="preserve">“ </w:delText>
              </w:r>
            </w:del>
            <w:ins w:id="788" w:author="Fabienne Schmaus" w:date="2026-06-09T18:09:00Z" w16du:dateUtc="2026-06-09T16:09:00Z">
              <w:r w:rsidR="007A04E9">
                <w:rPr>
                  <w:rFonts w:cstheme="minorHAnsi"/>
                </w:rPr>
                <w:t xml:space="preserve">“ </w:t>
              </w:r>
            </w:ins>
            <w:r w:rsidR="00EB3800">
              <w:rPr>
                <w:rFonts w:cstheme="minorHAnsi"/>
              </w:rPr>
              <w:t xml:space="preserve">/ </w:t>
            </w:r>
            <w:ins w:id="789" w:author="Fabienne Schmaus" w:date="2026-06-09T18:10:00Z" w16du:dateUtc="2026-06-09T16:10:00Z">
              <w:r w:rsidR="007A04E9">
                <w:rPr>
                  <w:rFonts w:cstheme="minorHAnsi"/>
                </w:rPr>
                <w:t xml:space="preserve">benutzt </w:t>
              </w:r>
            </w:ins>
            <w:del w:id="790" w:author="Fabienne Schmaus" w:date="2026-06-09T18:10:00Z" w16du:dateUtc="2026-06-09T16:10:00Z">
              <w:r w:rsidR="00EB3800" w:rsidRPr="00DB2484" w:rsidDel="007A04E9">
                <w:rPr>
                  <w:rFonts w:cstheme="minorHAnsi"/>
                </w:rPr>
                <w:delText xml:space="preserve">Kein </w:delText>
              </w:r>
            </w:del>
            <w:ins w:id="791" w:author="Fabienne Schmaus" w:date="2026-06-09T18:10:00Z" w16du:dateUtc="2026-06-09T16:10:00Z">
              <w:r w:rsidR="007A04E9">
                <w:rPr>
                  <w:rFonts w:cstheme="minorHAnsi"/>
                </w:rPr>
                <w:t>k</w:t>
              </w:r>
              <w:r w:rsidR="007A04E9" w:rsidRPr="00DB2484">
                <w:rPr>
                  <w:rFonts w:cstheme="minorHAnsi"/>
                </w:rPr>
                <w:t>ein</w:t>
              </w:r>
              <w:r w:rsidR="007A04E9">
                <w:rPr>
                  <w:rFonts w:cstheme="minorHAnsi"/>
                </w:rPr>
                <w:t>en</w:t>
              </w:r>
              <w:r w:rsidR="007A04E9" w:rsidRPr="00DB2484">
                <w:rPr>
                  <w:rFonts w:cstheme="minorHAnsi"/>
                </w:rPr>
                <w:t xml:space="preserve"> </w:t>
              </w:r>
            </w:ins>
            <w:r w:rsidR="00EB3800" w:rsidRPr="00DB2484">
              <w:rPr>
                <w:rFonts w:cstheme="minorHAnsi"/>
              </w:rPr>
              <w:t>Bildschirm vor dem Schlafen</w:t>
            </w:r>
          </w:p>
          <w:p w14:paraId="47AAC49A" w14:textId="246E2A92"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del w:id="792" w:author="Michael Kohl" w:date="2026-06-11T13:46:00Z" w16du:dateUtc="2026-06-11T11:46:00Z">
              <w:r w:rsidR="00DB2484" w:rsidRPr="00DB2484" w:rsidDel="0032455E">
                <w:rPr>
                  <w:rFonts w:cstheme="minorHAnsi"/>
                </w:rPr>
                <w:delText>Lena</w:delText>
              </w:r>
            </w:del>
            <w:ins w:id="793" w:author="Michael Kohl" w:date="2026-06-11T13:46:00Z" w16du:dateUtc="2026-06-11T11:46:00Z">
              <w:r w:rsidR="0032455E">
                <w:rPr>
                  <w:rFonts w:cstheme="minorHAnsi"/>
                </w:rPr>
                <w:t>Amelia</w:t>
              </w:r>
            </w:ins>
            <w:r>
              <w:rPr>
                <w:rFonts w:cstheme="minorHAnsi"/>
              </w:rPr>
              <w:t>: s</w:t>
            </w:r>
            <w:r w:rsidR="00DB2484" w:rsidRPr="00DB2484">
              <w:rPr>
                <w:rFonts w:cstheme="minorHAnsi"/>
              </w:rPr>
              <w:t>crollt 1 St</w:t>
            </w:r>
            <w:del w:id="794" w:author="Fabienne Schmaus" w:date="2026-06-09T18:11:00Z" w16du:dateUtc="2026-06-09T16:11:00Z">
              <w:r w:rsidR="00DB2484" w:rsidRPr="00DB2484" w:rsidDel="007A04E9">
                <w:rPr>
                  <w:rFonts w:cstheme="minorHAnsi"/>
                </w:rPr>
                <w:delText>d.</w:delText>
              </w:r>
            </w:del>
            <w:ins w:id="795" w:author="Fabienne Schmaus" w:date="2026-06-09T18:11:00Z" w16du:dateUtc="2026-06-09T16:11:00Z">
              <w:r w:rsidR="007A04E9">
                <w:rPr>
                  <w:rFonts w:cstheme="minorHAnsi"/>
                </w:rPr>
                <w:t>unde</w:t>
              </w:r>
            </w:ins>
            <w:r w:rsidR="00DB2484" w:rsidRPr="00DB2484">
              <w:rPr>
                <w:rFonts w:cstheme="minorHAnsi"/>
              </w:rPr>
              <w:t xml:space="preserve"> Instagram im Bett</w:t>
            </w:r>
            <w:r w:rsidR="00DB2484">
              <w:rPr>
                <w:rFonts w:cstheme="minorHAnsi"/>
              </w:rPr>
              <w:t xml:space="preserve"> / lässt ihr </w:t>
            </w:r>
            <w:r w:rsidR="00DB2484" w:rsidRPr="00DB2484">
              <w:rPr>
                <w:rFonts w:cstheme="minorHAnsi"/>
              </w:rPr>
              <w:t xml:space="preserve">Handy </w:t>
            </w:r>
            <w:ins w:id="796" w:author="Fabienne Schmaus" w:date="2026-06-09T18:11:00Z" w16du:dateUtc="2026-06-09T16:11:00Z">
              <w:r w:rsidR="007A04E9">
                <w:rPr>
                  <w:rFonts w:cstheme="minorHAnsi"/>
                </w:rPr>
                <w:t>eingeschaltet (</w:t>
              </w:r>
            </w:ins>
            <w:r w:rsidR="00DB2484" w:rsidRPr="00DB2484">
              <w:rPr>
                <w:rFonts w:cstheme="minorHAnsi"/>
              </w:rPr>
              <w:t>leuchtet hell ins Gesicht</w:t>
            </w:r>
            <w:ins w:id="797" w:author="Fabienne Schmaus" w:date="2026-06-09T18:11:00Z" w16du:dateUtc="2026-06-09T16:11:00Z">
              <w:r w:rsidR="007A04E9">
                <w:rPr>
                  <w:rFonts w:cstheme="minorHAnsi"/>
                </w:rPr>
                <w:t>)</w:t>
              </w:r>
            </w:ins>
            <w:r w:rsidR="00DB2484">
              <w:rPr>
                <w:rFonts w:cstheme="minorHAnsi"/>
              </w:rPr>
              <w:t xml:space="preserve"> / </w:t>
            </w:r>
            <w:del w:id="798" w:author="Fabienne Schmaus" w:date="2026-06-09T18:11:00Z" w16du:dateUtc="2026-06-09T16:11:00Z">
              <w:r w:rsidR="00DB2484" w:rsidRPr="00DB2484" w:rsidDel="007A04E9">
                <w:rPr>
                  <w:rFonts w:cstheme="minorHAnsi"/>
                </w:rPr>
                <w:delText xml:space="preserve">Schläft </w:delText>
              </w:r>
            </w:del>
            <w:ins w:id="799" w:author="Fabienne Schmaus" w:date="2026-06-09T18:11:00Z" w16du:dateUtc="2026-06-09T16:11:00Z">
              <w:r w:rsidR="007A04E9">
                <w:rPr>
                  <w:rFonts w:cstheme="minorHAnsi"/>
                </w:rPr>
                <w:t>s</w:t>
              </w:r>
              <w:r w:rsidR="007A04E9" w:rsidRPr="00DB2484">
                <w:rPr>
                  <w:rFonts w:cstheme="minorHAnsi"/>
                </w:rPr>
                <w:t xml:space="preserve">chläft </w:t>
              </w:r>
            </w:ins>
            <w:r w:rsidR="00DB2484" w:rsidRPr="00DB2484">
              <w:rPr>
                <w:rFonts w:cstheme="minorHAnsi"/>
              </w:rPr>
              <w:t>gegen 1 Uhr ein</w:t>
            </w:r>
            <w:r w:rsidR="00DB2484">
              <w:rPr>
                <w:rFonts w:cstheme="minorHAnsi"/>
              </w:rPr>
              <w:t xml:space="preserve"> / </w:t>
            </w:r>
            <w:ins w:id="800" w:author="Fabienne Schmaus" w:date="2026-06-09T18:11:00Z" w16du:dateUtc="2026-06-09T16:11:00Z">
              <w:r w:rsidR="007A04E9">
                <w:rPr>
                  <w:rFonts w:cstheme="minorHAnsi"/>
                </w:rPr>
                <w:t>d</w:t>
              </w:r>
            </w:ins>
            <w:del w:id="801" w:author="Fabienne Schmaus" w:date="2026-06-09T18:11:00Z" w16du:dateUtc="2026-06-09T16:11:00Z">
              <w:r w:rsidR="00DB2484" w:rsidRPr="00DB2484" w:rsidDel="007A04E9">
                <w:rPr>
                  <w:rFonts w:cstheme="minorHAnsi"/>
                </w:rPr>
                <w:delText>D</w:delText>
              </w:r>
            </w:del>
            <w:r w:rsidR="00DB2484" w:rsidRPr="00DB2484">
              <w:rPr>
                <w:rFonts w:cstheme="minorHAnsi"/>
              </w:rPr>
              <w:t>reht sich lange hin und her</w:t>
            </w:r>
            <w:r w:rsidR="00DB2484">
              <w:rPr>
                <w:rFonts w:cstheme="minorHAnsi"/>
              </w:rPr>
              <w:t xml:space="preserve"> / </w:t>
            </w:r>
            <w:ins w:id="802" w:author="Fabienne Schmaus" w:date="2026-06-09T18:11:00Z" w16du:dateUtc="2026-06-09T16:11:00Z">
              <w:r w:rsidR="007A04E9">
                <w:rPr>
                  <w:rFonts w:cstheme="minorHAnsi"/>
                </w:rPr>
                <w:t>f</w:t>
              </w:r>
            </w:ins>
            <w:del w:id="803" w:author="Fabienne Schmaus" w:date="2026-06-09T18:11:00Z" w16du:dateUtc="2026-06-09T16:11:00Z">
              <w:r w:rsidR="00DB2484" w:rsidRPr="00DB2484" w:rsidDel="007A04E9">
                <w:rPr>
                  <w:rFonts w:cstheme="minorHAnsi"/>
                </w:rPr>
                <w:delText>F</w:delText>
              </w:r>
            </w:del>
            <w:r w:rsidR="00DB2484" w:rsidRPr="00DB2484">
              <w:rPr>
                <w:rFonts w:cstheme="minorHAnsi"/>
              </w:rPr>
              <w:t>ühlt sich morgens nie erholt</w:t>
            </w:r>
            <w:r>
              <w:rPr>
                <w:rFonts w:cstheme="minorHAnsi"/>
              </w:rPr>
              <w:t xml:space="preserve"> / </w:t>
            </w:r>
            <w:r w:rsidR="00DB2484" w:rsidRPr="00DB2484">
              <w:rPr>
                <w:rFonts w:cstheme="minorHAnsi"/>
              </w:rPr>
              <w:t>Bildschirmlicht direkt vor Augen</w:t>
            </w:r>
            <w:del w:id="804" w:author="Fabienne Schmaus" w:date="2026-06-09T18:11:00Z" w16du:dateUtc="2026-06-09T16:11:00Z">
              <w:r w:rsidR="00DB2484" w:rsidRPr="00DB2484" w:rsidDel="007A04E9">
                <w:rPr>
                  <w:rFonts w:cstheme="minorHAnsi"/>
                </w:rPr>
                <w:tab/>
              </w:r>
            </w:del>
          </w:p>
          <w:p w14:paraId="6297F1E2" w14:textId="4A0D09C9" w:rsidR="00DB2484" w:rsidRPr="00DB2484" w:rsidRDefault="00DB2484" w:rsidP="00DB2484">
            <w:pPr>
              <w:shd w:val="clear" w:color="auto" w:fill="FBE4D5" w:themeFill="accent2" w:themeFillTint="33"/>
              <w:tabs>
                <w:tab w:val="left" w:pos="273"/>
              </w:tabs>
              <w:spacing w:line="276" w:lineRule="auto"/>
              <w:rPr>
                <w:rFonts w:cstheme="minorHAnsi"/>
              </w:rPr>
            </w:pPr>
            <w:r w:rsidRPr="00EB3800">
              <w:rPr>
                <w:rFonts w:cstheme="minorHAnsi"/>
                <w:b/>
                <w:bCs/>
              </w:rPr>
              <w:t>2</w:t>
            </w:r>
            <w:r w:rsidR="00EB3800" w:rsidRPr="00EB3800">
              <w:rPr>
                <w:rFonts w:cstheme="minorHAnsi"/>
                <w:b/>
                <w:bCs/>
              </w:rPr>
              <w:t>.</w:t>
            </w:r>
            <w:r w:rsidR="00EB3800" w:rsidRPr="00DB2484">
              <w:rPr>
                <w:rFonts w:cstheme="minorHAnsi"/>
                <w:b/>
                <w:bCs/>
              </w:rPr>
              <w:tab/>
            </w:r>
            <w:r w:rsidR="00EB3800" w:rsidRPr="00DB2484">
              <w:rPr>
                <w:rFonts w:cstheme="minorHAnsi"/>
              </w:rPr>
              <w:t>–</w:t>
            </w:r>
            <w:r w:rsidR="00EB3800">
              <w:rPr>
                <w:rFonts w:cstheme="minorHAnsi"/>
              </w:rPr>
              <w:t xml:space="preserve"> k</w:t>
            </w:r>
            <w:r w:rsidRPr="00DB2484">
              <w:rPr>
                <w:rFonts w:cstheme="minorHAnsi"/>
              </w:rPr>
              <w:t>ein Blaulicht: Bücher (Print) strahlen kein Licht aus. Die Melatoninproduktion wird nicht gehemmt</w:t>
            </w:r>
            <w:ins w:id="805" w:author="Fabienne Schmaus" w:date="2026-06-09T18:12:00Z" w16du:dateUtc="2026-06-09T16:12:00Z">
              <w:r w:rsidR="007A04E9">
                <w:rPr>
                  <w:rFonts w:cstheme="minorHAnsi"/>
                </w:rPr>
                <w:t>: D</w:t>
              </w:r>
            </w:ins>
            <w:del w:id="806" w:author="Fabienne Schmaus" w:date="2026-06-09T18:12:00Z" w16du:dateUtc="2026-06-09T16:12:00Z">
              <w:r w:rsidRPr="00DB2484" w:rsidDel="007A04E9">
                <w:rPr>
                  <w:rFonts w:cstheme="minorHAnsi"/>
                </w:rPr>
                <w:delText xml:space="preserve"> – d</w:delText>
              </w:r>
            </w:del>
            <w:r w:rsidRPr="00DB2484">
              <w:rPr>
                <w:rFonts w:cstheme="minorHAnsi"/>
              </w:rPr>
              <w:t>er Körper kann wie vorgesehen auf Nacht umschalten</w:t>
            </w:r>
            <w:ins w:id="807" w:author="Fabienne Schmaus" w:date="2026-06-09T18:12:00Z" w16du:dateUtc="2026-06-09T16:12:00Z">
              <w:r w:rsidR="007A04E9">
                <w:rPr>
                  <w:rFonts w:cstheme="minorHAnsi"/>
                </w:rPr>
                <w:t>.</w:t>
              </w:r>
            </w:ins>
          </w:p>
          <w:p w14:paraId="7A276741" w14:textId="29F174C5"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k</w:t>
            </w:r>
            <w:r w:rsidR="00DB2484" w:rsidRPr="00DB2484">
              <w:rPr>
                <w:rFonts w:cstheme="minorHAnsi"/>
              </w:rPr>
              <w:t>eine emotionale Aktivierung: Lesen verlangsamt das Gedankentempo. Es gibt keine sozialen Vergleiche, keine Notifications, keine FOMO</w:t>
            </w:r>
            <w:ins w:id="808" w:author="Fabienne Schmaus" w:date="2026-06-09T18:12:00Z" w16du:dateUtc="2026-06-09T16:12:00Z">
              <w:r w:rsidR="007A04E9">
                <w:rPr>
                  <w:rFonts w:cstheme="minorHAnsi"/>
                </w:rPr>
                <w:t>.</w:t>
              </w:r>
            </w:ins>
          </w:p>
          <w:p w14:paraId="54B127FE" w14:textId="159C5FD1"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n</w:t>
            </w:r>
            <w:r w:rsidR="00DB2484" w:rsidRPr="00DB2484">
              <w:rPr>
                <w:rFonts w:cstheme="minorHAnsi"/>
              </w:rPr>
              <w:t>atürliches Müde-werden: Maliks Augen fallen von selbst zu</w:t>
            </w:r>
            <w:del w:id="809" w:author="Fabienne Schmaus" w:date="2026-06-09T18:12:00Z" w16du:dateUtc="2026-06-09T16:12:00Z">
              <w:r w:rsidR="00DB2484" w:rsidRPr="00DB2484" w:rsidDel="007A04E9">
                <w:rPr>
                  <w:rFonts w:cstheme="minorHAnsi"/>
                </w:rPr>
                <w:delText xml:space="preserve"> – e</w:delText>
              </w:r>
            </w:del>
            <w:ins w:id="810" w:author="Fabienne Schmaus" w:date="2026-06-09T18:12:00Z" w16du:dateUtc="2026-06-09T16:12:00Z">
              <w:r w:rsidR="007A04E9">
                <w:rPr>
                  <w:rFonts w:cstheme="minorHAnsi"/>
                </w:rPr>
                <w:t>. E</w:t>
              </w:r>
            </w:ins>
            <w:r w:rsidR="00DB2484" w:rsidRPr="00DB2484">
              <w:rPr>
                <w:rFonts w:cstheme="minorHAnsi"/>
              </w:rPr>
              <w:t>r hört auf dieses natürliche Signal, statt es zu überschreiben</w:t>
            </w:r>
            <w:ins w:id="811" w:author="Fabienne Schmaus" w:date="2026-06-09T18:12:00Z" w16du:dateUtc="2026-06-09T16:12:00Z">
              <w:r w:rsidR="007A04E9">
                <w:rPr>
                  <w:rFonts w:cstheme="minorHAnsi"/>
                </w:rPr>
                <w:t>.</w:t>
              </w:r>
            </w:ins>
          </w:p>
          <w:p w14:paraId="2B580D06" w14:textId="754F066B"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k</w:t>
            </w:r>
            <w:r w:rsidR="00DB2484" w:rsidRPr="00DB2484">
              <w:rPr>
                <w:rFonts w:cstheme="minorHAnsi"/>
              </w:rPr>
              <w:t xml:space="preserve">lare Grenze: </w:t>
            </w:r>
            <w:ins w:id="812" w:author="Fabienne Schmaus" w:date="2026-06-09T18:13:00Z" w16du:dateUtc="2026-06-09T16:13:00Z">
              <w:r w:rsidR="007A04E9" w:rsidRPr="007A04E9">
                <w:rPr>
                  <w:rFonts w:cstheme="minorHAnsi"/>
                </w:rPr>
                <w:t>Wenn er sein Handy auf dem Schreibtisch liegen lässt, wird er nicht durch Benachrichtigungen unterbrochen oder wachgehalten.</w:t>
              </w:r>
            </w:ins>
            <w:del w:id="813" w:author="Fabienne Schmaus" w:date="2026-06-09T18:13:00Z" w16du:dateUtc="2026-06-09T16:13:00Z">
              <w:r w:rsidR="00DB2484" w:rsidRPr="00DB2484" w:rsidDel="007A04E9">
                <w:rPr>
                  <w:rFonts w:cstheme="minorHAnsi"/>
                </w:rPr>
                <w:delText>Handy auf dem Schreibtisch = keine Unterbrechungen, kein Wachhalten durch Benachrichtigungen</w:delText>
              </w:r>
            </w:del>
          </w:p>
          <w:p w14:paraId="3181DD74" w14:textId="7740C947" w:rsidR="00DB2484" w:rsidRPr="00DB2484" w:rsidRDefault="00DB2484" w:rsidP="00DB2484">
            <w:pPr>
              <w:shd w:val="clear" w:color="auto" w:fill="FBE4D5" w:themeFill="accent2" w:themeFillTint="33"/>
              <w:tabs>
                <w:tab w:val="left" w:pos="273"/>
              </w:tabs>
              <w:spacing w:line="276" w:lineRule="auto"/>
              <w:rPr>
                <w:rFonts w:cstheme="minorHAnsi"/>
              </w:rPr>
            </w:pPr>
            <w:r w:rsidRPr="00EB3800">
              <w:rPr>
                <w:rFonts w:cstheme="minorHAnsi"/>
                <w:b/>
                <w:bCs/>
              </w:rPr>
              <w:lastRenderedPageBreak/>
              <w:t>3</w:t>
            </w:r>
            <w:r w:rsidR="00EB3800" w:rsidRPr="00EB3800">
              <w:rPr>
                <w:rFonts w:cstheme="minorHAnsi"/>
                <w:b/>
                <w:bCs/>
              </w:rPr>
              <w:t xml:space="preserve">. </w:t>
            </w:r>
            <w:r w:rsidRPr="00DB2484">
              <w:rPr>
                <w:rFonts w:cstheme="minorHAnsi"/>
              </w:rPr>
              <w:t xml:space="preserve">Mögliche Übertragungen (offene Antwort, </w:t>
            </w:r>
            <w:del w:id="814" w:author="Fabienne Schmaus" w:date="2026-06-09T17:58:00Z" w16du:dateUtc="2026-06-09T15:58:00Z">
              <w:r w:rsidRPr="00DB2484" w:rsidDel="00EB3800">
                <w:rPr>
                  <w:rFonts w:cstheme="minorHAnsi"/>
                </w:rPr>
                <w:delText xml:space="preserve">Schüler </w:delText>
              </w:r>
            </w:del>
            <w:ins w:id="815" w:author="Fabienne Schmaus" w:date="2026-06-09T17:58:00Z" w16du:dateUtc="2026-06-09T15:58:00Z">
              <w:r w:rsidR="00EB3800">
                <w:rPr>
                  <w:rFonts w:cstheme="minorHAnsi"/>
                </w:rPr>
                <w:t>Lernende</w:t>
              </w:r>
              <w:r w:rsidR="00EB3800" w:rsidRPr="00DB2484">
                <w:rPr>
                  <w:rFonts w:cstheme="minorHAnsi"/>
                </w:rPr>
                <w:t xml:space="preserve"> </w:t>
              </w:r>
            </w:ins>
            <w:r w:rsidRPr="00DB2484">
              <w:rPr>
                <w:rFonts w:cstheme="minorHAnsi"/>
              </w:rPr>
              <w:t>benennen eigene Ideen):</w:t>
            </w:r>
          </w:p>
          <w:p w14:paraId="5E197757" w14:textId="1387592D"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r w:rsidR="00DB2484" w:rsidRPr="00DB2484">
              <w:rPr>
                <w:rFonts w:cstheme="minorHAnsi"/>
              </w:rPr>
              <w:t>Handy spätestens 30</w:t>
            </w:r>
            <w:ins w:id="816" w:author="Fabienne Schmaus" w:date="2026-06-09T18:13:00Z" w16du:dateUtc="2026-06-09T16:13:00Z">
              <w:r w:rsidR="007A04E9">
                <w:rPr>
                  <w:rFonts w:cstheme="minorHAnsi"/>
                </w:rPr>
                <w:t xml:space="preserve"> </w:t>
              </w:r>
            </w:ins>
            <w:r w:rsidR="00DB2484" w:rsidRPr="00DB2484">
              <w:rPr>
                <w:rFonts w:cstheme="minorHAnsi"/>
              </w:rPr>
              <w:t>–</w:t>
            </w:r>
            <w:ins w:id="817" w:author="Fabienne Schmaus" w:date="2026-06-09T18:13:00Z" w16du:dateUtc="2026-06-09T16:13:00Z">
              <w:r w:rsidR="007A04E9">
                <w:rPr>
                  <w:rFonts w:cstheme="minorHAnsi"/>
                </w:rPr>
                <w:t xml:space="preserve"> </w:t>
              </w:r>
            </w:ins>
            <w:r w:rsidR="00DB2484" w:rsidRPr="00DB2484">
              <w:rPr>
                <w:rFonts w:cstheme="minorHAnsi"/>
              </w:rPr>
              <w:t xml:space="preserve">60 Min. vor dem Schlafen weglegen </w:t>
            </w:r>
            <w:ins w:id="818" w:author="Fabienne Schmaus" w:date="2026-06-09T18:13:00Z" w16du:dateUtc="2026-06-09T16:13:00Z">
              <w:r w:rsidR="007A04E9">
                <w:rPr>
                  <w:rFonts w:cstheme="minorHAnsi"/>
                </w:rPr>
                <w:t>(</w:t>
              </w:r>
            </w:ins>
            <w:del w:id="819" w:author="Fabienne Schmaus" w:date="2026-06-09T18:13:00Z" w16du:dateUtc="2026-06-09T16:13:00Z">
              <w:r w:rsidR="00DB2484" w:rsidRPr="00DB2484" w:rsidDel="007A04E9">
                <w:rPr>
                  <w:rFonts w:cstheme="minorHAnsi"/>
                </w:rPr>
                <w:delText xml:space="preserve">– </w:delText>
              </w:r>
            </w:del>
            <w:r w:rsidR="00DB2484" w:rsidRPr="00DB2484">
              <w:rPr>
                <w:rFonts w:cstheme="minorHAnsi"/>
              </w:rPr>
              <w:t>ins andere Zimmer oder auf Flugmodus</w:t>
            </w:r>
            <w:ins w:id="820" w:author="Fabienne Schmaus" w:date="2026-06-09T18:14:00Z" w16du:dateUtc="2026-06-09T16:14:00Z">
              <w:r w:rsidR="007A04E9">
                <w:rPr>
                  <w:rFonts w:cstheme="minorHAnsi"/>
                </w:rPr>
                <w:t>)</w:t>
              </w:r>
            </w:ins>
          </w:p>
          <w:p w14:paraId="12043A65" w14:textId="31ED5B1F"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ins w:id="821" w:author="Fabienne Schmaus" w:date="2026-06-09T18:14:00Z" w16du:dateUtc="2026-06-09T16:14:00Z">
              <w:r w:rsidR="007A04E9">
                <w:rPr>
                  <w:rFonts w:cstheme="minorHAnsi"/>
                </w:rPr>
                <w:t>e</w:t>
              </w:r>
            </w:ins>
            <w:del w:id="822" w:author="Fabienne Schmaus" w:date="2026-06-09T18:14:00Z" w16du:dateUtc="2026-06-09T16:14:00Z">
              <w:r w:rsidR="00DB2484" w:rsidRPr="00DB2484" w:rsidDel="007A04E9">
                <w:rPr>
                  <w:rFonts w:cstheme="minorHAnsi"/>
                </w:rPr>
                <w:delText>E</w:delText>
              </w:r>
            </w:del>
            <w:r w:rsidR="00DB2484" w:rsidRPr="00DB2484">
              <w:rPr>
                <w:rFonts w:cstheme="minorHAnsi"/>
              </w:rPr>
              <w:t>twas Ruhiges tun: lesen, Musik hören, zeichnen</w:t>
            </w:r>
          </w:p>
          <w:p w14:paraId="4740FCD9" w14:textId="28295F86" w:rsidR="00DB2484"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del w:id="823" w:author="Fabienne Schmaus" w:date="2026-06-09T18:14:00Z" w16du:dateUtc="2026-06-09T16:14:00Z">
              <w:r w:rsidR="00DB2484" w:rsidRPr="00DB2484" w:rsidDel="007A04E9">
                <w:rPr>
                  <w:rFonts w:cstheme="minorHAnsi"/>
                </w:rPr>
                <w:delText xml:space="preserve">Dem </w:delText>
              </w:r>
            </w:del>
            <w:ins w:id="824" w:author="Fabienne Schmaus" w:date="2026-06-09T18:14:00Z" w16du:dateUtc="2026-06-09T16:14:00Z">
              <w:r w:rsidR="007A04E9">
                <w:rPr>
                  <w:rFonts w:cstheme="minorHAnsi"/>
                </w:rPr>
                <w:t>d</w:t>
              </w:r>
              <w:r w:rsidR="007A04E9" w:rsidRPr="00DB2484">
                <w:rPr>
                  <w:rFonts w:cstheme="minorHAnsi"/>
                </w:rPr>
                <w:t xml:space="preserve">em </w:t>
              </w:r>
            </w:ins>
            <w:r w:rsidR="00DB2484" w:rsidRPr="00DB2484">
              <w:rPr>
                <w:rFonts w:cstheme="minorHAnsi"/>
              </w:rPr>
              <w:t>Körper zuhören: wenn die Augen schwer werden, wirklich aufhören und schlafen gehen</w:t>
            </w:r>
          </w:p>
          <w:p w14:paraId="46C05951" w14:textId="2A728C33" w:rsidR="006360DA" w:rsidRPr="00DB2484" w:rsidRDefault="00EB3800" w:rsidP="00DB2484">
            <w:pPr>
              <w:shd w:val="clear" w:color="auto" w:fill="FBE4D5" w:themeFill="accent2" w:themeFillTint="33"/>
              <w:tabs>
                <w:tab w:val="left" w:pos="273"/>
              </w:tabs>
              <w:spacing w:line="276" w:lineRule="auto"/>
              <w:rPr>
                <w:rFonts w:cstheme="minorHAnsi"/>
              </w:rPr>
            </w:pPr>
            <w:r w:rsidRPr="00DB2484">
              <w:rPr>
                <w:rFonts w:cstheme="minorHAnsi"/>
              </w:rPr>
              <w:t>–</w:t>
            </w:r>
            <w:r>
              <w:rPr>
                <w:rFonts w:cstheme="minorHAnsi"/>
              </w:rPr>
              <w:t xml:space="preserve"> </w:t>
            </w:r>
            <w:del w:id="825" w:author="Fabienne Schmaus" w:date="2026-06-09T18:14:00Z" w16du:dateUtc="2026-06-09T16:14:00Z">
              <w:r w:rsidR="00DB2484" w:rsidRPr="00DB2484" w:rsidDel="007A04E9">
                <w:rPr>
                  <w:rFonts w:cstheme="minorHAnsi"/>
                </w:rPr>
                <w:delText xml:space="preserve">Keine </w:delText>
              </w:r>
            </w:del>
            <w:ins w:id="826" w:author="Fabienne Schmaus" w:date="2026-06-09T18:14:00Z" w16du:dateUtc="2026-06-09T16:14:00Z">
              <w:r w:rsidR="007A04E9">
                <w:rPr>
                  <w:rFonts w:cstheme="minorHAnsi"/>
                </w:rPr>
                <w:t>k</w:t>
              </w:r>
              <w:r w:rsidR="007A04E9" w:rsidRPr="00DB2484">
                <w:rPr>
                  <w:rFonts w:cstheme="minorHAnsi"/>
                </w:rPr>
                <w:t xml:space="preserve">eine </w:t>
              </w:r>
            </w:ins>
            <w:r w:rsidR="00DB2484" w:rsidRPr="00DB2484">
              <w:rPr>
                <w:rFonts w:cstheme="minorHAnsi"/>
              </w:rPr>
              <w:t>Notifications abends</w:t>
            </w:r>
            <w:ins w:id="827" w:author="Fabienne Schmaus" w:date="2026-06-09T18:14:00Z" w16du:dateUtc="2026-06-09T16:14:00Z">
              <w:r w:rsidR="007A04E9">
                <w:rPr>
                  <w:rFonts w:cstheme="minorHAnsi"/>
                </w:rPr>
                <w:t xml:space="preserve">: </w:t>
              </w:r>
            </w:ins>
            <w:del w:id="828" w:author="Fabienne Schmaus" w:date="2026-06-09T18:14:00Z" w16du:dateUtc="2026-06-09T16:14:00Z">
              <w:r w:rsidR="00DB2484" w:rsidRPr="00DB2484" w:rsidDel="007A04E9">
                <w:rPr>
                  <w:rFonts w:cstheme="minorHAnsi"/>
                </w:rPr>
                <w:delText xml:space="preserve"> – </w:delText>
              </w:r>
            </w:del>
            <w:r w:rsidR="00DB2484" w:rsidRPr="00DB2484">
              <w:rPr>
                <w:rFonts w:cstheme="minorHAnsi"/>
              </w:rPr>
              <w:t>Schreibtisch statt Nachttisch für das Handy</w:t>
            </w:r>
          </w:p>
          <w:p w14:paraId="094AE842" w14:textId="335CA34D" w:rsidR="006360DA" w:rsidRPr="00DB2484" w:rsidDel="000F10DB" w:rsidRDefault="006360DA" w:rsidP="006360DA">
            <w:pPr>
              <w:shd w:val="clear" w:color="auto" w:fill="FBE4D5" w:themeFill="accent2" w:themeFillTint="33"/>
              <w:tabs>
                <w:tab w:val="left" w:pos="273"/>
              </w:tabs>
              <w:spacing w:line="276" w:lineRule="auto"/>
              <w:rPr>
                <w:del w:id="829" w:author="Fabienne Schmaus" w:date="2026-06-09T17:19:00Z" w16du:dateUtc="2026-06-09T15:19:00Z"/>
                <w:rFonts w:cstheme="minorHAnsi"/>
              </w:rPr>
            </w:pPr>
            <w:del w:id="830" w:author="Fabienne Schmaus" w:date="2026-06-09T17:19:00Z" w16du:dateUtc="2026-06-09T15:19:00Z">
              <w:r w:rsidRPr="00DB2484" w:rsidDel="000F10DB">
                <w:rPr>
                  <w:rFonts w:cstheme="minorHAnsi"/>
                </w:rPr>
                <w:delText>Sek. II (Arbeitsblätter 2a-d Variante B) – Allgemeines:</w:delText>
              </w:r>
            </w:del>
          </w:p>
          <w:p w14:paraId="7A80696B" w14:textId="62F01BB8" w:rsidR="003F5352" w:rsidRPr="00DB2484" w:rsidDel="000F10DB" w:rsidRDefault="003F5352">
            <w:pPr>
              <w:numPr>
                <w:ilvl w:val="0"/>
                <w:numId w:val="8"/>
              </w:numPr>
              <w:shd w:val="clear" w:color="auto" w:fill="FBE4D5" w:themeFill="accent2" w:themeFillTint="33"/>
              <w:tabs>
                <w:tab w:val="left" w:pos="273"/>
              </w:tabs>
              <w:spacing w:line="276" w:lineRule="auto"/>
              <w:rPr>
                <w:del w:id="831" w:author="Fabienne Schmaus" w:date="2026-06-09T17:19:00Z" w16du:dateUtc="2026-06-09T15:19:00Z"/>
                <w:rFonts w:cstheme="minorHAnsi"/>
              </w:rPr>
            </w:pPr>
            <w:del w:id="832" w:author="Fabienne Schmaus" w:date="2026-06-09T17:19:00Z" w16du:dateUtc="2026-06-09T15:19:00Z">
              <w:r w:rsidRPr="00DB2484" w:rsidDel="000F10DB">
                <w:rPr>
                  <w:rFonts w:cstheme="minorHAnsi"/>
                </w:rPr>
                <w:delText>Wirkungsmechanismen erklären: Welcher biologische Prozess (Melatonin, Cortisol, kognitive Aktivierung) ist bei welchem Fall verantwortlich?</w:delText>
              </w:r>
            </w:del>
          </w:p>
          <w:p w14:paraId="2B5919B2" w14:textId="15BBFBEA" w:rsidR="003F5352" w:rsidRPr="00DB2484" w:rsidDel="000F10DB" w:rsidRDefault="003F5352">
            <w:pPr>
              <w:numPr>
                <w:ilvl w:val="0"/>
                <w:numId w:val="8"/>
              </w:numPr>
              <w:shd w:val="clear" w:color="auto" w:fill="FBE4D5" w:themeFill="accent2" w:themeFillTint="33"/>
              <w:tabs>
                <w:tab w:val="left" w:pos="273"/>
              </w:tabs>
              <w:spacing w:line="276" w:lineRule="auto"/>
              <w:rPr>
                <w:del w:id="833" w:author="Fabienne Schmaus" w:date="2026-06-09T17:19:00Z" w16du:dateUtc="2026-06-09T15:19:00Z"/>
                <w:rFonts w:cstheme="minorHAnsi"/>
              </w:rPr>
            </w:pPr>
            <w:del w:id="834" w:author="Fabienne Schmaus" w:date="2026-06-09T17:19:00Z" w16du:dateUtc="2026-06-09T15:19:00Z">
              <w:r w:rsidRPr="00DB2484" w:rsidDel="000F10DB">
                <w:rPr>
                  <w:rFonts w:cstheme="minorHAnsi"/>
                </w:rPr>
                <w:delText>Gesellschaftliche Dimension: Always-on-Kultur, soziale Erwartungen an Erreichbarkeit (bei Sarah)</w:delText>
              </w:r>
            </w:del>
          </w:p>
          <w:p w14:paraId="143B83D4" w14:textId="31AF1FC1" w:rsidR="003F5352" w:rsidRPr="00DB2484" w:rsidDel="000F10DB" w:rsidRDefault="003F5352">
            <w:pPr>
              <w:numPr>
                <w:ilvl w:val="0"/>
                <w:numId w:val="8"/>
              </w:numPr>
              <w:shd w:val="clear" w:color="auto" w:fill="FBE4D5" w:themeFill="accent2" w:themeFillTint="33"/>
              <w:tabs>
                <w:tab w:val="left" w:pos="273"/>
              </w:tabs>
              <w:spacing w:line="276" w:lineRule="auto"/>
              <w:rPr>
                <w:del w:id="835" w:author="Fabienne Schmaus" w:date="2026-06-09T17:19:00Z" w16du:dateUtc="2026-06-09T15:19:00Z"/>
                <w:rFonts w:cstheme="minorHAnsi"/>
              </w:rPr>
            </w:pPr>
            <w:del w:id="836" w:author="Fabienne Schmaus" w:date="2026-06-09T17:19:00Z" w16du:dateUtc="2026-06-09T15:19:00Z">
              <w:r w:rsidRPr="00DB2484" w:rsidDel="000F10DB">
                <w:rPr>
                  <w:rFonts w:cstheme="minorHAnsi"/>
                </w:rPr>
                <w:delText xml:space="preserve">Soziale Gesundheitsdimension (explizit verankern): Erwartungsdruck zu abendlicher Erreichbarkeit als sozialer Schlafstörer benennen – nicht nur psychisch (FOMO, Grübeln), sondern sozial: Wer bestimmt, wann ich offline sein darf? Gruppendruck in Chatgruppen nachts, soziale Vergleiche und die Angst, Gespräche zu verpassen, wirken als soziale Gesundheitsrisiken. Leitfrage: Wie viel Einfluss hat das soziale Umfeld auf meine Schlafroutine? </w:delText>
              </w:r>
            </w:del>
          </w:p>
          <w:p w14:paraId="4A3D1E67" w14:textId="5914309E" w:rsidR="003F5352" w:rsidRPr="00DB2484" w:rsidDel="000F10DB" w:rsidRDefault="003F5352">
            <w:pPr>
              <w:numPr>
                <w:ilvl w:val="0"/>
                <w:numId w:val="8"/>
              </w:numPr>
              <w:shd w:val="clear" w:color="auto" w:fill="FBE4D5" w:themeFill="accent2" w:themeFillTint="33"/>
              <w:tabs>
                <w:tab w:val="left" w:pos="273"/>
              </w:tabs>
              <w:spacing w:line="276" w:lineRule="auto"/>
              <w:rPr>
                <w:del w:id="837" w:author="Fabienne Schmaus" w:date="2026-06-09T17:19:00Z" w16du:dateUtc="2026-06-09T15:19:00Z"/>
                <w:rFonts w:cstheme="minorHAnsi"/>
              </w:rPr>
            </w:pPr>
            <w:del w:id="838" w:author="Fabienne Schmaus" w:date="2026-06-09T17:19:00Z" w16du:dateUtc="2026-06-09T15:19:00Z">
              <w:r w:rsidRPr="00DB2484" w:rsidDel="000F10DB">
                <w:rPr>
                  <w:rFonts w:cstheme="minorHAnsi"/>
                </w:rPr>
                <w:delText xml:space="preserve">Plattformverantwortung: Wurden Sarah und </w:delText>
              </w:r>
            </w:del>
            <w:del w:id="839" w:author="Michael Kohl" w:date="2026-06-11T13:46:00Z" w16du:dateUtc="2026-06-11T11:46:00Z">
              <w:r w:rsidRPr="00DB2484" w:rsidDel="0032455E">
                <w:rPr>
                  <w:rFonts w:cstheme="minorHAnsi"/>
                </w:rPr>
                <w:delText>Lena</w:delText>
              </w:r>
            </w:del>
            <w:del w:id="840" w:author="Michael Kohl" w:date="2026-06-11T13:48:00Z" w16du:dateUtc="2026-06-11T11:48:00Z">
              <w:r w:rsidRPr="00DB2484" w:rsidDel="0032455E">
                <w:rPr>
                  <w:rFonts w:cstheme="minorHAnsi"/>
                </w:rPr>
                <w:delText xml:space="preserve"> </w:delText>
              </w:r>
            </w:del>
            <w:del w:id="841" w:author="Fabienne Schmaus" w:date="2026-06-09T17:19:00Z" w16du:dateUtc="2026-06-09T15:19:00Z">
              <w:r w:rsidRPr="00DB2484" w:rsidDel="000F10DB">
                <w:rPr>
                  <w:rFonts w:cstheme="minorHAnsi"/>
                </w:rPr>
                <w:delText>durch Algorithmen in die Situation gebracht?</w:delText>
              </w:r>
            </w:del>
          </w:p>
          <w:p w14:paraId="25C42CB6" w14:textId="211B5E5A" w:rsidR="003F5352" w:rsidRPr="00DB2484" w:rsidDel="000F10DB" w:rsidRDefault="003F5352">
            <w:pPr>
              <w:numPr>
                <w:ilvl w:val="0"/>
                <w:numId w:val="8"/>
              </w:numPr>
              <w:shd w:val="clear" w:color="auto" w:fill="FBE4D5" w:themeFill="accent2" w:themeFillTint="33"/>
              <w:tabs>
                <w:tab w:val="left" w:pos="273"/>
              </w:tabs>
              <w:spacing w:line="276" w:lineRule="auto"/>
              <w:rPr>
                <w:del w:id="842" w:author="Fabienne Schmaus" w:date="2026-06-09T17:19:00Z" w16du:dateUtc="2026-06-09T15:19:00Z"/>
                <w:rFonts w:cstheme="minorHAnsi"/>
              </w:rPr>
            </w:pPr>
            <w:del w:id="843" w:author="Fabienne Schmaus" w:date="2026-06-09T17:19:00Z" w16du:dateUtc="2026-06-09T15:19:00Z">
              <w:r w:rsidRPr="00DB2484" w:rsidDel="000F10DB">
                <w:rPr>
                  <w:rFonts w:cstheme="minorHAnsi"/>
                </w:rPr>
                <w:delText xml:space="preserve">Studienbezug </w:delText>
              </w:r>
              <w:r w:rsidR="00E84E2A" w:rsidRPr="00DB2484" w:rsidDel="000F10DB">
                <w:rPr>
                  <w:rFonts w:cstheme="minorHAnsi"/>
                </w:rPr>
                <w:delText xml:space="preserve">Bauducco et al </w:delText>
              </w:r>
              <w:r w:rsidRPr="00DB2484" w:rsidDel="000F10DB">
                <w:rPr>
                  <w:rFonts w:cstheme="minorHAnsi"/>
                </w:rPr>
                <w:delText>(2024): Passives Scrollen wirkt schlafstörender als aktive Kommunikation – Diskussion: Was bedeutet das für meinen eigenen Abend?</w:delText>
              </w:r>
            </w:del>
          </w:p>
          <w:p w14:paraId="2B06A7CB" w14:textId="77777777" w:rsidR="006360DA" w:rsidRPr="00DB2484" w:rsidRDefault="006360DA" w:rsidP="006360DA">
            <w:pPr>
              <w:shd w:val="clear" w:color="auto" w:fill="FBE4D5" w:themeFill="accent2" w:themeFillTint="33"/>
              <w:tabs>
                <w:tab w:val="left" w:pos="273"/>
              </w:tabs>
              <w:spacing w:line="276" w:lineRule="auto"/>
              <w:rPr>
                <w:rFonts w:cstheme="minorHAnsi"/>
              </w:rPr>
            </w:pPr>
          </w:p>
          <w:p w14:paraId="09F33FB0" w14:textId="72F55A5B" w:rsidR="003F5352" w:rsidRDefault="00EB3800" w:rsidP="003F5352">
            <w:pPr>
              <w:shd w:val="clear" w:color="auto" w:fill="FBE4D5" w:themeFill="accent2" w:themeFillTint="33"/>
              <w:tabs>
                <w:tab w:val="left" w:pos="273"/>
              </w:tabs>
              <w:spacing w:line="276" w:lineRule="auto"/>
              <w:rPr>
                <w:rFonts w:cstheme="minorHAnsi"/>
                <w:b/>
                <w:bCs/>
              </w:rPr>
            </w:pPr>
            <w:ins w:id="844" w:author="Fabienne Schmaus" w:date="2026-06-09T18:00:00Z" w16du:dateUtc="2026-06-09T16:00:00Z">
              <w:r w:rsidRPr="00EB3800">
                <w:rPr>
                  <w:rFonts w:cstheme="minorHAnsi"/>
                  <w:b/>
                  <w:bCs/>
                </w:rPr>
                <w:t xml:space="preserve">Erwartbare Antworten der Lernenden für die Fallbeispiele Sek. </w:t>
              </w:r>
            </w:ins>
            <w:ins w:id="845" w:author="Fabienne Schmaus" w:date="2026-06-09T18:16:00Z" w16du:dateUtc="2026-06-09T16:16:00Z">
              <w:r w:rsidR="007A04E9">
                <w:rPr>
                  <w:rFonts w:cstheme="minorHAnsi"/>
                  <w:b/>
                  <w:bCs/>
                </w:rPr>
                <w:t>I</w:t>
              </w:r>
            </w:ins>
            <w:ins w:id="846" w:author="Fabienne Schmaus" w:date="2026-06-09T18:00:00Z" w16du:dateUtc="2026-06-09T16:00:00Z">
              <w:r w:rsidRPr="00EB3800">
                <w:rPr>
                  <w:rFonts w:cstheme="minorHAnsi"/>
                  <w:b/>
                  <w:bCs/>
                </w:rPr>
                <w:t>I (Arbeitsblatt 2</w:t>
              </w:r>
            </w:ins>
            <w:ins w:id="847" w:author="Fabienne Schmaus" w:date="2026-06-09T18:16:00Z" w16du:dateUtc="2026-06-09T16:16:00Z">
              <w:r w:rsidR="007A04E9">
                <w:rPr>
                  <w:rFonts w:cstheme="minorHAnsi"/>
                  <w:b/>
                  <w:bCs/>
                </w:rPr>
                <w:t>B</w:t>
              </w:r>
            </w:ins>
            <w:ins w:id="848" w:author="Fabienne Schmaus" w:date="2026-06-09T18:00:00Z" w16du:dateUtc="2026-06-09T16:00:00Z">
              <w:r w:rsidRPr="00EB3800">
                <w:rPr>
                  <w:rFonts w:cstheme="minorHAnsi"/>
                  <w:b/>
                  <w:bCs/>
                </w:rPr>
                <w:t>):</w:t>
              </w:r>
            </w:ins>
            <w:del w:id="849" w:author="Fabienne Schmaus" w:date="2026-06-09T18:00:00Z" w16du:dateUtc="2026-06-09T16:00:00Z">
              <w:r w:rsidR="003F5352" w:rsidRPr="0009301D" w:rsidDel="00EB3800">
                <w:rPr>
                  <w:rFonts w:cstheme="minorHAnsi"/>
                  <w:b/>
                  <w:bCs/>
                </w:rPr>
                <w:delText>Erwartete Antworten der Lernenden (zusätzlich zu Sek. I)</w:delText>
              </w:r>
            </w:del>
          </w:p>
          <w:p w14:paraId="750ECF1F" w14:textId="5969422A" w:rsidR="00EB3800" w:rsidRPr="00EB3800" w:rsidDel="00EB3800" w:rsidRDefault="007A04E9" w:rsidP="003F5352">
            <w:pPr>
              <w:shd w:val="clear" w:color="auto" w:fill="FBE4D5" w:themeFill="accent2" w:themeFillTint="33"/>
              <w:tabs>
                <w:tab w:val="left" w:pos="273"/>
              </w:tabs>
              <w:spacing w:line="276" w:lineRule="auto"/>
              <w:rPr>
                <w:del w:id="850" w:author="Fabienne Schmaus" w:date="2026-06-09T18:00:00Z" w16du:dateUtc="2026-06-09T16:00:00Z"/>
                <w:rFonts w:cstheme="minorHAnsi"/>
              </w:rPr>
            </w:pPr>
            <w:ins w:id="851" w:author="Fabienne Schmaus" w:date="2026-06-09T18:15:00Z" w16du:dateUtc="2026-06-09T16:15:00Z">
              <w:r>
                <w:rPr>
                  <w:rFonts w:cstheme="minorHAnsi"/>
                </w:rPr>
                <w:t xml:space="preserve">Die </w:t>
              </w:r>
            </w:ins>
            <w:r w:rsidR="00EB3800" w:rsidRPr="00EB3800">
              <w:rPr>
                <w:rFonts w:cstheme="minorHAnsi"/>
              </w:rPr>
              <w:t xml:space="preserve">Fragen </w:t>
            </w:r>
            <w:del w:id="852" w:author="Fabienne Schmaus" w:date="2026-06-09T18:15:00Z" w16du:dateUtc="2026-06-09T16:15:00Z">
              <w:r w:rsidR="00EB3800" w:rsidRPr="00EB3800" w:rsidDel="007A04E9">
                <w:rPr>
                  <w:rFonts w:cstheme="minorHAnsi"/>
                </w:rPr>
                <w:delText>1</w:delText>
              </w:r>
              <w:r w:rsidR="00EB3800" w:rsidDel="007A04E9">
                <w:rPr>
                  <w:rFonts w:cstheme="minorHAnsi"/>
                </w:rPr>
                <w:delText> </w:delText>
              </w:r>
              <w:r w:rsidR="00EB3800" w:rsidRPr="00EB3800" w:rsidDel="007A04E9">
                <w:rPr>
                  <w:rFonts w:cstheme="minorHAnsi"/>
                </w:rPr>
                <w:delText>–</w:delText>
              </w:r>
              <w:r w:rsidR="00EB3800" w:rsidDel="007A04E9">
                <w:rPr>
                  <w:rFonts w:cstheme="minorHAnsi"/>
                </w:rPr>
                <w:delText xml:space="preserve"> </w:delText>
              </w:r>
              <w:r w:rsidR="00EB3800" w:rsidRPr="00EB3800" w:rsidDel="007A04E9">
                <w:rPr>
                  <w:rFonts w:cstheme="minorHAnsi"/>
                </w:rPr>
                <w:delText>4</w:delText>
              </w:r>
            </w:del>
            <w:ins w:id="853" w:author="Fabienne Schmaus" w:date="2026-06-09T18:15:00Z" w16du:dateUtc="2026-06-09T16:15:00Z">
              <w:r>
                <w:rPr>
                  <w:rFonts w:cstheme="minorHAnsi"/>
                </w:rPr>
                <w:t>werden</w:t>
              </w:r>
            </w:ins>
            <w:r w:rsidR="00EB3800" w:rsidRPr="00EB3800">
              <w:rPr>
                <w:rFonts w:cstheme="minorHAnsi"/>
              </w:rPr>
              <w:t xml:space="preserve"> wie </w:t>
            </w:r>
            <w:r w:rsidR="00EB3800">
              <w:rPr>
                <w:rFonts w:cstheme="minorHAnsi"/>
              </w:rPr>
              <w:t>bei Arbeitsblatt 2</w:t>
            </w:r>
            <w:r w:rsidR="00EB3800" w:rsidRPr="00EB3800">
              <w:rPr>
                <w:rFonts w:cstheme="minorHAnsi"/>
              </w:rPr>
              <w:t>A</w:t>
            </w:r>
            <w:ins w:id="854" w:author="Fabienne Schmaus" w:date="2026-06-09T18:15:00Z" w16du:dateUtc="2026-06-09T16:15:00Z">
              <w:r>
                <w:rPr>
                  <w:rFonts w:cstheme="minorHAnsi"/>
                </w:rPr>
                <w:t xml:space="preserve"> beantwortet – hier</w:t>
              </w:r>
            </w:ins>
            <w:ins w:id="855" w:author="Fabienne Schmaus" w:date="2026-06-09T18:19:00Z" w16du:dateUtc="2026-06-09T16:19:00Z">
              <w:r w:rsidR="00F77BD6">
                <w:rPr>
                  <w:rFonts w:cstheme="minorHAnsi"/>
                </w:rPr>
                <w:t>zusätzlich</w:t>
              </w:r>
            </w:ins>
            <w:ins w:id="856" w:author="Fabienne Schmaus" w:date="2026-06-09T18:15:00Z" w16du:dateUtc="2026-06-09T16:15:00Z">
              <w:r>
                <w:rPr>
                  <w:rFonts w:cstheme="minorHAnsi"/>
                </w:rPr>
                <w:t xml:space="preserve"> </w:t>
              </w:r>
            </w:ins>
            <w:del w:id="857" w:author="Fabienne Schmaus" w:date="2026-06-09T18:15:00Z" w16du:dateUtc="2026-06-09T16:15:00Z">
              <w:r w:rsidR="00EB3800" w:rsidRPr="00EB3800" w:rsidDel="007A04E9">
                <w:rPr>
                  <w:rFonts w:cstheme="minorHAnsi"/>
                </w:rPr>
                <w:delText xml:space="preserve">, </w:delText>
              </w:r>
            </w:del>
            <w:r w:rsidR="00EB3800" w:rsidRPr="00EB3800">
              <w:rPr>
                <w:rFonts w:cstheme="minorHAnsi"/>
              </w:rPr>
              <w:t>mit erweitertem Anspruchsniveau</w:t>
            </w:r>
            <w:ins w:id="858" w:author="Fabienne Schmaus" w:date="2026-06-09T18:15:00Z" w16du:dateUtc="2026-06-09T16:15:00Z">
              <w:r>
                <w:rPr>
                  <w:rFonts w:cstheme="minorHAnsi"/>
                </w:rPr>
                <w:t>.</w:t>
              </w:r>
            </w:ins>
          </w:p>
          <w:p w14:paraId="49E50C55" w14:textId="77777777" w:rsidR="00EB3800" w:rsidRPr="00EB3800" w:rsidRDefault="00EB3800" w:rsidP="003F5352">
            <w:pPr>
              <w:shd w:val="clear" w:color="auto" w:fill="FBE4D5" w:themeFill="accent2" w:themeFillTint="33"/>
              <w:tabs>
                <w:tab w:val="left" w:pos="273"/>
              </w:tabs>
              <w:spacing w:line="276" w:lineRule="auto"/>
              <w:rPr>
                <w:ins w:id="859" w:author="Fabienne Schmaus" w:date="2026-06-09T18:00:00Z" w16du:dateUtc="2026-06-09T16:00:00Z"/>
                <w:rFonts w:cstheme="minorHAnsi"/>
              </w:rPr>
            </w:pPr>
          </w:p>
          <w:p w14:paraId="7989885D" w14:textId="77777777" w:rsidR="00EB3800" w:rsidRDefault="00EB3800" w:rsidP="003F5352">
            <w:pPr>
              <w:shd w:val="clear" w:color="auto" w:fill="FBE4D5" w:themeFill="accent2" w:themeFillTint="33"/>
              <w:tabs>
                <w:tab w:val="left" w:pos="273"/>
              </w:tabs>
              <w:spacing w:line="276" w:lineRule="auto"/>
              <w:rPr>
                <w:rFonts w:cstheme="minorHAnsi"/>
                <w:b/>
                <w:bCs/>
              </w:rPr>
            </w:pPr>
          </w:p>
          <w:p w14:paraId="58135891" w14:textId="45220B45" w:rsidR="003F5352" w:rsidRPr="00EB3800" w:rsidRDefault="003F5352" w:rsidP="003F5352">
            <w:pPr>
              <w:shd w:val="clear" w:color="auto" w:fill="FBE4D5" w:themeFill="accent2" w:themeFillTint="33"/>
              <w:tabs>
                <w:tab w:val="left" w:pos="273"/>
              </w:tabs>
              <w:spacing w:line="276" w:lineRule="auto"/>
              <w:rPr>
                <w:rFonts w:cstheme="minorHAnsi"/>
                <w:b/>
                <w:bCs/>
              </w:rPr>
            </w:pPr>
            <w:del w:id="860" w:author="Michael Kohl" w:date="2026-06-11T13:46:00Z" w16du:dateUtc="2026-06-11T11:46:00Z">
              <w:r w:rsidRPr="00EB3800" w:rsidDel="0032455E">
                <w:rPr>
                  <w:rFonts w:cstheme="minorHAnsi"/>
                  <w:b/>
                  <w:bCs/>
                </w:rPr>
                <w:delText>Lena</w:delText>
              </w:r>
            </w:del>
            <w:ins w:id="861" w:author="Michael Kohl" w:date="2026-06-11T13:46:00Z" w16du:dateUtc="2026-06-11T11:46:00Z">
              <w:r w:rsidR="0032455E">
                <w:rPr>
                  <w:rFonts w:cstheme="minorHAnsi"/>
                  <w:b/>
                  <w:bCs/>
                </w:rPr>
                <w:t>Amelia</w:t>
              </w:r>
            </w:ins>
            <w:r w:rsidR="00EB3800" w:rsidRPr="00EB3800">
              <w:rPr>
                <w:rFonts w:cstheme="minorHAnsi"/>
                <w:b/>
                <w:bCs/>
              </w:rPr>
              <w:t xml:space="preserve">: </w:t>
            </w:r>
          </w:p>
          <w:p w14:paraId="337AD8FC" w14:textId="77CF74B7" w:rsidR="007A04E9" w:rsidRPr="007A04E9" w:rsidDel="00F77BD6" w:rsidRDefault="00F77BD6" w:rsidP="007A04E9">
            <w:pPr>
              <w:shd w:val="clear" w:color="auto" w:fill="FBE4D5" w:themeFill="accent2" w:themeFillTint="33"/>
              <w:tabs>
                <w:tab w:val="left" w:pos="273"/>
              </w:tabs>
              <w:spacing w:line="276" w:lineRule="auto"/>
              <w:rPr>
                <w:del w:id="862" w:author="Fabienne Schmaus" w:date="2026-06-09T18:22:00Z" w16du:dateUtc="2026-06-09T16:22:00Z"/>
                <w:rFonts w:cstheme="minorHAnsi"/>
              </w:rPr>
            </w:pPr>
            <w:r w:rsidRPr="00F77BD6">
              <w:rPr>
                <w:rFonts w:cstheme="minorHAnsi"/>
                <w:b/>
                <w:bCs/>
              </w:rPr>
              <w:t>1.</w:t>
            </w:r>
            <w:ins w:id="863" w:author="Fabienne Schmaus" w:date="2026-06-09T18:22:00Z" w16du:dateUtc="2026-06-09T16:22:00Z">
              <w:r w:rsidRPr="00DB2484">
                <w:rPr>
                  <w:rFonts w:cstheme="minorHAnsi"/>
                  <w:b/>
                  <w:bCs/>
                </w:rPr>
                <w:tab/>
              </w:r>
              <w:r>
                <w:rPr>
                  <w:rFonts w:cstheme="minorHAnsi"/>
                  <w:b/>
                  <w:bCs/>
                </w:rPr>
                <w:t xml:space="preserve">– </w:t>
              </w:r>
            </w:ins>
            <w:del w:id="864" w:author="Fabienne Schmaus" w:date="2026-06-09T18:22:00Z" w16du:dateUtc="2026-06-09T16:22:00Z">
              <w:r w:rsidR="007A04E9" w:rsidRPr="007A04E9" w:rsidDel="00F77BD6">
                <w:rPr>
                  <w:rFonts w:cstheme="minorHAnsi"/>
                </w:rPr>
                <w:delText xml:space="preserve"> </w:delText>
              </w:r>
            </w:del>
            <w:del w:id="865" w:author="Michael Kohl" w:date="2026-06-11T13:46:00Z" w16du:dateUtc="2026-06-11T11:46:00Z">
              <w:r w:rsidR="007A04E9" w:rsidRPr="007A04E9" w:rsidDel="0032455E">
                <w:rPr>
                  <w:rFonts w:cstheme="minorHAnsi"/>
                </w:rPr>
                <w:delText>Lena</w:delText>
              </w:r>
            </w:del>
            <w:del w:id="866" w:author="Michael Kohl" w:date="2026-06-11T13:48:00Z" w16du:dateUtc="2026-06-11T11:48:00Z">
              <w:r w:rsidR="007A04E9" w:rsidRPr="007A04E9" w:rsidDel="0032455E">
                <w:rPr>
                  <w:rFonts w:cstheme="minorHAnsi"/>
                </w:rPr>
                <w:delText xml:space="preserve"> </w:delText>
              </w:r>
            </w:del>
            <w:del w:id="867" w:author="Fabienne Schmaus" w:date="2026-06-09T18:21:00Z" w16du:dateUtc="2026-06-09T16:21:00Z">
              <w:r w:rsidR="007A04E9" w:rsidRPr="007A04E9" w:rsidDel="00F77BD6">
                <w:rPr>
                  <w:rFonts w:cstheme="minorHAnsi"/>
                </w:rPr>
                <w:delText>scrollt mindestens eine Stunde durch Instagram, im Dunkeln, mit hellem Bildschirm direkt vor dem Gesicht. Das ist biologisch und psychologisch problematisch:</w:delText>
              </w:r>
            </w:del>
          </w:p>
          <w:p w14:paraId="710FD43C" w14:textId="77777777" w:rsidR="00F77BD6" w:rsidRDefault="007A04E9" w:rsidP="007A04E9">
            <w:pPr>
              <w:shd w:val="clear" w:color="auto" w:fill="FBE4D5" w:themeFill="accent2" w:themeFillTint="33"/>
              <w:tabs>
                <w:tab w:val="left" w:pos="273"/>
              </w:tabs>
              <w:spacing w:line="276" w:lineRule="auto"/>
              <w:rPr>
                <w:rFonts w:cstheme="minorHAnsi"/>
              </w:rPr>
            </w:pPr>
            <w:del w:id="868" w:author="Fabienne Schmaus" w:date="2026-06-09T18:22:00Z" w16du:dateUtc="2026-06-09T16:22:00Z">
              <w:r w:rsidRPr="007A04E9" w:rsidDel="00F77BD6">
                <w:rPr>
                  <w:rFonts w:cstheme="minorHAnsi"/>
                </w:rPr>
                <w:delText>•</w:delText>
              </w:r>
              <w:r w:rsidRPr="007A04E9" w:rsidDel="00F77BD6">
                <w:rPr>
                  <w:rFonts w:cstheme="minorHAnsi"/>
                </w:rPr>
                <w:tab/>
              </w:r>
            </w:del>
            <w:r w:rsidRPr="007A04E9">
              <w:rPr>
                <w:rFonts w:cstheme="minorHAnsi"/>
              </w:rPr>
              <w:t>Blaues Licht hemmt die Melatoninausschüttung über spezialisierte Ganglienzellen in der Netzhaut, die direkt mit dem suprachiasmatischen Kern verbunden sind.</w:t>
            </w:r>
          </w:p>
          <w:p w14:paraId="78944EEF" w14:textId="77777777" w:rsidR="00F77BD6"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sidR="007A04E9" w:rsidRPr="007A04E9">
              <w:rPr>
                <w:rFonts w:cstheme="minorHAnsi"/>
              </w:rPr>
              <w:t>Aufwühlende Inhalte (soziale Vergleiche, emotionale Reaktionen auf Posts) versetzen das Gehirn in einen Aktivierungszustand.</w:t>
            </w:r>
          </w:p>
          <w:p w14:paraId="7355E68B" w14:textId="1AF2070B" w:rsidR="007A04E9" w:rsidRPr="007A04E9"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sidR="007A04E9" w:rsidRPr="007A04E9">
              <w:rPr>
                <w:rFonts w:cstheme="minorHAnsi"/>
              </w:rPr>
              <w:t>Trotz subjektiver Müdigkeit bleibt das Nervensystem im Wachmodu</w:t>
            </w:r>
            <w:r>
              <w:rPr>
                <w:rFonts w:cstheme="minorHAnsi"/>
              </w:rPr>
              <w:t xml:space="preserve">: </w:t>
            </w:r>
            <w:ins w:id="869" w:author="Fabienne Schmaus" w:date="2026-06-09T18:22:00Z" w16du:dateUtc="2026-06-09T16:22:00Z">
              <w:r>
                <w:rPr>
                  <w:rFonts w:cstheme="minorHAnsi"/>
                </w:rPr>
                <w:t xml:space="preserve">Die </w:t>
              </w:r>
            </w:ins>
            <w:r w:rsidR="007A04E9" w:rsidRPr="007A04E9">
              <w:rPr>
                <w:rFonts w:cstheme="minorHAnsi"/>
              </w:rPr>
              <w:t>Schlafdauer wird auf unter 6 Stunden reduziert.</w:t>
            </w:r>
          </w:p>
          <w:p w14:paraId="0B2FAC8F" w14:textId="34933BA3"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2</w:t>
            </w:r>
            <w:r w:rsidR="00F77BD6" w:rsidRPr="00F77BD6">
              <w:rPr>
                <w:rFonts w:cstheme="minorHAnsi"/>
                <w:b/>
                <w:bCs/>
              </w:rPr>
              <w:t>.</w:t>
            </w:r>
            <w:r w:rsidR="00F77BD6" w:rsidRPr="00DB2484">
              <w:rPr>
                <w:rFonts w:cstheme="minorHAnsi"/>
                <w:b/>
                <w:bCs/>
              </w:rPr>
              <w:tab/>
            </w:r>
            <w:r w:rsidR="00F77BD6">
              <w:rPr>
                <w:rFonts w:cstheme="minorHAnsi"/>
                <w:b/>
                <w:bCs/>
              </w:rPr>
              <w:t xml:space="preserve">– </w:t>
            </w:r>
            <w:r w:rsidRPr="007A04E9">
              <w:rPr>
                <w:rFonts w:cstheme="minorHAnsi"/>
              </w:rPr>
              <w:t>Melatoninhemmung: Blaues Licht (Wellenlänge ca. 450</w:t>
            </w:r>
            <w:r w:rsidR="00F77BD6">
              <w:rPr>
                <w:rFonts w:cstheme="minorHAnsi"/>
              </w:rPr>
              <w:t xml:space="preserve"> </w:t>
            </w:r>
            <w:r w:rsidRPr="007A04E9">
              <w:rPr>
                <w:rFonts w:cstheme="minorHAnsi"/>
              </w:rPr>
              <w:t>–</w:t>
            </w:r>
            <w:r w:rsidR="00F77BD6">
              <w:rPr>
                <w:rFonts w:cstheme="minorHAnsi"/>
              </w:rPr>
              <w:t xml:space="preserve"> </w:t>
            </w:r>
            <w:r w:rsidRPr="007A04E9">
              <w:rPr>
                <w:rFonts w:cstheme="minorHAnsi"/>
              </w:rPr>
              <w:t>490 nm) hemmt die Zirbeldrüse; das Einschlafsignal bleibt aus.</w:t>
            </w:r>
          </w:p>
          <w:p w14:paraId="3EFBA4FE" w14:textId="4CB7F997" w:rsidR="007A04E9" w:rsidRPr="007A04E9" w:rsidRDefault="00F77BD6"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Pr>
                <w:rFonts w:cstheme="minorHAnsi"/>
                <w:b/>
                <w:bCs/>
              </w:rPr>
              <w:t>–</w:t>
            </w:r>
            <w:r w:rsidR="007A04E9" w:rsidRPr="007A04E9">
              <w:rPr>
                <w:rFonts w:cstheme="minorHAnsi"/>
              </w:rPr>
              <w:t>Zirkadianer Rhythmus: Der suprachiasmatische Kern (SCN) empfängt das Lichtsignal als „Tag</w:t>
            </w:r>
            <w:r>
              <w:rPr>
                <w:rFonts w:cstheme="minorHAnsi"/>
              </w:rPr>
              <w:t>“</w:t>
            </w:r>
            <w:r w:rsidR="007A04E9" w:rsidRPr="007A04E9">
              <w:rPr>
                <w:rFonts w:cstheme="minorHAnsi"/>
              </w:rPr>
              <w:t xml:space="preserve"> und verzögert den Schlaf-Wach-Übergang.</w:t>
            </w:r>
          </w:p>
          <w:p w14:paraId="56F58335" w14:textId="287F0372" w:rsidR="007A04E9" w:rsidRPr="007A04E9" w:rsidRDefault="00F77BD6" w:rsidP="007A04E9">
            <w:pPr>
              <w:shd w:val="clear" w:color="auto" w:fill="FBE4D5" w:themeFill="accent2" w:themeFillTint="33"/>
              <w:tabs>
                <w:tab w:val="left" w:pos="273"/>
              </w:tabs>
              <w:spacing w:line="276" w:lineRule="auto"/>
              <w:rPr>
                <w:rFonts w:cstheme="minorHAnsi"/>
              </w:rPr>
            </w:pPr>
            <w:ins w:id="870" w:author="Fabienne Schmaus" w:date="2026-06-09T18:23:00Z" w16du:dateUtc="2026-06-09T16:23:00Z">
              <w:r w:rsidRPr="00DB2484">
                <w:rPr>
                  <w:rFonts w:cstheme="minorHAnsi"/>
                  <w:b/>
                  <w:bCs/>
                </w:rPr>
                <w:tab/>
              </w:r>
            </w:ins>
            <w:del w:id="871" w:author="Fabienne Schmaus" w:date="2026-06-09T18:23:00Z" w16du:dateUtc="2026-06-09T16:23:00Z">
              <w:r w:rsidR="007A04E9" w:rsidRPr="007A04E9" w:rsidDel="00F77BD6">
                <w:rPr>
                  <w:rFonts w:cstheme="minorHAnsi"/>
                </w:rPr>
                <w:delText>•</w:delText>
              </w:r>
            </w:del>
            <w:ins w:id="872" w:author="Fabienne Schmaus" w:date="2026-06-09T18:23:00Z" w16du:dateUtc="2026-06-09T16:23:00Z">
              <w:r>
                <w:rPr>
                  <w:rFonts w:cstheme="minorHAnsi"/>
                  <w:b/>
                  <w:bCs/>
                </w:rPr>
                <w:t>–</w:t>
              </w:r>
              <w:r>
                <w:rPr>
                  <w:rFonts w:cstheme="minorHAnsi"/>
                </w:rPr>
                <w:t xml:space="preserve"> </w:t>
              </w:r>
            </w:ins>
            <w:del w:id="873" w:author="Fabienne Schmaus" w:date="2026-06-09T18:24:00Z" w16du:dateUtc="2026-06-09T16:24:00Z">
              <w:r w:rsidR="007A04E9" w:rsidRPr="007A04E9" w:rsidDel="00F77BD6">
                <w:rPr>
                  <w:rFonts w:cstheme="minorHAnsi"/>
                </w:rPr>
                <w:tab/>
              </w:r>
            </w:del>
            <w:del w:id="874" w:author="Fabienne Schmaus" w:date="2026-06-09T18:23:00Z" w16du:dateUtc="2026-06-09T16:23:00Z">
              <w:r w:rsidR="007A04E9" w:rsidRPr="007A04E9" w:rsidDel="00F77BD6">
                <w:rPr>
                  <w:rFonts w:cstheme="minorHAnsi"/>
                </w:rPr>
                <w:delText xml:space="preserve">Kognitive </w:delText>
              </w:r>
            </w:del>
            <w:del w:id="875" w:author="Fabienne Schmaus" w:date="2026-06-09T18:24:00Z" w16du:dateUtc="2026-06-09T16:24:00Z">
              <w:r w:rsidR="007A04E9" w:rsidRPr="007A04E9" w:rsidDel="00F77BD6">
                <w:rPr>
                  <w:rFonts w:cstheme="minorHAnsi"/>
                </w:rPr>
                <w:delText xml:space="preserve">und emotionale </w:delText>
              </w:r>
            </w:del>
            <w:ins w:id="876" w:author="Fabienne Schmaus" w:date="2026-06-09T18:24:00Z" w16du:dateUtc="2026-06-09T16:24:00Z">
              <w:r>
                <w:rPr>
                  <w:rFonts w:cstheme="minorHAnsi"/>
                </w:rPr>
                <w:t xml:space="preserve"> </w:t>
              </w:r>
            </w:ins>
            <w:r w:rsidR="007A04E9" w:rsidRPr="007A04E9">
              <w:rPr>
                <w:rFonts w:cstheme="minorHAnsi"/>
              </w:rPr>
              <w:t>Aktivierung</w:t>
            </w:r>
            <w:ins w:id="877" w:author="Fabienne Schmaus" w:date="2026-06-09T18:24:00Z" w16du:dateUtc="2026-06-09T16:24:00Z">
              <w:r>
                <w:rPr>
                  <w:rFonts w:cstheme="minorHAnsi"/>
                </w:rPr>
                <w:t xml:space="preserve"> im kognitiven und emotionalen Bereich</w:t>
              </w:r>
            </w:ins>
            <w:r w:rsidR="007A04E9" w:rsidRPr="007A04E9">
              <w:rPr>
                <w:rFonts w:cstheme="minorHAnsi"/>
              </w:rPr>
              <w:t>: Aufwühlende Inhalte aktivieren das limbische System; Cortisol bleibt erhöht.</w:t>
            </w:r>
          </w:p>
          <w:p w14:paraId="23B7676A" w14:textId="4D763189" w:rsidR="007A04E9" w:rsidRPr="007A04E9" w:rsidRDefault="00F77BD6" w:rsidP="007A04E9">
            <w:pPr>
              <w:shd w:val="clear" w:color="auto" w:fill="FBE4D5" w:themeFill="accent2" w:themeFillTint="33"/>
              <w:tabs>
                <w:tab w:val="left" w:pos="273"/>
              </w:tabs>
              <w:spacing w:line="276" w:lineRule="auto"/>
              <w:rPr>
                <w:rFonts w:cstheme="minorHAnsi"/>
              </w:rPr>
            </w:pPr>
            <w:ins w:id="878" w:author="Fabienne Schmaus" w:date="2026-06-09T18:24:00Z" w16du:dateUtc="2026-06-09T16:24:00Z">
              <w:r w:rsidRPr="00DB2484">
                <w:rPr>
                  <w:rFonts w:cstheme="minorHAnsi"/>
                  <w:b/>
                  <w:bCs/>
                </w:rPr>
                <w:tab/>
              </w:r>
              <w:r>
                <w:rPr>
                  <w:rFonts w:cstheme="minorHAnsi"/>
                  <w:b/>
                  <w:bCs/>
                </w:rPr>
                <w:t xml:space="preserve">– </w:t>
              </w:r>
            </w:ins>
            <w:del w:id="879" w:author="Fabienne Schmaus" w:date="2026-06-09T18:24:00Z" w16du:dateUtc="2026-06-09T16:24:00Z">
              <w:r w:rsidR="007A04E9" w:rsidRPr="007A04E9" w:rsidDel="00F77BD6">
                <w:rPr>
                  <w:rFonts w:cstheme="minorHAnsi"/>
                </w:rPr>
                <w:delText>•</w:delText>
              </w:r>
              <w:r w:rsidR="007A04E9" w:rsidRPr="007A04E9" w:rsidDel="00F77BD6">
                <w:rPr>
                  <w:rFonts w:cstheme="minorHAnsi"/>
                </w:rPr>
                <w:tab/>
              </w:r>
            </w:del>
            <w:r w:rsidR="007A04E9" w:rsidRPr="007A04E9">
              <w:rPr>
                <w:rFonts w:cstheme="minorHAnsi"/>
              </w:rPr>
              <w:t>Schlafdeprivation: Zu wenig Schlaf über längere Zeit beeinträchtigt Lernleistung, emotionale Regulation und Immunsystem.</w:t>
            </w:r>
          </w:p>
          <w:p w14:paraId="01ABA7F5" w14:textId="651CF1E2"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3</w:t>
            </w:r>
            <w:r w:rsidR="00F77BD6">
              <w:rPr>
                <w:rFonts w:cstheme="minorHAnsi"/>
                <w:b/>
                <w:bCs/>
              </w:rPr>
              <w:t>.</w:t>
            </w:r>
            <w:r w:rsidRPr="007A04E9">
              <w:rPr>
                <w:rFonts w:cstheme="minorHAnsi"/>
              </w:rPr>
              <w:t xml:space="preserve"> </w:t>
            </w:r>
            <w:del w:id="880" w:author="Michael Kohl" w:date="2026-06-11T13:46:00Z" w16du:dateUtc="2026-06-11T11:46:00Z">
              <w:r w:rsidRPr="007A04E9" w:rsidDel="0032455E">
                <w:rPr>
                  <w:rFonts w:cstheme="minorHAnsi"/>
                </w:rPr>
                <w:delText>Lena</w:delText>
              </w:r>
            </w:del>
            <w:ins w:id="881" w:author="Michael Kohl" w:date="2026-06-11T13:46:00Z" w16du:dateUtc="2026-06-11T11:46:00Z">
              <w:r w:rsidR="0032455E">
                <w:rPr>
                  <w:rFonts w:cstheme="minorHAnsi"/>
                </w:rPr>
                <w:t>Amelia</w:t>
              </w:r>
            </w:ins>
            <w:r w:rsidRPr="007A04E9">
              <w:rPr>
                <w:rFonts w:cstheme="minorHAnsi"/>
              </w:rPr>
              <w:t xml:space="preserve"> verwechselt Stimulation mit Entspannung. Instagram aktiviert das mesolimbische Dopaminsystem</w:t>
            </w:r>
            <w:ins w:id="882" w:author="Fabienne Schmaus" w:date="2026-06-09T18:24:00Z" w16du:dateUtc="2026-06-09T16:24:00Z">
              <w:r w:rsidR="00F77BD6">
                <w:rPr>
                  <w:rFonts w:cstheme="minorHAnsi"/>
                </w:rPr>
                <w:t>: J</w:t>
              </w:r>
            </w:ins>
            <w:del w:id="883" w:author="Fabienne Schmaus" w:date="2026-06-09T18:24:00Z" w16du:dateUtc="2026-06-09T16:24:00Z">
              <w:r w:rsidRPr="007A04E9" w:rsidDel="00F77BD6">
                <w:rPr>
                  <w:rFonts w:cstheme="minorHAnsi"/>
                </w:rPr>
                <w:delText xml:space="preserve"> – j</w:delText>
              </w:r>
            </w:del>
            <w:r w:rsidRPr="007A04E9">
              <w:rPr>
                <w:rFonts w:cstheme="minorHAnsi"/>
              </w:rPr>
              <w:t>eder neue Post, jedes Like löst eine kleine Belohnungsreaktion aus. Das Gehirn ist dabei kognitiv und emotional aktiv, nicht in Ruhe. Das Einschlafen danach fällt schwerer als nach echter Entspannung, weil das Nervensystem noch verarbeitet. Paradoxerweise fühlt sich das Scrollen trotzdem gut an – was das Muster verstärkt.</w:t>
            </w:r>
          </w:p>
          <w:p w14:paraId="771EC77D" w14:textId="5F20FF2A"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4</w:t>
            </w:r>
            <w:r w:rsidR="00F77BD6" w:rsidRPr="00F77BD6">
              <w:rPr>
                <w:rFonts w:cstheme="minorHAnsi"/>
                <w:b/>
                <w:bCs/>
              </w:rPr>
              <w:t>.</w:t>
            </w:r>
            <w:r w:rsidR="00F77BD6">
              <w:rPr>
                <w:rFonts w:cstheme="minorHAnsi"/>
                <w:b/>
                <w:bCs/>
              </w:rPr>
              <w:t xml:space="preserve"> </w:t>
            </w:r>
            <w:r w:rsidRPr="007A04E9">
              <w:rPr>
                <w:rFonts w:cstheme="minorHAnsi"/>
              </w:rPr>
              <w:t>Mögliche Änderungen:</w:t>
            </w:r>
          </w:p>
          <w:p w14:paraId="72D80A95"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Handy 60 Minuten vor dem Schlafen weglegen (keine Halbmaßnahme: Flugmodus oder anderes Zimmer)</w:t>
            </w:r>
          </w:p>
          <w:p w14:paraId="651ADFDA"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t>Instagram durch echte Entspannungsrituale ersetzen</w:t>
            </w:r>
          </w:p>
          <w:p w14:paraId="530A936C" w14:textId="77777777"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lastRenderedPageBreak/>
              <w:t>•</w:t>
            </w:r>
            <w:r w:rsidRPr="007A04E9">
              <w:rPr>
                <w:rFonts w:cstheme="minorHAnsi"/>
              </w:rPr>
              <w:tab/>
              <w:t>Notifications dauerhaft deaktivieren oder zeitgesteuert stummschalten</w:t>
            </w:r>
          </w:p>
          <w:p w14:paraId="57C67F48"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Was das schwer macht:</w:t>
            </w:r>
          </w:p>
          <w:p w14:paraId="750DE051" w14:textId="5FE6AF2A"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del w:id="884" w:author="Fabienne Schmaus" w:date="2026-06-09T18:25:00Z" w16du:dateUtc="2026-06-09T16:25:00Z">
              <w:r w:rsidRPr="007A04E9" w:rsidDel="00F77BD6">
                <w:rPr>
                  <w:rFonts w:cstheme="minorHAnsi"/>
                </w:rPr>
                <w:delText xml:space="preserve">Konditioniertes </w:delText>
              </w:r>
            </w:del>
            <w:ins w:id="885" w:author="Fabienne Schmaus" w:date="2026-06-09T18:25:00Z" w16du:dateUtc="2026-06-09T16:25:00Z">
              <w:r w:rsidR="00F77BD6">
                <w:rPr>
                  <w:rFonts w:cstheme="minorHAnsi"/>
                </w:rPr>
                <w:t>k</w:t>
              </w:r>
              <w:r w:rsidR="00F77BD6" w:rsidRPr="007A04E9">
                <w:rPr>
                  <w:rFonts w:cstheme="minorHAnsi"/>
                </w:rPr>
                <w:t xml:space="preserve">onditioniertes </w:t>
              </w:r>
            </w:ins>
            <w:r w:rsidRPr="007A04E9">
              <w:rPr>
                <w:rFonts w:cstheme="minorHAnsi"/>
              </w:rPr>
              <w:t>Ritual: Das Gehirn erwartet Instagram als Übergang in den Schlaf</w:t>
            </w:r>
            <w:ins w:id="886" w:author="Fabienne Schmaus" w:date="2026-06-09T18:26:00Z" w16du:dateUtc="2026-06-09T16:26:00Z">
              <w:r w:rsidR="00F77BD6">
                <w:rPr>
                  <w:rFonts w:cstheme="minorHAnsi"/>
                </w:rPr>
                <w:t>.</w:t>
              </w:r>
            </w:ins>
          </w:p>
          <w:p w14:paraId="30638A99" w14:textId="11E8B15D"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ins w:id="887" w:author="Fabienne Schmaus" w:date="2026-06-09T18:25:00Z" w16du:dateUtc="2026-06-09T16:25:00Z">
              <w:r w:rsidR="00F77BD6">
                <w:rPr>
                  <w:rFonts w:cstheme="minorHAnsi"/>
                </w:rPr>
                <w:t xml:space="preserve">typische </w:t>
              </w:r>
            </w:ins>
            <w:r w:rsidRPr="007A04E9">
              <w:rPr>
                <w:rFonts w:cstheme="minorHAnsi"/>
              </w:rPr>
              <w:t>Algorithmen</w:t>
            </w:r>
            <w:ins w:id="888" w:author="Fabienne Schmaus" w:date="2026-06-09T18:25:00Z" w16du:dateUtc="2026-06-09T16:25:00Z">
              <w:r w:rsidR="00F77BD6">
                <w:rPr>
                  <w:rFonts w:cstheme="minorHAnsi"/>
                </w:rPr>
                <w:t>: Sie</w:t>
              </w:r>
            </w:ins>
            <w:r w:rsidRPr="007A04E9">
              <w:rPr>
                <w:rFonts w:cstheme="minorHAnsi"/>
              </w:rPr>
              <w:t xml:space="preserve"> sind auf maximale Verweildauer optimiert</w:t>
            </w:r>
            <w:ins w:id="889" w:author="Fabienne Schmaus" w:date="2026-06-09T18:26:00Z" w16du:dateUtc="2026-06-09T16:26:00Z">
              <w:r w:rsidR="00F77BD6">
                <w:rPr>
                  <w:rFonts w:cstheme="minorHAnsi"/>
                </w:rPr>
                <w:t xml:space="preserve">, </w:t>
              </w:r>
            </w:ins>
            <w:del w:id="890" w:author="Fabienne Schmaus" w:date="2026-06-09T18:26:00Z" w16du:dateUtc="2026-06-09T16:26:00Z">
              <w:r w:rsidRPr="007A04E9" w:rsidDel="00F77BD6">
                <w:rPr>
                  <w:rFonts w:cstheme="minorHAnsi"/>
                </w:rPr>
                <w:delText xml:space="preserve"> – </w:delText>
              </w:r>
            </w:del>
            <w:r w:rsidRPr="007A04E9">
              <w:rPr>
                <w:rFonts w:cstheme="minorHAnsi"/>
              </w:rPr>
              <w:t>das Aufhören wird bewusst erschwert</w:t>
            </w:r>
            <w:ins w:id="891" w:author="Fabienne Schmaus" w:date="2026-06-09T18:26:00Z" w16du:dateUtc="2026-06-09T16:26:00Z">
              <w:r w:rsidR="00F77BD6">
                <w:rPr>
                  <w:rFonts w:cstheme="minorHAnsi"/>
                </w:rPr>
                <w:t>.</w:t>
              </w:r>
            </w:ins>
          </w:p>
          <w:p w14:paraId="75C8DD21" w14:textId="0ABBD02D" w:rsidR="007A04E9" w:rsidRPr="007A04E9" w:rsidRDefault="007A04E9" w:rsidP="00F77BD6">
            <w:pPr>
              <w:shd w:val="clear" w:color="auto" w:fill="FBE4D5" w:themeFill="accent2" w:themeFillTint="33"/>
              <w:tabs>
                <w:tab w:val="left" w:pos="273"/>
              </w:tabs>
              <w:spacing w:line="276" w:lineRule="auto"/>
              <w:ind w:firstLine="309"/>
              <w:rPr>
                <w:rFonts w:cstheme="minorHAnsi"/>
              </w:rPr>
            </w:pPr>
            <w:r w:rsidRPr="007A04E9">
              <w:rPr>
                <w:rFonts w:cstheme="minorHAnsi"/>
              </w:rPr>
              <w:t>•</w:t>
            </w:r>
            <w:r w:rsidRPr="007A04E9">
              <w:rPr>
                <w:rFonts w:cstheme="minorHAnsi"/>
              </w:rPr>
              <w:tab/>
            </w:r>
            <w:del w:id="892" w:author="Fabienne Schmaus" w:date="2026-06-09T18:25:00Z" w16du:dateUtc="2026-06-09T16:25:00Z">
              <w:r w:rsidRPr="007A04E9" w:rsidDel="00F77BD6">
                <w:rPr>
                  <w:rFonts w:cstheme="minorHAnsi"/>
                </w:rPr>
                <w:delText xml:space="preserve">Soziale </w:delText>
              </w:r>
            </w:del>
            <w:ins w:id="893" w:author="Fabienne Schmaus" w:date="2026-06-09T18:25:00Z" w16du:dateUtc="2026-06-09T16:25:00Z">
              <w:r w:rsidR="00F77BD6">
                <w:rPr>
                  <w:rFonts w:cstheme="minorHAnsi"/>
                </w:rPr>
                <w:t>s</w:t>
              </w:r>
              <w:r w:rsidR="00F77BD6" w:rsidRPr="007A04E9">
                <w:rPr>
                  <w:rFonts w:cstheme="minorHAnsi"/>
                </w:rPr>
                <w:t xml:space="preserve">oziale </w:t>
              </w:r>
            </w:ins>
            <w:r w:rsidRPr="007A04E9">
              <w:rPr>
                <w:rFonts w:cstheme="minorHAnsi"/>
              </w:rPr>
              <w:t>Norm: Viele Gleichaltrige machen dasselbe – abweichendes Verhalten fühlt sich seltsam an</w:t>
            </w:r>
            <w:ins w:id="894" w:author="Fabienne Schmaus" w:date="2026-06-09T18:26:00Z" w16du:dateUtc="2026-06-09T16:26:00Z">
              <w:r w:rsidR="00F77BD6">
                <w:rPr>
                  <w:rFonts w:cstheme="minorHAnsi"/>
                </w:rPr>
                <w:t>.</w:t>
              </w:r>
            </w:ins>
          </w:p>
          <w:p w14:paraId="4360B8C0" w14:textId="19026515"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5</w:t>
            </w:r>
            <w:r w:rsidR="00F77BD6" w:rsidRPr="00F77BD6">
              <w:rPr>
                <w:rFonts w:cstheme="minorHAnsi"/>
                <w:b/>
                <w:bCs/>
              </w:rPr>
              <w:t xml:space="preserve">. </w:t>
            </w:r>
            <w:r w:rsidRPr="007A04E9">
              <w:rPr>
                <w:rFonts w:cstheme="minorHAnsi"/>
              </w:rPr>
              <w:t xml:space="preserve">Durch tägliche Wiederholung hat </w:t>
            </w:r>
            <w:del w:id="895" w:author="Michael Kohl" w:date="2026-06-11T13:46:00Z" w16du:dateUtc="2026-06-11T11:46:00Z">
              <w:r w:rsidRPr="007A04E9" w:rsidDel="0032455E">
                <w:rPr>
                  <w:rFonts w:cstheme="minorHAnsi"/>
                </w:rPr>
                <w:delText>Lena</w:delText>
              </w:r>
            </w:del>
            <w:ins w:id="896" w:author="Michael Kohl" w:date="2026-06-11T13:46:00Z" w16du:dateUtc="2026-06-11T11:46:00Z">
              <w:r w:rsidR="0032455E">
                <w:rPr>
                  <w:rFonts w:cstheme="minorHAnsi"/>
                </w:rPr>
                <w:t>Amelia</w:t>
              </w:r>
            </w:ins>
            <w:r w:rsidRPr="007A04E9">
              <w:rPr>
                <w:rFonts w:cstheme="minorHAnsi"/>
              </w:rPr>
              <w:t>s Gehirn eine Assoziation gebildet: Handy + dunkel + Bett = Tagesabschluss. Dieses Muster ist neuroplastisch verankert</w:t>
            </w:r>
            <w:r w:rsidR="00F77BD6">
              <w:rPr>
                <w:rFonts w:cstheme="minorHAnsi"/>
              </w:rPr>
              <w:t xml:space="preserve">: </w:t>
            </w:r>
            <w:del w:id="897" w:author="Fabienne Schmaus" w:date="2026-06-09T18:27:00Z" w16du:dateUtc="2026-06-09T16:27:00Z">
              <w:r w:rsidRPr="007A04E9" w:rsidDel="0052543E">
                <w:rPr>
                  <w:rFonts w:cstheme="minorHAnsi"/>
                </w:rPr>
                <w:delText xml:space="preserve"> – n</w:delText>
              </w:r>
            </w:del>
            <w:ins w:id="898" w:author="Fabienne Schmaus" w:date="2026-06-09T18:27:00Z" w16du:dateUtc="2026-06-09T16:27:00Z">
              <w:r w:rsidR="0052543E">
                <w:rPr>
                  <w:rFonts w:cstheme="minorHAnsi"/>
                </w:rPr>
                <w:t>n</w:t>
              </w:r>
            </w:ins>
            <w:r w:rsidRPr="007A04E9">
              <w:rPr>
                <w:rFonts w:cstheme="minorHAnsi"/>
              </w:rPr>
              <w:t>icht durch Willensentscheidung, sondern durch häufige Kopplung von Reiz und Reaktion (klassische Konditionierung nach Pawlow). Das Gehirn erwartet jetzt dieses Signal. Ohne Instagram fühlt sich der Abend unvollständig an. Das ist kein Charakterfehler, sondern eine gelernte Reaktion</w:t>
            </w:r>
            <w:ins w:id="899" w:author="Fabienne Schmaus" w:date="2026-06-09T18:27:00Z" w16du:dateUtc="2026-06-09T16:27:00Z">
              <w:r w:rsidR="0052543E">
                <w:rPr>
                  <w:rFonts w:cstheme="minorHAnsi"/>
                </w:rPr>
                <w:t xml:space="preserve">, </w:t>
              </w:r>
            </w:ins>
            <w:del w:id="900" w:author="Fabienne Schmaus" w:date="2026-06-09T18:27:00Z" w16du:dateUtc="2026-06-09T16:27:00Z">
              <w:r w:rsidRPr="007A04E9" w:rsidDel="0052543E">
                <w:rPr>
                  <w:rFonts w:cstheme="minorHAnsi"/>
                </w:rPr>
                <w:delText xml:space="preserve"> – </w:delText>
              </w:r>
            </w:del>
            <w:r w:rsidRPr="007A04E9">
              <w:rPr>
                <w:rFonts w:cstheme="minorHAnsi"/>
              </w:rPr>
              <w:t>und lässt sich durch ein neues, wiederholt angebotenes Alternativritual umtrainieren</w:t>
            </w:r>
            <w:ins w:id="901" w:author="Fabienne Schmaus" w:date="2026-06-09T18:28:00Z" w16du:dateUtc="2026-06-09T16:28:00Z">
              <w:r w:rsidR="0052543E">
                <w:rPr>
                  <w:rFonts w:cstheme="minorHAnsi"/>
                </w:rPr>
                <w:t xml:space="preserve">, </w:t>
              </w:r>
            </w:ins>
            <w:del w:id="902" w:author="Fabienne Schmaus" w:date="2026-06-09T18:28:00Z" w16du:dateUtc="2026-06-09T16:28:00Z">
              <w:r w:rsidRPr="007A04E9" w:rsidDel="0052543E">
                <w:rPr>
                  <w:rFonts w:cstheme="minorHAnsi"/>
                </w:rPr>
                <w:delText xml:space="preserve"> (</w:delText>
              </w:r>
            </w:del>
            <w:r w:rsidRPr="007A04E9">
              <w:rPr>
                <w:rFonts w:cstheme="minorHAnsi"/>
              </w:rPr>
              <w:t>z.</w:t>
            </w:r>
            <w:ins w:id="903" w:author="Fabienne Schmaus" w:date="2026-06-09T18:28:00Z" w16du:dateUtc="2026-06-09T16:28:00Z">
              <w:r w:rsidR="0052543E">
                <w:rPr>
                  <w:rFonts w:cstheme="minorHAnsi"/>
                </w:rPr>
                <w:t> </w:t>
              </w:r>
            </w:ins>
            <w:del w:id="904" w:author="Fabienne Schmaus" w:date="2026-06-09T18:28:00Z" w16du:dateUtc="2026-06-09T16:28:00Z">
              <w:r w:rsidRPr="007A04E9" w:rsidDel="0052543E">
                <w:rPr>
                  <w:rFonts w:cstheme="minorHAnsi"/>
                </w:rPr>
                <w:delText xml:space="preserve"> </w:delText>
              </w:r>
            </w:del>
            <w:r w:rsidRPr="007A04E9">
              <w:rPr>
                <w:rFonts w:cstheme="minorHAnsi"/>
              </w:rPr>
              <w:t xml:space="preserve">B. täglich </w:t>
            </w:r>
            <w:ins w:id="905" w:author="Fabienne Schmaus" w:date="2026-06-09T18:28:00Z" w16du:dateUtc="2026-06-09T16:28:00Z">
              <w:r w:rsidR="0052543E">
                <w:rPr>
                  <w:rFonts w:cstheme="minorHAnsi"/>
                </w:rPr>
                <w:t xml:space="preserve">ein </w:t>
              </w:r>
            </w:ins>
            <w:r w:rsidRPr="007A04E9">
              <w:rPr>
                <w:rFonts w:cstheme="minorHAnsi"/>
              </w:rPr>
              <w:t>Buch lesen</w:t>
            </w:r>
            <w:ins w:id="906" w:author="Fabienne Schmaus" w:date="2026-06-09T18:28:00Z" w16du:dateUtc="2026-06-09T16:28:00Z">
              <w:r w:rsidR="0052543E">
                <w:rPr>
                  <w:rFonts w:cstheme="minorHAnsi"/>
                </w:rPr>
                <w:t xml:space="preserve">, um ein </w:t>
              </w:r>
            </w:ins>
            <w:del w:id="907" w:author="Fabienne Schmaus" w:date="2026-06-09T18:28:00Z" w16du:dateUtc="2026-06-09T16:28:00Z">
              <w:r w:rsidRPr="007A04E9" w:rsidDel="0052543E">
                <w:rPr>
                  <w:rFonts w:cstheme="minorHAnsi"/>
                </w:rPr>
                <w:delText xml:space="preserve"> → </w:delText>
              </w:r>
            </w:del>
            <w:r w:rsidRPr="007A04E9">
              <w:rPr>
                <w:rFonts w:cstheme="minorHAnsi"/>
              </w:rPr>
              <w:t>neues Schlafritual</w:t>
            </w:r>
            <w:ins w:id="908" w:author="Fabienne Schmaus" w:date="2026-06-09T18:28:00Z" w16du:dateUtc="2026-06-09T16:28:00Z">
              <w:r w:rsidR="0052543E">
                <w:rPr>
                  <w:rFonts w:cstheme="minorHAnsi"/>
                </w:rPr>
                <w:t xml:space="preserve"> einzuführen</w:t>
              </w:r>
            </w:ins>
            <w:del w:id="909" w:author="Fabienne Schmaus" w:date="2026-06-09T18:28:00Z" w16du:dateUtc="2026-06-09T16:28:00Z">
              <w:r w:rsidRPr="007A04E9" w:rsidDel="0052543E">
                <w:rPr>
                  <w:rFonts w:cstheme="minorHAnsi"/>
                </w:rPr>
                <w:delText>)</w:delText>
              </w:r>
            </w:del>
            <w:r w:rsidRPr="007A04E9">
              <w:rPr>
                <w:rFonts w:cstheme="minorHAnsi"/>
              </w:rPr>
              <w:t>.</w:t>
            </w:r>
          </w:p>
          <w:p w14:paraId="40482F23" w14:textId="5D94723A" w:rsidR="007A04E9" w:rsidRPr="007A04E9" w:rsidRDefault="007A04E9" w:rsidP="007A04E9">
            <w:pPr>
              <w:shd w:val="clear" w:color="auto" w:fill="FBE4D5" w:themeFill="accent2" w:themeFillTint="33"/>
              <w:tabs>
                <w:tab w:val="left" w:pos="273"/>
              </w:tabs>
              <w:spacing w:line="276" w:lineRule="auto"/>
              <w:rPr>
                <w:rFonts w:cstheme="minorHAnsi"/>
              </w:rPr>
            </w:pPr>
            <w:r w:rsidRPr="00F77BD6">
              <w:rPr>
                <w:rFonts w:cstheme="minorHAnsi"/>
                <w:b/>
                <w:bCs/>
              </w:rPr>
              <w:t>6</w:t>
            </w:r>
            <w:r w:rsidR="00F77BD6" w:rsidRPr="00F77BD6">
              <w:rPr>
                <w:rFonts w:cstheme="minorHAnsi"/>
                <w:b/>
                <w:bCs/>
              </w:rPr>
              <w:t>.</w:t>
            </w:r>
            <w:r w:rsidRPr="007A04E9">
              <w:rPr>
                <w:rFonts w:cstheme="minorHAnsi"/>
              </w:rPr>
              <w:t xml:space="preserve"> Nein, es ist nicht allein </w:t>
            </w:r>
            <w:del w:id="910" w:author="Michael Kohl" w:date="2026-06-11T13:46:00Z" w16du:dateUtc="2026-06-11T11:46:00Z">
              <w:r w:rsidRPr="007A04E9" w:rsidDel="0032455E">
                <w:rPr>
                  <w:rFonts w:cstheme="minorHAnsi"/>
                </w:rPr>
                <w:delText>Lena</w:delText>
              </w:r>
            </w:del>
            <w:ins w:id="911" w:author="Michael Kohl" w:date="2026-06-11T13:46:00Z" w16du:dateUtc="2026-06-11T11:46:00Z">
              <w:r w:rsidR="0032455E">
                <w:rPr>
                  <w:rFonts w:cstheme="minorHAnsi"/>
                </w:rPr>
                <w:t>Amelia</w:t>
              </w:r>
            </w:ins>
            <w:r w:rsidRPr="007A04E9">
              <w:rPr>
                <w:rFonts w:cstheme="minorHAnsi"/>
              </w:rPr>
              <w:t xml:space="preserve">s Problem. Der Instagram-Algorithmus ist darauf ausgelegt, maximale Verweildauer zu erzeugen </w:t>
            </w:r>
            <w:del w:id="912" w:author="Fabienne Schmaus" w:date="2026-06-09T18:28:00Z" w16du:dateUtc="2026-06-09T16:28:00Z">
              <w:r w:rsidRPr="007A04E9" w:rsidDel="0052543E">
                <w:rPr>
                  <w:rFonts w:cstheme="minorHAnsi"/>
                </w:rPr>
                <w:delText xml:space="preserve">– </w:delText>
              </w:r>
            </w:del>
            <w:r w:rsidRPr="007A04E9">
              <w:rPr>
                <w:rFonts w:cstheme="minorHAnsi"/>
              </w:rPr>
              <w:t>durch:</w:t>
            </w:r>
          </w:p>
          <w:p w14:paraId="2C4521D1" w14:textId="196F4422" w:rsidR="007A04E9" w:rsidRPr="007A04E9" w:rsidRDefault="007A04E9">
            <w:pPr>
              <w:shd w:val="clear" w:color="auto" w:fill="FBE4D5" w:themeFill="accent2" w:themeFillTint="33"/>
              <w:tabs>
                <w:tab w:val="left" w:pos="273"/>
              </w:tabs>
              <w:spacing w:line="276" w:lineRule="auto"/>
              <w:ind w:firstLine="314"/>
              <w:rPr>
                <w:rFonts w:cstheme="minorHAnsi"/>
              </w:rPr>
              <w:pPrChange w:id="913" w:author="Fabienne Schmaus" w:date="2026-06-09T18:28:00Z" w16du:dateUtc="2026-06-09T16:28:00Z">
                <w:pPr>
                  <w:shd w:val="clear" w:color="auto" w:fill="FBE4D5" w:themeFill="accent2" w:themeFillTint="33"/>
                  <w:tabs>
                    <w:tab w:val="left" w:pos="273"/>
                  </w:tabs>
                  <w:spacing w:line="276" w:lineRule="auto"/>
                </w:pPr>
              </w:pPrChange>
            </w:pPr>
            <w:r w:rsidRPr="007A04E9">
              <w:rPr>
                <w:rFonts w:cstheme="minorHAnsi"/>
              </w:rPr>
              <w:t>•</w:t>
            </w:r>
            <w:r w:rsidRPr="007A04E9">
              <w:rPr>
                <w:rFonts w:cstheme="minorHAnsi"/>
              </w:rPr>
              <w:tab/>
            </w:r>
            <w:ins w:id="914" w:author="Fabienne Schmaus" w:date="2026-06-09T18:28:00Z" w16du:dateUtc="2026-06-09T16:28:00Z">
              <w:r w:rsidR="0052543E">
                <w:rPr>
                  <w:rFonts w:cstheme="minorHAnsi"/>
                </w:rPr>
                <w:t>p</w:t>
              </w:r>
            </w:ins>
            <w:del w:id="915" w:author="Fabienne Schmaus" w:date="2026-06-09T18:28:00Z" w16du:dateUtc="2026-06-09T16:28:00Z">
              <w:r w:rsidRPr="007A04E9" w:rsidDel="0052543E">
                <w:rPr>
                  <w:rFonts w:cstheme="minorHAnsi"/>
                </w:rPr>
                <w:delText>P</w:delText>
              </w:r>
            </w:del>
            <w:r w:rsidRPr="007A04E9">
              <w:rPr>
                <w:rFonts w:cstheme="minorHAnsi"/>
              </w:rPr>
              <w:t>ersonalisierte Inhalte, die emotionale Reaktionen auslösen</w:t>
            </w:r>
          </w:p>
          <w:p w14:paraId="732F0911" w14:textId="77923749" w:rsidR="007A04E9" w:rsidRPr="007A04E9" w:rsidRDefault="007A04E9">
            <w:pPr>
              <w:shd w:val="clear" w:color="auto" w:fill="FBE4D5" w:themeFill="accent2" w:themeFillTint="33"/>
              <w:tabs>
                <w:tab w:val="left" w:pos="273"/>
              </w:tabs>
              <w:spacing w:line="276" w:lineRule="auto"/>
              <w:ind w:firstLine="314"/>
              <w:rPr>
                <w:rFonts w:cstheme="minorHAnsi"/>
              </w:rPr>
              <w:pPrChange w:id="916" w:author="Fabienne Schmaus" w:date="2026-06-09T18:28:00Z" w16du:dateUtc="2026-06-09T16:28:00Z">
                <w:pPr>
                  <w:shd w:val="clear" w:color="auto" w:fill="FBE4D5" w:themeFill="accent2" w:themeFillTint="33"/>
                  <w:tabs>
                    <w:tab w:val="left" w:pos="273"/>
                  </w:tabs>
                  <w:spacing w:line="276" w:lineRule="auto"/>
                </w:pPr>
              </w:pPrChange>
            </w:pPr>
            <w:r w:rsidRPr="007A04E9">
              <w:rPr>
                <w:rFonts w:cstheme="minorHAnsi"/>
              </w:rPr>
              <w:t>•</w:t>
            </w:r>
            <w:r w:rsidRPr="007A04E9">
              <w:rPr>
                <w:rFonts w:cstheme="minorHAnsi"/>
              </w:rPr>
              <w:tab/>
            </w:r>
            <w:del w:id="917" w:author="Fabienne Schmaus" w:date="2026-06-09T18:29:00Z" w16du:dateUtc="2026-06-09T16:29:00Z">
              <w:r w:rsidRPr="007A04E9" w:rsidDel="0052543E">
                <w:rPr>
                  <w:rFonts w:cstheme="minorHAnsi"/>
                </w:rPr>
                <w:delText xml:space="preserve">Infinite </w:delText>
              </w:r>
            </w:del>
            <w:ins w:id="918" w:author="Fabienne Schmaus" w:date="2026-06-09T18:29:00Z" w16du:dateUtc="2026-06-09T16:29:00Z">
              <w:r w:rsidR="0052543E">
                <w:rPr>
                  <w:rFonts w:cstheme="minorHAnsi"/>
                </w:rPr>
                <w:t>i</w:t>
              </w:r>
              <w:r w:rsidR="0052543E" w:rsidRPr="007A04E9">
                <w:rPr>
                  <w:rFonts w:cstheme="minorHAnsi"/>
                </w:rPr>
                <w:t xml:space="preserve">nfinite </w:t>
              </w:r>
            </w:ins>
            <w:r w:rsidRPr="007A04E9">
              <w:rPr>
                <w:rFonts w:cstheme="minorHAnsi"/>
              </w:rPr>
              <w:t>Scroll</w:t>
            </w:r>
            <w:ins w:id="919" w:author="Fabienne Schmaus" w:date="2026-06-09T18:29:00Z" w16du:dateUtc="2026-06-09T16:29:00Z">
              <w:r w:rsidR="0052543E">
                <w:rPr>
                  <w:rFonts w:cstheme="minorHAnsi"/>
                </w:rPr>
                <w:t xml:space="preserve"> (</w:t>
              </w:r>
            </w:ins>
            <w:del w:id="920" w:author="Fabienne Schmaus" w:date="2026-06-09T18:29:00Z" w16du:dateUtc="2026-06-09T16:29:00Z">
              <w:r w:rsidRPr="007A04E9" w:rsidDel="0052543E">
                <w:rPr>
                  <w:rFonts w:cstheme="minorHAnsi"/>
                </w:rPr>
                <w:delText xml:space="preserve">: </w:delText>
              </w:r>
            </w:del>
            <w:r w:rsidRPr="007A04E9">
              <w:rPr>
                <w:rFonts w:cstheme="minorHAnsi"/>
              </w:rPr>
              <w:t>kein natürliches Ende</w:t>
            </w:r>
            <w:ins w:id="921" w:author="Fabienne Schmaus" w:date="2026-06-09T18:29:00Z" w16du:dateUtc="2026-06-09T16:29:00Z">
              <w:r w:rsidR="0052543E">
                <w:rPr>
                  <w:rFonts w:cstheme="minorHAnsi"/>
                </w:rPr>
                <w:t>)</w:t>
              </w:r>
            </w:ins>
          </w:p>
          <w:p w14:paraId="6E7BCF94" w14:textId="77777777" w:rsidR="007A04E9" w:rsidRPr="007A04E9" w:rsidRDefault="007A04E9">
            <w:pPr>
              <w:shd w:val="clear" w:color="auto" w:fill="FBE4D5" w:themeFill="accent2" w:themeFillTint="33"/>
              <w:tabs>
                <w:tab w:val="left" w:pos="273"/>
              </w:tabs>
              <w:spacing w:line="276" w:lineRule="auto"/>
              <w:ind w:firstLine="314"/>
              <w:rPr>
                <w:rFonts w:cstheme="minorHAnsi"/>
              </w:rPr>
              <w:pPrChange w:id="922" w:author="Fabienne Schmaus" w:date="2026-06-09T18:28:00Z" w16du:dateUtc="2026-06-09T16:28:00Z">
                <w:pPr>
                  <w:shd w:val="clear" w:color="auto" w:fill="FBE4D5" w:themeFill="accent2" w:themeFillTint="33"/>
                  <w:tabs>
                    <w:tab w:val="left" w:pos="273"/>
                  </w:tabs>
                  <w:spacing w:line="276" w:lineRule="auto"/>
                </w:pPr>
              </w:pPrChange>
            </w:pPr>
            <w:r w:rsidRPr="007A04E9">
              <w:rPr>
                <w:rFonts w:cstheme="minorHAnsi"/>
              </w:rPr>
              <w:t>•</w:t>
            </w:r>
            <w:r w:rsidRPr="007A04E9">
              <w:rPr>
                <w:rFonts w:cstheme="minorHAnsi"/>
              </w:rPr>
              <w:tab/>
              <w:t>Dopamin-Micro-Rewards (Likes, neue Posts, überraschende Inhalte)</w:t>
            </w:r>
          </w:p>
          <w:p w14:paraId="3B1CC09B" w14:textId="42034BB0" w:rsidR="003F5352" w:rsidRDefault="007A04E9" w:rsidP="00EB3800">
            <w:pPr>
              <w:shd w:val="clear" w:color="auto" w:fill="FBE4D5" w:themeFill="accent2" w:themeFillTint="33"/>
              <w:tabs>
                <w:tab w:val="left" w:pos="273"/>
              </w:tabs>
              <w:spacing w:line="276" w:lineRule="auto"/>
              <w:rPr>
                <w:rFonts w:cstheme="minorHAnsi"/>
              </w:rPr>
            </w:pPr>
            <w:r w:rsidRPr="007A04E9">
              <w:rPr>
                <w:rFonts w:cstheme="minorHAnsi"/>
              </w:rPr>
              <w:t xml:space="preserve">Das Plattformdesign nutzt psychologische Mechanismen aus, die beim Menschen biologisch angelegt sind. </w:t>
            </w:r>
            <w:del w:id="923" w:author="Michael Kohl" w:date="2026-06-11T13:46:00Z" w16du:dateUtc="2026-06-11T11:46:00Z">
              <w:r w:rsidRPr="007A04E9" w:rsidDel="0032455E">
                <w:rPr>
                  <w:rFonts w:cstheme="minorHAnsi"/>
                </w:rPr>
                <w:delText>Lena</w:delText>
              </w:r>
            </w:del>
            <w:ins w:id="924" w:author="Michael Kohl" w:date="2026-06-11T13:46:00Z" w16du:dateUtc="2026-06-11T11:46:00Z">
              <w:r w:rsidR="0032455E">
                <w:rPr>
                  <w:rFonts w:cstheme="minorHAnsi"/>
                </w:rPr>
                <w:t>Amelia</w:t>
              </w:r>
            </w:ins>
            <w:r w:rsidRPr="007A04E9">
              <w:rPr>
                <w:rFonts w:cstheme="minorHAnsi"/>
              </w:rPr>
              <w:t>s „Willensschwäche</w:t>
            </w:r>
            <w:del w:id="925" w:author="Fabienne Schmaus" w:date="2026-06-09T18:29:00Z" w16du:dateUtc="2026-06-09T16:29:00Z">
              <w:r w:rsidRPr="007A04E9" w:rsidDel="0052543E">
                <w:rPr>
                  <w:rFonts w:cstheme="minorHAnsi"/>
                </w:rPr>
                <w:delText xml:space="preserve">" </w:delText>
              </w:r>
            </w:del>
            <w:ins w:id="926" w:author="Fabienne Schmaus" w:date="2026-06-09T18:29:00Z" w16du:dateUtc="2026-06-09T16:29:00Z">
              <w:r w:rsidR="0052543E">
                <w:rPr>
                  <w:rFonts w:cstheme="minorHAnsi"/>
                </w:rPr>
                <w:t>“</w:t>
              </w:r>
              <w:r w:rsidR="0052543E" w:rsidRPr="007A04E9">
                <w:rPr>
                  <w:rFonts w:cstheme="minorHAnsi"/>
                </w:rPr>
                <w:t xml:space="preserve"> </w:t>
              </w:r>
            </w:ins>
            <w:r w:rsidRPr="007A04E9">
              <w:rPr>
                <w:rFonts w:cstheme="minorHAnsi"/>
              </w:rPr>
              <w:t xml:space="preserve">ist zum Teil das Ergebnis professionell entwickelter Verführungsarchitektur. Das entlastet sie von moralischer Selbstkritik </w:t>
            </w:r>
            <w:del w:id="927" w:author="Fabienne Schmaus" w:date="2026-06-09T18:29:00Z" w16du:dateUtc="2026-06-09T16:29:00Z">
              <w:r w:rsidRPr="007A04E9" w:rsidDel="0052543E">
                <w:rPr>
                  <w:rFonts w:cstheme="minorHAnsi"/>
                </w:rPr>
                <w:delText xml:space="preserve">– </w:delText>
              </w:r>
            </w:del>
            <w:r w:rsidRPr="007A04E9">
              <w:rPr>
                <w:rFonts w:cstheme="minorHAnsi"/>
              </w:rPr>
              <w:t xml:space="preserve">und richtet den Blick auf die Frage: </w:t>
            </w:r>
            <w:ins w:id="928" w:author="Fabienne Schmaus" w:date="2026-06-09T18:29:00Z" w16du:dateUtc="2026-06-09T16:29:00Z">
              <w:r w:rsidR="0052543E">
                <w:rPr>
                  <w:rFonts w:cstheme="minorHAnsi"/>
                </w:rPr>
                <w:t>„</w:t>
              </w:r>
            </w:ins>
            <w:r w:rsidRPr="007A04E9">
              <w:rPr>
                <w:rFonts w:cstheme="minorHAnsi"/>
              </w:rPr>
              <w:t>Wie viel Verantwortung tragen Plattformen für die Schlafgesundheit ihrer Nutze</w:t>
            </w:r>
            <w:del w:id="929" w:author="Fabienne Schmaus" w:date="2026-06-09T18:29:00Z" w16du:dateUtc="2026-06-09T16:29:00Z">
              <w:r w:rsidRPr="007A04E9" w:rsidDel="0052543E">
                <w:rPr>
                  <w:rFonts w:cstheme="minorHAnsi"/>
                </w:rPr>
                <w:delText>r:inn</w:delText>
              </w:r>
            </w:del>
            <w:ins w:id="930" w:author="Fabienne Schmaus" w:date="2026-06-09T18:29:00Z" w16du:dateUtc="2026-06-09T16:29:00Z">
              <w:r w:rsidR="0052543E">
                <w:rPr>
                  <w:rFonts w:cstheme="minorHAnsi"/>
                </w:rPr>
                <w:t>nd</w:t>
              </w:r>
            </w:ins>
            <w:r w:rsidRPr="007A04E9">
              <w:rPr>
                <w:rFonts w:cstheme="minorHAnsi"/>
              </w:rPr>
              <w:t>en?</w:t>
            </w:r>
            <w:ins w:id="931" w:author="Michael Kohl" w:date="2026-06-11T16:08:00Z" w16du:dateUtc="2026-06-11T14:08:00Z">
              <w:r w:rsidR="00B27FD4">
                <w:rPr>
                  <w:rFonts w:cstheme="minorHAnsi"/>
                </w:rPr>
                <w:t>“</w:t>
              </w:r>
            </w:ins>
          </w:p>
          <w:p w14:paraId="6CDE26F9" w14:textId="77777777" w:rsidR="007A04E9" w:rsidRPr="0009301D" w:rsidRDefault="007A04E9" w:rsidP="00EB3800">
            <w:pPr>
              <w:shd w:val="clear" w:color="auto" w:fill="FBE4D5" w:themeFill="accent2" w:themeFillTint="33"/>
              <w:tabs>
                <w:tab w:val="left" w:pos="273"/>
              </w:tabs>
              <w:spacing w:line="276" w:lineRule="auto"/>
              <w:rPr>
                <w:rFonts w:cstheme="minorHAnsi"/>
              </w:rPr>
            </w:pPr>
          </w:p>
          <w:p w14:paraId="02F08B00" w14:textId="3F28EF70" w:rsidR="003F5352" w:rsidRDefault="003F5352" w:rsidP="003F5352">
            <w:pPr>
              <w:shd w:val="clear" w:color="auto" w:fill="FBE4D5" w:themeFill="accent2" w:themeFillTint="33"/>
              <w:tabs>
                <w:tab w:val="left" w:pos="273"/>
              </w:tabs>
              <w:spacing w:line="276" w:lineRule="auto"/>
              <w:rPr>
                <w:ins w:id="932" w:author="Fabienne Schmaus" w:date="2026-06-09T18:16:00Z" w16du:dateUtc="2026-06-09T16:16:00Z"/>
                <w:rFonts w:cstheme="minorHAnsi"/>
                <w:b/>
                <w:bCs/>
              </w:rPr>
            </w:pPr>
            <w:r w:rsidRPr="00EB3800">
              <w:rPr>
                <w:rFonts w:cstheme="minorHAnsi"/>
                <w:b/>
                <w:bCs/>
              </w:rPr>
              <w:t>Malik</w:t>
            </w:r>
            <w:r w:rsidR="00EB3800" w:rsidRPr="00EB3800">
              <w:rPr>
                <w:rFonts w:cstheme="minorHAnsi"/>
                <w:b/>
                <w:bCs/>
              </w:rPr>
              <w:t>:</w:t>
            </w:r>
          </w:p>
          <w:p w14:paraId="65C3A278" w14:textId="1D5D7846" w:rsidR="007A04E9" w:rsidRPr="007A04E9" w:rsidRDefault="0052543E" w:rsidP="007A04E9">
            <w:pPr>
              <w:shd w:val="clear" w:color="auto" w:fill="FBE4D5" w:themeFill="accent2" w:themeFillTint="33"/>
              <w:tabs>
                <w:tab w:val="left" w:pos="273"/>
              </w:tabs>
              <w:spacing w:line="276" w:lineRule="auto"/>
              <w:rPr>
                <w:rFonts w:cstheme="minorHAnsi"/>
              </w:rPr>
            </w:pPr>
            <w:r w:rsidRPr="0052543E">
              <w:rPr>
                <w:rFonts w:cstheme="minorHAnsi"/>
                <w:b/>
                <w:bCs/>
              </w:rPr>
              <w:t xml:space="preserve">1. </w:t>
            </w:r>
            <w:r w:rsidR="007A04E9" w:rsidRPr="007A04E9">
              <w:rPr>
                <w:rFonts w:cstheme="minorHAnsi"/>
              </w:rPr>
              <w:t>Malik hat (unbewusst) eine Reihe von Schlafhygieneregeln umgesetzt, die in der Schlafforschung als wirksam gelten:</w:t>
            </w:r>
          </w:p>
          <w:p w14:paraId="1D3CCE61" w14:textId="576F85E7"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933" w:author="Fabienne Schmaus" w:date="2026-06-09T18:33:00Z" w16du:dateUtc="2026-06-09T16:33:00Z">
              <w:r w:rsidR="00B25DAB">
                <w:rPr>
                  <w:rFonts w:cstheme="minorHAnsi"/>
                </w:rPr>
                <w:t>k</w:t>
              </w:r>
            </w:ins>
            <w:del w:id="934" w:author="Fabienne Schmaus" w:date="2026-06-09T18:33:00Z" w16du:dateUtc="2026-06-09T16:33:00Z">
              <w:r w:rsidRPr="007A04E9" w:rsidDel="00B25DAB">
                <w:rPr>
                  <w:rFonts w:cstheme="minorHAnsi"/>
                </w:rPr>
                <w:delText>K</w:delText>
              </w:r>
            </w:del>
            <w:r w:rsidRPr="007A04E9">
              <w:rPr>
                <w:rFonts w:cstheme="minorHAnsi"/>
              </w:rPr>
              <w:t>eine Bildschirmnutzung vor dem Schlafen (kein Blaulicht, keine kognitive Aktivierung)</w:t>
            </w:r>
          </w:p>
          <w:p w14:paraId="40C63196" w14:textId="77777777"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t>Handy aus der Schlafumgebung entfernt (kein Trigger für Notification-Check)</w:t>
            </w:r>
          </w:p>
          <w:p w14:paraId="0E6912E0" w14:textId="67D189CC"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del w:id="935" w:author="Fabienne Schmaus" w:date="2026-06-09T18:33:00Z" w16du:dateUtc="2026-06-09T16:33:00Z">
              <w:r w:rsidRPr="007A04E9" w:rsidDel="00B25DAB">
                <w:rPr>
                  <w:rFonts w:cstheme="minorHAnsi"/>
                </w:rPr>
                <w:delText>Ruhige</w:delText>
              </w:r>
            </w:del>
            <w:ins w:id="936" w:author="Fabienne Schmaus" w:date="2026-06-09T18:33:00Z" w16du:dateUtc="2026-06-09T16:33:00Z">
              <w:r w:rsidR="00B25DAB">
                <w:rPr>
                  <w:rFonts w:cstheme="minorHAnsi"/>
                </w:rPr>
                <w:t>r</w:t>
              </w:r>
              <w:r w:rsidR="00B25DAB" w:rsidRPr="007A04E9">
                <w:rPr>
                  <w:rFonts w:cstheme="minorHAnsi"/>
                </w:rPr>
                <w:t>uhige</w:t>
              </w:r>
            </w:ins>
            <w:r w:rsidRPr="007A04E9">
              <w:rPr>
                <w:rFonts w:cstheme="minorHAnsi"/>
              </w:rPr>
              <w:t>, non-digitale Abendbeschäftigung (Print</w:t>
            </w:r>
            <w:ins w:id="937" w:author="Fabienne Schmaus" w:date="2026-06-09T18:33:00Z" w16du:dateUtc="2026-06-09T16:33:00Z">
              <w:r w:rsidR="00B25DAB">
                <w:rPr>
                  <w:rFonts w:cstheme="minorHAnsi"/>
                </w:rPr>
                <w:t xml:space="preserve"> l</w:t>
              </w:r>
            </w:ins>
            <w:del w:id="938" w:author="Fabienne Schmaus" w:date="2026-06-09T18:33:00Z" w16du:dateUtc="2026-06-09T16:33:00Z">
              <w:r w:rsidRPr="007A04E9" w:rsidDel="00B25DAB">
                <w:rPr>
                  <w:rFonts w:cstheme="minorHAnsi"/>
                </w:rPr>
                <w:delText>-L</w:delText>
              </w:r>
            </w:del>
            <w:r w:rsidRPr="007A04E9">
              <w:rPr>
                <w:rFonts w:cstheme="minorHAnsi"/>
              </w:rPr>
              <w:t>esen: kognitiv aktiv, aber nicht aufwühlend)</w:t>
            </w:r>
          </w:p>
          <w:p w14:paraId="7005C482" w14:textId="0475FD95" w:rsidR="007A04E9" w:rsidRPr="007A04E9" w:rsidRDefault="007A04E9" w:rsidP="0052543E">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del w:id="939" w:author="Fabienne Schmaus" w:date="2026-06-09T18:33:00Z" w16du:dateUtc="2026-06-09T16:33:00Z">
              <w:r w:rsidRPr="007A04E9" w:rsidDel="00B25DAB">
                <w:rPr>
                  <w:rFonts w:cstheme="minorHAnsi"/>
                </w:rPr>
                <w:delText xml:space="preserve">Auf </w:delText>
              </w:r>
            </w:del>
            <w:ins w:id="940" w:author="Fabienne Schmaus" w:date="2026-06-09T18:33:00Z" w16du:dateUtc="2026-06-09T16:33:00Z">
              <w:r w:rsidR="00B25DAB">
                <w:rPr>
                  <w:rFonts w:cstheme="minorHAnsi"/>
                </w:rPr>
                <w:t>a</w:t>
              </w:r>
              <w:r w:rsidR="00B25DAB" w:rsidRPr="007A04E9">
                <w:rPr>
                  <w:rFonts w:cstheme="minorHAnsi"/>
                </w:rPr>
                <w:t xml:space="preserve">uf </w:t>
              </w:r>
            </w:ins>
            <w:r w:rsidRPr="007A04E9">
              <w:rPr>
                <w:rFonts w:cstheme="minorHAnsi"/>
              </w:rPr>
              <w:t>körpereigene Schlafsignale hören (natürliche Müdigkeit wird nicht ignoriert)</w:t>
            </w:r>
          </w:p>
          <w:p w14:paraId="013B9ED8" w14:textId="75276161" w:rsidR="00B25DAB"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2</w:t>
            </w:r>
            <w:r w:rsidR="0052543E" w:rsidRPr="0052543E">
              <w:rPr>
                <w:rFonts w:cstheme="minorHAnsi"/>
                <w:b/>
                <w:bCs/>
              </w:rPr>
              <w:t>.</w:t>
            </w:r>
            <w:r w:rsidR="00B25DAB" w:rsidRPr="00DB2484">
              <w:rPr>
                <w:rFonts w:cstheme="minorHAnsi"/>
                <w:b/>
                <w:bCs/>
              </w:rPr>
              <w:tab/>
            </w:r>
            <w:r w:rsidR="00B25DAB" w:rsidRPr="00DB2484">
              <w:rPr>
                <w:rFonts w:cstheme="minorHAnsi"/>
              </w:rPr>
              <w:t>–</w:t>
            </w:r>
            <w:r w:rsidR="00B25DAB">
              <w:rPr>
                <w:rFonts w:cstheme="minorHAnsi"/>
              </w:rPr>
              <w:t xml:space="preserve"> </w:t>
            </w:r>
            <w:r w:rsidRPr="007A04E9">
              <w:rPr>
                <w:rFonts w:cstheme="minorHAnsi"/>
              </w:rPr>
              <w:t>Melatonin kann ungehindert ansteigen (kein Blaulicht)</w:t>
            </w:r>
            <w:ins w:id="941" w:author="Fabienne Schmaus" w:date="2026-06-09T18:34:00Z" w16du:dateUtc="2026-06-09T16:34:00Z">
              <w:r w:rsidR="00B25DAB">
                <w:rPr>
                  <w:rFonts w:cstheme="minorHAnsi"/>
                </w:rPr>
                <w:t>.</w:t>
              </w:r>
            </w:ins>
          </w:p>
          <w:p w14:paraId="164BD0C8" w14:textId="1AF82155"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del w:id="942" w:author="Fabienne Schmaus" w:date="2026-06-09T18:34:00Z" w16du:dateUtc="2026-06-09T16:34:00Z">
              <w:r w:rsidDel="00B25DAB">
                <w:rPr>
                  <w:rFonts w:cstheme="minorHAnsi"/>
                </w:rPr>
                <w:delText xml:space="preserve"> </w:delText>
              </w:r>
            </w:del>
            <w:r w:rsidR="007A04E9" w:rsidRPr="007A04E9">
              <w:rPr>
                <w:rFonts w:cstheme="minorHAnsi"/>
              </w:rPr>
              <w:t>Der zirkadiane Rhythmus wird nicht irritiert</w:t>
            </w:r>
            <w:del w:id="943" w:author="Fabienne Schmaus" w:date="2026-06-09T18:34:00Z" w16du:dateUtc="2026-06-09T16:34:00Z">
              <w:r w:rsidR="007A04E9" w:rsidRPr="007A04E9" w:rsidDel="00B25DAB">
                <w:rPr>
                  <w:rFonts w:cstheme="minorHAnsi"/>
                </w:rPr>
                <w:delText xml:space="preserve"> – d</w:delText>
              </w:r>
            </w:del>
            <w:ins w:id="944" w:author="Fabienne Schmaus" w:date="2026-06-09T18:34:00Z" w16du:dateUtc="2026-06-09T16:34:00Z">
              <w:r>
                <w:rPr>
                  <w:rFonts w:cstheme="minorHAnsi"/>
                </w:rPr>
                <w:t>: D</w:t>
              </w:r>
            </w:ins>
            <w:r w:rsidR="007A04E9" w:rsidRPr="007A04E9">
              <w:rPr>
                <w:rFonts w:cstheme="minorHAnsi"/>
              </w:rPr>
              <w:t>ie innere Uhr läuft im natürlichen Takt</w:t>
            </w:r>
            <w:ins w:id="945" w:author="Fabienne Schmaus" w:date="2026-06-09T18:34:00Z" w16du:dateUtc="2026-06-09T16:34:00Z">
              <w:r>
                <w:rPr>
                  <w:rFonts w:cstheme="minorHAnsi"/>
                </w:rPr>
                <w:t>.</w:t>
              </w:r>
            </w:ins>
          </w:p>
          <w:p w14:paraId="3FADF544" w14:textId="45F2C374"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ins w:id="946" w:author="Fabienne Schmaus" w:date="2026-06-09T18:35:00Z" w16du:dateUtc="2026-06-09T16:35:00Z">
              <w:r w:rsidRPr="00B25DAB">
                <w:rPr>
                  <w:rFonts w:cstheme="minorHAnsi"/>
                </w:rPr>
                <w:t>Es wird kein Anstieg von Stresshormonen durch soziale Interaktionen oder emotionale Inhalte ausgelöst</w:t>
              </w:r>
            </w:ins>
            <w:del w:id="947" w:author="Fabienne Schmaus" w:date="2026-06-09T18:34:00Z" w16du:dateUtc="2026-06-09T16:34:00Z">
              <w:r w:rsidDel="00B25DAB">
                <w:rPr>
                  <w:rFonts w:cstheme="minorHAnsi"/>
                </w:rPr>
                <w:delText xml:space="preserve"> </w:delText>
              </w:r>
            </w:del>
            <w:del w:id="948" w:author="Fabienne Schmaus" w:date="2026-06-09T18:35:00Z" w16du:dateUtc="2026-06-09T16:35:00Z">
              <w:r w:rsidR="007A04E9" w:rsidRPr="007A04E9" w:rsidDel="00B25DAB">
                <w:rPr>
                  <w:rFonts w:cstheme="minorHAnsi"/>
                </w:rPr>
                <w:delText>Kein Stresshormon-Anstieg durch soziale Interaktion oder emotionale Inhalte</w:delText>
              </w:r>
            </w:del>
            <w:ins w:id="949" w:author="Fabienne Schmaus" w:date="2026-06-09T18:35:00Z" w16du:dateUtc="2026-06-09T16:35:00Z">
              <w:r>
                <w:rPr>
                  <w:rFonts w:cstheme="minorHAnsi"/>
                </w:rPr>
                <w:t>.</w:t>
              </w:r>
            </w:ins>
          </w:p>
          <w:p w14:paraId="0367D3A2" w14:textId="6CBACF40" w:rsidR="00B25DAB"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del w:id="950" w:author="Fabienne Schmaus" w:date="2026-06-09T18:34:00Z" w16du:dateUtc="2026-06-09T16:34:00Z">
              <w:r w:rsidDel="00B25DAB">
                <w:rPr>
                  <w:rFonts w:cstheme="minorHAnsi"/>
                </w:rPr>
                <w:delText xml:space="preserve"> </w:delText>
              </w:r>
            </w:del>
            <w:r w:rsidR="007A04E9" w:rsidRPr="007A04E9">
              <w:rPr>
                <w:rFonts w:cstheme="minorHAnsi"/>
              </w:rPr>
              <w:t>Ruhiges Lesen aktiviert den Parasympathikus (Ruhemodus des autonomen Nervensystems)</w:t>
            </w:r>
            <w:ins w:id="951" w:author="Fabienne Schmaus" w:date="2026-06-09T18:35:00Z" w16du:dateUtc="2026-06-09T16:35:00Z">
              <w:r>
                <w:rPr>
                  <w:rFonts w:cstheme="minorHAnsi"/>
                </w:rPr>
                <w:t>.</w:t>
              </w:r>
            </w:ins>
          </w:p>
          <w:p w14:paraId="2A8AA618" w14:textId="3763ECFA" w:rsidR="007A04E9" w:rsidRPr="007A04E9" w:rsidRDefault="00B25DAB" w:rsidP="007A04E9">
            <w:pPr>
              <w:shd w:val="clear" w:color="auto" w:fill="FBE4D5" w:themeFill="accent2" w:themeFillTint="33"/>
              <w:tabs>
                <w:tab w:val="left" w:pos="273"/>
              </w:tabs>
              <w:spacing w:line="276" w:lineRule="auto"/>
              <w:rPr>
                <w:rFonts w:cstheme="minorHAnsi"/>
              </w:rPr>
            </w:pPr>
            <w:r w:rsidRPr="00DB2484">
              <w:rPr>
                <w:rFonts w:cstheme="minorHAnsi"/>
                <w:b/>
                <w:bCs/>
              </w:rPr>
              <w:tab/>
            </w:r>
            <w:r w:rsidRPr="00DB2484">
              <w:rPr>
                <w:rFonts w:cstheme="minorHAnsi"/>
              </w:rPr>
              <w:t>–</w:t>
            </w:r>
            <w:r>
              <w:rPr>
                <w:rFonts w:cstheme="minorHAnsi"/>
              </w:rPr>
              <w:t xml:space="preserve"> </w:t>
            </w:r>
            <w:ins w:id="952" w:author="Fabienne Schmaus" w:date="2026-06-09T18:35:00Z" w16du:dateUtc="2026-06-09T16:35:00Z">
              <w:r>
                <w:rPr>
                  <w:rFonts w:cstheme="minorHAnsi"/>
                </w:rPr>
                <w:t xml:space="preserve">Die </w:t>
              </w:r>
            </w:ins>
            <w:del w:id="953" w:author="Fabienne Schmaus" w:date="2026-06-09T18:34:00Z" w16du:dateUtc="2026-06-09T16:34:00Z">
              <w:r w:rsidDel="00B25DAB">
                <w:rPr>
                  <w:rFonts w:cstheme="minorHAnsi"/>
                </w:rPr>
                <w:delText xml:space="preserve"> </w:delText>
              </w:r>
            </w:del>
            <w:r w:rsidR="007A04E9" w:rsidRPr="007A04E9">
              <w:rPr>
                <w:rFonts w:cstheme="minorHAnsi"/>
              </w:rPr>
              <w:t>Müdigkeit wird nicht unterdrückt, sondern als Signal wahrgenommen und beachtet</w:t>
            </w:r>
            <w:ins w:id="954" w:author="Fabienne Schmaus" w:date="2026-06-09T18:35:00Z" w16du:dateUtc="2026-06-09T16:35:00Z">
              <w:r>
                <w:rPr>
                  <w:rFonts w:cstheme="minorHAnsi"/>
                </w:rPr>
                <w:t>.</w:t>
              </w:r>
            </w:ins>
          </w:p>
          <w:p w14:paraId="793C3BA0" w14:textId="1DD6339B" w:rsidR="007A04E9" w:rsidRPr="007A04E9"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3</w:t>
            </w:r>
            <w:r w:rsidR="0052543E" w:rsidRPr="0052543E">
              <w:rPr>
                <w:rFonts w:cstheme="minorHAnsi"/>
                <w:b/>
                <w:bCs/>
              </w:rPr>
              <w:t xml:space="preserve">. </w:t>
            </w:r>
            <w:r w:rsidRPr="007A04E9">
              <w:rPr>
                <w:rFonts w:cstheme="minorHAnsi"/>
              </w:rPr>
              <w:t xml:space="preserve">Das Entscheidende ist nicht die spezifische Aktivität (Buch), sondern das Prinzip: ruhig, bildschirmfrei, mit einem klaren Ende. Jede </w:t>
            </w:r>
            <w:ins w:id="955" w:author="Fabienne Schmaus" w:date="2026-06-09T18:35:00Z" w16du:dateUtc="2026-06-09T16:35:00Z">
              <w:r w:rsidR="00B25DAB">
                <w:rPr>
                  <w:rFonts w:cstheme="minorHAnsi"/>
                </w:rPr>
                <w:t>un</w:t>
              </w:r>
            </w:ins>
            <w:ins w:id="956" w:author="Fabienne Schmaus" w:date="2026-06-09T18:36:00Z" w16du:dateUtc="2026-06-09T16:36:00Z">
              <w:r w:rsidR="00B25DAB">
                <w:rPr>
                  <w:rFonts w:cstheme="minorHAnsi"/>
                </w:rPr>
                <w:t xml:space="preserve">d jeder </w:t>
              </w:r>
            </w:ins>
            <w:del w:id="957" w:author="Fabienne Schmaus" w:date="2026-06-09T18:36:00Z" w16du:dateUtc="2026-06-09T16:36:00Z">
              <w:r w:rsidRPr="007A04E9" w:rsidDel="00B25DAB">
                <w:rPr>
                  <w:rFonts w:cstheme="minorHAnsi"/>
                </w:rPr>
                <w:delText xml:space="preserve">Schülerin / jeder Schüler </w:delText>
              </w:r>
            </w:del>
            <w:r w:rsidRPr="007A04E9">
              <w:rPr>
                <w:rFonts w:cstheme="minorHAnsi"/>
              </w:rPr>
              <w:t xml:space="preserve">kann ein eigenes Äquivalent finden. </w:t>
            </w:r>
            <w:ins w:id="958" w:author="Fabienne Schmaus" w:date="2026-06-09T18:36:00Z" w16du:dateUtc="2026-06-09T16:36:00Z">
              <w:r w:rsidR="00B25DAB">
                <w:rPr>
                  <w:rFonts w:cstheme="minorHAnsi"/>
                </w:rPr>
                <w:br/>
              </w:r>
            </w:ins>
            <w:r w:rsidRPr="007A04E9">
              <w:rPr>
                <w:rFonts w:cstheme="minorHAnsi"/>
              </w:rPr>
              <w:t>Wichtig: Es geht nicht um Perfektion, sondern um ein funktionierendes persönliches Ritual.</w:t>
            </w:r>
          </w:p>
          <w:p w14:paraId="20865863" w14:textId="35A47CC4" w:rsidR="007A04E9" w:rsidRPr="007A04E9" w:rsidRDefault="007A04E9" w:rsidP="007A04E9">
            <w:pPr>
              <w:shd w:val="clear" w:color="auto" w:fill="FBE4D5" w:themeFill="accent2" w:themeFillTint="33"/>
              <w:tabs>
                <w:tab w:val="left" w:pos="273"/>
              </w:tabs>
              <w:spacing w:line="276" w:lineRule="auto"/>
              <w:rPr>
                <w:rFonts w:cstheme="minorHAnsi"/>
              </w:rPr>
            </w:pPr>
            <w:r w:rsidRPr="0052543E">
              <w:rPr>
                <w:rFonts w:cstheme="minorHAnsi"/>
                <w:b/>
                <w:bCs/>
              </w:rPr>
              <w:t>4</w:t>
            </w:r>
            <w:r w:rsidR="0052543E" w:rsidRPr="0052543E">
              <w:rPr>
                <w:rFonts w:cstheme="minorHAnsi"/>
                <w:b/>
                <w:bCs/>
              </w:rPr>
              <w:t xml:space="preserve">. </w:t>
            </w:r>
            <w:r w:rsidRPr="007A04E9">
              <w:rPr>
                <w:rFonts w:cstheme="minorHAnsi"/>
              </w:rPr>
              <w:t>Gewohnheiten entstehen nicht durch bewusste Entscheidungen, sondern durch Wiederholung</w:t>
            </w:r>
            <w:ins w:id="959" w:author="Fabienne Schmaus" w:date="2026-06-09T18:36:00Z" w16du:dateUtc="2026-06-09T16:36:00Z">
              <w:r w:rsidR="00B25DAB">
                <w:rPr>
                  <w:rFonts w:cstheme="minorHAnsi"/>
                </w:rPr>
                <w:t>: d</w:t>
              </w:r>
            </w:ins>
            <w:del w:id="960" w:author="Fabienne Schmaus" w:date="2026-06-09T18:36:00Z" w16du:dateUtc="2026-06-09T16:36:00Z">
              <w:r w:rsidRPr="007A04E9" w:rsidDel="00B25DAB">
                <w:rPr>
                  <w:rFonts w:cstheme="minorHAnsi"/>
                </w:rPr>
                <w:delText>. D</w:delText>
              </w:r>
            </w:del>
            <w:r w:rsidRPr="007A04E9">
              <w:rPr>
                <w:rFonts w:cstheme="minorHAnsi"/>
              </w:rPr>
              <w:t xml:space="preserve">as klassische Modell: Signal → Routine → Belohnung (habit loop nach Duhigg). </w:t>
            </w:r>
            <w:ins w:id="961" w:author="Fabienne Schmaus" w:date="2026-06-09T18:36:00Z" w16du:dateUtc="2026-06-09T16:36:00Z">
              <w:r w:rsidR="00B25DAB">
                <w:rPr>
                  <w:rFonts w:cstheme="minorHAnsi"/>
                </w:rPr>
                <w:br/>
              </w:r>
            </w:ins>
            <w:r w:rsidRPr="007A04E9">
              <w:rPr>
                <w:rFonts w:cstheme="minorHAnsi"/>
              </w:rPr>
              <w:t>Maliks Signal ist vermutlich die Uhrzeit (21 Uhr) oder ein bestimmter Auslöser (Buch auf dem Nachttisch). Die Routine ist das Lesen. Die Belohnung ist angenehmer Schlaf. Das Gehirn lernt: Dieses Muster führt zu etwas Gutem</w:t>
            </w:r>
            <w:ins w:id="962" w:author="Fabienne Schmaus" w:date="2026-06-09T18:38:00Z" w16du:dateUtc="2026-06-09T16:38:00Z">
              <w:r w:rsidR="00A75211">
                <w:rPr>
                  <w:rFonts w:cstheme="minorHAnsi"/>
                </w:rPr>
                <w:t>,</w:t>
              </w:r>
            </w:ins>
            <w:r w:rsidRPr="007A04E9">
              <w:rPr>
                <w:rFonts w:cstheme="minorHAnsi"/>
              </w:rPr>
              <w:t xml:space="preserve"> </w:t>
            </w:r>
            <w:del w:id="963" w:author="Fabienne Schmaus" w:date="2026-06-09T18:37:00Z" w16du:dateUtc="2026-06-09T16:37:00Z">
              <w:r w:rsidRPr="007A04E9" w:rsidDel="00B25DAB">
                <w:rPr>
                  <w:rFonts w:cstheme="minorHAnsi"/>
                </w:rPr>
                <w:delText xml:space="preserve">– </w:delText>
              </w:r>
            </w:del>
            <w:r w:rsidRPr="007A04E9">
              <w:rPr>
                <w:rFonts w:cstheme="minorHAnsi"/>
              </w:rPr>
              <w:t xml:space="preserve">und wiederholt es </w:t>
            </w:r>
            <w:ins w:id="964" w:author="Fabienne Schmaus" w:date="2026-06-09T18:38:00Z" w16du:dateUtc="2026-06-09T16:38:00Z">
              <w:r w:rsidR="00A75211">
                <w:rPr>
                  <w:rFonts w:cstheme="minorHAnsi"/>
                </w:rPr>
                <w:t xml:space="preserve">deshalb </w:t>
              </w:r>
            </w:ins>
            <w:r w:rsidRPr="007A04E9">
              <w:rPr>
                <w:rFonts w:cstheme="minorHAnsi"/>
              </w:rPr>
              <w:t>automatisch. Das zeigt</w:t>
            </w:r>
            <w:ins w:id="965" w:author="Fabienne Schmaus" w:date="2026-06-09T18:38:00Z" w16du:dateUtc="2026-06-09T16:38:00Z">
              <w:r w:rsidR="00A75211">
                <w:rPr>
                  <w:rFonts w:cstheme="minorHAnsi"/>
                </w:rPr>
                <w:t>, dass w</w:t>
              </w:r>
            </w:ins>
            <w:del w:id="966" w:author="Fabienne Schmaus" w:date="2026-06-09T18:38:00Z" w16du:dateUtc="2026-06-09T16:38:00Z">
              <w:r w:rsidRPr="007A04E9" w:rsidDel="00A75211">
                <w:rPr>
                  <w:rFonts w:cstheme="minorHAnsi"/>
                </w:rPr>
                <w:delText>: W</w:delText>
              </w:r>
            </w:del>
            <w:r w:rsidRPr="007A04E9">
              <w:rPr>
                <w:rFonts w:cstheme="minorHAnsi"/>
              </w:rPr>
              <w:t xml:space="preserve">ir </w:t>
            </w:r>
            <w:del w:id="967" w:author="Fabienne Schmaus" w:date="2026-06-09T18:38:00Z" w16du:dateUtc="2026-06-09T16:38:00Z">
              <w:r w:rsidRPr="007A04E9" w:rsidDel="00A75211">
                <w:rPr>
                  <w:rFonts w:cstheme="minorHAnsi"/>
                </w:rPr>
                <w:delText xml:space="preserve">müssen </w:delText>
              </w:r>
            </w:del>
            <w:r w:rsidRPr="007A04E9">
              <w:rPr>
                <w:rFonts w:cstheme="minorHAnsi"/>
              </w:rPr>
              <w:t>kein bewusstes Ritual „verordnen</w:t>
            </w:r>
            <w:del w:id="968" w:author="Fabienne Schmaus" w:date="2026-06-09T18:37:00Z" w16du:dateUtc="2026-06-09T16:37:00Z">
              <w:r w:rsidRPr="007A04E9" w:rsidDel="00B25DAB">
                <w:rPr>
                  <w:rFonts w:cstheme="minorHAnsi"/>
                </w:rPr>
                <w:delText>" –</w:delText>
              </w:r>
            </w:del>
            <w:ins w:id="969" w:author="Fabienne Schmaus" w:date="2026-06-09T18:37:00Z" w16du:dateUtc="2026-06-09T16:37:00Z">
              <w:r w:rsidR="00B25DAB">
                <w:rPr>
                  <w:rFonts w:cstheme="minorHAnsi"/>
                </w:rPr>
                <w:t>“</w:t>
              </w:r>
            </w:ins>
            <w:ins w:id="970" w:author="Fabienne Schmaus" w:date="2026-06-09T18:38:00Z" w16du:dateUtc="2026-06-09T16:38:00Z">
              <w:r w:rsidR="00A75211">
                <w:rPr>
                  <w:rFonts w:cstheme="minorHAnsi"/>
                </w:rPr>
                <w:t xml:space="preserve"> müssen</w:t>
              </w:r>
            </w:ins>
            <w:ins w:id="971" w:author="Fabienne Schmaus" w:date="2026-06-09T18:37:00Z" w16du:dateUtc="2026-06-09T16:37:00Z">
              <w:r w:rsidR="00B25DAB">
                <w:rPr>
                  <w:rFonts w:cstheme="minorHAnsi"/>
                </w:rPr>
                <w:t>,</w:t>
              </w:r>
            </w:ins>
            <w:r w:rsidRPr="007A04E9">
              <w:rPr>
                <w:rFonts w:cstheme="minorHAnsi"/>
              </w:rPr>
              <w:t xml:space="preserve"> aber wir können Gewohnheiten gezielt formen, wenn wir </w:t>
            </w:r>
            <w:del w:id="972" w:author="Fabienne Schmaus" w:date="2026-06-09T18:38:00Z" w16du:dateUtc="2026-06-09T16:38:00Z">
              <w:r w:rsidRPr="007A04E9" w:rsidDel="00A75211">
                <w:rPr>
                  <w:rFonts w:cstheme="minorHAnsi"/>
                </w:rPr>
                <w:delText xml:space="preserve">das </w:delText>
              </w:r>
            </w:del>
            <w:ins w:id="973" w:author="Fabienne Schmaus" w:date="2026-06-09T18:38:00Z" w16du:dateUtc="2026-06-09T16:38:00Z">
              <w:r w:rsidR="00A75211">
                <w:rPr>
                  <w:rFonts w:cstheme="minorHAnsi"/>
                </w:rPr>
                <w:t>dieses</w:t>
              </w:r>
              <w:r w:rsidR="00A75211" w:rsidRPr="007A04E9">
                <w:rPr>
                  <w:rFonts w:cstheme="minorHAnsi"/>
                </w:rPr>
                <w:t xml:space="preserve"> </w:t>
              </w:r>
            </w:ins>
            <w:r w:rsidRPr="007A04E9">
              <w:rPr>
                <w:rFonts w:cstheme="minorHAnsi"/>
              </w:rPr>
              <w:t>Prinzip kennen.</w:t>
            </w:r>
          </w:p>
          <w:p w14:paraId="5CF99119" w14:textId="108B4B2E" w:rsidR="007A04E9" w:rsidRPr="0052543E" w:rsidRDefault="007A04E9" w:rsidP="007A04E9">
            <w:pPr>
              <w:shd w:val="clear" w:color="auto" w:fill="FBE4D5" w:themeFill="accent2" w:themeFillTint="33"/>
              <w:tabs>
                <w:tab w:val="left" w:pos="273"/>
              </w:tabs>
              <w:spacing w:line="276" w:lineRule="auto"/>
              <w:rPr>
                <w:rFonts w:cstheme="minorHAnsi"/>
                <w:b/>
                <w:bCs/>
              </w:rPr>
            </w:pPr>
            <w:r w:rsidRPr="0052543E">
              <w:rPr>
                <w:rFonts w:cstheme="minorHAnsi"/>
                <w:b/>
                <w:bCs/>
              </w:rPr>
              <w:t>5</w:t>
            </w:r>
            <w:r w:rsidR="0052543E" w:rsidRPr="0052543E">
              <w:rPr>
                <w:rFonts w:cstheme="minorHAnsi"/>
                <w:b/>
                <w:bCs/>
              </w:rPr>
              <w:t>.</w:t>
            </w:r>
          </w:p>
          <w:p w14:paraId="6D4062B1"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Biologisch:</w:t>
            </w:r>
          </w:p>
          <w:p w14:paraId="5A170EBE" w14:textId="5BE1F501"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ins w:id="974" w:author="Fabienne Schmaus" w:date="2026-06-09T18:38:00Z" w16du:dateUtc="2026-06-09T16:38:00Z">
              <w:r w:rsidR="00A75211">
                <w:rPr>
                  <w:rFonts w:cstheme="minorHAnsi"/>
                </w:rPr>
                <w:t xml:space="preserve">Das </w:t>
              </w:r>
            </w:ins>
            <w:r w:rsidRPr="007A04E9">
              <w:rPr>
                <w:rFonts w:cstheme="minorHAnsi"/>
              </w:rPr>
              <w:t>Buchlicht (Lampe mit warmem Licht) hemmt Melatonin kaum – im Gegensatz zu Bildschirmlicht</w:t>
            </w:r>
            <w:ins w:id="975" w:author="Fabienne Schmaus" w:date="2026-06-09T18:38:00Z" w16du:dateUtc="2026-06-09T16:38:00Z">
              <w:r w:rsidR="00A75211">
                <w:rPr>
                  <w:rFonts w:cstheme="minorHAnsi"/>
                </w:rPr>
                <w:t>.</w:t>
              </w:r>
            </w:ins>
          </w:p>
          <w:p w14:paraId="419D8556" w14:textId="40235572"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lastRenderedPageBreak/>
              <w:t>•</w:t>
            </w:r>
            <w:r w:rsidRPr="007A04E9">
              <w:rPr>
                <w:rFonts w:cstheme="minorHAnsi"/>
              </w:rPr>
              <w:tab/>
            </w:r>
            <w:del w:id="976" w:author="Fabienne Schmaus" w:date="2026-06-09T18:38:00Z" w16du:dateUtc="2026-06-09T16:38:00Z">
              <w:r w:rsidRPr="007A04E9" w:rsidDel="00A75211">
                <w:rPr>
                  <w:rFonts w:cstheme="minorHAnsi"/>
                </w:rPr>
                <w:delText xml:space="preserve">Gemäßigte </w:delText>
              </w:r>
            </w:del>
            <w:ins w:id="977" w:author="Fabienne Schmaus" w:date="2026-06-09T18:38:00Z" w16du:dateUtc="2026-06-09T16:38:00Z">
              <w:r w:rsidR="00A75211">
                <w:rPr>
                  <w:rFonts w:cstheme="minorHAnsi"/>
                </w:rPr>
                <w:t>Die g</w:t>
              </w:r>
              <w:r w:rsidR="00A75211" w:rsidRPr="007A04E9">
                <w:rPr>
                  <w:rFonts w:cstheme="minorHAnsi"/>
                </w:rPr>
                <w:t xml:space="preserve">emäßigte </w:t>
              </w:r>
            </w:ins>
            <w:r w:rsidRPr="007A04E9">
              <w:rPr>
                <w:rFonts w:cstheme="minorHAnsi"/>
              </w:rPr>
              <w:t>Augenarbeit fördert die natürliche Ermüdung der Augenmuskeln</w:t>
            </w:r>
            <w:ins w:id="978" w:author="Fabienne Schmaus" w:date="2026-06-09T18:39:00Z" w16du:dateUtc="2026-06-09T16:39:00Z">
              <w:r w:rsidR="00A75211">
                <w:rPr>
                  <w:rFonts w:cstheme="minorHAnsi"/>
                </w:rPr>
                <w:t>.</w:t>
              </w:r>
            </w:ins>
          </w:p>
          <w:p w14:paraId="531106D0" w14:textId="328C5A62" w:rsidR="007A04E9" w:rsidRPr="007A04E9" w:rsidRDefault="007A04E9" w:rsidP="00B25DAB">
            <w:pPr>
              <w:shd w:val="clear" w:color="auto" w:fill="FBE4D5" w:themeFill="accent2" w:themeFillTint="33"/>
              <w:tabs>
                <w:tab w:val="left" w:pos="273"/>
              </w:tabs>
              <w:spacing w:line="276" w:lineRule="auto"/>
              <w:ind w:firstLine="313"/>
              <w:rPr>
                <w:rFonts w:cstheme="minorHAnsi"/>
              </w:rPr>
            </w:pPr>
            <w:r w:rsidRPr="007A04E9">
              <w:rPr>
                <w:rFonts w:cstheme="minorHAnsi"/>
              </w:rPr>
              <w:t>•</w:t>
            </w:r>
            <w:r w:rsidRPr="007A04E9">
              <w:rPr>
                <w:rFonts w:cstheme="minorHAnsi"/>
              </w:rPr>
              <w:tab/>
            </w:r>
            <w:del w:id="979" w:author="Fabienne Schmaus" w:date="2026-06-09T18:39:00Z" w16du:dateUtc="2026-06-09T16:39:00Z">
              <w:r w:rsidRPr="007A04E9" w:rsidDel="00A75211">
                <w:rPr>
                  <w:rFonts w:cstheme="minorHAnsi"/>
                </w:rPr>
                <w:delText xml:space="preserve">Ruhige </w:delText>
              </w:r>
            </w:del>
            <w:ins w:id="980" w:author="Fabienne Schmaus" w:date="2026-06-09T18:39:00Z" w16du:dateUtc="2026-06-09T16:39:00Z">
              <w:r w:rsidR="00A75211">
                <w:rPr>
                  <w:rFonts w:cstheme="minorHAnsi"/>
                </w:rPr>
                <w:t>Die r</w:t>
              </w:r>
              <w:r w:rsidR="00A75211" w:rsidRPr="007A04E9">
                <w:rPr>
                  <w:rFonts w:cstheme="minorHAnsi"/>
                </w:rPr>
                <w:t xml:space="preserve">uhige </w:t>
              </w:r>
            </w:ins>
            <w:r w:rsidRPr="007A04E9">
              <w:rPr>
                <w:rFonts w:cstheme="minorHAnsi"/>
              </w:rPr>
              <w:t>Körperhaltung (liegend/sitzend) fördert Parasympathikus-Aktivierung</w:t>
            </w:r>
            <w:ins w:id="981" w:author="Fabienne Schmaus" w:date="2026-06-09T18:39:00Z" w16du:dateUtc="2026-06-09T16:39:00Z">
              <w:r w:rsidR="00A75211">
                <w:rPr>
                  <w:rFonts w:cstheme="minorHAnsi"/>
                </w:rPr>
                <w:t>.</w:t>
              </w:r>
            </w:ins>
          </w:p>
          <w:p w14:paraId="4F3F39D8" w14:textId="77777777" w:rsidR="007A04E9" w:rsidRPr="007A04E9" w:rsidRDefault="007A04E9" w:rsidP="007A04E9">
            <w:pPr>
              <w:shd w:val="clear" w:color="auto" w:fill="FBE4D5" w:themeFill="accent2" w:themeFillTint="33"/>
              <w:tabs>
                <w:tab w:val="left" w:pos="273"/>
              </w:tabs>
              <w:spacing w:line="276" w:lineRule="auto"/>
              <w:rPr>
                <w:rFonts w:cstheme="minorHAnsi"/>
              </w:rPr>
            </w:pPr>
            <w:r w:rsidRPr="007A04E9">
              <w:rPr>
                <w:rFonts w:cstheme="minorHAnsi"/>
              </w:rPr>
              <w:t>Psychologisch:</w:t>
            </w:r>
          </w:p>
          <w:p w14:paraId="479AFCF8" w14:textId="089A8DC6"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982" w:author="Fabienne Schmaus" w:date="2026-06-09T18:39:00Z" w16du:dateUtc="2026-06-09T16:39:00Z">
              <w:r w:rsidR="00A75211">
                <w:rPr>
                  <w:rFonts w:cstheme="minorHAnsi"/>
                </w:rPr>
                <w:t xml:space="preserve">Das </w:t>
              </w:r>
            </w:ins>
            <w:r w:rsidRPr="007A04E9">
              <w:rPr>
                <w:rFonts w:cstheme="minorHAnsi"/>
              </w:rPr>
              <w:t>Lesen erfordert konzentriertes Folgen einer Handlung</w:t>
            </w:r>
            <w:ins w:id="983" w:author="Fabienne Schmaus" w:date="2026-06-09T18:39:00Z" w16du:dateUtc="2026-06-09T16:39:00Z">
              <w:r w:rsidR="00A75211">
                <w:rPr>
                  <w:rFonts w:cstheme="minorHAnsi"/>
                </w:rPr>
                <w:t xml:space="preserve">: Die </w:t>
              </w:r>
            </w:ins>
            <w:del w:id="984" w:author="Fabienne Schmaus" w:date="2026-06-09T18:39:00Z" w16du:dateUtc="2026-06-09T16:39:00Z">
              <w:r w:rsidRPr="007A04E9" w:rsidDel="00A75211">
                <w:rPr>
                  <w:rFonts w:cstheme="minorHAnsi"/>
                </w:rPr>
                <w:delText xml:space="preserve"> → </w:delText>
              </w:r>
            </w:del>
            <w:r w:rsidRPr="007A04E9">
              <w:rPr>
                <w:rFonts w:cstheme="minorHAnsi"/>
              </w:rPr>
              <w:t>Gedanken „verlangsamen</w:t>
            </w:r>
            <w:del w:id="985" w:author="Fabienne Schmaus" w:date="2026-06-09T18:39:00Z" w16du:dateUtc="2026-06-09T16:39:00Z">
              <w:r w:rsidRPr="007A04E9" w:rsidDel="00A75211">
                <w:rPr>
                  <w:rFonts w:cstheme="minorHAnsi"/>
                </w:rPr>
                <w:delText xml:space="preserve">" </w:delText>
              </w:r>
            </w:del>
            <w:ins w:id="986" w:author="Fabienne Schmaus" w:date="2026-06-09T18:39:00Z" w16du:dateUtc="2026-06-09T16:39:00Z">
              <w:r w:rsidR="00A75211">
                <w:rPr>
                  <w:rFonts w:cstheme="minorHAnsi"/>
                </w:rPr>
                <w:t>“</w:t>
              </w:r>
              <w:r w:rsidR="00A75211" w:rsidRPr="007A04E9">
                <w:rPr>
                  <w:rFonts w:cstheme="minorHAnsi"/>
                </w:rPr>
                <w:t xml:space="preserve"> </w:t>
              </w:r>
            </w:ins>
            <w:r w:rsidRPr="007A04E9">
              <w:rPr>
                <w:rFonts w:cstheme="minorHAnsi"/>
              </w:rPr>
              <w:t>sich</w:t>
            </w:r>
            <w:ins w:id="987" w:author="Fabienne Schmaus" w:date="2026-06-09T18:39:00Z" w16du:dateUtc="2026-06-09T16:39:00Z">
              <w:r w:rsidR="00A75211">
                <w:rPr>
                  <w:rFonts w:cstheme="minorHAnsi"/>
                </w:rPr>
                <w:t>.</w:t>
              </w:r>
            </w:ins>
          </w:p>
          <w:p w14:paraId="1FE78658" w14:textId="04EC2938"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988" w:author="Fabienne Schmaus" w:date="2026-06-09T18:40:00Z" w16du:dateUtc="2026-06-09T16:40:00Z">
              <w:r w:rsidR="00A75211" w:rsidRPr="00A75211">
                <w:rPr>
                  <w:rFonts w:cstheme="minorHAnsi"/>
                </w:rPr>
                <w:t>Da keine sozialen Reize, Benachrichtigungen oder Vergleiche vorhanden sind, kommt es zu einer kognitiven Entlastung</w:t>
              </w:r>
            </w:ins>
            <w:del w:id="989" w:author="Fabienne Schmaus" w:date="2026-06-09T18:40:00Z" w16du:dateUtc="2026-06-09T16:40:00Z">
              <w:r w:rsidRPr="007A04E9" w:rsidDel="00A75211">
                <w:rPr>
                  <w:rFonts w:cstheme="minorHAnsi"/>
                </w:rPr>
                <w:delText>Keine sozialen Reize, keine Notifications, keine Vergleiche → kognitive Entlastung</w:delText>
              </w:r>
            </w:del>
            <w:ins w:id="990" w:author="Fabienne Schmaus" w:date="2026-06-09T18:40:00Z" w16du:dateUtc="2026-06-09T16:40:00Z">
              <w:r w:rsidR="00A75211">
                <w:rPr>
                  <w:rFonts w:cstheme="minorHAnsi"/>
                </w:rPr>
                <w:t>.</w:t>
              </w:r>
            </w:ins>
          </w:p>
          <w:p w14:paraId="1019A60E" w14:textId="3D15B6CB" w:rsidR="007A04E9" w:rsidRPr="007A04E9"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991" w:author="Fabienne Schmaus" w:date="2026-06-09T18:40:00Z" w16du:dateUtc="2026-06-09T16:40:00Z">
              <w:r w:rsidR="00A75211">
                <w:rPr>
                  <w:rFonts w:cstheme="minorHAnsi"/>
                </w:rPr>
                <w:t>Die r</w:t>
              </w:r>
            </w:ins>
            <w:del w:id="992" w:author="Fabienne Schmaus" w:date="2026-06-09T18:40:00Z" w16du:dateUtc="2026-06-09T16:40:00Z">
              <w:r w:rsidRPr="007A04E9" w:rsidDel="00A75211">
                <w:rPr>
                  <w:rFonts w:cstheme="minorHAnsi"/>
                </w:rPr>
                <w:delText>R</w:delText>
              </w:r>
            </w:del>
            <w:r w:rsidRPr="007A04E9">
              <w:rPr>
                <w:rFonts w:cstheme="minorHAnsi"/>
              </w:rPr>
              <w:t>epetitive</w:t>
            </w:r>
            <w:del w:id="993" w:author="Fabienne Schmaus" w:date="2026-06-09T18:40:00Z" w16du:dateUtc="2026-06-09T16:40:00Z">
              <w:r w:rsidRPr="007A04E9" w:rsidDel="00A75211">
                <w:rPr>
                  <w:rFonts w:cstheme="minorHAnsi"/>
                </w:rPr>
                <w:delText xml:space="preserve">, </w:delText>
              </w:r>
            </w:del>
            <w:ins w:id="994" w:author="Fabienne Schmaus" w:date="2026-06-09T18:40:00Z" w16du:dateUtc="2026-06-09T16:40:00Z">
              <w:r w:rsidR="00A75211">
                <w:rPr>
                  <w:rFonts w:cstheme="minorHAnsi"/>
                </w:rPr>
                <w:t xml:space="preserve"> und</w:t>
              </w:r>
              <w:r w:rsidR="00A75211" w:rsidRPr="007A04E9">
                <w:rPr>
                  <w:rFonts w:cstheme="minorHAnsi"/>
                </w:rPr>
                <w:t xml:space="preserve"> </w:t>
              </w:r>
            </w:ins>
            <w:r w:rsidRPr="007A04E9">
              <w:rPr>
                <w:rFonts w:cstheme="minorHAnsi"/>
              </w:rPr>
              <w:t xml:space="preserve">ruhige Handlung </w:t>
            </w:r>
            <w:del w:id="995" w:author="Fabienne Schmaus" w:date="2026-06-09T18:40:00Z" w16du:dateUtc="2026-06-09T16:40:00Z">
              <w:r w:rsidRPr="007A04E9" w:rsidDel="00A75211">
                <w:rPr>
                  <w:rFonts w:cstheme="minorHAnsi"/>
                </w:rPr>
                <w:delText xml:space="preserve">→ </w:delText>
              </w:r>
            </w:del>
            <w:ins w:id="996" w:author="Fabienne Schmaus" w:date="2026-06-09T18:40:00Z" w16du:dateUtc="2026-06-09T16:40:00Z">
              <w:r w:rsidR="00A75211">
                <w:rPr>
                  <w:rFonts w:cstheme="minorHAnsi"/>
                </w:rPr>
                <w:t xml:space="preserve">kann mit der Zeit zu einem </w:t>
              </w:r>
            </w:ins>
            <w:r w:rsidRPr="007A04E9">
              <w:rPr>
                <w:rFonts w:cstheme="minorHAnsi"/>
              </w:rPr>
              <w:t>konditionierte</w:t>
            </w:r>
            <w:ins w:id="997" w:author="Fabienne Schmaus" w:date="2026-06-09T18:41:00Z" w16du:dateUtc="2026-06-09T16:41:00Z">
              <w:r w:rsidR="00A75211">
                <w:rPr>
                  <w:rFonts w:cstheme="minorHAnsi"/>
                </w:rPr>
                <w:t>n</w:t>
              </w:r>
            </w:ins>
            <w:del w:id="998" w:author="Fabienne Schmaus" w:date="2026-06-09T18:41:00Z" w16du:dateUtc="2026-06-09T16:41:00Z">
              <w:r w:rsidRPr="007A04E9" w:rsidDel="00A75211">
                <w:rPr>
                  <w:rFonts w:cstheme="minorHAnsi"/>
                </w:rPr>
                <w:delText>r</w:delText>
              </w:r>
            </w:del>
            <w:r w:rsidRPr="007A04E9">
              <w:rPr>
                <w:rFonts w:cstheme="minorHAnsi"/>
              </w:rPr>
              <w:t xml:space="preserve"> Schlafanker </w:t>
            </w:r>
            <w:del w:id="999" w:author="Fabienne Schmaus" w:date="2026-06-09T18:41:00Z" w16du:dateUtc="2026-06-09T16:41:00Z">
              <w:r w:rsidRPr="007A04E9" w:rsidDel="00A75211">
                <w:rPr>
                  <w:rFonts w:cstheme="minorHAnsi"/>
                </w:rPr>
                <w:delText>über Zeit</w:delText>
              </w:r>
            </w:del>
            <w:ins w:id="1000" w:author="Fabienne Schmaus" w:date="2026-06-09T18:41:00Z" w16du:dateUtc="2026-06-09T16:41:00Z">
              <w:r w:rsidR="00A75211">
                <w:rPr>
                  <w:rFonts w:cstheme="minorHAnsi"/>
                </w:rPr>
                <w:t>werden.</w:t>
              </w:r>
            </w:ins>
          </w:p>
          <w:p w14:paraId="4C935DBB" w14:textId="652E3CFB" w:rsidR="006360DA" w:rsidRPr="0009301D" w:rsidRDefault="007A04E9" w:rsidP="00B25DAB">
            <w:pPr>
              <w:shd w:val="clear" w:color="auto" w:fill="FBE4D5" w:themeFill="accent2" w:themeFillTint="33"/>
              <w:tabs>
                <w:tab w:val="left" w:pos="273"/>
              </w:tabs>
              <w:spacing w:line="276" w:lineRule="auto"/>
              <w:ind w:firstLine="171"/>
              <w:rPr>
                <w:rFonts w:cstheme="minorHAnsi"/>
              </w:rPr>
            </w:pPr>
            <w:r w:rsidRPr="007A04E9">
              <w:rPr>
                <w:rFonts w:cstheme="minorHAnsi"/>
              </w:rPr>
              <w:t>•</w:t>
            </w:r>
            <w:r w:rsidRPr="007A04E9">
              <w:rPr>
                <w:rFonts w:cstheme="minorHAnsi"/>
              </w:rPr>
              <w:tab/>
            </w:r>
            <w:ins w:id="1001" w:author="Fabienne Schmaus" w:date="2026-06-09T18:39:00Z" w16du:dateUtc="2026-06-09T16:39:00Z">
              <w:r w:rsidR="00A75211">
                <w:rPr>
                  <w:rFonts w:cstheme="minorHAnsi"/>
                </w:rPr>
                <w:t>Die n</w:t>
              </w:r>
            </w:ins>
            <w:del w:id="1002" w:author="Fabienne Schmaus" w:date="2026-06-09T18:39:00Z" w16du:dateUtc="2026-06-09T16:39:00Z">
              <w:r w:rsidRPr="007A04E9" w:rsidDel="00A75211">
                <w:rPr>
                  <w:rFonts w:cstheme="minorHAnsi"/>
                </w:rPr>
                <w:delText>N</w:delText>
              </w:r>
            </w:del>
            <w:r w:rsidRPr="007A04E9">
              <w:rPr>
                <w:rFonts w:cstheme="minorHAnsi"/>
              </w:rPr>
              <w:t>arrative Struktur gibt dem Abend ein Ende – anders als Infinite Scroll ohne natürlichen Abschluss</w:t>
            </w:r>
            <w:ins w:id="1003" w:author="Fabienne Schmaus" w:date="2026-06-09T18:39:00Z" w16du:dateUtc="2026-06-09T16:39:00Z">
              <w:r w:rsidR="00A75211">
                <w:rPr>
                  <w:rFonts w:cstheme="minorHAnsi"/>
                </w:rPr>
                <w:t>.</w:t>
              </w:r>
            </w:ins>
          </w:p>
          <w:p w14:paraId="5B7FC2D0" w14:textId="77777777" w:rsidR="006360DA" w:rsidRPr="0009301D" w:rsidRDefault="006360DA" w:rsidP="00AF51A5">
            <w:pPr>
              <w:tabs>
                <w:tab w:val="left" w:pos="273"/>
              </w:tabs>
              <w:spacing w:line="276" w:lineRule="auto"/>
              <w:rPr>
                <w:rFonts w:cstheme="minorHAnsi"/>
              </w:rPr>
            </w:pPr>
          </w:p>
          <w:p w14:paraId="5B03B0D0" w14:textId="5A913A09" w:rsidR="000E2E2A" w:rsidRPr="0009301D" w:rsidRDefault="000E2E2A" w:rsidP="000E2E2A">
            <w:pPr>
              <w:rPr>
                <w:rFonts w:cstheme="minorHAnsi"/>
              </w:rPr>
            </w:pPr>
            <w:r w:rsidRPr="0009301D">
              <w:rPr>
                <w:rFonts w:cstheme="minorHAnsi"/>
                <w:highlight w:val="yellow"/>
              </w:rPr>
              <w:t xml:space="preserve">((Seite </w:t>
            </w:r>
            <w:r>
              <w:rPr>
                <w:rFonts w:cstheme="minorHAnsi"/>
                <w:highlight w:val="yellow"/>
              </w:rPr>
              <w:t>10</w:t>
            </w:r>
            <w:r w:rsidRPr="0009301D">
              <w:rPr>
                <w:rFonts w:cstheme="minorHAnsi"/>
                <w:highlight w:val="yellow"/>
              </w:rPr>
              <w:t>))</w:t>
            </w:r>
          </w:p>
          <w:p w14:paraId="199FA6CC" w14:textId="6AC47F3F" w:rsidR="00AC3936" w:rsidRPr="0009301D" w:rsidRDefault="00AC3936" w:rsidP="00AC3936">
            <w:pPr>
              <w:tabs>
                <w:tab w:val="left" w:pos="273"/>
              </w:tabs>
              <w:spacing w:line="276" w:lineRule="auto"/>
              <w:rPr>
                <w:rFonts w:cstheme="minorHAnsi"/>
              </w:rPr>
            </w:pPr>
            <w:r w:rsidRPr="0009301D">
              <w:rPr>
                <w:rFonts w:cstheme="minorHAnsi"/>
              </w:rPr>
              <w:t>Die</w:t>
            </w:r>
            <w:ins w:id="1004" w:author="Fabienne Schmaus" w:date="2026-06-09T18:41:00Z" w16du:dateUtc="2026-06-09T16:41:00Z">
              <w:r w:rsidR="00C24F6D">
                <w:rPr>
                  <w:rFonts w:cstheme="minorHAnsi"/>
                </w:rPr>
                <w:t>se</w:t>
              </w:r>
            </w:ins>
            <w:r w:rsidRPr="0009301D">
              <w:rPr>
                <w:rFonts w:cstheme="minorHAnsi"/>
              </w:rPr>
              <w:t xml:space="preserve"> </w:t>
            </w:r>
            <w:del w:id="1005" w:author="Fabienne Schmaus" w:date="2026-06-09T18:41:00Z" w16du:dateUtc="2026-06-09T16:41:00Z">
              <w:r w:rsidRPr="0009301D" w:rsidDel="00C24F6D">
                <w:rPr>
                  <w:rFonts w:cstheme="minorHAnsi"/>
                </w:rPr>
                <w:delText xml:space="preserve">Phase </w:delText>
              </w:r>
            </w:del>
            <w:ins w:id="1006" w:author="Fabienne Schmaus" w:date="2026-06-09T18:41:00Z" w16du:dateUtc="2026-06-09T16:41:00Z">
              <w:r w:rsidR="00C24F6D">
                <w:rPr>
                  <w:rFonts w:cstheme="minorHAnsi"/>
                </w:rPr>
                <w:t>Arbeitsp</w:t>
              </w:r>
              <w:r w:rsidR="00C24F6D" w:rsidRPr="0009301D">
                <w:rPr>
                  <w:rFonts w:cstheme="minorHAnsi"/>
                </w:rPr>
                <w:t xml:space="preserve">hase </w:t>
              </w:r>
            </w:ins>
            <w:r w:rsidRPr="0009301D">
              <w:rPr>
                <w:rFonts w:cstheme="minorHAnsi"/>
              </w:rPr>
              <w:t xml:space="preserve">endet </w:t>
            </w:r>
            <w:del w:id="1007" w:author="Fabienne Schmaus" w:date="2026-06-09T18:41:00Z" w16du:dateUtc="2026-06-09T16:41:00Z">
              <w:r w:rsidRPr="0009301D" w:rsidDel="00C24F6D">
                <w:rPr>
                  <w:rFonts w:cstheme="minorHAnsi"/>
                </w:rPr>
                <w:delText xml:space="preserve">wiederum </w:delText>
              </w:r>
            </w:del>
            <w:ins w:id="1008" w:author="Fabienne Schmaus" w:date="2026-06-09T18:41:00Z" w16du:dateUtc="2026-06-09T16:41:00Z">
              <w:r w:rsidR="00C24F6D">
                <w:rPr>
                  <w:rFonts w:cstheme="minorHAnsi"/>
                </w:rPr>
                <w:t xml:space="preserve">im </w:t>
              </w:r>
              <w:r w:rsidR="00C24F6D" w:rsidRPr="00C24F6D">
                <w:rPr>
                  <w:rFonts w:cstheme="minorHAnsi"/>
                  <w:b/>
                  <w:bCs/>
                  <w:rPrChange w:id="1009" w:author="Fabienne Schmaus" w:date="2026-06-09T18:41:00Z" w16du:dateUtc="2026-06-09T16:41:00Z">
                    <w:rPr>
                      <w:rFonts w:cstheme="minorHAnsi"/>
                    </w:rPr>
                  </w:rPrChange>
                </w:rPr>
                <w:t>Plenum</w:t>
              </w:r>
              <w:r w:rsidR="00C24F6D" w:rsidRPr="0009301D">
                <w:rPr>
                  <w:rFonts w:cstheme="minorHAnsi"/>
                </w:rPr>
                <w:t xml:space="preserve"> </w:t>
              </w:r>
            </w:ins>
            <w:r w:rsidRPr="0009301D">
              <w:rPr>
                <w:rFonts w:cstheme="minorHAnsi"/>
              </w:rPr>
              <w:t xml:space="preserve">mit dem Festhalten der Kernaussage zum Thema Schlafstörer: </w:t>
            </w:r>
            <w:r w:rsidR="0009301D" w:rsidRPr="0009301D">
              <w:rPr>
                <w:rFonts w:cstheme="minorHAnsi"/>
              </w:rPr>
              <w:t>„</w:t>
            </w:r>
            <w:r w:rsidRPr="0009301D">
              <w:rPr>
                <w:rFonts w:cstheme="minorHAnsi"/>
              </w:rPr>
              <w:t>Schlaf ist ein multifaktorielles Problem – Technik, Inhalte, FOMO und Gewohnheiten wirken zusammen. Und es ist lösbar.</w:t>
            </w:r>
            <w:r w:rsidR="0009301D" w:rsidRPr="0009301D">
              <w:rPr>
                <w:rFonts w:cstheme="minorHAnsi"/>
              </w:rPr>
              <w:t>“</w:t>
            </w:r>
          </w:p>
          <w:p w14:paraId="31E5403B" w14:textId="60FFA3F8" w:rsidR="00AC3936" w:rsidRPr="0009301D" w:rsidDel="00C24F6D" w:rsidRDefault="00AC3936" w:rsidP="00AF51A5">
            <w:pPr>
              <w:tabs>
                <w:tab w:val="left" w:pos="273"/>
              </w:tabs>
              <w:spacing w:line="276" w:lineRule="auto"/>
              <w:rPr>
                <w:del w:id="1010" w:author="Fabienne Schmaus" w:date="2026-06-09T18:42:00Z" w16du:dateUtc="2026-06-09T16:42:00Z"/>
                <w:rFonts w:cstheme="minorHAnsi"/>
              </w:rPr>
            </w:pPr>
          </w:p>
          <w:p w14:paraId="6B6658BE" w14:textId="77777777" w:rsidR="00BA76D5" w:rsidRDefault="00BA76D5" w:rsidP="000F50E7">
            <w:pPr>
              <w:tabs>
                <w:tab w:val="left" w:pos="273"/>
              </w:tabs>
              <w:spacing w:line="276" w:lineRule="auto"/>
              <w:rPr>
                <w:ins w:id="1011" w:author="Fabienne Schmaus" w:date="2026-06-09T18:42:00Z" w16du:dateUtc="2026-06-09T16:42:00Z"/>
                <w:rFonts w:cstheme="minorHAnsi"/>
              </w:rPr>
            </w:pPr>
          </w:p>
          <w:p w14:paraId="1DF4B55C" w14:textId="6A0E41BC" w:rsidR="00C24F6D" w:rsidRPr="0009301D" w:rsidRDefault="00C24F6D" w:rsidP="000F50E7">
            <w:pPr>
              <w:tabs>
                <w:tab w:val="left" w:pos="273"/>
              </w:tabs>
              <w:spacing w:line="276" w:lineRule="auto"/>
              <w:rPr>
                <w:rFonts w:cstheme="minorHAnsi"/>
              </w:rPr>
            </w:pPr>
            <w:ins w:id="1012" w:author="Fabienne Schmaus" w:date="2026-06-09T18:42:00Z" w16du:dateUtc="2026-06-09T16:42:00Z">
              <w:r w:rsidRPr="00C24F6D">
                <w:rPr>
                  <w:rFonts w:cstheme="minorHAnsi"/>
                  <w:highlight w:val="yellow"/>
                  <w:rPrChange w:id="1013" w:author="Fabienne Schmaus" w:date="2026-06-09T18:42:00Z" w16du:dateUtc="2026-06-09T16:42:00Z">
                    <w:rPr>
                      <w:rFonts w:cstheme="minorHAnsi"/>
                    </w:rPr>
                  </w:rPrChange>
                </w:rPr>
                <w:t>((Infobox))</w:t>
              </w:r>
            </w:ins>
          </w:p>
          <w:p w14:paraId="573725D1" w14:textId="70FD4CEF" w:rsidR="005F6A75" w:rsidRPr="0009301D" w:rsidRDefault="005F6A75" w:rsidP="000E2E2A">
            <w:pPr>
              <w:tabs>
                <w:tab w:val="left" w:pos="273"/>
              </w:tabs>
              <w:spacing w:line="276" w:lineRule="auto"/>
              <w:rPr>
                <w:rFonts w:cstheme="minorHAnsi"/>
                <w:b/>
                <w:bCs/>
              </w:rPr>
            </w:pPr>
            <w:commentRangeStart w:id="1014"/>
            <w:commentRangeStart w:id="1015"/>
            <w:del w:id="1016" w:author="Fabienne Schmaus" w:date="2026-06-09T18:42:00Z" w16du:dateUtc="2026-06-09T16:42:00Z">
              <w:r w:rsidRPr="0009301D" w:rsidDel="00C24F6D">
                <w:rPr>
                  <w:rFonts w:ascii="Segoe UI Symbol" w:hAnsi="Segoe UI Symbol" w:cs="Segoe UI Symbol"/>
                  <w:b/>
                  <w:bCs/>
                </w:rPr>
                <w:delText>⚠</w:delText>
              </w:r>
              <w:r w:rsidRPr="0009301D" w:rsidDel="00C24F6D">
                <w:rPr>
                  <w:rFonts w:cstheme="minorHAnsi"/>
                  <w:b/>
                  <w:bCs/>
                </w:rPr>
                <w:delText xml:space="preserve"> INFOBOX // </w:delText>
              </w:r>
            </w:del>
            <w:r w:rsidRPr="0009301D">
              <w:rPr>
                <w:rFonts w:cstheme="minorHAnsi"/>
                <w:b/>
                <w:bCs/>
              </w:rPr>
              <w:t>Konditionierung durch Abendrituale</w:t>
            </w:r>
            <w:commentRangeEnd w:id="1014"/>
            <w:r w:rsidR="00C24F6D" w:rsidRPr="0009301D">
              <w:rPr>
                <w:rStyle w:val="Kommentarzeichen"/>
                <w:rFonts w:cstheme="minorHAnsi"/>
                <w:b/>
                <w:bCs/>
                <w:sz w:val="22"/>
                <w:szCs w:val="22"/>
              </w:rPr>
              <w:commentReference w:id="1014"/>
            </w:r>
            <w:commentRangeEnd w:id="1015"/>
            <w:r w:rsidR="00592CB8" w:rsidRPr="0009301D">
              <w:rPr>
                <w:rStyle w:val="Kommentarzeichen"/>
                <w:rFonts w:cstheme="minorHAnsi"/>
                <w:b/>
                <w:bCs/>
                <w:sz w:val="22"/>
                <w:szCs w:val="22"/>
              </w:rPr>
              <w:commentReference w:id="1015"/>
            </w:r>
          </w:p>
          <w:p w14:paraId="12892B5C" w14:textId="61BF1B97" w:rsidR="00C72ED5" w:rsidRPr="0009301D" w:rsidRDefault="005F6A75" w:rsidP="000E2E2A">
            <w:pPr>
              <w:tabs>
                <w:tab w:val="left" w:pos="273"/>
              </w:tabs>
              <w:spacing w:line="276" w:lineRule="auto"/>
              <w:rPr>
                <w:rFonts w:cstheme="minorHAnsi"/>
              </w:rPr>
            </w:pPr>
            <w:r w:rsidRPr="0009301D">
              <w:rPr>
                <w:rFonts w:cstheme="minorHAnsi"/>
              </w:rPr>
              <w:t xml:space="preserve">Gewohnheiten entstehen durch Wiederholung: Ein neutraler Reiz – etwa eine bestimmte Playlist oder eine Atemübung – wird durch regelmäßige Verbindung mit dem Einschlafen zu einem automatischen Schlafsignal. Diesen Mechanismus nennt man klassische Konditionierung. </w:t>
            </w:r>
            <w:commentRangeStart w:id="1017"/>
            <w:r w:rsidRPr="0009301D">
              <w:rPr>
                <w:rFonts w:cstheme="minorHAnsi"/>
              </w:rPr>
              <w:t xml:space="preserve">Jonas' </w:t>
            </w:r>
            <w:commentRangeEnd w:id="1017"/>
            <w:r w:rsidR="00B27FD4" w:rsidRPr="0009301D">
              <w:rPr>
                <w:rStyle w:val="Kommentarzeichen"/>
                <w:rFonts w:cstheme="minorHAnsi"/>
                <w:sz w:val="22"/>
                <w:szCs w:val="22"/>
              </w:rPr>
              <w:commentReference w:id="1017"/>
            </w:r>
            <w:r w:rsidRPr="0009301D">
              <w:rPr>
                <w:rFonts w:cstheme="minorHAnsi"/>
              </w:rPr>
              <w:t>Ritual in A</w:t>
            </w:r>
            <w:r w:rsidR="003F5352" w:rsidRPr="0009301D">
              <w:rPr>
                <w:rFonts w:cstheme="minorHAnsi"/>
              </w:rPr>
              <w:t xml:space="preserve">rbeitsblatt </w:t>
            </w:r>
            <w:r w:rsidRPr="0009301D">
              <w:rPr>
                <w:rFonts w:cstheme="minorHAnsi"/>
              </w:rPr>
              <w:t>2</w:t>
            </w:r>
            <w:del w:id="1018" w:author="Michael Kohl" w:date="2026-06-11T16:02:00Z" w16du:dateUtc="2026-06-11T14:02:00Z">
              <w:r w:rsidRPr="0009301D" w:rsidDel="00B27FD4">
                <w:rPr>
                  <w:rFonts w:cstheme="minorHAnsi"/>
                </w:rPr>
                <w:delText>d</w:delText>
              </w:r>
            </w:del>
            <w:r w:rsidRPr="0009301D">
              <w:rPr>
                <w:rFonts w:cstheme="minorHAnsi"/>
              </w:rPr>
              <w:t xml:space="preserve"> ist ein Beispiel: Sein Gehirn hat gelernt, dass </w:t>
            </w:r>
            <w:r w:rsidR="0009301D" w:rsidRPr="0009301D">
              <w:rPr>
                <w:rFonts w:cstheme="minorHAnsi"/>
              </w:rPr>
              <w:t>„</w:t>
            </w:r>
            <w:r w:rsidRPr="0009301D">
              <w:rPr>
                <w:rFonts w:cstheme="minorHAnsi"/>
              </w:rPr>
              <w:t>Playlist + Atemübung = Schlafenszeit</w:t>
            </w:r>
            <w:r w:rsidR="0009301D" w:rsidRPr="0009301D">
              <w:rPr>
                <w:rFonts w:cstheme="minorHAnsi"/>
              </w:rPr>
              <w:t>“</w:t>
            </w:r>
            <w:r w:rsidRPr="0009301D">
              <w:rPr>
                <w:rFonts w:cstheme="minorHAnsi"/>
              </w:rPr>
              <w:t xml:space="preserve"> bedeutet – ohne dass er das bewusst geplant hat. Derselbe Mechanismus erklärt, warum Bildschirme im Bett das Einschlafen erschweren können: Das Gehirn lernt </w:t>
            </w:r>
            <w:r w:rsidR="0009301D" w:rsidRPr="0009301D">
              <w:rPr>
                <w:rFonts w:cstheme="minorHAnsi"/>
              </w:rPr>
              <w:t>„</w:t>
            </w:r>
            <w:r w:rsidRPr="0009301D">
              <w:rPr>
                <w:rFonts w:cstheme="minorHAnsi"/>
              </w:rPr>
              <w:t>Bett = Bildschirm = Wachsein</w:t>
            </w:r>
            <w:r w:rsidR="0009301D" w:rsidRPr="0009301D">
              <w:rPr>
                <w:rFonts w:cstheme="minorHAnsi"/>
              </w:rPr>
              <w:t>“</w:t>
            </w:r>
            <w:r w:rsidRPr="0009301D">
              <w:rPr>
                <w:rFonts w:cstheme="minorHAnsi"/>
              </w:rPr>
              <w:t xml:space="preserve">. </w:t>
            </w:r>
          </w:p>
          <w:p w14:paraId="57F4FB7E" w14:textId="64BFCE6F" w:rsidR="005504D0" w:rsidRPr="0009301D" w:rsidRDefault="005504D0" w:rsidP="005504D0">
            <w:pPr>
              <w:rPr>
                <w:rFonts w:cstheme="minorHAnsi"/>
              </w:rPr>
            </w:pPr>
          </w:p>
          <w:p w14:paraId="4FF7ED3E" w14:textId="25FAF506" w:rsidR="00B8156D" w:rsidRPr="0009301D" w:rsidDel="00C24F6D" w:rsidRDefault="00B8156D" w:rsidP="005D6249">
            <w:pPr>
              <w:tabs>
                <w:tab w:val="left" w:pos="273"/>
              </w:tabs>
              <w:spacing w:line="276" w:lineRule="auto"/>
              <w:rPr>
                <w:del w:id="1019" w:author="Fabienne Schmaus" w:date="2026-06-09T18:42:00Z" w16du:dateUtc="2026-06-09T16:42:00Z"/>
                <w:rFonts w:cstheme="minorHAnsi"/>
              </w:rPr>
            </w:pPr>
          </w:p>
          <w:p w14:paraId="3656E197" w14:textId="1893A2C0"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3E19360C" w14:textId="6AD33040"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b/>
                <w:bCs/>
              </w:rPr>
              <w:t>Zeitumfang:</w:t>
            </w:r>
            <w:r w:rsidRPr="0009301D">
              <w:rPr>
                <w:rFonts w:cstheme="minorHAnsi"/>
              </w:rPr>
              <w:t xml:space="preserve"> ca</w:t>
            </w:r>
            <w:commentRangeStart w:id="1020"/>
            <w:commentRangeStart w:id="1021"/>
            <w:commentRangeStart w:id="1022"/>
            <w:r w:rsidRPr="0009301D">
              <w:rPr>
                <w:rFonts w:cstheme="minorHAnsi"/>
              </w:rPr>
              <w:t xml:space="preserve">. </w:t>
            </w:r>
            <w:del w:id="1023" w:author="Michael Kohl" w:date="2026-06-11T14:13:00Z" w16du:dateUtc="2026-06-11T12:13:00Z">
              <w:r w:rsidR="003F5352" w:rsidRPr="0009301D" w:rsidDel="00592CB8">
                <w:rPr>
                  <w:rFonts w:cstheme="minorHAnsi"/>
                </w:rPr>
                <w:delText>30</w:delText>
              </w:r>
              <w:r w:rsidRPr="0009301D" w:rsidDel="00592CB8">
                <w:rPr>
                  <w:rFonts w:cstheme="minorHAnsi"/>
                </w:rPr>
                <w:delText xml:space="preserve"> </w:delText>
              </w:r>
            </w:del>
            <w:ins w:id="1024" w:author="Michael Kohl" w:date="2026-06-11T14:13:00Z" w16du:dateUtc="2026-06-11T12:13:00Z">
              <w:r w:rsidR="00592CB8">
                <w:rPr>
                  <w:rFonts w:cstheme="minorHAnsi"/>
                </w:rPr>
                <w:t>15</w:t>
              </w:r>
              <w:r w:rsidR="00592CB8" w:rsidRPr="0009301D">
                <w:rPr>
                  <w:rFonts w:cstheme="minorHAnsi"/>
                </w:rPr>
                <w:t xml:space="preserve"> </w:t>
              </w:r>
            </w:ins>
            <w:r w:rsidRPr="0009301D">
              <w:rPr>
                <w:rFonts w:cstheme="minorHAnsi"/>
              </w:rPr>
              <w:t>Min.</w:t>
            </w:r>
            <w:commentRangeEnd w:id="1020"/>
            <w:r w:rsidR="00C24F6D" w:rsidRPr="0009301D">
              <w:rPr>
                <w:rStyle w:val="Kommentarzeichen"/>
                <w:rFonts w:cstheme="minorHAnsi"/>
                <w:sz w:val="22"/>
                <w:szCs w:val="22"/>
              </w:rPr>
              <w:commentReference w:id="1020"/>
            </w:r>
            <w:commentRangeEnd w:id="1021"/>
            <w:r w:rsidR="00592CB8" w:rsidRPr="0009301D">
              <w:rPr>
                <w:rStyle w:val="Kommentarzeichen"/>
                <w:rFonts w:cstheme="minorHAnsi"/>
                <w:sz w:val="22"/>
                <w:szCs w:val="22"/>
              </w:rPr>
              <w:commentReference w:id="1021"/>
            </w:r>
            <w:commentRangeEnd w:id="1022"/>
            <w:r w:rsidR="006E605D" w:rsidRPr="0009301D">
              <w:rPr>
                <w:rStyle w:val="Kommentarzeichen"/>
                <w:rFonts w:cstheme="minorHAnsi"/>
                <w:sz w:val="22"/>
                <w:szCs w:val="22"/>
              </w:rPr>
              <w:commentReference w:id="1022"/>
            </w:r>
          </w:p>
          <w:p w14:paraId="683B3C2E" w14:textId="37A30FC8" w:rsidR="005D6249" w:rsidRPr="0009301D" w:rsidRDefault="005D6249" w:rsidP="005D6249">
            <w:pPr>
              <w:shd w:val="clear" w:color="auto" w:fill="E2EFD9" w:themeFill="accent6" w:themeFillTint="33"/>
              <w:tabs>
                <w:tab w:val="left" w:pos="273"/>
              </w:tabs>
              <w:spacing w:line="276" w:lineRule="auto"/>
              <w:rPr>
                <w:rFonts w:cstheme="minorHAnsi"/>
              </w:rPr>
            </w:pPr>
            <w:r w:rsidRPr="0009301D">
              <w:rPr>
                <w:rFonts w:cstheme="minorHAnsi"/>
                <w:b/>
                <w:bCs/>
              </w:rPr>
              <w:t>Materialhinweis:</w:t>
            </w:r>
            <w:r w:rsidRPr="0009301D">
              <w:rPr>
                <w:rFonts w:cstheme="minorHAnsi"/>
              </w:rPr>
              <w:t xml:space="preserve"> Primarstufe –</w:t>
            </w:r>
            <w:r w:rsidR="005379F1" w:rsidRPr="0009301D">
              <w:rPr>
                <w:rFonts w:cstheme="minorHAnsi"/>
              </w:rPr>
              <w:t xml:space="preserve"> </w:t>
            </w:r>
            <w:r w:rsidRPr="0009301D">
              <w:rPr>
                <w:rFonts w:cstheme="minorHAnsi"/>
              </w:rPr>
              <w:t xml:space="preserve">Arbeitsblatt </w:t>
            </w:r>
            <w:r w:rsidR="003F5352" w:rsidRPr="0009301D">
              <w:rPr>
                <w:rFonts w:cstheme="minorHAnsi"/>
              </w:rPr>
              <w:t>1</w:t>
            </w:r>
          </w:p>
          <w:p w14:paraId="19B18D8E" w14:textId="21B3FC95" w:rsidR="003F5352" w:rsidRPr="0009301D" w:rsidRDefault="005D6249" w:rsidP="003F5352">
            <w:pPr>
              <w:shd w:val="clear" w:color="auto" w:fill="E2EFD9" w:themeFill="accent6" w:themeFillTint="33"/>
              <w:tabs>
                <w:tab w:val="left" w:pos="273"/>
              </w:tabs>
              <w:spacing w:line="276" w:lineRule="auto"/>
              <w:rPr>
                <w:rFonts w:cstheme="minorHAnsi"/>
              </w:rPr>
            </w:pPr>
            <w:r w:rsidRPr="0009301D">
              <w:rPr>
                <w:rFonts w:cstheme="minorHAnsi"/>
                <w:b/>
                <w:bCs/>
              </w:rPr>
              <w:t xml:space="preserve">Anpassung der Erarbeitungsphase: </w:t>
            </w:r>
            <w:r w:rsidR="003F5352" w:rsidRPr="0009301D">
              <w:rPr>
                <w:rFonts w:cstheme="minorHAnsi"/>
              </w:rPr>
              <w:t>Statt der Fallbeispielanalyse (zu abstrakt für diese Altersgruppe) arbeiten die Kinder mit Primarstufe Arbeitsblatt 1</w:t>
            </w:r>
            <w:ins w:id="1025" w:author="Fabienne Schmaus" w:date="2026-06-09T19:16:00Z" w16du:dateUtc="2026-06-09T17:16:00Z">
              <w:r w:rsidR="009308C2">
                <w:rPr>
                  <w:rFonts w:cstheme="minorHAnsi"/>
                </w:rPr>
                <w:t>,</w:t>
              </w:r>
            </w:ins>
            <w:del w:id="1026" w:author="Fabienne Schmaus" w:date="2026-06-09T19:16:00Z" w16du:dateUtc="2026-06-09T17:16:00Z">
              <w:r w:rsidR="003F5352" w:rsidRPr="0009301D" w:rsidDel="009308C2">
                <w:rPr>
                  <w:rFonts w:cstheme="minorHAnsi"/>
                </w:rPr>
                <w:delText xml:space="preserve"> –</w:delText>
              </w:r>
            </w:del>
            <w:r w:rsidR="003F5352" w:rsidRPr="0009301D">
              <w:rPr>
                <w:rFonts w:cstheme="minorHAnsi"/>
              </w:rPr>
              <w:t xml:space="preserve"> </w:t>
            </w:r>
            <w:r w:rsidR="0059148E" w:rsidRPr="0009301D">
              <w:rPr>
                <w:rFonts w:cstheme="minorHAnsi"/>
              </w:rPr>
              <w:t xml:space="preserve">was schließlich in </w:t>
            </w:r>
            <w:r w:rsidR="003F5352" w:rsidRPr="0009301D">
              <w:rPr>
                <w:rFonts w:cstheme="minorHAnsi"/>
              </w:rPr>
              <w:t xml:space="preserve">einem Plakat mit kindnahen </w:t>
            </w:r>
            <w:r w:rsidR="0059148E" w:rsidRPr="0009301D">
              <w:rPr>
                <w:rFonts w:cstheme="minorHAnsi"/>
              </w:rPr>
              <w:t>Antworten</w:t>
            </w:r>
            <w:r w:rsidR="003F5352" w:rsidRPr="0009301D">
              <w:rPr>
                <w:rFonts w:cstheme="minorHAnsi"/>
              </w:rPr>
              <w:t xml:space="preserve"> rund um die Frage </w:t>
            </w:r>
            <w:r w:rsidR="0009301D" w:rsidRPr="0009301D">
              <w:rPr>
                <w:rFonts w:cstheme="minorHAnsi"/>
              </w:rPr>
              <w:t>„</w:t>
            </w:r>
            <w:r w:rsidR="003F5352" w:rsidRPr="0009301D">
              <w:rPr>
                <w:rFonts w:cstheme="minorHAnsi"/>
              </w:rPr>
              <w:t>Warum braucht mein Körper Schlaf?</w:t>
            </w:r>
            <w:r w:rsidR="0009301D" w:rsidRPr="0009301D">
              <w:rPr>
                <w:rFonts w:cstheme="minorHAnsi"/>
              </w:rPr>
              <w:t>“</w:t>
            </w:r>
          </w:p>
          <w:p w14:paraId="528CC1F7" w14:textId="77777777" w:rsidR="005D6249" w:rsidRPr="0009301D" w:rsidRDefault="005D6249" w:rsidP="005D6249">
            <w:pPr>
              <w:shd w:val="clear" w:color="auto" w:fill="E2EFD9" w:themeFill="accent6" w:themeFillTint="33"/>
              <w:tabs>
                <w:tab w:val="left" w:pos="273"/>
              </w:tabs>
              <w:spacing w:line="276" w:lineRule="auto"/>
              <w:rPr>
                <w:rFonts w:cstheme="minorHAnsi"/>
                <w:b/>
                <w:bCs/>
              </w:rPr>
            </w:pPr>
            <w:r w:rsidRPr="0009301D">
              <w:rPr>
                <w:rFonts w:cstheme="minorHAnsi"/>
                <w:b/>
                <w:bCs/>
              </w:rPr>
              <w:t>Methodische Hinweise:</w:t>
            </w:r>
          </w:p>
          <w:p w14:paraId="2DBEA95E" w14:textId="4748F397" w:rsidR="003F5352" w:rsidRPr="0009301D"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Kinder ergänzen die Sätze in Einzelarbeit – schriftlich oder als Zeichnung oder andere kreative Herangehensweisen, die Sie als Lehrkraft in dieser Klassen schon eingeführt haben.</w:t>
            </w:r>
          </w:p>
          <w:p w14:paraId="06744BB3" w14:textId="52B52588" w:rsidR="003F5352" w:rsidRPr="0009301D" w:rsidRDefault="003F5352"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 xml:space="preserve">Anschließend Sitzkreis: Kinder teilen ihre Antworten; </w:t>
            </w:r>
            <w:ins w:id="1027" w:author="Fabienne Schmaus" w:date="2026-06-09T18:44:00Z" w16du:dateUtc="2026-06-09T16:44:00Z">
              <w:r w:rsidR="00C24F6D">
                <w:rPr>
                  <w:rFonts w:cstheme="minorHAnsi"/>
                </w:rPr>
                <w:t xml:space="preserve">die </w:t>
              </w:r>
            </w:ins>
            <w:r w:rsidRPr="0009301D">
              <w:rPr>
                <w:rFonts w:cstheme="minorHAnsi"/>
              </w:rPr>
              <w:t xml:space="preserve">Lehrkraft notiert Stichworte auf </w:t>
            </w:r>
            <w:ins w:id="1028" w:author="Fabienne Schmaus" w:date="2026-06-09T18:45:00Z" w16du:dateUtc="2026-06-09T16:45:00Z">
              <w:r w:rsidR="00C24F6D">
                <w:rPr>
                  <w:rFonts w:cstheme="minorHAnsi"/>
                </w:rPr>
                <w:t xml:space="preserve">ein </w:t>
              </w:r>
            </w:ins>
            <w:r w:rsidRPr="0009301D">
              <w:rPr>
                <w:rFonts w:cstheme="minorHAnsi"/>
              </w:rPr>
              <w:t>Plakat</w:t>
            </w:r>
            <w:ins w:id="1029" w:author="Fabienne Schmaus" w:date="2026-06-09T18:45:00Z" w16du:dateUtc="2026-06-09T16:45:00Z">
              <w:r w:rsidR="00C24F6D">
                <w:rPr>
                  <w:rFonts w:cstheme="minorHAnsi"/>
                </w:rPr>
                <w:t>.</w:t>
              </w:r>
            </w:ins>
          </w:p>
          <w:p w14:paraId="3688CF9F" w14:textId="7ECF2419" w:rsidR="003F5352" w:rsidRPr="0009301D" w:rsidRDefault="00592CB8"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ins w:id="1030" w:author="Michael Kohl" w:date="2026-06-11T14:13:00Z" w16du:dateUtc="2026-06-11T12:13:00Z">
              <w:r>
                <w:rPr>
                  <w:rFonts w:cstheme="minorHAnsi"/>
                </w:rPr>
                <w:t xml:space="preserve">Optional: </w:t>
              </w:r>
            </w:ins>
            <w:r w:rsidR="003F5352" w:rsidRPr="0009301D">
              <w:rPr>
                <w:rFonts w:cstheme="minorHAnsi"/>
              </w:rPr>
              <w:t xml:space="preserve">Abschluss: Gemeinsam ein </w:t>
            </w:r>
            <w:r w:rsidR="0009301D" w:rsidRPr="0009301D">
              <w:rPr>
                <w:rFonts w:cstheme="minorHAnsi"/>
              </w:rPr>
              <w:t>„</w:t>
            </w:r>
            <w:r w:rsidR="003F5352" w:rsidRPr="0009301D">
              <w:rPr>
                <w:rFonts w:cstheme="minorHAnsi"/>
              </w:rPr>
              <w:t>Schlaf-hilft-mir!</w:t>
            </w:r>
            <w:r w:rsidR="0009301D" w:rsidRPr="0009301D">
              <w:rPr>
                <w:rFonts w:cstheme="minorHAnsi"/>
              </w:rPr>
              <w:t>“</w:t>
            </w:r>
            <w:r w:rsidR="003F5352" w:rsidRPr="0009301D">
              <w:rPr>
                <w:rFonts w:cstheme="minorHAnsi"/>
              </w:rPr>
              <w:t>-Plakat gestalten, das im Klassenzimmer bleibt</w:t>
            </w:r>
            <w:r w:rsidR="0059148E" w:rsidRPr="0009301D">
              <w:rPr>
                <w:rFonts w:cstheme="minorHAnsi"/>
              </w:rPr>
              <w:t xml:space="preserve"> mit den Sätzen, Bildern, Zeichnungen, Begriffen, die aus dem Sitzkreis und der </w:t>
            </w:r>
            <w:ins w:id="1031" w:author="Fabienne Schmaus" w:date="2026-06-09T18:45:00Z" w16du:dateUtc="2026-06-09T16:45:00Z">
              <w:r w:rsidR="00C24F6D">
                <w:rPr>
                  <w:rFonts w:cstheme="minorHAnsi"/>
                </w:rPr>
                <w:t xml:space="preserve">Bearbeitung des </w:t>
              </w:r>
            </w:ins>
            <w:r w:rsidR="0059148E" w:rsidRPr="0009301D">
              <w:rPr>
                <w:rFonts w:cstheme="minorHAnsi"/>
              </w:rPr>
              <w:t>Arbeitsblatt</w:t>
            </w:r>
            <w:del w:id="1032" w:author="Fabienne Schmaus" w:date="2026-06-09T18:45:00Z" w16du:dateUtc="2026-06-09T16:45:00Z">
              <w:r w:rsidR="0059148E" w:rsidRPr="0009301D" w:rsidDel="00C24F6D">
                <w:rPr>
                  <w:rFonts w:cstheme="minorHAnsi"/>
                </w:rPr>
                <w:delText>-Bearbeitung</w:delText>
              </w:r>
            </w:del>
            <w:ins w:id="1033" w:author="Fabienne Schmaus" w:date="2026-06-09T18:45:00Z" w16du:dateUtc="2026-06-09T16:45:00Z">
              <w:r w:rsidR="00C24F6D">
                <w:rPr>
                  <w:rFonts w:cstheme="minorHAnsi"/>
                </w:rPr>
                <w:t>s</w:t>
              </w:r>
            </w:ins>
            <w:r w:rsidR="0059148E" w:rsidRPr="0009301D">
              <w:rPr>
                <w:rFonts w:cstheme="minorHAnsi"/>
              </w:rPr>
              <w:t xml:space="preserve"> hervorgegangen sind.</w:t>
            </w:r>
          </w:p>
          <w:p w14:paraId="3991C614" w14:textId="41220F77" w:rsidR="003F5352" w:rsidRPr="0009301D" w:rsidRDefault="006C0DCB" w:rsidP="00C24F6D">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
            <w:r w:rsidRPr="0009301D">
              <w:rPr>
                <w:rFonts w:cstheme="minorHAnsi"/>
              </w:rPr>
              <w:t>Überleitung zur nächsten Phase durch das Au</w:t>
            </w:r>
            <w:ins w:id="1034" w:author="Fabienne Schmaus" w:date="2026-06-09T18:45:00Z" w16du:dateUtc="2026-06-09T16:45:00Z">
              <w:r w:rsidR="00C24F6D">
                <w:rPr>
                  <w:rFonts w:cstheme="minorHAnsi"/>
                </w:rPr>
                <w:t>f</w:t>
              </w:r>
            </w:ins>
            <w:r w:rsidRPr="0009301D">
              <w:rPr>
                <w:rFonts w:cstheme="minorHAnsi"/>
              </w:rPr>
              <w:t xml:space="preserve">greifen aus </w:t>
            </w:r>
            <w:ins w:id="1035" w:author="Fabienne Schmaus" w:date="2026-06-09T18:45:00Z" w16du:dateUtc="2026-06-09T16:45:00Z">
              <w:r w:rsidR="00C24F6D">
                <w:rPr>
                  <w:rFonts w:cstheme="minorHAnsi"/>
                </w:rPr>
                <w:t xml:space="preserve">der </w:t>
              </w:r>
            </w:ins>
            <w:del w:id="1036" w:author="Fabienne Schmaus" w:date="2026-06-09T18:45:00Z" w16du:dateUtc="2026-06-09T16:45:00Z">
              <w:r w:rsidRPr="0009301D" w:rsidDel="00C24F6D">
                <w:rPr>
                  <w:rFonts w:cstheme="minorHAnsi"/>
                </w:rPr>
                <w:delText xml:space="preserve">vorheriger </w:delText>
              </w:r>
            </w:del>
            <w:ins w:id="1037" w:author="Fabienne Schmaus" w:date="2026-06-09T18:45:00Z" w16du:dateUtc="2026-06-09T16:45:00Z">
              <w:r w:rsidR="00C24F6D" w:rsidRPr="0009301D">
                <w:rPr>
                  <w:rFonts w:cstheme="minorHAnsi"/>
                </w:rPr>
                <w:t>vorherige</w:t>
              </w:r>
              <w:r w:rsidR="00C24F6D">
                <w:rPr>
                  <w:rFonts w:cstheme="minorHAnsi"/>
                </w:rPr>
                <w:t>n</w:t>
              </w:r>
              <w:r w:rsidR="00C24F6D" w:rsidRPr="0009301D">
                <w:rPr>
                  <w:rFonts w:cstheme="minorHAnsi"/>
                </w:rPr>
                <w:t xml:space="preserve"> </w:t>
              </w:r>
            </w:ins>
            <w:r w:rsidRPr="0009301D">
              <w:rPr>
                <w:rFonts w:cstheme="minorHAnsi"/>
              </w:rPr>
              <w:t>Phase</w:t>
            </w:r>
            <w:r w:rsidR="003F5352" w:rsidRPr="0009301D">
              <w:rPr>
                <w:rFonts w:cstheme="minorHAnsi"/>
              </w:rPr>
              <w:t xml:space="preserve">: </w:t>
            </w:r>
            <w:r w:rsidR="0009301D" w:rsidRPr="0009301D">
              <w:rPr>
                <w:rFonts w:cstheme="minorHAnsi"/>
              </w:rPr>
              <w:t>„</w:t>
            </w:r>
            <w:r w:rsidR="003F5352" w:rsidRPr="0009301D">
              <w:rPr>
                <w:rFonts w:cstheme="minorHAnsi"/>
              </w:rPr>
              <w:t>Erinnert ihr euch, was blaues Licht macht? Genau – es sagt dem Gehirn: Es ist noch Tag. Und was braucht der Körper, um das zu ändern?</w:t>
            </w:r>
            <w:r w:rsidR="0009301D" w:rsidRPr="0009301D">
              <w:rPr>
                <w:rFonts w:cstheme="minorHAnsi"/>
              </w:rPr>
              <w:t>“</w:t>
            </w:r>
            <w:r w:rsidRPr="0009301D">
              <w:rPr>
                <w:rFonts w:cstheme="minorHAnsi"/>
              </w:rPr>
              <w:t xml:space="preserve"> </w:t>
            </w:r>
          </w:p>
          <w:p w14:paraId="706C991E" w14:textId="13EA4385" w:rsidR="0059148E" w:rsidRPr="0009301D" w:rsidRDefault="0059148E" w:rsidP="0059148E">
            <w:pPr>
              <w:shd w:val="clear" w:color="auto" w:fill="E2EFD9" w:themeFill="accent6" w:themeFillTint="33"/>
              <w:tabs>
                <w:tab w:val="left" w:pos="273"/>
              </w:tabs>
              <w:spacing w:line="276" w:lineRule="auto"/>
              <w:rPr>
                <w:rFonts w:cstheme="minorHAnsi"/>
              </w:rPr>
            </w:pPr>
            <w:del w:id="1038" w:author="Fabienne Schmaus" w:date="2026-06-09T18:46:00Z" w16du:dateUtc="2026-06-09T16:46:00Z">
              <w:r w:rsidRPr="0009301D" w:rsidDel="00C24F6D">
                <w:rPr>
                  <w:rFonts w:cstheme="minorHAnsi"/>
                  <w:b/>
                  <w:bCs/>
                </w:rPr>
                <w:delText xml:space="preserve">Hinweise zu den </w:delText>
              </w:r>
            </w:del>
            <w:r w:rsidRPr="0009301D">
              <w:rPr>
                <w:rFonts w:cstheme="minorHAnsi"/>
                <w:b/>
                <w:bCs/>
              </w:rPr>
              <w:t>Lösung</w:t>
            </w:r>
            <w:del w:id="1039" w:author="Fabienne Schmaus" w:date="2026-06-09T18:46:00Z" w16du:dateUtc="2026-06-09T16:46:00Z">
              <w:r w:rsidRPr="0009301D" w:rsidDel="00C24F6D">
                <w:rPr>
                  <w:rFonts w:cstheme="minorHAnsi"/>
                  <w:b/>
                  <w:bCs/>
                </w:rPr>
                <w:delText>en</w:delText>
              </w:r>
            </w:del>
            <w:ins w:id="1040" w:author="Fabienne Schmaus" w:date="2026-06-09T18:46:00Z" w16du:dateUtc="2026-06-09T16:46:00Z">
              <w:r w:rsidR="00C24F6D">
                <w:rPr>
                  <w:rFonts w:cstheme="minorHAnsi"/>
                  <w:b/>
                  <w:bCs/>
                </w:rPr>
                <w:t>svorschläge</w:t>
              </w:r>
            </w:ins>
            <w:r w:rsidRPr="0009301D">
              <w:rPr>
                <w:rFonts w:cstheme="minorHAnsi"/>
                <w:b/>
                <w:bCs/>
              </w:rPr>
              <w:t xml:space="preserve">: </w:t>
            </w:r>
          </w:p>
          <w:p w14:paraId="1B67B55C" w14:textId="6B377AAD" w:rsidR="0059148E" w:rsidRPr="0009301D" w:rsidDel="00C24F6D" w:rsidRDefault="0059148E" w:rsidP="0059148E">
            <w:pPr>
              <w:shd w:val="clear" w:color="auto" w:fill="E2EFD9" w:themeFill="accent6" w:themeFillTint="33"/>
              <w:tabs>
                <w:tab w:val="left" w:pos="273"/>
              </w:tabs>
              <w:spacing w:line="276" w:lineRule="auto"/>
              <w:rPr>
                <w:del w:id="1041" w:author="Fabienne Schmaus" w:date="2026-06-09T18:46:00Z" w16du:dateUtc="2026-06-09T16:46:00Z"/>
                <w:rFonts w:cstheme="minorHAnsi"/>
              </w:rPr>
            </w:pPr>
            <w:r w:rsidRPr="0009301D">
              <w:rPr>
                <w:rFonts w:cstheme="minorHAnsi"/>
                <w:b/>
                <w:bCs/>
              </w:rPr>
              <w:t xml:space="preserve">1. </w:t>
            </w:r>
            <w:del w:id="1042" w:author="Fabienne Schmaus" w:date="2026-06-09T18:46:00Z" w16du:dateUtc="2026-06-09T16:46:00Z">
              <w:r w:rsidRPr="0009301D" w:rsidDel="00C24F6D">
                <w:rPr>
                  <w:rFonts w:cstheme="minorHAnsi"/>
                  <w:b/>
                  <w:bCs/>
                </w:rPr>
                <w:delText>Wenn ich schlafe, kann mein Körper …</w:delText>
              </w:r>
            </w:del>
          </w:p>
          <w:p w14:paraId="066C0261" w14:textId="37800ACF" w:rsidR="0059148E" w:rsidRPr="0009301D" w:rsidRDefault="0059148E" w:rsidP="00822DFE">
            <w:pPr>
              <w:shd w:val="clear" w:color="auto" w:fill="E2EFD9" w:themeFill="accent6" w:themeFillTint="33"/>
              <w:tabs>
                <w:tab w:val="left" w:pos="273"/>
              </w:tabs>
              <w:spacing w:line="276" w:lineRule="auto"/>
              <w:rPr>
                <w:rFonts w:cstheme="minorHAnsi"/>
              </w:rPr>
            </w:pPr>
            <w:del w:id="1043" w:author="Fabienne Schmaus" w:date="2026-06-09T19:07:00Z" w16du:dateUtc="2026-06-09T17:07:00Z">
              <w:r w:rsidRPr="0009301D" w:rsidDel="00822DFE">
                <w:rPr>
                  <w:rFonts w:cstheme="minorHAnsi"/>
                  <w:i/>
                  <w:iCs/>
                </w:rPr>
                <w:delText>(</w:delText>
              </w:r>
            </w:del>
            <w:del w:id="1044" w:author="Fabienne Schmaus" w:date="2026-06-09T18:47:00Z" w16du:dateUtc="2026-06-09T16:47:00Z">
              <w:r w:rsidRPr="0009301D" w:rsidDel="00C24F6D">
                <w:rPr>
                  <w:rFonts w:cstheme="minorHAnsi"/>
                  <w:i/>
                  <w:iCs/>
                </w:rPr>
                <w:delText>Z</w:delText>
              </w:r>
            </w:del>
            <w:del w:id="1045" w:author="Fabienne Schmaus" w:date="2026-06-09T19:07:00Z" w16du:dateUtc="2026-06-09T17:07:00Z">
              <w:r w:rsidRPr="0009301D" w:rsidDel="00822DFE">
                <w:rPr>
                  <w:rFonts w:cstheme="minorHAnsi"/>
                  <w:i/>
                  <w:iCs/>
                </w:rPr>
                <w:delText>um Beispiel</w:delText>
              </w:r>
            </w:del>
            <w:ins w:id="1046" w:author="Fabienne Schmaus" w:date="2026-06-09T18:47:00Z" w16du:dateUtc="2026-06-09T16:47:00Z">
              <w:r w:rsidR="00C24F6D">
                <w:rPr>
                  <w:rFonts w:cstheme="minorHAnsi"/>
                  <w:i/>
                  <w:iCs/>
                </w:rPr>
                <w:t xml:space="preserve">… </w:t>
              </w:r>
            </w:ins>
            <w:del w:id="1047" w:author="Fabienne Schmaus" w:date="2026-06-09T18:47:00Z" w16du:dateUtc="2026-06-09T16:47:00Z">
              <w:r w:rsidRPr="0009301D" w:rsidDel="00C24F6D">
                <w:rPr>
                  <w:rFonts w:cstheme="minorHAnsi"/>
                  <w:i/>
                  <w:iCs/>
                </w:rPr>
                <w:delText xml:space="preserve">: </w:delText>
              </w:r>
            </w:del>
            <w:r w:rsidRPr="0009301D">
              <w:rPr>
                <w:rFonts w:cstheme="minorHAnsi"/>
                <w:i/>
                <w:iCs/>
              </w:rPr>
              <w:t>wachsen, sich erholen, neue Kraft tanken, Gelerntes behalten</w:t>
            </w:r>
            <w:ins w:id="1048" w:author="Fabienne Schmaus" w:date="2026-06-09T18:47:00Z" w16du:dateUtc="2026-06-09T16:47:00Z">
              <w:r w:rsidR="00C24F6D">
                <w:rPr>
                  <w:rFonts w:cstheme="minorHAnsi"/>
                  <w:i/>
                  <w:iCs/>
                </w:rPr>
                <w:t xml:space="preserve"> usw.</w:t>
              </w:r>
            </w:ins>
            <w:del w:id="1049" w:author="Fabienne Schmaus" w:date="2026-06-09T18:47:00Z" w16du:dateUtc="2026-06-09T16:47:00Z">
              <w:r w:rsidRPr="0009301D" w:rsidDel="00C24F6D">
                <w:rPr>
                  <w:rFonts w:cstheme="minorHAnsi"/>
                  <w:i/>
                  <w:iCs/>
                </w:rPr>
                <w:delText>…)</w:delText>
              </w:r>
            </w:del>
          </w:p>
          <w:p w14:paraId="46A10C1E" w14:textId="0FF3F563" w:rsidR="0059148E" w:rsidRPr="0009301D" w:rsidDel="00C24F6D" w:rsidRDefault="0059148E" w:rsidP="0059148E">
            <w:pPr>
              <w:shd w:val="clear" w:color="auto" w:fill="E2EFD9" w:themeFill="accent6" w:themeFillTint="33"/>
              <w:tabs>
                <w:tab w:val="left" w:pos="273"/>
              </w:tabs>
              <w:spacing w:line="276" w:lineRule="auto"/>
              <w:rPr>
                <w:del w:id="1050" w:author="Fabienne Schmaus" w:date="2026-06-09T18:47:00Z" w16du:dateUtc="2026-06-09T16:47:00Z"/>
                <w:rFonts w:cstheme="minorHAnsi"/>
              </w:rPr>
            </w:pPr>
            <w:r w:rsidRPr="0009301D">
              <w:rPr>
                <w:rFonts w:cstheme="minorHAnsi"/>
                <w:b/>
                <w:bCs/>
              </w:rPr>
              <w:t xml:space="preserve">2. </w:t>
            </w:r>
            <w:ins w:id="1051" w:author="Fabienne Schmaus" w:date="2026-06-09T18:47:00Z" w16du:dateUtc="2026-06-09T16:47:00Z">
              <w:r w:rsidR="00C24F6D">
                <w:rPr>
                  <w:rFonts w:cstheme="minorHAnsi"/>
                  <w:i/>
                  <w:iCs/>
                </w:rPr>
                <w:t xml:space="preserve">… </w:t>
              </w:r>
            </w:ins>
            <w:del w:id="1052" w:author="Fabienne Schmaus" w:date="2026-06-09T18:47:00Z" w16du:dateUtc="2026-06-09T16:47:00Z">
              <w:r w:rsidRPr="0009301D" w:rsidDel="00C24F6D">
                <w:rPr>
                  <w:rFonts w:cstheme="minorHAnsi"/>
                  <w:b/>
                  <w:bCs/>
                </w:rPr>
                <w:delText>Wenn ich zu wenig schlafe, fühle ich mich …</w:delText>
              </w:r>
            </w:del>
          </w:p>
          <w:p w14:paraId="4FF19E0F" w14:textId="26970417" w:rsidR="0059148E" w:rsidRPr="0009301D" w:rsidRDefault="0059148E" w:rsidP="0059148E">
            <w:pPr>
              <w:shd w:val="clear" w:color="auto" w:fill="E2EFD9" w:themeFill="accent6" w:themeFillTint="33"/>
              <w:tabs>
                <w:tab w:val="left" w:pos="273"/>
              </w:tabs>
              <w:spacing w:line="276" w:lineRule="auto"/>
              <w:rPr>
                <w:rFonts w:cstheme="minorHAnsi"/>
              </w:rPr>
            </w:pPr>
            <w:del w:id="1053" w:author="Fabienne Schmaus" w:date="2026-06-09T18:47:00Z" w16du:dateUtc="2026-06-09T16:47:00Z">
              <w:r w:rsidRPr="0009301D" w:rsidDel="00C24F6D">
                <w:rPr>
                  <w:rFonts w:cstheme="minorHAnsi"/>
                  <w:i/>
                  <w:iCs/>
                </w:rPr>
                <w:delText xml:space="preserve">(Zum Beispiel: </w:delText>
              </w:r>
            </w:del>
            <w:r w:rsidRPr="0009301D">
              <w:rPr>
                <w:rFonts w:cstheme="minorHAnsi"/>
                <w:i/>
                <w:iCs/>
              </w:rPr>
              <w:t>müde, gereizt, unkonzentriert, traurig</w:t>
            </w:r>
            <w:ins w:id="1054" w:author="Fabienne Schmaus" w:date="2026-06-09T18:47:00Z" w16du:dateUtc="2026-06-09T16:47:00Z">
              <w:r w:rsidR="00C24F6D">
                <w:rPr>
                  <w:rFonts w:cstheme="minorHAnsi"/>
                  <w:i/>
                  <w:iCs/>
                </w:rPr>
                <w:t xml:space="preserve"> usw.</w:t>
              </w:r>
            </w:ins>
            <w:del w:id="1055" w:author="Fabienne Schmaus" w:date="2026-06-09T18:47:00Z" w16du:dateUtc="2026-06-09T16:47:00Z">
              <w:r w:rsidRPr="0009301D" w:rsidDel="00C24F6D">
                <w:rPr>
                  <w:rFonts w:cstheme="minorHAnsi"/>
                  <w:i/>
                  <w:iCs/>
                </w:rPr>
                <w:delText>…)</w:delText>
              </w:r>
            </w:del>
          </w:p>
          <w:p w14:paraId="35D8C93A" w14:textId="65398C0C" w:rsidR="0059148E" w:rsidRPr="0009301D" w:rsidDel="00C24F6D" w:rsidRDefault="0059148E" w:rsidP="0059148E">
            <w:pPr>
              <w:shd w:val="clear" w:color="auto" w:fill="E2EFD9" w:themeFill="accent6" w:themeFillTint="33"/>
              <w:tabs>
                <w:tab w:val="left" w:pos="273"/>
              </w:tabs>
              <w:spacing w:line="276" w:lineRule="auto"/>
              <w:rPr>
                <w:del w:id="1056" w:author="Fabienne Schmaus" w:date="2026-06-09T18:47:00Z" w16du:dateUtc="2026-06-09T16:47:00Z"/>
                <w:rFonts w:cstheme="minorHAnsi"/>
              </w:rPr>
            </w:pPr>
            <w:r w:rsidRPr="0009301D">
              <w:rPr>
                <w:rFonts w:cstheme="minorHAnsi"/>
                <w:b/>
                <w:bCs/>
              </w:rPr>
              <w:lastRenderedPageBreak/>
              <w:t xml:space="preserve">3. </w:t>
            </w:r>
            <w:ins w:id="1057" w:author="Fabienne Schmaus" w:date="2026-06-09T18:47:00Z" w16du:dateUtc="2026-06-09T16:47:00Z">
              <w:r w:rsidR="00C24F6D">
                <w:rPr>
                  <w:rFonts w:cstheme="minorHAnsi"/>
                  <w:i/>
                  <w:iCs/>
                </w:rPr>
                <w:t xml:space="preserve">… </w:t>
              </w:r>
            </w:ins>
            <w:del w:id="1058" w:author="Fabienne Schmaus" w:date="2026-06-09T18:47:00Z" w16du:dateUtc="2026-06-09T16:47:00Z">
              <w:r w:rsidRPr="0009301D" w:rsidDel="00C24F6D">
                <w:rPr>
                  <w:rFonts w:cstheme="minorHAnsi"/>
                  <w:b/>
                  <w:bCs/>
                </w:rPr>
                <w:delText>Mein Körper schläft, aber mein Gehirn …</w:delText>
              </w:r>
            </w:del>
          </w:p>
          <w:p w14:paraId="6F6A42B2" w14:textId="6B511EA9" w:rsidR="0059148E" w:rsidRPr="0009301D" w:rsidRDefault="0059148E" w:rsidP="00C24F6D">
            <w:pPr>
              <w:shd w:val="clear" w:color="auto" w:fill="E2EFD9" w:themeFill="accent6" w:themeFillTint="33"/>
              <w:tabs>
                <w:tab w:val="left" w:pos="273"/>
              </w:tabs>
              <w:spacing w:line="276" w:lineRule="auto"/>
              <w:rPr>
                <w:rFonts w:cstheme="minorHAnsi"/>
              </w:rPr>
            </w:pPr>
            <w:del w:id="1059" w:author="Fabienne Schmaus" w:date="2026-06-09T18:47:00Z" w16du:dateUtc="2026-06-09T16:47:00Z">
              <w:r w:rsidRPr="0009301D" w:rsidDel="00C24F6D">
                <w:rPr>
                  <w:rFonts w:cstheme="minorHAnsi"/>
                  <w:i/>
                  <w:iCs/>
                </w:rPr>
                <w:delText xml:space="preserve">(Zum Beispiel: </w:delText>
              </w:r>
            </w:del>
            <w:r w:rsidRPr="0009301D">
              <w:rPr>
                <w:rFonts w:cstheme="minorHAnsi"/>
                <w:i/>
                <w:iCs/>
              </w:rPr>
              <w:t>träumt, sortiert Erinnerungen, reinigt sich, verarbeitet den Tag</w:t>
            </w:r>
            <w:ins w:id="1060" w:author="Fabienne Schmaus" w:date="2026-06-09T18:47:00Z" w16du:dateUtc="2026-06-09T16:47:00Z">
              <w:r w:rsidR="00C24F6D">
                <w:rPr>
                  <w:rFonts w:cstheme="minorHAnsi"/>
                  <w:i/>
                  <w:iCs/>
                </w:rPr>
                <w:t xml:space="preserve"> usw.</w:t>
              </w:r>
            </w:ins>
            <w:del w:id="1061" w:author="Fabienne Schmaus" w:date="2026-06-09T18:47:00Z" w16du:dateUtc="2026-06-09T16:47:00Z">
              <w:r w:rsidRPr="0009301D" w:rsidDel="00C24F6D">
                <w:rPr>
                  <w:rFonts w:cstheme="minorHAnsi"/>
                  <w:i/>
                  <w:iCs/>
                </w:rPr>
                <w:delText>…)</w:delText>
              </w:r>
            </w:del>
          </w:p>
          <w:p w14:paraId="4ED73FF5" w14:textId="77777777" w:rsidR="00C24F6D" w:rsidRPr="0009301D" w:rsidRDefault="0059148E" w:rsidP="00C24F6D">
            <w:pPr>
              <w:shd w:val="clear" w:color="auto" w:fill="E2EFD9" w:themeFill="accent6" w:themeFillTint="33"/>
              <w:tabs>
                <w:tab w:val="left" w:pos="273"/>
              </w:tabs>
              <w:spacing w:line="276" w:lineRule="auto"/>
              <w:rPr>
                <w:ins w:id="1062" w:author="Fabienne Schmaus" w:date="2026-06-09T18:48:00Z" w16du:dateUtc="2026-06-09T16:48:00Z"/>
                <w:rFonts w:cstheme="minorHAnsi"/>
              </w:rPr>
            </w:pPr>
            <w:r w:rsidRPr="0009301D">
              <w:rPr>
                <w:rFonts w:cstheme="minorHAnsi"/>
                <w:b/>
                <w:bCs/>
              </w:rPr>
              <w:t xml:space="preserve">4. </w:t>
            </w:r>
            <w:ins w:id="1063" w:author="Fabienne Schmaus" w:date="2026-06-09T18:48:00Z" w16du:dateUtc="2026-06-09T16:48:00Z">
              <w:r w:rsidR="00C24F6D" w:rsidRPr="0009301D">
                <w:rPr>
                  <w:rFonts w:cstheme="minorHAnsi"/>
                </w:rPr>
                <w:t>Individuelle Antworten der Lernenden</w:t>
              </w:r>
            </w:ins>
          </w:p>
          <w:p w14:paraId="05CED544" w14:textId="32BD73C5" w:rsidR="0059148E" w:rsidRPr="0009301D" w:rsidDel="00C24F6D" w:rsidRDefault="0059148E" w:rsidP="009308C2">
            <w:pPr>
              <w:shd w:val="clear" w:color="auto" w:fill="E2EFD9" w:themeFill="accent6" w:themeFillTint="33"/>
              <w:tabs>
                <w:tab w:val="left" w:pos="273"/>
              </w:tabs>
              <w:spacing w:line="276" w:lineRule="auto"/>
              <w:rPr>
                <w:del w:id="1064" w:author="Fabienne Schmaus" w:date="2026-06-09T18:48:00Z" w16du:dateUtc="2026-06-09T16:48:00Z"/>
                <w:rFonts w:cstheme="minorHAnsi"/>
              </w:rPr>
            </w:pPr>
            <w:del w:id="1065" w:author="Fabienne Schmaus" w:date="2026-06-09T18:48:00Z" w16du:dateUtc="2026-06-09T16:48:00Z">
              <w:r w:rsidRPr="0009301D" w:rsidDel="00C24F6D">
                <w:rPr>
                  <w:rFonts w:cstheme="minorHAnsi"/>
                  <w:b/>
                  <w:bCs/>
                </w:rPr>
                <w:delText>Schlaf ist wichtig, weil …</w:delText>
              </w:r>
            </w:del>
          </w:p>
          <w:p w14:paraId="1FAC3E27" w14:textId="1AEB4588" w:rsidR="0059148E" w:rsidRPr="0009301D" w:rsidDel="00C24F6D" w:rsidRDefault="0059148E" w:rsidP="00C24F6D">
            <w:pPr>
              <w:shd w:val="clear" w:color="auto" w:fill="E2EFD9" w:themeFill="accent6" w:themeFillTint="33"/>
              <w:tabs>
                <w:tab w:val="left" w:pos="273"/>
              </w:tabs>
              <w:spacing w:line="276" w:lineRule="auto"/>
              <w:rPr>
                <w:del w:id="1066" w:author="Fabienne Schmaus" w:date="2026-06-09T18:48:00Z" w16du:dateUtc="2026-06-09T16:48:00Z"/>
                <w:rFonts w:cstheme="minorHAnsi"/>
              </w:rPr>
            </w:pPr>
            <w:del w:id="1067" w:author="Fabienne Schmaus" w:date="2026-06-09T18:48:00Z" w16du:dateUtc="2026-06-09T16:48:00Z">
              <w:r w:rsidRPr="0009301D" w:rsidDel="00C24F6D">
                <w:rPr>
                  <w:rFonts w:cstheme="minorHAnsi"/>
                </w:rPr>
                <w:delText>(individuelle Lösungen)</w:delText>
              </w:r>
            </w:del>
          </w:p>
          <w:p w14:paraId="743F04AF" w14:textId="77777777" w:rsidR="0087531C" w:rsidRPr="0009301D" w:rsidRDefault="0087531C" w:rsidP="00F07C29">
            <w:pPr>
              <w:tabs>
                <w:tab w:val="left" w:pos="273"/>
              </w:tabs>
              <w:spacing w:line="276" w:lineRule="auto"/>
              <w:rPr>
                <w:rFonts w:cstheme="minorHAnsi"/>
                <w:b/>
                <w:bCs/>
              </w:rPr>
            </w:pPr>
          </w:p>
          <w:p w14:paraId="2A0DC91F" w14:textId="5855BD70" w:rsidR="006E1222" w:rsidRPr="0009301D" w:rsidRDefault="006E1222" w:rsidP="005379F1">
            <w:pPr>
              <w:tabs>
                <w:tab w:val="left" w:pos="273"/>
              </w:tabs>
              <w:spacing w:line="276" w:lineRule="auto"/>
              <w:rPr>
                <w:rFonts w:cstheme="minorHAnsi"/>
              </w:rPr>
            </w:pPr>
            <w:r w:rsidRPr="0009301D">
              <w:rPr>
                <w:rFonts w:cstheme="minorHAnsi"/>
              </w:rPr>
              <w:t>In dieser Phase entwickeln die Lernenden Kriterien für eine gesundheitsbewusste Einschätzung ihrer Mediennutzung und analysieren Zusammenhänge anhand realer Abendsituationen.</w:t>
            </w:r>
          </w:p>
          <w:p w14:paraId="45C1315C" w14:textId="18641534" w:rsidR="002C39FF" w:rsidRPr="0009301D" w:rsidRDefault="002C39FF" w:rsidP="005379F1">
            <w:pPr>
              <w:tabs>
                <w:tab w:val="left" w:pos="273"/>
              </w:tabs>
              <w:spacing w:line="276" w:lineRule="auto"/>
              <w:rPr>
                <w:rFonts w:cstheme="minorHAnsi"/>
              </w:rPr>
            </w:pPr>
            <w:r w:rsidRPr="0009301D">
              <w:rPr>
                <w:rFonts w:cstheme="minorHAnsi"/>
              </w:rPr>
              <w:t>___________________________________________________________________________</w:t>
            </w:r>
          </w:p>
          <w:p w14:paraId="1345A647" w14:textId="141605C9" w:rsidR="002C39FF" w:rsidRPr="0009301D" w:rsidRDefault="00B73D10" w:rsidP="00F07C29">
            <w:pPr>
              <w:tabs>
                <w:tab w:val="left" w:pos="273"/>
              </w:tabs>
              <w:spacing w:line="276" w:lineRule="auto"/>
              <w:rPr>
                <w:rFonts w:cstheme="minorHAnsi"/>
                <w:b/>
                <w:bCs/>
                <w:sz w:val="26"/>
                <w:szCs w:val="26"/>
              </w:rPr>
            </w:pPr>
            <w:r w:rsidRPr="0009301D">
              <w:rPr>
                <w:rFonts w:cstheme="minorHAnsi"/>
                <w:b/>
                <w:bCs/>
                <w:sz w:val="26"/>
                <w:szCs w:val="26"/>
              </w:rPr>
              <w:t>Vertiefung</w:t>
            </w:r>
          </w:p>
          <w:p w14:paraId="208378B2" w14:textId="2C904115" w:rsidR="006C0DCB" w:rsidRPr="0009301D" w:rsidDel="00EB15B8" w:rsidRDefault="006C0DCB" w:rsidP="006C0DCB">
            <w:pPr>
              <w:tabs>
                <w:tab w:val="left" w:pos="273"/>
              </w:tabs>
              <w:spacing w:line="276" w:lineRule="auto"/>
              <w:rPr>
                <w:del w:id="1068" w:author="Fabienne Schmaus" w:date="2026-06-09T18:50:00Z" w16du:dateUtc="2026-06-09T16:50:00Z"/>
                <w:rFonts w:cstheme="minorHAnsi"/>
              </w:rPr>
            </w:pPr>
            <w:r w:rsidRPr="0009301D">
              <w:rPr>
                <w:rFonts w:cstheme="minorHAnsi"/>
              </w:rPr>
              <w:t xml:space="preserve">Zum Thema </w:t>
            </w:r>
            <w:r w:rsidR="0009301D" w:rsidRPr="0009301D">
              <w:rPr>
                <w:rFonts w:cstheme="minorHAnsi"/>
              </w:rPr>
              <w:t>„</w:t>
            </w:r>
            <w:r w:rsidRPr="0009301D">
              <w:rPr>
                <w:rFonts w:cstheme="minorHAnsi"/>
              </w:rPr>
              <w:t>Was könnte mir helfen, besser zu schlafen?</w:t>
            </w:r>
            <w:r w:rsidR="0009301D" w:rsidRPr="0009301D">
              <w:rPr>
                <w:rFonts w:cstheme="minorHAnsi"/>
              </w:rPr>
              <w:t>“</w:t>
            </w:r>
            <w:r w:rsidRPr="0009301D">
              <w:rPr>
                <w:rFonts w:cstheme="minorHAnsi"/>
              </w:rPr>
              <w:t xml:space="preserve"> führt die Lehrkraft mit der </w:t>
            </w:r>
            <w:r w:rsidRPr="00EB15B8">
              <w:rPr>
                <w:rFonts w:cstheme="minorHAnsi"/>
                <w:b/>
                <w:bCs/>
              </w:rPr>
              <w:t>Think-Pair-Share-Methode</w:t>
            </w:r>
            <w:r w:rsidRPr="0009301D">
              <w:rPr>
                <w:rFonts w:cstheme="minorHAnsi"/>
              </w:rPr>
              <w:t xml:space="preserve"> (Anhang 2</w:t>
            </w:r>
            <w:ins w:id="1069" w:author="Fabienne Schmaus" w:date="2026-06-09T18:49:00Z" w16du:dateUtc="2026-06-09T16:49:00Z">
              <w:r w:rsidR="00EB15B8">
                <w:rPr>
                  <w:rFonts w:cstheme="minorHAnsi"/>
                </w:rPr>
                <w:t>A</w:t>
              </w:r>
            </w:ins>
            <w:r w:rsidRPr="0009301D">
              <w:rPr>
                <w:rFonts w:cstheme="minorHAnsi"/>
              </w:rPr>
              <w:t>) die Lernenden durch dieses Brainstorming. Wenn noch Zeit ist und die Methode schon bekannt ist, kann man sie auch gerne zu Think-Pair-Square-Share erweitern.</w:t>
            </w:r>
          </w:p>
          <w:p w14:paraId="7C8B738E" w14:textId="6EBA1549" w:rsidR="006C0DCB" w:rsidRPr="0009301D" w:rsidRDefault="006C0DCB" w:rsidP="00817E2A">
            <w:pPr>
              <w:tabs>
                <w:tab w:val="left" w:pos="273"/>
              </w:tabs>
              <w:spacing w:line="276" w:lineRule="auto"/>
              <w:rPr>
                <w:rFonts w:cstheme="minorHAnsi"/>
              </w:rPr>
            </w:pPr>
          </w:p>
          <w:p w14:paraId="50E496C9" w14:textId="543FDB98" w:rsidR="00A074DF" w:rsidRPr="0009301D" w:rsidRDefault="00A074DF" w:rsidP="00817E2A">
            <w:pPr>
              <w:tabs>
                <w:tab w:val="left" w:pos="273"/>
              </w:tabs>
              <w:spacing w:line="276" w:lineRule="auto"/>
              <w:rPr>
                <w:rFonts w:cstheme="minorHAnsi"/>
              </w:rPr>
            </w:pPr>
            <w:r w:rsidRPr="0009301D">
              <w:rPr>
                <w:rFonts w:cstheme="minorHAnsi"/>
              </w:rPr>
              <w:t xml:space="preserve">Von den Ergebnissen ausgehend, schließt die Frage </w:t>
            </w:r>
            <w:r w:rsidR="0009301D" w:rsidRPr="0009301D">
              <w:rPr>
                <w:rFonts w:cstheme="minorHAnsi"/>
              </w:rPr>
              <w:t>„</w:t>
            </w:r>
            <w:r w:rsidRPr="0009301D">
              <w:rPr>
                <w:rFonts w:cstheme="minorHAnsi"/>
              </w:rPr>
              <w:t>Und was macht es schwer, das umzusetzen?</w:t>
            </w:r>
            <w:r w:rsidR="0009301D" w:rsidRPr="0009301D">
              <w:rPr>
                <w:rFonts w:cstheme="minorHAnsi"/>
              </w:rPr>
              <w:t>“</w:t>
            </w:r>
            <w:r w:rsidRPr="0009301D">
              <w:rPr>
                <w:rFonts w:cstheme="minorHAnsi"/>
              </w:rPr>
              <w:t xml:space="preserve"> an.</w:t>
            </w:r>
          </w:p>
          <w:p w14:paraId="25B6DF9B" w14:textId="77777777" w:rsidR="00A074DF" w:rsidRPr="0009301D" w:rsidRDefault="00A074DF" w:rsidP="00817E2A">
            <w:pPr>
              <w:tabs>
                <w:tab w:val="left" w:pos="273"/>
              </w:tabs>
              <w:spacing w:line="276" w:lineRule="auto"/>
              <w:rPr>
                <w:rFonts w:cstheme="minorHAnsi"/>
              </w:rPr>
            </w:pPr>
          </w:p>
          <w:p w14:paraId="64AA796A" w14:textId="34F2B3F0" w:rsidR="00C952AE" w:rsidRPr="0009301D" w:rsidRDefault="00C952AE" w:rsidP="00C952AE">
            <w:pPr>
              <w:tabs>
                <w:tab w:val="left" w:pos="273"/>
              </w:tabs>
              <w:spacing w:line="276" w:lineRule="auto"/>
              <w:rPr>
                <w:rFonts w:cstheme="minorHAnsi"/>
                <w:b/>
                <w:bCs/>
              </w:rPr>
            </w:pPr>
            <w:del w:id="1070" w:author="Fabienne Schmaus" w:date="2026-06-09T18:50:00Z" w16du:dateUtc="2026-06-09T16:50:00Z">
              <w:r w:rsidRPr="0009301D" w:rsidDel="00EB15B8">
                <w:rPr>
                  <w:rFonts w:cstheme="minorHAnsi"/>
                  <w:b/>
                  <w:bCs/>
                </w:rPr>
                <w:delText xml:space="preserve">Erwartete </w:delText>
              </w:r>
            </w:del>
            <w:ins w:id="1071" w:author="Fabienne Schmaus" w:date="2026-06-09T18:50:00Z" w16du:dateUtc="2026-06-09T16:50:00Z">
              <w:r w:rsidR="00EB15B8" w:rsidRPr="0009301D">
                <w:rPr>
                  <w:rFonts w:cstheme="minorHAnsi"/>
                  <w:b/>
                  <w:bCs/>
                </w:rPr>
                <w:t>Erwart</w:t>
              </w:r>
              <w:r w:rsidR="00EB15B8">
                <w:rPr>
                  <w:rFonts w:cstheme="minorHAnsi"/>
                  <w:b/>
                  <w:bCs/>
                </w:rPr>
                <w:t>bare</w:t>
              </w:r>
              <w:r w:rsidR="00EB15B8" w:rsidRPr="0009301D">
                <w:rPr>
                  <w:rFonts w:cstheme="minorHAnsi"/>
                  <w:b/>
                  <w:bCs/>
                </w:rPr>
                <w:t xml:space="preserve"> </w:t>
              </w:r>
            </w:ins>
            <w:r w:rsidRPr="0009301D">
              <w:rPr>
                <w:rFonts w:cstheme="minorHAnsi"/>
                <w:b/>
                <w:bCs/>
              </w:rPr>
              <w:t>Antworten der Lernenden</w:t>
            </w:r>
            <w:ins w:id="1072" w:author="Fabienne Schmaus" w:date="2026-06-09T18:50:00Z" w16du:dateUtc="2026-06-09T16:50:00Z">
              <w:r w:rsidR="00EB15B8">
                <w:rPr>
                  <w:rFonts w:cstheme="minorHAnsi"/>
                  <w:b/>
                  <w:bCs/>
                </w:rPr>
                <w:t>:</w:t>
              </w:r>
            </w:ins>
          </w:p>
          <w:p w14:paraId="7B00C8B9" w14:textId="77777777" w:rsidR="00C952AE" w:rsidRPr="0009301D" w:rsidRDefault="00C952AE" w:rsidP="00C952AE">
            <w:pPr>
              <w:tabs>
                <w:tab w:val="left" w:pos="273"/>
              </w:tabs>
              <w:spacing w:line="276" w:lineRule="auto"/>
              <w:rPr>
                <w:rFonts w:cstheme="minorHAnsi"/>
              </w:rPr>
            </w:pPr>
            <w:r w:rsidRPr="0009301D">
              <w:rPr>
                <w:rFonts w:cstheme="minorHAnsi"/>
                <w:b/>
                <w:bCs/>
              </w:rPr>
              <w:t>Was könnte helfen?</w:t>
            </w:r>
          </w:p>
          <w:p w14:paraId="68214CA7" w14:textId="668C9A2D"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Handy nicht neben dem Bett legen</w:t>
            </w:r>
            <w:r w:rsidRPr="0009301D">
              <w:rPr>
                <w:rFonts w:cstheme="minorHAnsi"/>
              </w:rPr>
              <w:t>“</w:t>
            </w:r>
          </w:p>
          <w:p w14:paraId="60868ECA" w14:textId="17E6B041"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Eine Stunde vorher aufhören mit Serien</w:t>
            </w:r>
            <w:r w:rsidRPr="0009301D">
              <w:rPr>
                <w:rFonts w:cstheme="minorHAnsi"/>
              </w:rPr>
              <w:t>“</w:t>
            </w:r>
          </w:p>
          <w:p w14:paraId="2520B958" w14:textId="3DD8DB8F"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Buch lesen statt scrollen</w:t>
            </w:r>
            <w:r w:rsidRPr="0009301D">
              <w:rPr>
                <w:rFonts w:cstheme="minorHAnsi"/>
              </w:rPr>
              <w:t>“</w:t>
            </w:r>
          </w:p>
          <w:p w14:paraId="73733643" w14:textId="42D7CC12" w:rsidR="00C952AE" w:rsidRPr="0009301D" w:rsidRDefault="0009301D">
            <w:pPr>
              <w:numPr>
                <w:ilvl w:val="0"/>
                <w:numId w:val="12"/>
              </w:numPr>
              <w:tabs>
                <w:tab w:val="left" w:pos="273"/>
              </w:tabs>
              <w:spacing w:line="276" w:lineRule="auto"/>
              <w:rPr>
                <w:rFonts w:cstheme="minorHAnsi"/>
              </w:rPr>
            </w:pPr>
            <w:r w:rsidRPr="0009301D">
              <w:rPr>
                <w:rFonts w:cstheme="minorHAnsi"/>
              </w:rPr>
              <w:t>„</w:t>
            </w:r>
            <w:r w:rsidR="00C952AE" w:rsidRPr="0009301D">
              <w:rPr>
                <w:rFonts w:cstheme="minorHAnsi"/>
              </w:rPr>
              <w:t>Feste Schlafenszeit</w:t>
            </w:r>
            <w:r w:rsidRPr="0009301D">
              <w:rPr>
                <w:rFonts w:cstheme="minorHAnsi"/>
              </w:rPr>
              <w:t>“</w:t>
            </w:r>
          </w:p>
          <w:p w14:paraId="25F5AB9E" w14:textId="77777777" w:rsidR="00C952AE" w:rsidRPr="0009301D" w:rsidRDefault="00C952AE" w:rsidP="00C952AE">
            <w:pPr>
              <w:tabs>
                <w:tab w:val="left" w:pos="273"/>
              </w:tabs>
              <w:spacing w:line="276" w:lineRule="auto"/>
              <w:rPr>
                <w:rFonts w:cstheme="minorHAnsi"/>
              </w:rPr>
            </w:pPr>
            <w:r w:rsidRPr="0009301D">
              <w:rPr>
                <w:rFonts w:cstheme="minorHAnsi"/>
                <w:b/>
                <w:bCs/>
              </w:rPr>
              <w:t>Was macht es schwer?</w:t>
            </w:r>
          </w:p>
          <w:p w14:paraId="5CC588DD" w14:textId="17972A6C"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kann nicht einschlafen ohne Musik oder Videos</w:t>
            </w:r>
            <w:ins w:id="1073" w:author="Fabienne Schmaus" w:date="2026-06-09T18:50:00Z" w16du:dateUtc="2026-06-09T16:50:00Z">
              <w:r w:rsidR="00EB15B8">
                <w:rPr>
                  <w:rFonts w:cstheme="minorHAnsi"/>
                </w:rPr>
                <w:t>: D</w:t>
              </w:r>
            </w:ins>
            <w:del w:id="1074" w:author="Fabienne Schmaus" w:date="2026-06-09T18:50:00Z" w16du:dateUtc="2026-06-09T16:50:00Z">
              <w:r w:rsidR="00C952AE" w:rsidRPr="0009301D" w:rsidDel="00EB15B8">
                <w:rPr>
                  <w:rFonts w:cstheme="minorHAnsi"/>
                </w:rPr>
                <w:delText xml:space="preserve"> – d</w:delText>
              </w:r>
            </w:del>
            <w:r w:rsidR="00C952AE" w:rsidRPr="0009301D">
              <w:rPr>
                <w:rFonts w:cstheme="minorHAnsi"/>
              </w:rPr>
              <w:t>as beruhigt mich</w:t>
            </w:r>
            <w:ins w:id="1075" w:author="Fabienne Schmaus" w:date="2026-06-09T18:50:00Z" w16du:dateUtc="2026-06-09T16:50:00Z">
              <w:r w:rsidR="00EB15B8">
                <w:rPr>
                  <w:rFonts w:cstheme="minorHAnsi"/>
                </w:rPr>
                <w:t>.</w:t>
              </w:r>
            </w:ins>
            <w:r w:rsidRPr="0009301D">
              <w:rPr>
                <w:rFonts w:cstheme="minorHAnsi"/>
              </w:rPr>
              <w:t>“</w:t>
            </w:r>
          </w:p>
          <w:p w14:paraId="21207688" w14:textId="40BB78E5"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warte auf Nachrichten</w:t>
            </w:r>
            <w:ins w:id="1076" w:author="Fabienne Schmaus" w:date="2026-06-09T18:50:00Z" w16du:dateUtc="2026-06-09T16:50:00Z">
              <w:r w:rsidR="00EB15B8">
                <w:rPr>
                  <w:rFonts w:cstheme="minorHAnsi"/>
                </w:rPr>
                <w:t>.</w:t>
              </w:r>
            </w:ins>
            <w:r w:rsidRPr="0009301D">
              <w:rPr>
                <w:rFonts w:cstheme="minorHAnsi"/>
              </w:rPr>
              <w:t>“</w:t>
            </w:r>
          </w:p>
          <w:p w14:paraId="756FF6A0" w14:textId="0E93ADB4"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Meine Eltern bestimmen das nicht – und ich auch nicht so richtig</w:t>
            </w:r>
            <w:ins w:id="1077" w:author="Fabienne Schmaus" w:date="2026-06-09T18:51:00Z" w16du:dateUtc="2026-06-09T16:51:00Z">
              <w:r w:rsidR="00EB15B8">
                <w:rPr>
                  <w:rFonts w:cstheme="minorHAnsi"/>
                </w:rPr>
                <w:t>.</w:t>
              </w:r>
            </w:ins>
            <w:r w:rsidRPr="0009301D">
              <w:rPr>
                <w:rFonts w:cstheme="minorHAnsi"/>
              </w:rPr>
              <w:t>“</w:t>
            </w:r>
          </w:p>
          <w:p w14:paraId="6355534E" w14:textId="24C66765" w:rsidR="00C952AE" w:rsidRPr="0009301D" w:rsidRDefault="0009301D">
            <w:pPr>
              <w:numPr>
                <w:ilvl w:val="0"/>
                <w:numId w:val="13"/>
              </w:numPr>
              <w:tabs>
                <w:tab w:val="left" w:pos="273"/>
              </w:tabs>
              <w:spacing w:line="276" w:lineRule="auto"/>
              <w:rPr>
                <w:rFonts w:cstheme="minorHAnsi"/>
              </w:rPr>
            </w:pPr>
            <w:r w:rsidRPr="0009301D">
              <w:rPr>
                <w:rFonts w:cstheme="minorHAnsi"/>
              </w:rPr>
              <w:t>„</w:t>
            </w:r>
            <w:r w:rsidR="00C952AE" w:rsidRPr="0009301D">
              <w:rPr>
                <w:rFonts w:cstheme="minorHAnsi"/>
              </w:rPr>
              <w:t>Ich weiß nicht, was ich stattdessen machen soll</w:t>
            </w:r>
            <w:ins w:id="1078" w:author="Fabienne Schmaus" w:date="2026-06-09T18:51:00Z" w16du:dateUtc="2026-06-09T16:51:00Z">
              <w:r w:rsidR="00EB15B8">
                <w:rPr>
                  <w:rFonts w:cstheme="minorHAnsi"/>
                </w:rPr>
                <w:t>.</w:t>
              </w:r>
            </w:ins>
            <w:r w:rsidRPr="0009301D">
              <w:rPr>
                <w:rFonts w:cstheme="minorHAnsi"/>
              </w:rPr>
              <w:t>“</w:t>
            </w:r>
          </w:p>
          <w:p w14:paraId="7D73F5D2" w14:textId="77777777" w:rsidR="00C952AE" w:rsidRPr="0009301D" w:rsidRDefault="00C952AE" w:rsidP="00817E2A">
            <w:pPr>
              <w:tabs>
                <w:tab w:val="left" w:pos="273"/>
              </w:tabs>
              <w:spacing w:line="276" w:lineRule="auto"/>
              <w:rPr>
                <w:rFonts w:cstheme="minorHAnsi"/>
              </w:rPr>
            </w:pPr>
          </w:p>
          <w:p w14:paraId="786C3473" w14:textId="77777777" w:rsidR="00EB15B8" w:rsidRDefault="00C952AE" w:rsidP="00C952AE">
            <w:pPr>
              <w:tabs>
                <w:tab w:val="left" w:pos="273"/>
              </w:tabs>
              <w:spacing w:line="276" w:lineRule="auto"/>
              <w:rPr>
                <w:ins w:id="1079" w:author="Fabienne Schmaus" w:date="2026-06-09T18:51:00Z" w16du:dateUtc="2026-06-09T16:51:00Z"/>
                <w:rFonts w:cstheme="minorHAnsi"/>
              </w:rPr>
            </w:pPr>
            <w:r w:rsidRPr="0009301D">
              <w:rPr>
                <w:rFonts w:cstheme="minorHAnsi"/>
                <w:b/>
                <w:bCs/>
              </w:rPr>
              <w:t>Hindernisse würdigen:</w:t>
            </w:r>
            <w:r w:rsidRPr="0009301D">
              <w:rPr>
                <w:rFonts w:cstheme="minorHAnsi"/>
              </w:rPr>
              <w:t xml:space="preserve"> Im Think-Pair-Share werden regelmäßig </w:t>
            </w:r>
            <w:del w:id="1080" w:author="Fabienne Schmaus" w:date="2026-06-09T18:51:00Z" w16du:dateUtc="2026-06-09T16:51:00Z">
              <w:r w:rsidRPr="0009301D" w:rsidDel="00EB15B8">
                <w:rPr>
                  <w:rFonts w:cstheme="minorHAnsi"/>
                </w:rPr>
                <w:delText xml:space="preserve">echte </w:delText>
              </w:r>
            </w:del>
            <w:r w:rsidRPr="0009301D">
              <w:rPr>
                <w:rFonts w:cstheme="minorHAnsi"/>
              </w:rPr>
              <w:t>Barrieren genannt</w:t>
            </w:r>
            <w:del w:id="1081" w:author="Fabienne Schmaus" w:date="2026-06-09T18:51:00Z" w16du:dateUtc="2026-06-09T16:51:00Z">
              <w:r w:rsidRPr="00EB15B8" w:rsidDel="00EB15B8">
                <w:rPr>
                  <w:rFonts w:cstheme="minorHAnsi"/>
                </w:rPr>
                <w:delText xml:space="preserve">: </w:delText>
              </w:r>
            </w:del>
            <w:ins w:id="1082" w:author="Fabienne Schmaus" w:date="2026-06-09T18:51:00Z" w16du:dateUtc="2026-06-09T16:51:00Z">
              <w:r w:rsidR="00EB15B8">
                <w:rPr>
                  <w:rFonts w:cstheme="minorHAnsi"/>
                </w:rPr>
                <w:t>, z.  B.</w:t>
              </w:r>
              <w:r w:rsidR="00EB15B8" w:rsidRPr="00EB15B8">
                <w:rPr>
                  <w:rFonts w:cstheme="minorHAnsi"/>
                </w:rPr>
                <w:t xml:space="preserve"> </w:t>
              </w:r>
            </w:ins>
            <w:r w:rsidR="0009301D" w:rsidRPr="00EB15B8">
              <w:rPr>
                <w:rFonts w:cstheme="minorHAnsi"/>
                <w:rPrChange w:id="1083" w:author="Fabienne Schmaus" w:date="2026-06-09T18:51:00Z" w16du:dateUtc="2026-06-09T16:51:00Z">
                  <w:rPr>
                    <w:rFonts w:cstheme="minorHAnsi"/>
                    <w:i/>
                    <w:iCs/>
                  </w:rPr>
                </w:rPrChange>
              </w:rPr>
              <w:t>„</w:t>
            </w:r>
            <w:r w:rsidRPr="00EB15B8">
              <w:rPr>
                <w:rFonts w:cstheme="minorHAnsi"/>
                <w:rPrChange w:id="1084" w:author="Fabienne Schmaus" w:date="2026-06-09T18:51:00Z" w16du:dateUtc="2026-06-09T16:51:00Z">
                  <w:rPr>
                    <w:rFonts w:cstheme="minorHAnsi"/>
                    <w:i/>
                    <w:iCs/>
                  </w:rPr>
                </w:rPrChange>
              </w:rPr>
              <w:t>Ich kann nicht einschlafen ohne Handy</w:t>
            </w:r>
            <w:ins w:id="1085" w:author="Fabienne Schmaus" w:date="2026-06-09T18:51:00Z" w16du:dateUtc="2026-06-09T16:51:00Z">
              <w:r w:rsidR="00EB15B8">
                <w:rPr>
                  <w:rFonts w:cstheme="minorHAnsi"/>
                </w:rPr>
                <w:t>.</w:t>
              </w:r>
            </w:ins>
            <w:r w:rsidR="0009301D" w:rsidRPr="00EB15B8">
              <w:rPr>
                <w:rFonts w:cstheme="minorHAnsi"/>
                <w:rPrChange w:id="1086" w:author="Fabienne Schmaus" w:date="2026-06-09T18:51:00Z" w16du:dateUtc="2026-06-09T16:51:00Z">
                  <w:rPr>
                    <w:rFonts w:cstheme="minorHAnsi"/>
                    <w:i/>
                    <w:iCs/>
                  </w:rPr>
                </w:rPrChange>
              </w:rPr>
              <w:t>“</w:t>
            </w:r>
            <w:r w:rsidRPr="00EB15B8">
              <w:rPr>
                <w:rFonts w:cstheme="minorHAnsi"/>
                <w:rPrChange w:id="1087" w:author="Fabienne Schmaus" w:date="2026-06-09T18:51:00Z" w16du:dateUtc="2026-06-09T16:51:00Z">
                  <w:rPr>
                    <w:rFonts w:cstheme="minorHAnsi"/>
                    <w:i/>
                    <w:iCs/>
                  </w:rPr>
                </w:rPrChange>
              </w:rPr>
              <w:t xml:space="preserve">, </w:t>
            </w:r>
            <w:r w:rsidR="0009301D" w:rsidRPr="00EB15B8">
              <w:rPr>
                <w:rFonts w:cstheme="minorHAnsi"/>
                <w:rPrChange w:id="1088" w:author="Fabienne Schmaus" w:date="2026-06-09T18:51:00Z" w16du:dateUtc="2026-06-09T16:51:00Z">
                  <w:rPr>
                    <w:rFonts w:cstheme="minorHAnsi"/>
                    <w:i/>
                    <w:iCs/>
                  </w:rPr>
                </w:rPrChange>
              </w:rPr>
              <w:t>„</w:t>
            </w:r>
            <w:r w:rsidRPr="00EB15B8">
              <w:rPr>
                <w:rFonts w:cstheme="minorHAnsi"/>
                <w:rPrChange w:id="1089" w:author="Fabienne Schmaus" w:date="2026-06-09T18:51:00Z" w16du:dateUtc="2026-06-09T16:51:00Z">
                  <w:rPr>
                    <w:rFonts w:cstheme="minorHAnsi"/>
                    <w:i/>
                    <w:iCs/>
                  </w:rPr>
                </w:rPrChange>
              </w:rPr>
              <w:t>Meine Eltern entscheiden das</w:t>
            </w:r>
            <w:ins w:id="1090" w:author="Fabienne Schmaus" w:date="2026-06-09T18:51:00Z" w16du:dateUtc="2026-06-09T16:51:00Z">
              <w:r w:rsidR="00EB15B8">
                <w:rPr>
                  <w:rFonts w:cstheme="minorHAnsi"/>
                </w:rPr>
                <w:t>.</w:t>
              </w:r>
            </w:ins>
            <w:r w:rsidR="0009301D" w:rsidRPr="00EB15B8">
              <w:rPr>
                <w:rFonts w:cstheme="minorHAnsi"/>
                <w:rPrChange w:id="1091" w:author="Fabienne Schmaus" w:date="2026-06-09T18:51:00Z" w16du:dateUtc="2026-06-09T16:51:00Z">
                  <w:rPr>
                    <w:rFonts w:cstheme="minorHAnsi"/>
                    <w:i/>
                    <w:iCs/>
                  </w:rPr>
                </w:rPrChange>
              </w:rPr>
              <w:t>“</w:t>
            </w:r>
            <w:r w:rsidRPr="00EB15B8">
              <w:rPr>
                <w:rFonts w:cstheme="minorHAnsi"/>
                <w:rPrChange w:id="1092" w:author="Fabienne Schmaus" w:date="2026-06-09T18:51:00Z" w16du:dateUtc="2026-06-09T16:51:00Z">
                  <w:rPr>
                    <w:rFonts w:cstheme="minorHAnsi"/>
                    <w:i/>
                    <w:iCs/>
                  </w:rPr>
                </w:rPrChange>
              </w:rPr>
              <w:t xml:space="preserve">, </w:t>
            </w:r>
            <w:r w:rsidR="0009301D" w:rsidRPr="00EB15B8">
              <w:rPr>
                <w:rFonts w:cstheme="minorHAnsi"/>
                <w:rPrChange w:id="1093" w:author="Fabienne Schmaus" w:date="2026-06-09T18:51:00Z" w16du:dateUtc="2026-06-09T16:51:00Z">
                  <w:rPr>
                    <w:rFonts w:cstheme="minorHAnsi"/>
                    <w:i/>
                    <w:iCs/>
                  </w:rPr>
                </w:rPrChange>
              </w:rPr>
              <w:t>„</w:t>
            </w:r>
            <w:r w:rsidRPr="00EB15B8">
              <w:rPr>
                <w:rFonts w:cstheme="minorHAnsi"/>
                <w:rPrChange w:id="1094" w:author="Fabienne Schmaus" w:date="2026-06-09T18:51:00Z" w16du:dateUtc="2026-06-09T16:51:00Z">
                  <w:rPr>
                    <w:rFonts w:cstheme="minorHAnsi"/>
                    <w:i/>
                    <w:iCs/>
                  </w:rPr>
                </w:rPrChange>
              </w:rPr>
              <w:t>Ich brauche das zum Entspannen</w:t>
            </w:r>
            <w:ins w:id="1095" w:author="Fabienne Schmaus" w:date="2026-06-09T18:51:00Z" w16du:dateUtc="2026-06-09T16:51:00Z">
              <w:r w:rsidR="00EB15B8">
                <w:rPr>
                  <w:rFonts w:cstheme="minorHAnsi"/>
                </w:rPr>
                <w:t>.</w:t>
              </w:r>
            </w:ins>
            <w:r w:rsidR="0009301D" w:rsidRPr="00EB15B8">
              <w:rPr>
                <w:rFonts w:cstheme="minorHAnsi"/>
                <w:rPrChange w:id="1096" w:author="Fabienne Schmaus" w:date="2026-06-09T18:51:00Z" w16du:dateUtc="2026-06-09T16:51:00Z">
                  <w:rPr>
                    <w:rFonts w:cstheme="minorHAnsi"/>
                    <w:i/>
                    <w:iCs/>
                  </w:rPr>
                </w:rPrChange>
              </w:rPr>
              <w:t>“</w:t>
            </w:r>
            <w:del w:id="1097" w:author="Fabienne Schmaus" w:date="2026-06-09T18:51:00Z" w16du:dateUtc="2026-06-09T16:51:00Z">
              <w:r w:rsidRPr="00EB15B8" w:rsidDel="00EB15B8">
                <w:rPr>
                  <w:rFonts w:cstheme="minorHAnsi"/>
                </w:rPr>
                <w:delText>.</w:delText>
              </w:r>
            </w:del>
            <w:r w:rsidRPr="00EB15B8">
              <w:rPr>
                <w:rFonts w:cstheme="minorHAnsi"/>
              </w:rPr>
              <w:t xml:space="preserve"> </w:t>
            </w:r>
          </w:p>
          <w:p w14:paraId="6C7EAF51" w14:textId="07E104A7" w:rsidR="00C952AE" w:rsidRPr="0009301D" w:rsidRDefault="00C952AE" w:rsidP="00C952AE">
            <w:pPr>
              <w:tabs>
                <w:tab w:val="left" w:pos="273"/>
              </w:tabs>
              <w:spacing w:line="276" w:lineRule="auto"/>
              <w:rPr>
                <w:rFonts w:cstheme="minorHAnsi"/>
              </w:rPr>
            </w:pPr>
            <w:r w:rsidRPr="00EB15B8">
              <w:rPr>
                <w:rFonts w:cstheme="minorHAnsi"/>
              </w:rPr>
              <w:t>Diese Antworten sind wertvoll und sollten explizit anerkannt werden</w:t>
            </w:r>
            <w:ins w:id="1098" w:author="Fabienne Schmaus" w:date="2026-06-09T18:51:00Z" w16du:dateUtc="2026-06-09T16:51:00Z">
              <w:r w:rsidR="00EB15B8">
                <w:rPr>
                  <w:rFonts w:cstheme="minorHAnsi"/>
                </w:rPr>
                <w:t>. S</w:t>
              </w:r>
            </w:ins>
            <w:del w:id="1099" w:author="Fabienne Schmaus" w:date="2026-06-09T18:51:00Z" w16du:dateUtc="2026-06-09T16:51:00Z">
              <w:r w:rsidRPr="00EB15B8" w:rsidDel="00EB15B8">
                <w:rPr>
                  <w:rFonts w:cstheme="minorHAnsi"/>
                </w:rPr>
                <w:delText xml:space="preserve"> – s</w:delText>
              </w:r>
            </w:del>
            <w:r w:rsidRPr="00EB15B8">
              <w:rPr>
                <w:rFonts w:cstheme="minorHAnsi"/>
              </w:rPr>
              <w:t>ie zeigen, dass Verhaltensänderung</w:t>
            </w:r>
            <w:ins w:id="1100" w:author="Fabienne Schmaus" w:date="2026-06-09T18:52:00Z" w16du:dateUtc="2026-06-09T16:52:00Z">
              <w:r w:rsidR="00EB15B8">
                <w:rPr>
                  <w:rFonts w:cstheme="minorHAnsi"/>
                </w:rPr>
                <w:t>en</w:t>
              </w:r>
            </w:ins>
            <w:r w:rsidRPr="00EB15B8">
              <w:rPr>
                <w:rFonts w:cstheme="minorHAnsi"/>
              </w:rPr>
              <w:t xml:space="preserve"> kom</w:t>
            </w:r>
            <w:r w:rsidRPr="0009301D">
              <w:rPr>
                <w:rFonts w:cstheme="minorHAnsi"/>
              </w:rPr>
              <w:t xml:space="preserve">plex </w:t>
            </w:r>
            <w:del w:id="1101" w:author="Fabienne Schmaus" w:date="2026-06-09T18:52:00Z" w16du:dateUtc="2026-06-09T16:52:00Z">
              <w:r w:rsidRPr="0009301D" w:rsidDel="00EB15B8">
                <w:rPr>
                  <w:rFonts w:cstheme="minorHAnsi"/>
                </w:rPr>
                <w:delText xml:space="preserve">ist </w:delText>
              </w:r>
            </w:del>
            <w:ins w:id="1102" w:author="Fabienne Schmaus" w:date="2026-06-09T18:52:00Z" w16du:dateUtc="2026-06-09T16:52:00Z">
              <w:r w:rsidR="00EB15B8">
                <w:rPr>
                  <w:rFonts w:cstheme="minorHAnsi"/>
                </w:rPr>
                <w:t>sind</w:t>
              </w:r>
              <w:r w:rsidR="00EB15B8" w:rsidRPr="0009301D">
                <w:rPr>
                  <w:rFonts w:cstheme="minorHAnsi"/>
                </w:rPr>
                <w:t xml:space="preserve"> </w:t>
              </w:r>
            </w:ins>
            <w:r w:rsidRPr="0009301D">
              <w:rPr>
                <w:rFonts w:cstheme="minorHAnsi"/>
              </w:rPr>
              <w:t xml:space="preserve">und keine </w:t>
            </w:r>
            <w:ins w:id="1103" w:author="Fabienne Schmaus" w:date="2026-06-09T18:52:00Z" w16du:dateUtc="2026-06-09T16:52:00Z">
              <w:r w:rsidR="00EB15B8">
                <w:rPr>
                  <w:rFonts w:cstheme="minorHAnsi"/>
                </w:rPr>
                <w:t xml:space="preserve">reine </w:t>
              </w:r>
            </w:ins>
            <w:r w:rsidRPr="0009301D">
              <w:rPr>
                <w:rFonts w:cstheme="minorHAnsi"/>
              </w:rPr>
              <w:t>Willenssache</w:t>
            </w:r>
            <w:ins w:id="1104" w:author="Fabienne Schmaus" w:date="2026-06-09T18:52:00Z" w16du:dateUtc="2026-06-09T16:52:00Z">
              <w:r w:rsidR="00EB15B8">
                <w:rPr>
                  <w:rFonts w:cstheme="minorHAnsi"/>
                </w:rPr>
                <w:t xml:space="preserve"> darstellen</w:t>
              </w:r>
            </w:ins>
            <w:r w:rsidRPr="0009301D">
              <w:rPr>
                <w:rFonts w:cstheme="minorHAnsi"/>
              </w:rPr>
              <w:t>.</w:t>
            </w:r>
          </w:p>
          <w:p w14:paraId="78DE70DB" w14:textId="77777777" w:rsidR="00C952AE" w:rsidRPr="0009301D" w:rsidRDefault="00C952AE" w:rsidP="00817E2A">
            <w:pPr>
              <w:tabs>
                <w:tab w:val="left" w:pos="273"/>
              </w:tabs>
              <w:spacing w:line="276" w:lineRule="auto"/>
              <w:rPr>
                <w:rFonts w:cstheme="minorHAnsi"/>
              </w:rPr>
            </w:pPr>
          </w:p>
          <w:p w14:paraId="4D13FB63" w14:textId="1809D6B6" w:rsidR="00A074DF" w:rsidRPr="0009301D" w:rsidRDefault="00A074DF" w:rsidP="00817E2A">
            <w:pPr>
              <w:tabs>
                <w:tab w:val="left" w:pos="273"/>
              </w:tabs>
              <w:spacing w:line="276" w:lineRule="auto"/>
              <w:rPr>
                <w:rFonts w:cstheme="minorHAnsi"/>
              </w:rPr>
            </w:pPr>
            <w:r w:rsidRPr="0009301D">
              <w:rPr>
                <w:rFonts w:cstheme="minorHAnsi"/>
              </w:rPr>
              <w:t xml:space="preserve">Die Lernenden haben nun einen guten Überblick über das Thema und erstellen </w:t>
            </w:r>
            <w:r w:rsidR="00573BB1" w:rsidRPr="0009301D">
              <w:rPr>
                <w:rFonts w:cstheme="minorHAnsi"/>
              </w:rPr>
              <w:t xml:space="preserve">in </w:t>
            </w:r>
            <w:r w:rsidR="00573BB1" w:rsidRPr="00EB15B8">
              <w:rPr>
                <w:rFonts w:cstheme="minorHAnsi"/>
                <w:b/>
                <w:bCs/>
                <w:rPrChange w:id="1105" w:author="Fabienne Schmaus" w:date="2026-06-09T18:53:00Z" w16du:dateUtc="2026-06-09T16:53:00Z">
                  <w:rPr>
                    <w:rFonts w:cstheme="minorHAnsi"/>
                  </w:rPr>
                </w:rPrChange>
              </w:rPr>
              <w:t>2er-Gruppen</w:t>
            </w:r>
            <w:r w:rsidR="00573BB1" w:rsidRPr="0009301D">
              <w:rPr>
                <w:rFonts w:cstheme="minorHAnsi"/>
              </w:rPr>
              <w:t xml:space="preserve"> </w:t>
            </w:r>
            <w:r w:rsidRPr="0009301D">
              <w:rPr>
                <w:rFonts w:cstheme="minorHAnsi"/>
              </w:rPr>
              <w:t>mit Arbeitsblatt 3 ein bildschirmfrei</w:t>
            </w:r>
            <w:r w:rsidR="00573BB1" w:rsidRPr="0009301D">
              <w:rPr>
                <w:rFonts w:cstheme="minorHAnsi"/>
              </w:rPr>
              <w:t>es</w:t>
            </w:r>
            <w:r w:rsidRPr="0009301D">
              <w:rPr>
                <w:rFonts w:cstheme="minorHAnsi"/>
              </w:rPr>
              <w:t xml:space="preserve"> </w:t>
            </w:r>
            <w:commentRangeStart w:id="1106"/>
            <w:commentRangeStart w:id="1107"/>
            <w:r w:rsidRPr="0009301D">
              <w:rPr>
                <w:rFonts w:cstheme="minorHAnsi"/>
              </w:rPr>
              <w:t>Abendritual</w:t>
            </w:r>
            <w:r w:rsidR="00573BB1" w:rsidRPr="0009301D">
              <w:rPr>
                <w:rFonts w:cstheme="minorHAnsi"/>
              </w:rPr>
              <w:t xml:space="preserve"> </w:t>
            </w:r>
            <w:commentRangeEnd w:id="1106"/>
            <w:r w:rsidR="00DB2484" w:rsidRPr="0009301D">
              <w:rPr>
                <w:rStyle w:val="Kommentarzeichen"/>
                <w:rFonts w:cstheme="minorHAnsi"/>
                <w:sz w:val="22"/>
                <w:szCs w:val="22"/>
              </w:rPr>
              <w:commentReference w:id="1106"/>
            </w:r>
            <w:commentRangeEnd w:id="1107"/>
            <w:r w:rsidR="00EB15B8" w:rsidRPr="0009301D">
              <w:rPr>
                <w:rStyle w:val="Kommentarzeichen"/>
                <w:rFonts w:cstheme="minorHAnsi"/>
                <w:sz w:val="22"/>
                <w:szCs w:val="22"/>
              </w:rPr>
              <w:commentReference w:id="1107"/>
            </w:r>
            <w:r w:rsidR="00573BB1" w:rsidRPr="0009301D">
              <w:rPr>
                <w:rFonts w:cstheme="minorHAnsi"/>
              </w:rPr>
              <w:t xml:space="preserve">mit gegenseitigem Feedback. </w:t>
            </w:r>
            <w:ins w:id="1108" w:author="Fabienne Schmaus" w:date="2026-06-09T18:53:00Z" w16du:dateUtc="2026-06-09T16:53:00Z">
              <w:r w:rsidR="00EB15B8">
                <w:rPr>
                  <w:rFonts w:cstheme="minorHAnsi"/>
                </w:rPr>
                <w:t>Hier ist k</w:t>
              </w:r>
            </w:ins>
            <w:del w:id="1109" w:author="Fabienne Schmaus" w:date="2026-06-09T18:53:00Z" w16du:dateUtc="2026-06-09T16:53:00Z">
              <w:r w:rsidR="00573BB1" w:rsidRPr="0009301D" w:rsidDel="00EB15B8">
                <w:rPr>
                  <w:rFonts w:cstheme="minorHAnsi"/>
                </w:rPr>
                <w:delText>K</w:delText>
              </w:r>
            </w:del>
            <w:r w:rsidR="00573BB1" w:rsidRPr="0009301D">
              <w:rPr>
                <w:rFonts w:cstheme="minorHAnsi"/>
              </w:rPr>
              <w:t>eine Notwendigkeit für ein Sammeln der Ergebnisse im Plenum, da die Pläne sehr indi</w:t>
            </w:r>
            <w:r w:rsidR="00E84E2A" w:rsidRPr="0009301D">
              <w:rPr>
                <w:rFonts w:cstheme="minorHAnsi"/>
              </w:rPr>
              <w:t>vi</w:t>
            </w:r>
            <w:r w:rsidR="00573BB1" w:rsidRPr="0009301D">
              <w:rPr>
                <w:rFonts w:cstheme="minorHAnsi"/>
              </w:rPr>
              <w:t>duell aus den vorausgehenden Inhalte</w:t>
            </w:r>
            <w:ins w:id="1110" w:author="Fabienne Schmaus" w:date="2026-06-09T18:54:00Z" w16du:dateUtc="2026-06-09T16:54:00Z">
              <w:r w:rsidR="00EB15B8">
                <w:rPr>
                  <w:rFonts w:cstheme="minorHAnsi"/>
                </w:rPr>
                <w:t>n</w:t>
              </w:r>
            </w:ins>
            <w:r w:rsidR="00573BB1" w:rsidRPr="0009301D">
              <w:rPr>
                <w:rFonts w:cstheme="minorHAnsi"/>
              </w:rPr>
              <w:t xml:space="preserve"> der Unterrichtseinheit zusammengestellt werden.</w:t>
            </w:r>
          </w:p>
          <w:p w14:paraId="728C9C82" w14:textId="77777777" w:rsidR="00A074DF" w:rsidRDefault="00A074DF" w:rsidP="00817E2A">
            <w:pPr>
              <w:tabs>
                <w:tab w:val="left" w:pos="273"/>
              </w:tabs>
              <w:spacing w:line="276" w:lineRule="auto"/>
              <w:rPr>
                <w:ins w:id="1111" w:author="Fabienne Schmaus" w:date="2026-06-09T18:54:00Z" w16du:dateUtc="2026-06-09T16:54:00Z"/>
                <w:rFonts w:cstheme="minorHAnsi"/>
              </w:rPr>
            </w:pPr>
          </w:p>
          <w:p w14:paraId="1762C2C7" w14:textId="3731B7BF" w:rsidR="00EB15B8" w:rsidRDefault="00EB15B8" w:rsidP="00817E2A">
            <w:pPr>
              <w:tabs>
                <w:tab w:val="left" w:pos="273"/>
              </w:tabs>
              <w:spacing w:line="276" w:lineRule="auto"/>
              <w:rPr>
                <w:ins w:id="1112" w:author="Fabienne Schmaus" w:date="2026-06-09T18:54:00Z" w16du:dateUtc="2026-06-09T16:54:00Z"/>
                <w:rFonts w:cstheme="minorHAnsi"/>
              </w:rPr>
            </w:pPr>
            <w:ins w:id="1113" w:author="Fabienne Schmaus" w:date="2026-06-09T18:54:00Z" w16du:dateUtc="2026-06-09T16:54:00Z">
              <w:r w:rsidRPr="00EB15B8">
                <w:rPr>
                  <w:rFonts w:cstheme="minorHAnsi"/>
                  <w:highlight w:val="yellow"/>
                  <w:rPrChange w:id="1114" w:author="Fabienne Schmaus" w:date="2026-06-09T18:56:00Z" w16du:dateUtc="2026-06-09T16:56:00Z">
                    <w:rPr>
                      <w:rFonts w:cstheme="minorHAnsi"/>
                    </w:rPr>
                  </w:rPrChange>
                </w:rPr>
                <w:t>((Infobox))</w:t>
              </w:r>
            </w:ins>
          </w:p>
          <w:p w14:paraId="22F99395" w14:textId="53168DF6" w:rsidR="00EB15B8" w:rsidRDefault="00EB15B8" w:rsidP="00817E2A">
            <w:pPr>
              <w:tabs>
                <w:tab w:val="left" w:pos="273"/>
              </w:tabs>
              <w:spacing w:line="276" w:lineRule="auto"/>
              <w:rPr>
                <w:ins w:id="1115" w:author="Fabienne Schmaus" w:date="2026-06-09T18:54:00Z" w16du:dateUtc="2026-06-09T16:54:00Z"/>
                <w:rFonts w:cstheme="minorHAnsi"/>
              </w:rPr>
            </w:pPr>
            <w:commentRangeStart w:id="1116"/>
            <w:ins w:id="1117" w:author="Fabienne Schmaus" w:date="2026-06-09T18:54:00Z" w16du:dateUtc="2026-06-09T16:54:00Z">
              <w:r>
                <w:rPr>
                  <w:rFonts w:cstheme="minorHAnsi"/>
                </w:rPr>
                <w:t>xx</w:t>
              </w:r>
            </w:ins>
            <w:commentRangeEnd w:id="1116"/>
            <w:r>
              <w:rPr>
                <w:rStyle w:val="Kommentarzeichen"/>
                <w:rFonts w:cstheme="minorHAnsi"/>
                <w:sz w:val="22"/>
                <w:szCs w:val="22"/>
              </w:rPr>
              <w:commentReference w:id="1116"/>
            </w:r>
          </w:p>
          <w:p w14:paraId="50390131" w14:textId="77777777" w:rsidR="00EB15B8" w:rsidRPr="0009301D" w:rsidRDefault="00EB15B8" w:rsidP="00817E2A">
            <w:pPr>
              <w:tabs>
                <w:tab w:val="left" w:pos="273"/>
              </w:tabs>
              <w:spacing w:line="276" w:lineRule="auto"/>
              <w:rPr>
                <w:rFonts w:cstheme="minorHAnsi"/>
              </w:rPr>
            </w:pPr>
          </w:p>
          <w:p w14:paraId="3BB525DD" w14:textId="20603724" w:rsidR="00A074DF" w:rsidRPr="0009301D" w:rsidRDefault="00A074DF" w:rsidP="00A074DF">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2F7A671A" w14:textId="40AE2988" w:rsidR="00A074DF" w:rsidRPr="0009301D" w:rsidRDefault="00A074DF" w:rsidP="00A074DF">
            <w:pPr>
              <w:shd w:val="clear" w:color="auto" w:fill="FBE4D5" w:themeFill="accent2" w:themeFillTint="33"/>
              <w:tabs>
                <w:tab w:val="left" w:pos="273"/>
              </w:tabs>
              <w:spacing w:line="276" w:lineRule="auto"/>
              <w:rPr>
                <w:rFonts w:cstheme="minorHAnsi"/>
                <w:b/>
                <w:bCs/>
              </w:rPr>
            </w:pPr>
            <w:r w:rsidRPr="0009301D">
              <w:rPr>
                <w:rFonts w:cstheme="minorHAnsi"/>
                <w:b/>
                <w:bCs/>
              </w:rPr>
              <w:t>Sek. I (Arbeitsblatt 3</w:t>
            </w:r>
            <w:del w:id="1118" w:author="Fabienne Schmaus" w:date="2026-06-09T18:57:00Z" w16du:dateUtc="2026-06-09T16:57:00Z">
              <w:r w:rsidRPr="0009301D" w:rsidDel="00EB15B8">
                <w:rPr>
                  <w:rFonts w:cstheme="minorHAnsi"/>
                  <w:b/>
                  <w:bCs/>
                </w:rPr>
                <w:delText xml:space="preserve">-Variante </w:delText>
              </w:r>
            </w:del>
            <w:r w:rsidRPr="0009301D">
              <w:rPr>
                <w:rFonts w:cstheme="minorHAnsi"/>
                <w:b/>
                <w:bCs/>
              </w:rPr>
              <w:t xml:space="preserve">A) </w:t>
            </w:r>
          </w:p>
          <w:p w14:paraId="5B22BE4C" w14:textId="2931C821" w:rsidR="00573BB1" w:rsidRPr="0009301D" w:rsidRDefault="00822DFE" w:rsidP="00EB15B8">
            <w:pPr>
              <w:numPr>
                <w:ilvl w:val="0"/>
                <w:numId w:val="10"/>
              </w:numPr>
              <w:shd w:val="clear" w:color="auto" w:fill="FBE4D5" w:themeFill="accent2" w:themeFillTint="33"/>
              <w:tabs>
                <w:tab w:val="clear" w:pos="720"/>
                <w:tab w:val="left" w:pos="273"/>
                <w:tab w:val="num" w:pos="314"/>
              </w:tabs>
              <w:spacing w:line="276" w:lineRule="auto"/>
              <w:ind w:left="314" w:hanging="284"/>
              <w:rPr>
                <w:rFonts w:cstheme="minorHAnsi"/>
              </w:rPr>
            </w:pPr>
            <w:ins w:id="1119" w:author="Fabienne Schmaus" w:date="2026-06-09T18:59:00Z" w16du:dateUtc="2026-06-09T16:59:00Z">
              <w:r>
                <w:rPr>
                  <w:rFonts w:cstheme="minorHAnsi"/>
                </w:rPr>
                <w:t>Das Arbeitsblatt ist s</w:t>
              </w:r>
            </w:ins>
            <w:del w:id="1120" w:author="Fabienne Schmaus" w:date="2026-06-09T18:59:00Z" w16du:dateUtc="2026-06-09T16:59:00Z">
              <w:r w:rsidR="00573BB1" w:rsidRPr="0009301D" w:rsidDel="00822DFE">
                <w:rPr>
                  <w:rFonts w:cstheme="minorHAnsi"/>
                </w:rPr>
                <w:delText>S</w:delText>
              </w:r>
            </w:del>
            <w:r w:rsidR="00573BB1" w:rsidRPr="0009301D">
              <w:rPr>
                <w:rFonts w:cstheme="minorHAnsi"/>
              </w:rPr>
              <w:t xml:space="preserve">tark vorstrukturiert </w:t>
            </w:r>
            <w:del w:id="1121" w:author="Fabienne Schmaus" w:date="2026-06-09T18:59:00Z" w16du:dateUtc="2026-06-09T16:59:00Z">
              <w:r w:rsidR="00573BB1" w:rsidRPr="0009301D" w:rsidDel="00822DFE">
                <w:rPr>
                  <w:rFonts w:cstheme="minorHAnsi"/>
                </w:rPr>
                <w:delText xml:space="preserve">mit </w:delText>
              </w:r>
            </w:del>
            <w:ins w:id="1122" w:author="Fabienne Schmaus" w:date="2026-06-09T18:59:00Z" w16du:dateUtc="2026-06-09T16:59:00Z">
              <w:r>
                <w:rPr>
                  <w:rFonts w:cstheme="minorHAnsi"/>
                </w:rPr>
                <w:t>und bietet</w:t>
              </w:r>
              <w:r w:rsidRPr="0009301D">
                <w:rPr>
                  <w:rFonts w:cstheme="minorHAnsi"/>
                </w:rPr>
                <w:t xml:space="preserve"> </w:t>
              </w:r>
            </w:ins>
            <w:r w:rsidR="00573BB1" w:rsidRPr="0009301D">
              <w:rPr>
                <w:rFonts w:cstheme="minorHAnsi"/>
              </w:rPr>
              <w:t>Aktivitätsvorschläge</w:t>
            </w:r>
            <w:del w:id="1123" w:author="Fabienne Schmaus" w:date="2026-06-09T18:59:00Z" w16du:dateUtc="2026-06-09T16:59:00Z">
              <w:r w:rsidR="00573BB1" w:rsidRPr="0009301D" w:rsidDel="00822DFE">
                <w:rPr>
                  <w:rFonts w:cstheme="minorHAnsi"/>
                </w:rPr>
                <w:delText>n</w:delText>
              </w:r>
            </w:del>
            <w:r w:rsidR="00573BB1" w:rsidRPr="0009301D">
              <w:rPr>
                <w:rFonts w:cstheme="minorHAnsi"/>
              </w:rPr>
              <w:t xml:space="preserve"> zum Ankreuzen </w:t>
            </w:r>
            <w:ins w:id="1124" w:author="Fabienne Schmaus" w:date="2026-06-09T19:03:00Z" w16du:dateUtc="2026-06-09T17:03:00Z">
              <w:r>
                <w:rPr>
                  <w:rFonts w:cstheme="minorHAnsi"/>
                </w:rPr>
                <w:t>sowie</w:t>
              </w:r>
            </w:ins>
            <w:ins w:id="1125" w:author="Fabienne Schmaus" w:date="2026-06-09T18:59:00Z" w16du:dateUtc="2026-06-09T16:59:00Z">
              <w:r>
                <w:rPr>
                  <w:rFonts w:cstheme="minorHAnsi"/>
                </w:rPr>
                <w:t xml:space="preserve"> </w:t>
              </w:r>
            </w:ins>
            <w:ins w:id="1126" w:author="Fabienne Schmaus" w:date="2026-06-09T19:00:00Z" w16du:dateUtc="2026-06-09T17:00:00Z">
              <w:r>
                <w:rPr>
                  <w:rFonts w:cstheme="minorHAnsi"/>
                </w:rPr>
                <w:t xml:space="preserve">freie </w:t>
              </w:r>
            </w:ins>
            <w:del w:id="1127" w:author="Fabienne Schmaus" w:date="2026-06-09T19:00:00Z" w16du:dateUtc="2026-06-09T17:00:00Z">
              <w:r w:rsidR="00573BB1" w:rsidRPr="0009301D" w:rsidDel="00822DFE">
                <w:rPr>
                  <w:rFonts w:cstheme="minorHAnsi"/>
                </w:rPr>
                <w:delText xml:space="preserve">(Buch lesen, Musik hören, Tagebuch schreiben, Gespräch, Entspannungsübung, …) + </w:delText>
              </w:r>
            </w:del>
            <w:r w:rsidR="00573BB1" w:rsidRPr="0009301D">
              <w:rPr>
                <w:rFonts w:cstheme="minorHAnsi"/>
              </w:rPr>
              <w:t>Feld</w:t>
            </w:r>
            <w:ins w:id="1128" w:author="Fabienne Schmaus" w:date="2026-06-09T19:00:00Z" w16du:dateUtc="2026-06-09T17:00:00Z">
              <w:r>
                <w:rPr>
                  <w:rFonts w:cstheme="minorHAnsi"/>
                </w:rPr>
                <w:t>er</w:t>
              </w:r>
            </w:ins>
            <w:r w:rsidR="00573BB1" w:rsidRPr="0009301D">
              <w:rPr>
                <w:rFonts w:cstheme="minorHAnsi"/>
              </w:rPr>
              <w:t xml:space="preserve"> für eigene Ideen</w:t>
            </w:r>
            <w:ins w:id="1129" w:author="Fabienne Schmaus" w:date="2026-06-09T19:03:00Z" w16du:dateUtc="2026-06-09T17:03:00Z">
              <w:r>
                <w:rPr>
                  <w:rFonts w:cstheme="minorHAnsi"/>
                </w:rPr>
                <w:t>.</w:t>
              </w:r>
            </w:ins>
          </w:p>
          <w:p w14:paraId="5EEB5B0D" w14:textId="2D7AC943" w:rsidR="00573BB1" w:rsidRPr="0009301D" w:rsidRDefault="00822DFE" w:rsidP="00EB15B8">
            <w:pPr>
              <w:numPr>
                <w:ilvl w:val="0"/>
                <w:numId w:val="10"/>
              </w:numPr>
              <w:shd w:val="clear" w:color="auto" w:fill="FBE4D5" w:themeFill="accent2" w:themeFillTint="33"/>
              <w:tabs>
                <w:tab w:val="clear" w:pos="720"/>
                <w:tab w:val="left" w:pos="273"/>
                <w:tab w:val="num" w:pos="314"/>
              </w:tabs>
              <w:spacing w:line="276" w:lineRule="auto"/>
              <w:ind w:left="314" w:hanging="284"/>
              <w:rPr>
                <w:rFonts w:cstheme="minorHAnsi"/>
              </w:rPr>
            </w:pPr>
            <w:ins w:id="1130" w:author="Fabienne Schmaus" w:date="2026-06-09T19:00:00Z" w16du:dateUtc="2026-06-09T17:00:00Z">
              <w:r>
                <w:rPr>
                  <w:rFonts w:cstheme="minorHAnsi"/>
                </w:rPr>
                <w:t xml:space="preserve">Der </w:t>
              </w:r>
            </w:ins>
            <w:r w:rsidR="00573BB1" w:rsidRPr="0009301D">
              <w:rPr>
                <w:rFonts w:cstheme="minorHAnsi"/>
              </w:rPr>
              <w:t xml:space="preserve">Fokus </w:t>
            </w:r>
            <w:ins w:id="1131" w:author="Fabienne Schmaus" w:date="2026-06-09T19:00:00Z" w16du:dateUtc="2026-06-09T17:00:00Z">
              <w:r>
                <w:rPr>
                  <w:rFonts w:cstheme="minorHAnsi"/>
                </w:rPr>
                <w:t xml:space="preserve">liegt </w:t>
              </w:r>
            </w:ins>
            <w:r w:rsidR="00573BB1" w:rsidRPr="0009301D">
              <w:rPr>
                <w:rFonts w:cstheme="minorHAnsi"/>
              </w:rPr>
              <w:t>auf kleine</w:t>
            </w:r>
            <w:ins w:id="1132" w:author="Fabienne Schmaus" w:date="2026-06-09T19:03:00Z" w16du:dateUtc="2026-06-09T17:03:00Z">
              <w:r>
                <w:rPr>
                  <w:rFonts w:cstheme="minorHAnsi"/>
                </w:rPr>
                <w:t>n</w:t>
              </w:r>
            </w:ins>
            <w:r w:rsidR="00573BB1" w:rsidRPr="0009301D">
              <w:rPr>
                <w:rFonts w:cstheme="minorHAnsi"/>
              </w:rPr>
              <w:t>, sofort umsetzbare</w:t>
            </w:r>
            <w:ins w:id="1133" w:author="Fabienne Schmaus" w:date="2026-06-09T19:03:00Z" w16du:dateUtc="2026-06-09T17:03:00Z">
              <w:r>
                <w:rPr>
                  <w:rFonts w:cstheme="minorHAnsi"/>
                </w:rPr>
                <w:t>n</w:t>
              </w:r>
            </w:ins>
            <w:r w:rsidR="00573BB1" w:rsidRPr="0009301D">
              <w:rPr>
                <w:rFonts w:cstheme="minorHAnsi"/>
              </w:rPr>
              <w:t xml:space="preserve"> Schritte</w:t>
            </w:r>
            <w:ins w:id="1134" w:author="Fabienne Schmaus" w:date="2026-06-09T19:03:00Z" w16du:dateUtc="2026-06-09T17:03:00Z">
              <w:r>
                <w:rPr>
                  <w:rFonts w:cstheme="minorHAnsi"/>
                </w:rPr>
                <w:t>n</w:t>
              </w:r>
            </w:ins>
            <w:r w:rsidR="00573BB1" w:rsidRPr="0009301D">
              <w:rPr>
                <w:rFonts w:cstheme="minorHAnsi"/>
              </w:rPr>
              <w:t xml:space="preserve">: </w:t>
            </w:r>
            <w:r w:rsidR="0009301D" w:rsidRPr="0009301D">
              <w:rPr>
                <w:rFonts w:cstheme="minorHAnsi"/>
              </w:rPr>
              <w:t>„</w:t>
            </w:r>
            <w:r w:rsidR="00573BB1" w:rsidRPr="0009301D">
              <w:rPr>
                <w:rFonts w:cstheme="minorHAnsi"/>
              </w:rPr>
              <w:t>Was kannst du heute Abend schon ausprobieren?</w:t>
            </w:r>
            <w:r w:rsidR="0009301D" w:rsidRPr="0009301D">
              <w:rPr>
                <w:rFonts w:cstheme="minorHAnsi"/>
              </w:rPr>
              <w:t>“</w:t>
            </w:r>
          </w:p>
          <w:p w14:paraId="5372500A" w14:textId="1AA5542B" w:rsidR="00573BB1" w:rsidRPr="0009301D" w:rsidRDefault="00573BB1" w:rsidP="00573BB1">
            <w:pPr>
              <w:shd w:val="clear" w:color="auto" w:fill="FBE4D5" w:themeFill="accent2" w:themeFillTint="33"/>
              <w:tabs>
                <w:tab w:val="left" w:pos="273"/>
              </w:tabs>
              <w:spacing w:line="276" w:lineRule="auto"/>
              <w:rPr>
                <w:rFonts w:cstheme="minorHAnsi"/>
                <w:b/>
                <w:bCs/>
              </w:rPr>
            </w:pPr>
            <w:r w:rsidRPr="0009301D">
              <w:rPr>
                <w:rFonts w:cstheme="minorHAnsi"/>
                <w:b/>
                <w:bCs/>
              </w:rPr>
              <w:t>Sek. I</w:t>
            </w:r>
            <w:r w:rsidR="00E84E2A" w:rsidRPr="0009301D">
              <w:rPr>
                <w:rFonts w:cstheme="minorHAnsi"/>
                <w:b/>
                <w:bCs/>
              </w:rPr>
              <w:t>I</w:t>
            </w:r>
            <w:r w:rsidRPr="0009301D">
              <w:rPr>
                <w:rFonts w:cstheme="minorHAnsi"/>
                <w:b/>
                <w:bCs/>
              </w:rPr>
              <w:t xml:space="preserve"> (Arbeitsblatt 3</w:t>
            </w:r>
            <w:del w:id="1135" w:author="Fabienne Schmaus" w:date="2026-06-09T18:57:00Z" w16du:dateUtc="2026-06-09T16:57:00Z">
              <w:r w:rsidRPr="0009301D" w:rsidDel="00EB15B8">
                <w:rPr>
                  <w:rFonts w:cstheme="minorHAnsi"/>
                  <w:b/>
                  <w:bCs/>
                </w:rPr>
                <w:delText xml:space="preserve">-Variante </w:delText>
              </w:r>
            </w:del>
            <w:r w:rsidR="00E84E2A" w:rsidRPr="0009301D">
              <w:rPr>
                <w:rFonts w:cstheme="minorHAnsi"/>
                <w:b/>
                <w:bCs/>
              </w:rPr>
              <w:t>B</w:t>
            </w:r>
            <w:r w:rsidRPr="0009301D">
              <w:rPr>
                <w:rFonts w:cstheme="minorHAnsi"/>
                <w:b/>
                <w:bCs/>
              </w:rPr>
              <w:t xml:space="preserve">) </w:t>
            </w:r>
          </w:p>
          <w:p w14:paraId="5982172D" w14:textId="459974DD" w:rsidR="00573BB1" w:rsidRPr="0009301D" w:rsidRDefault="00822DFE" w:rsidP="00EB15B8">
            <w:pPr>
              <w:numPr>
                <w:ilvl w:val="0"/>
                <w:numId w:val="11"/>
              </w:numPr>
              <w:shd w:val="clear" w:color="auto" w:fill="FBE4D5" w:themeFill="accent2" w:themeFillTint="33"/>
              <w:tabs>
                <w:tab w:val="clear" w:pos="720"/>
                <w:tab w:val="left" w:pos="273"/>
                <w:tab w:val="num" w:pos="314"/>
              </w:tabs>
              <w:spacing w:line="276" w:lineRule="auto"/>
              <w:ind w:left="314" w:hanging="284"/>
              <w:rPr>
                <w:rFonts w:cstheme="minorHAnsi"/>
              </w:rPr>
            </w:pPr>
            <w:ins w:id="1136" w:author="Fabienne Schmaus" w:date="2026-06-09T19:00:00Z" w16du:dateUtc="2026-06-09T17:00:00Z">
              <w:r>
                <w:rPr>
                  <w:rFonts w:cstheme="minorHAnsi"/>
                </w:rPr>
                <w:lastRenderedPageBreak/>
                <w:t xml:space="preserve">Das Arbeitsblatt ist </w:t>
              </w:r>
            </w:ins>
            <w:ins w:id="1137" w:author="Fabienne Schmaus" w:date="2026-06-09T19:04:00Z" w16du:dateUtc="2026-06-09T17:04:00Z">
              <w:r>
                <w:rPr>
                  <w:rFonts w:cstheme="minorHAnsi"/>
                </w:rPr>
                <w:t>als</w:t>
              </w:r>
            </w:ins>
            <w:ins w:id="1138" w:author="Fabienne Schmaus" w:date="2026-06-09T19:00:00Z" w16du:dateUtc="2026-06-09T17:00:00Z">
              <w:r>
                <w:rPr>
                  <w:rFonts w:cstheme="minorHAnsi"/>
                </w:rPr>
                <w:t xml:space="preserve"> </w:t>
              </w:r>
            </w:ins>
            <w:del w:id="1139" w:author="Fabienne Schmaus" w:date="2026-06-09T19:00:00Z" w16du:dateUtc="2026-06-09T17:00:00Z">
              <w:r w:rsidR="00573BB1" w:rsidRPr="0009301D" w:rsidDel="00822DFE">
                <w:rPr>
                  <w:rFonts w:cstheme="minorHAnsi"/>
                </w:rPr>
                <w:delText xml:space="preserve">Offenes </w:delText>
              </w:r>
            </w:del>
            <w:ins w:id="1140" w:author="Fabienne Schmaus" w:date="2026-06-09T19:00:00Z" w16du:dateUtc="2026-06-09T17:00:00Z">
              <w:r>
                <w:rPr>
                  <w:rFonts w:cstheme="minorHAnsi"/>
                </w:rPr>
                <w:t>o</w:t>
              </w:r>
              <w:r w:rsidRPr="0009301D">
                <w:rPr>
                  <w:rFonts w:cstheme="minorHAnsi"/>
                </w:rPr>
                <w:t xml:space="preserve">ffenes </w:t>
              </w:r>
            </w:ins>
            <w:r w:rsidR="00573BB1" w:rsidRPr="0009301D">
              <w:rPr>
                <w:rFonts w:cstheme="minorHAnsi"/>
              </w:rPr>
              <w:t>Format</w:t>
            </w:r>
            <w:ins w:id="1141" w:author="Fabienne Schmaus" w:date="2026-06-09T19:04:00Z" w16du:dateUtc="2026-06-09T17:04:00Z">
              <w:r>
                <w:rPr>
                  <w:rFonts w:cstheme="minorHAnsi"/>
                </w:rPr>
                <w:t xml:space="preserve"> gestaltet</w:t>
              </w:r>
            </w:ins>
            <w:ins w:id="1142" w:author="Fabienne Schmaus" w:date="2026-06-09T19:00:00Z" w16du:dateUtc="2026-06-09T17:00:00Z">
              <w:r>
                <w:rPr>
                  <w:rFonts w:cstheme="minorHAnsi"/>
                </w:rPr>
                <w:t xml:space="preserve">, in dem </w:t>
              </w:r>
            </w:ins>
            <w:del w:id="1143" w:author="Fabienne Schmaus" w:date="2026-06-09T19:00:00Z" w16du:dateUtc="2026-06-09T17:00:00Z">
              <w:r w:rsidR="00573BB1" w:rsidRPr="0009301D" w:rsidDel="00822DFE">
                <w:rPr>
                  <w:rFonts w:cstheme="minorHAnsi"/>
                </w:rPr>
                <w:delText xml:space="preserve">; </w:delText>
              </w:r>
            </w:del>
            <w:r w:rsidR="00573BB1" w:rsidRPr="0009301D">
              <w:rPr>
                <w:rFonts w:cstheme="minorHAnsi"/>
              </w:rPr>
              <w:t xml:space="preserve">eigene Rituale </w:t>
            </w:r>
            <w:del w:id="1144" w:author="Fabienne Schmaus" w:date="2026-06-09T19:00:00Z" w16du:dateUtc="2026-06-09T17:00:00Z">
              <w:r w:rsidR="00573BB1" w:rsidRPr="0009301D" w:rsidDel="00822DFE">
                <w:rPr>
                  <w:rFonts w:cstheme="minorHAnsi"/>
                </w:rPr>
                <w:delText xml:space="preserve">entwerfen </w:delText>
              </w:r>
            </w:del>
            <w:ins w:id="1145" w:author="Fabienne Schmaus" w:date="2026-06-09T19:00:00Z" w16du:dateUtc="2026-06-09T17:00:00Z">
              <w:r w:rsidRPr="0009301D">
                <w:rPr>
                  <w:rFonts w:cstheme="minorHAnsi"/>
                </w:rPr>
                <w:t>entw</w:t>
              </w:r>
              <w:r>
                <w:rPr>
                  <w:rFonts w:cstheme="minorHAnsi"/>
                </w:rPr>
                <w:t>o</w:t>
              </w:r>
              <w:r w:rsidRPr="0009301D">
                <w:rPr>
                  <w:rFonts w:cstheme="minorHAnsi"/>
                </w:rPr>
                <w:t xml:space="preserve">rfen </w:t>
              </w:r>
            </w:ins>
            <w:r w:rsidR="00573BB1" w:rsidRPr="0009301D">
              <w:rPr>
                <w:rFonts w:cstheme="minorHAnsi"/>
              </w:rPr>
              <w:t>und begründe</w:t>
            </w:r>
            <w:ins w:id="1146" w:author="Fabienne Schmaus" w:date="2026-06-09T19:00:00Z" w16du:dateUtc="2026-06-09T17:00:00Z">
              <w:r>
                <w:rPr>
                  <w:rFonts w:cstheme="minorHAnsi"/>
                </w:rPr>
                <w:t>t werde</w:t>
              </w:r>
            </w:ins>
            <w:r w:rsidR="00573BB1" w:rsidRPr="0009301D">
              <w:rPr>
                <w:rFonts w:cstheme="minorHAnsi"/>
              </w:rPr>
              <w:t>n</w:t>
            </w:r>
            <w:ins w:id="1147" w:author="Fabienne Schmaus" w:date="2026-06-09T19:01:00Z" w16du:dateUtc="2026-06-09T17:01:00Z">
              <w:r>
                <w:rPr>
                  <w:rFonts w:cstheme="minorHAnsi"/>
                </w:rPr>
                <w:t>.</w:t>
              </w:r>
              <w:r>
                <w:rPr>
                  <w:rFonts w:cstheme="minorHAnsi"/>
                </w:rPr>
                <w:br/>
              </w:r>
            </w:ins>
            <w:commentRangeStart w:id="1148"/>
            <w:commentRangeStart w:id="1149"/>
            <w:commentRangeStart w:id="1150"/>
            <w:del w:id="1151" w:author="Fabienne Schmaus" w:date="2026-06-09T19:01:00Z" w16du:dateUtc="2026-06-09T17:01:00Z">
              <w:r w:rsidR="00573BB1" w:rsidRPr="0009301D" w:rsidDel="00822DFE">
                <w:rPr>
                  <w:rFonts w:cstheme="minorHAnsi"/>
                </w:rPr>
                <w:delText xml:space="preserve">; </w:delText>
              </w:r>
            </w:del>
            <w:r w:rsidR="00573BB1" w:rsidRPr="0009301D">
              <w:rPr>
                <w:rFonts w:cstheme="minorHAnsi"/>
              </w:rPr>
              <w:t xml:space="preserve">SMART-Ziele </w:t>
            </w:r>
            <w:commentRangeEnd w:id="1148"/>
            <w:r w:rsidRPr="0009301D">
              <w:rPr>
                <w:rStyle w:val="Kommentarzeichen"/>
                <w:rFonts w:cstheme="minorHAnsi"/>
                <w:sz w:val="22"/>
                <w:szCs w:val="22"/>
              </w:rPr>
              <w:commentReference w:id="1148"/>
            </w:r>
            <w:commentRangeEnd w:id="1149"/>
            <w:r w:rsidR="003F363D" w:rsidRPr="0009301D">
              <w:rPr>
                <w:rStyle w:val="Kommentarzeichen"/>
                <w:rFonts w:cstheme="minorHAnsi"/>
                <w:sz w:val="22"/>
                <w:szCs w:val="22"/>
              </w:rPr>
              <w:commentReference w:id="1149"/>
            </w:r>
            <w:commentRangeEnd w:id="1150"/>
            <w:r w:rsidR="003F363D" w:rsidRPr="0009301D">
              <w:rPr>
                <w:rStyle w:val="Kommentarzeichen"/>
                <w:rFonts w:cstheme="minorHAnsi"/>
                <w:sz w:val="22"/>
                <w:szCs w:val="22"/>
              </w:rPr>
              <w:commentReference w:id="1150"/>
            </w:r>
            <w:del w:id="1152" w:author="Fabienne Schmaus" w:date="2026-06-09T19:01:00Z" w16du:dateUtc="2026-06-09T17:01:00Z">
              <w:r w:rsidR="00573BB1" w:rsidRPr="0009301D" w:rsidDel="00822DFE">
                <w:rPr>
                  <w:rFonts w:cstheme="minorHAnsi"/>
                </w:rPr>
                <w:delText xml:space="preserve">formulieren </w:delText>
              </w:r>
            </w:del>
            <w:r w:rsidR="00573BB1" w:rsidRPr="0009301D">
              <w:rPr>
                <w:rFonts w:cstheme="minorHAnsi"/>
              </w:rPr>
              <w:t>(</w:t>
            </w:r>
            <w:r w:rsidR="00573BB1" w:rsidRPr="0009301D">
              <w:rPr>
                <w:rFonts w:cstheme="minorHAnsi"/>
                <w:i/>
                <w:iCs/>
              </w:rPr>
              <w:t>spezifisch, messbar, attraktiv, realistisch, terminiert</w:t>
            </w:r>
            <w:r w:rsidR="00573BB1" w:rsidRPr="0009301D">
              <w:rPr>
                <w:rFonts w:cstheme="minorHAnsi"/>
              </w:rPr>
              <w:t>)</w:t>
            </w:r>
            <w:ins w:id="1153" w:author="Fabienne Schmaus" w:date="2026-06-09T19:01:00Z" w16du:dateUtc="2026-06-09T17:01:00Z">
              <w:r>
                <w:rPr>
                  <w:rFonts w:cstheme="minorHAnsi"/>
                </w:rPr>
                <w:t xml:space="preserve"> werden </w:t>
              </w:r>
              <w:r w:rsidRPr="0009301D">
                <w:rPr>
                  <w:rFonts w:cstheme="minorHAnsi"/>
                </w:rPr>
                <w:t>formulier</w:t>
              </w:r>
              <w:r>
                <w:rPr>
                  <w:rFonts w:cstheme="minorHAnsi"/>
                </w:rPr>
                <w:t>t.</w:t>
              </w:r>
            </w:ins>
          </w:p>
          <w:p w14:paraId="0E142A28" w14:textId="2E551F90" w:rsidR="00573BB1" w:rsidRPr="0009301D" w:rsidRDefault="00822DFE" w:rsidP="00EB15B8">
            <w:pPr>
              <w:numPr>
                <w:ilvl w:val="0"/>
                <w:numId w:val="11"/>
              </w:numPr>
              <w:shd w:val="clear" w:color="auto" w:fill="FBE4D5" w:themeFill="accent2" w:themeFillTint="33"/>
              <w:tabs>
                <w:tab w:val="clear" w:pos="720"/>
                <w:tab w:val="left" w:pos="273"/>
                <w:tab w:val="num" w:pos="314"/>
              </w:tabs>
              <w:spacing w:line="276" w:lineRule="auto"/>
              <w:ind w:left="314" w:hanging="284"/>
              <w:rPr>
                <w:rFonts w:cstheme="minorHAnsi"/>
              </w:rPr>
            </w:pPr>
            <w:ins w:id="1154" w:author="Fabienne Schmaus" w:date="2026-06-09T19:02:00Z" w16du:dateUtc="2026-06-09T17:02:00Z">
              <w:r>
                <w:rPr>
                  <w:rFonts w:cstheme="minorHAnsi"/>
                </w:rPr>
                <w:t xml:space="preserve">Es bietet auch </w:t>
              </w:r>
            </w:ins>
            <w:ins w:id="1155" w:author="Fabienne Schmaus" w:date="2026-06-09T19:04:00Z" w16du:dateUtc="2026-06-09T17:04:00Z">
              <w:r>
                <w:rPr>
                  <w:rFonts w:cstheme="minorHAnsi"/>
                </w:rPr>
                <w:t xml:space="preserve">Raum für </w:t>
              </w:r>
            </w:ins>
            <w:ins w:id="1156" w:author="Fabienne Schmaus" w:date="2026-06-09T19:02:00Z" w16du:dateUtc="2026-06-09T17:02:00Z">
              <w:r>
                <w:rPr>
                  <w:rFonts w:cstheme="minorHAnsi"/>
                </w:rPr>
                <w:t xml:space="preserve">eine </w:t>
              </w:r>
            </w:ins>
            <w:r w:rsidR="00573BB1" w:rsidRPr="0009301D">
              <w:rPr>
                <w:rFonts w:cstheme="minorHAnsi"/>
              </w:rPr>
              <w:t>Reflexion über innere Barrieren</w:t>
            </w:r>
            <w:del w:id="1157" w:author="Fabienne Schmaus" w:date="2026-06-09T19:04:00Z" w16du:dateUtc="2026-06-09T17:04:00Z">
              <w:r w:rsidR="00573BB1" w:rsidRPr="0009301D" w:rsidDel="00822DFE">
                <w:rPr>
                  <w:rFonts w:cstheme="minorHAnsi"/>
                </w:rPr>
                <w:delText xml:space="preserve">: </w:delText>
              </w:r>
            </w:del>
            <w:ins w:id="1158" w:author="Fabienne Schmaus" w:date="2026-06-09T19:04:00Z" w16du:dateUtc="2026-06-09T17:04:00Z">
              <w:r>
                <w:rPr>
                  <w:rFonts w:cstheme="minorHAnsi"/>
                </w:rPr>
                <w:t xml:space="preserve"> wie</w:t>
              </w:r>
              <w:r w:rsidRPr="0009301D">
                <w:rPr>
                  <w:rFonts w:cstheme="minorHAnsi"/>
                </w:rPr>
                <w:t xml:space="preserve"> </w:t>
              </w:r>
            </w:ins>
            <w:r w:rsidR="00573BB1" w:rsidRPr="0009301D">
              <w:rPr>
                <w:rFonts w:cstheme="minorHAnsi"/>
              </w:rPr>
              <w:t xml:space="preserve">FOMO, soziale Erwartungen, Suchtmuster </w:t>
            </w:r>
            <w:ins w:id="1159" w:author="Fabienne Schmaus" w:date="2026-06-09T19:04:00Z" w16du:dateUtc="2026-06-09T17:04:00Z">
              <w:r>
                <w:rPr>
                  <w:rFonts w:cstheme="minorHAnsi"/>
                </w:rPr>
                <w:t xml:space="preserve">sowie darüber, </w:t>
              </w:r>
            </w:ins>
            <w:del w:id="1160" w:author="Fabienne Schmaus" w:date="2026-06-09T19:04:00Z" w16du:dateUtc="2026-06-09T17:04:00Z">
              <w:r w:rsidR="00573BB1" w:rsidRPr="0009301D" w:rsidDel="00822DFE">
                <w:rPr>
                  <w:rFonts w:cstheme="minorHAnsi"/>
                </w:rPr>
                <w:delText xml:space="preserve">– und </w:delText>
              </w:r>
            </w:del>
            <w:r w:rsidR="00573BB1" w:rsidRPr="0009301D">
              <w:rPr>
                <w:rFonts w:cstheme="minorHAnsi"/>
              </w:rPr>
              <w:t xml:space="preserve">wie </w:t>
            </w:r>
            <w:del w:id="1161" w:author="Fabienne Schmaus" w:date="2026-06-09T19:04:00Z" w16du:dateUtc="2026-06-09T17:04:00Z">
              <w:r w:rsidR="00573BB1" w:rsidRPr="0009301D" w:rsidDel="00822DFE">
                <w:rPr>
                  <w:rFonts w:cstheme="minorHAnsi"/>
                </w:rPr>
                <w:delText>da</w:delText>
              </w:r>
            </w:del>
            <w:r w:rsidR="00573BB1" w:rsidRPr="0009301D">
              <w:rPr>
                <w:rFonts w:cstheme="minorHAnsi"/>
              </w:rPr>
              <w:t xml:space="preserve">mit </w:t>
            </w:r>
            <w:ins w:id="1162" w:author="Fabienne Schmaus" w:date="2026-06-09T19:04:00Z" w16du:dateUtc="2026-06-09T17:04:00Z">
              <w:r>
                <w:rPr>
                  <w:rFonts w:cstheme="minorHAnsi"/>
                </w:rPr>
                <w:t xml:space="preserve">ihnen </w:t>
              </w:r>
            </w:ins>
            <w:r w:rsidR="00573BB1" w:rsidRPr="0009301D">
              <w:rPr>
                <w:rFonts w:cstheme="minorHAnsi"/>
              </w:rPr>
              <w:t>umge</w:t>
            </w:r>
            <w:del w:id="1163" w:author="Fabienne Schmaus" w:date="2026-06-09T19:05:00Z" w16du:dateUtc="2026-06-09T17:05:00Z">
              <w:r w:rsidR="00573BB1" w:rsidRPr="0009301D" w:rsidDel="00822DFE">
                <w:rPr>
                  <w:rFonts w:cstheme="minorHAnsi"/>
                </w:rPr>
                <w:delText>hen?</w:delText>
              </w:r>
            </w:del>
            <w:ins w:id="1164" w:author="Fabienne Schmaus" w:date="2026-06-09T19:05:00Z" w16du:dateUtc="2026-06-09T17:05:00Z">
              <w:r>
                <w:rPr>
                  <w:rFonts w:cstheme="minorHAnsi"/>
                </w:rPr>
                <w:t>gangen werden kann.</w:t>
              </w:r>
            </w:ins>
          </w:p>
          <w:p w14:paraId="11671C4B" w14:textId="77777777" w:rsidR="00A074DF" w:rsidRPr="0009301D" w:rsidRDefault="00A074DF" w:rsidP="00817E2A">
            <w:pPr>
              <w:tabs>
                <w:tab w:val="left" w:pos="273"/>
              </w:tabs>
              <w:spacing w:line="276" w:lineRule="auto"/>
              <w:rPr>
                <w:rFonts w:cstheme="minorHAnsi"/>
              </w:rPr>
            </w:pPr>
          </w:p>
          <w:p w14:paraId="67E484FD" w14:textId="5542E321" w:rsidR="00A074DF" w:rsidRPr="0009301D" w:rsidDel="00822DFE" w:rsidRDefault="00822DFE" w:rsidP="00817E2A">
            <w:pPr>
              <w:tabs>
                <w:tab w:val="left" w:pos="273"/>
              </w:tabs>
              <w:spacing w:line="276" w:lineRule="auto"/>
              <w:rPr>
                <w:del w:id="1165" w:author="Fabienne Schmaus" w:date="2026-06-09T19:05:00Z" w16du:dateUtc="2026-06-09T17:05:00Z"/>
                <w:rFonts w:cstheme="minorHAnsi"/>
              </w:rPr>
            </w:pPr>
            <w:ins w:id="1166" w:author="Fabienne Schmaus" w:date="2026-06-09T19:07:00Z" w16du:dateUtc="2026-06-09T17:07:00Z">
              <w:r>
                <w:rPr>
                  <w:rFonts w:cstheme="minorHAnsi"/>
                </w:rPr>
                <w:t xml:space="preserve">Nach der Gruppenphase folgt eine Phase in </w:t>
              </w:r>
              <w:r w:rsidRPr="00822DFE">
                <w:rPr>
                  <w:rFonts w:cstheme="minorHAnsi"/>
                  <w:b/>
                  <w:bCs/>
                  <w:rPrChange w:id="1167" w:author="Fabienne Schmaus" w:date="2026-06-09T19:08:00Z" w16du:dateUtc="2026-06-09T17:08:00Z">
                    <w:rPr>
                      <w:rFonts w:cstheme="minorHAnsi"/>
                    </w:rPr>
                  </w:rPrChange>
                </w:rPr>
                <w:t>Einzelarbeit</w:t>
              </w:r>
              <w:r>
                <w:rPr>
                  <w:rFonts w:cstheme="minorHAnsi"/>
                </w:rPr>
                <w:t xml:space="preserve">. </w:t>
              </w:r>
            </w:ins>
            <w:r w:rsidR="00573BB1" w:rsidRPr="0009301D">
              <w:rPr>
                <w:rFonts w:cstheme="minorHAnsi"/>
              </w:rPr>
              <w:t>Um aus dem theoretischen Wissen nachprüfbare Ergebnisse zu bekommen, wird mit Arbeitsblatt 4 das Schlafprotokoll vorgestellt, mit dem Hinweis auf eine Follow-Up Einheit von 15 Minuten in einer oder zwei Wochen, wo Freiwillige ihre Ergebnisse präsentieren können. Die Lehrkraft klärt noch Rückfragen zum Schlafprotokoll.</w:t>
            </w:r>
            <w:ins w:id="1168" w:author="Fabienne Schmaus" w:date="2026-06-09T19:05:00Z" w16du:dateUtc="2026-06-09T17:05:00Z">
              <w:r>
                <w:rPr>
                  <w:rFonts w:cstheme="minorHAnsi"/>
                </w:rPr>
                <w:t xml:space="preserve"> </w:t>
              </w:r>
            </w:ins>
          </w:p>
          <w:p w14:paraId="627742CD" w14:textId="0EFB729D" w:rsidR="00573BB1" w:rsidRDefault="00573BB1" w:rsidP="00573BB1">
            <w:pPr>
              <w:tabs>
                <w:tab w:val="left" w:pos="273"/>
              </w:tabs>
              <w:spacing w:line="276" w:lineRule="auto"/>
              <w:rPr>
                <w:ins w:id="1169" w:author="Fabienne Schmaus" w:date="2026-06-09T19:09:00Z" w16du:dateUtc="2026-06-09T17:09:00Z"/>
                <w:rFonts w:cstheme="minorHAnsi"/>
              </w:rPr>
            </w:pPr>
            <w:r w:rsidRPr="0009301D">
              <w:rPr>
                <w:rFonts w:cstheme="minorHAnsi"/>
              </w:rPr>
              <w:t xml:space="preserve">Das Schlafprotokoll ist mehr als ein Arbeitsblatt – es ist ein Selbstexperiment. Die Lernenden werden zu Forschenden ihrer eigenen Gewohnheiten. Das stärkt Selbstwirksamkeit und schafft echte Datenbasis für das Follow-up. </w:t>
            </w:r>
          </w:p>
          <w:p w14:paraId="088A6648" w14:textId="77777777" w:rsidR="009308C2" w:rsidRDefault="009308C2" w:rsidP="00573BB1">
            <w:pPr>
              <w:tabs>
                <w:tab w:val="left" w:pos="273"/>
              </w:tabs>
              <w:spacing w:line="276" w:lineRule="auto"/>
              <w:rPr>
                <w:ins w:id="1170" w:author="Fabienne Schmaus" w:date="2026-06-09T19:09:00Z" w16du:dateUtc="2026-06-09T17:09:00Z"/>
                <w:rFonts w:cstheme="minorHAnsi"/>
              </w:rPr>
            </w:pPr>
          </w:p>
          <w:p w14:paraId="4C7AFE42" w14:textId="6FD5302D" w:rsidR="009308C2" w:rsidRPr="0009301D" w:rsidRDefault="009308C2" w:rsidP="00573BB1">
            <w:pPr>
              <w:tabs>
                <w:tab w:val="left" w:pos="273"/>
              </w:tabs>
              <w:spacing w:line="276" w:lineRule="auto"/>
              <w:rPr>
                <w:rFonts w:cstheme="minorHAnsi"/>
              </w:rPr>
            </w:pPr>
            <w:ins w:id="1171" w:author="Fabienne Schmaus" w:date="2026-06-09T19:09:00Z" w16du:dateUtc="2026-06-09T17:09:00Z">
              <w:r w:rsidRPr="009308C2">
                <w:rPr>
                  <w:rFonts w:cstheme="minorHAnsi"/>
                  <w:b/>
                  <w:bCs/>
                  <w:rPrChange w:id="1172" w:author="Fabienne Schmaus" w:date="2026-06-09T19:09:00Z" w16du:dateUtc="2026-06-09T17:09:00Z">
                    <w:rPr>
                      <w:rFonts w:cstheme="minorHAnsi"/>
                    </w:rPr>
                  </w:rPrChange>
                </w:rPr>
                <w:t xml:space="preserve">Lösungen: </w:t>
              </w:r>
              <w:r w:rsidRPr="009308C2">
                <w:rPr>
                  <w:rFonts w:cstheme="minorHAnsi"/>
                </w:rPr>
                <w:t>Individuelle Antworten der Lernenden</w:t>
              </w:r>
            </w:ins>
          </w:p>
          <w:p w14:paraId="2AA18722" w14:textId="20118B71" w:rsidR="00A074DF" w:rsidRPr="0009301D" w:rsidDel="00822DFE" w:rsidRDefault="00A074DF" w:rsidP="00817E2A">
            <w:pPr>
              <w:tabs>
                <w:tab w:val="left" w:pos="273"/>
              </w:tabs>
              <w:spacing w:line="276" w:lineRule="auto"/>
              <w:rPr>
                <w:del w:id="1173" w:author="Fabienne Schmaus" w:date="2026-06-09T19:08:00Z" w16du:dateUtc="2026-06-09T17:08:00Z"/>
                <w:rFonts w:cstheme="minorHAnsi"/>
              </w:rPr>
            </w:pPr>
          </w:p>
          <w:p w14:paraId="3C4F3BFC" w14:textId="77777777" w:rsidR="0041784E" w:rsidRPr="0009301D" w:rsidRDefault="0041784E" w:rsidP="00B02F73">
            <w:pPr>
              <w:tabs>
                <w:tab w:val="left" w:pos="273"/>
              </w:tabs>
              <w:spacing w:line="276" w:lineRule="auto"/>
              <w:rPr>
                <w:rFonts w:cstheme="minorHAnsi"/>
              </w:rPr>
            </w:pPr>
          </w:p>
          <w:p w14:paraId="40D4963F" w14:textId="02BE641A"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Primarstufe</w:t>
            </w:r>
            <w:r w:rsidR="0009301D" w:rsidRPr="0009301D">
              <w:rPr>
                <w:rFonts w:cstheme="minorHAnsi"/>
                <w:highlight w:val="yellow"/>
              </w:rPr>
              <w:t>“</w:t>
            </w:r>
            <w:r w:rsidRPr="0009301D">
              <w:rPr>
                <w:rFonts w:cstheme="minorHAnsi"/>
                <w:highlight w:val="yellow"/>
              </w:rPr>
              <w:t>))</w:t>
            </w:r>
          </w:p>
          <w:p w14:paraId="3694B94B" w14:textId="33C3066D"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Zeitumfang:</w:t>
            </w:r>
            <w:r w:rsidRPr="0009301D">
              <w:rPr>
                <w:rFonts w:cstheme="minorHAnsi"/>
              </w:rPr>
              <w:t xml:space="preserve"> ca. </w:t>
            </w:r>
            <w:commentRangeStart w:id="1174"/>
            <w:commentRangeStart w:id="1175"/>
            <w:del w:id="1176" w:author="Michael Kohl" w:date="2026-06-11T15:11:00Z" w16du:dateUtc="2026-06-11T13:11:00Z">
              <w:r w:rsidRPr="0009301D" w:rsidDel="00A97D08">
                <w:rPr>
                  <w:rFonts w:cstheme="minorHAnsi"/>
                </w:rPr>
                <w:delText xml:space="preserve">20 </w:delText>
              </w:r>
            </w:del>
            <w:ins w:id="1177" w:author="Michael Kohl" w:date="2026-06-11T15:11:00Z" w16du:dateUtc="2026-06-11T13:11:00Z">
              <w:r w:rsidR="00A97D08">
                <w:rPr>
                  <w:rFonts w:cstheme="minorHAnsi"/>
                </w:rPr>
                <w:t>15</w:t>
              </w:r>
              <w:r w:rsidR="00A97D08" w:rsidRPr="0009301D">
                <w:rPr>
                  <w:rFonts w:cstheme="minorHAnsi"/>
                </w:rPr>
                <w:t xml:space="preserve"> </w:t>
              </w:r>
            </w:ins>
            <w:r w:rsidRPr="0009301D">
              <w:rPr>
                <w:rFonts w:cstheme="minorHAnsi"/>
              </w:rPr>
              <w:t>Min</w:t>
            </w:r>
            <w:commentRangeEnd w:id="1174"/>
            <w:r w:rsidR="00822DFE" w:rsidRPr="0009301D">
              <w:rPr>
                <w:rStyle w:val="Kommentarzeichen"/>
                <w:rFonts w:cstheme="minorHAnsi"/>
                <w:sz w:val="22"/>
                <w:szCs w:val="22"/>
              </w:rPr>
              <w:commentReference w:id="1174"/>
            </w:r>
            <w:commentRangeEnd w:id="1175"/>
            <w:r w:rsidR="00A97D08" w:rsidRPr="0009301D">
              <w:rPr>
                <w:rStyle w:val="Kommentarzeichen"/>
                <w:rFonts w:cstheme="minorHAnsi"/>
                <w:sz w:val="22"/>
                <w:szCs w:val="22"/>
              </w:rPr>
              <w:commentReference w:id="1175"/>
            </w:r>
            <w:r w:rsidRPr="0009301D">
              <w:rPr>
                <w:rFonts w:cstheme="minorHAnsi"/>
              </w:rPr>
              <w:t>.</w:t>
            </w:r>
          </w:p>
          <w:p w14:paraId="029533E3" w14:textId="7DDB414F"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Materialhinweis:</w:t>
            </w:r>
            <w:r w:rsidRPr="0009301D">
              <w:rPr>
                <w:rFonts w:cstheme="minorHAnsi"/>
              </w:rPr>
              <w:t xml:space="preserve"> Primarstufe – Arbeitsblatt 2</w:t>
            </w:r>
          </w:p>
          <w:p w14:paraId="0FE6760B" w14:textId="683F6292" w:rsidR="00C952AE" w:rsidRPr="0009301D" w:rsidRDefault="00C952AE" w:rsidP="00C952AE">
            <w:pPr>
              <w:shd w:val="clear" w:color="auto" w:fill="E2EFD9" w:themeFill="accent6" w:themeFillTint="33"/>
              <w:tabs>
                <w:tab w:val="left" w:pos="273"/>
              </w:tabs>
              <w:spacing w:line="276" w:lineRule="auto"/>
              <w:rPr>
                <w:rFonts w:cstheme="minorHAnsi"/>
              </w:rPr>
            </w:pPr>
            <w:r w:rsidRPr="0009301D">
              <w:rPr>
                <w:rFonts w:cstheme="minorHAnsi"/>
                <w:b/>
                <w:bCs/>
              </w:rPr>
              <w:t xml:space="preserve">Anpassung der Erarbeitungsphase: </w:t>
            </w:r>
            <w:r w:rsidRPr="0009301D">
              <w:rPr>
                <w:rFonts w:cstheme="minorHAnsi"/>
              </w:rPr>
              <w:t>Statt Arbeitsblätter 3 und 4 arbeiten die Kinder mit Primarstufe Arbeitsblatt 2</w:t>
            </w:r>
            <w:ins w:id="1178" w:author="Fabienne Schmaus" w:date="2026-06-09T19:16:00Z" w16du:dateUtc="2026-06-09T17:16:00Z">
              <w:r w:rsidR="009308C2">
                <w:rPr>
                  <w:rFonts w:cstheme="minorHAnsi"/>
                </w:rPr>
                <w:t>:</w:t>
              </w:r>
            </w:ins>
            <w:del w:id="1179" w:author="Fabienne Schmaus" w:date="2026-06-09T19:16:00Z" w16du:dateUtc="2026-06-09T17:16:00Z">
              <w:r w:rsidRPr="0009301D" w:rsidDel="009308C2">
                <w:rPr>
                  <w:rFonts w:cstheme="minorHAnsi"/>
                </w:rPr>
                <w:delText xml:space="preserve"> –</w:delText>
              </w:r>
            </w:del>
            <w:r w:rsidRPr="0009301D">
              <w:rPr>
                <w:rFonts w:cstheme="minorHAnsi"/>
              </w:rPr>
              <w:t xml:space="preserve"> einem kindgerechten Sortierspiel.</w:t>
            </w:r>
          </w:p>
          <w:p w14:paraId="6C7C5CA0" w14:textId="1FA2D8B9" w:rsidR="00C952AE" w:rsidRPr="009308C2" w:rsidRDefault="00C952AE" w:rsidP="00C952AE">
            <w:pPr>
              <w:shd w:val="clear" w:color="auto" w:fill="E2EFD9" w:themeFill="accent6" w:themeFillTint="33"/>
              <w:tabs>
                <w:tab w:val="left" w:pos="273"/>
              </w:tabs>
              <w:spacing w:line="276" w:lineRule="auto"/>
              <w:rPr>
                <w:rFonts w:cstheme="minorHAnsi"/>
                <w:rPrChange w:id="1180" w:author="Fabienne Schmaus" w:date="2026-06-09T19:17:00Z" w16du:dateUtc="2026-06-09T17:17:00Z">
                  <w:rPr>
                    <w:rFonts w:cstheme="minorHAnsi"/>
                    <w:b/>
                    <w:bCs/>
                  </w:rPr>
                </w:rPrChange>
              </w:rPr>
            </w:pPr>
            <w:r w:rsidRPr="0009301D">
              <w:rPr>
                <w:rFonts w:cstheme="minorHAnsi"/>
                <w:b/>
                <w:bCs/>
              </w:rPr>
              <w:t>Das Sortierspiel</w:t>
            </w:r>
            <w:r w:rsidRPr="009308C2">
              <w:rPr>
                <w:rFonts w:cstheme="minorHAnsi"/>
                <w:rPrChange w:id="1181" w:author="Fabienne Schmaus" w:date="2026-06-09T19:17:00Z" w16du:dateUtc="2026-06-09T17:17:00Z">
                  <w:rPr>
                    <w:rFonts w:cstheme="minorHAnsi"/>
                    <w:b/>
                    <w:bCs/>
                  </w:rPr>
                </w:rPrChange>
              </w:rPr>
              <w:t>: Bildkarten mit verschiedenen Abendaktivitäten werden in zwei Kategorien sortiert:</w:t>
            </w:r>
          </w:p>
          <w:p w14:paraId="745AFD76" w14:textId="6A6C8B1D" w:rsidR="00C952AE" w:rsidRPr="009308C2" w:rsidRDefault="0009301D">
            <w:pPr>
              <w:numPr>
                <w:ilvl w:val="0"/>
                <w:numId w:val="9"/>
              </w:numPr>
              <w:shd w:val="clear" w:color="auto" w:fill="E2EFD9" w:themeFill="accent6" w:themeFillTint="33"/>
              <w:tabs>
                <w:tab w:val="left" w:pos="273"/>
              </w:tabs>
              <w:spacing w:line="276" w:lineRule="auto"/>
              <w:ind w:hanging="690"/>
              <w:rPr>
                <w:rFonts w:cstheme="minorHAnsi"/>
                <w:rPrChange w:id="1182" w:author="Fabienne Schmaus" w:date="2026-06-09T19:17:00Z" w16du:dateUtc="2026-06-09T17:17:00Z">
                  <w:rPr>
                    <w:rFonts w:cstheme="minorHAnsi"/>
                    <w:i/>
                    <w:iCs/>
                  </w:rPr>
                </w:rPrChange>
              </w:rPr>
              <w:pPrChange w:id="1183" w:author="Fabienne Schmaus" w:date="2026-06-09T19:17:00Z" w16du:dateUtc="2026-06-09T17:17:00Z">
                <w:pPr>
                  <w:numPr>
                    <w:numId w:val="9"/>
                  </w:numPr>
                  <w:shd w:val="clear" w:color="auto" w:fill="E2EFD9" w:themeFill="accent6" w:themeFillTint="33"/>
                  <w:tabs>
                    <w:tab w:val="left" w:pos="273"/>
                    <w:tab w:val="num" w:pos="720"/>
                  </w:tabs>
                  <w:spacing w:line="276" w:lineRule="auto"/>
                  <w:ind w:left="720" w:hanging="360"/>
                </w:pPr>
              </w:pPrChange>
            </w:pPr>
            <w:r w:rsidRPr="009308C2">
              <w:rPr>
                <w:rFonts w:cstheme="minorHAnsi"/>
                <w:rPrChange w:id="1184" w:author="Fabienne Schmaus" w:date="2026-06-09T19:17:00Z" w16du:dateUtc="2026-06-09T17:17:00Z">
                  <w:rPr>
                    <w:rFonts w:cstheme="minorHAnsi"/>
                    <w:b/>
                    <w:bCs/>
                    <w:i/>
                    <w:iCs/>
                  </w:rPr>
                </w:rPrChange>
              </w:rPr>
              <w:t>„</w:t>
            </w:r>
            <w:r w:rsidR="00C952AE" w:rsidRPr="009308C2">
              <w:rPr>
                <w:rFonts w:cstheme="minorHAnsi"/>
                <w:rPrChange w:id="1185" w:author="Fabienne Schmaus" w:date="2026-06-09T19:17:00Z" w16du:dateUtc="2026-06-09T17:17:00Z">
                  <w:rPr>
                    <w:rFonts w:cstheme="minorHAnsi"/>
                    <w:b/>
                    <w:bCs/>
                    <w:i/>
                    <w:iCs/>
                  </w:rPr>
                </w:rPrChange>
              </w:rPr>
              <w:t>Macht eher müde</w:t>
            </w:r>
            <w:r w:rsidRPr="009308C2">
              <w:rPr>
                <w:rFonts w:cstheme="minorHAnsi"/>
                <w:rPrChange w:id="1186" w:author="Fabienne Schmaus" w:date="2026-06-09T19:17:00Z" w16du:dateUtc="2026-06-09T17:17:00Z">
                  <w:rPr>
                    <w:rFonts w:cstheme="minorHAnsi"/>
                    <w:b/>
                    <w:bCs/>
                    <w:i/>
                    <w:iCs/>
                  </w:rPr>
                </w:rPrChange>
              </w:rPr>
              <w:t>“</w:t>
            </w:r>
            <w:ins w:id="1187" w:author="Fabienne Schmaus" w:date="2026-06-09T19:17:00Z" w16du:dateUtc="2026-06-09T17:17:00Z">
              <w:r w:rsidR="009308C2">
                <w:rPr>
                  <w:rFonts w:cstheme="minorHAnsi"/>
                </w:rPr>
                <w:t xml:space="preserve">: </w:t>
              </w:r>
            </w:ins>
            <w:del w:id="1188" w:author="Fabienne Schmaus" w:date="2026-06-09T19:17:00Z" w16du:dateUtc="2026-06-09T17:17:00Z">
              <w:r w:rsidR="00C952AE" w:rsidRPr="009308C2" w:rsidDel="009308C2">
                <w:rPr>
                  <w:rFonts w:cstheme="minorHAnsi"/>
                  <w:rPrChange w:id="1189" w:author="Fabienne Schmaus" w:date="2026-06-09T19:17:00Z" w16du:dateUtc="2026-06-09T17:17:00Z">
                    <w:rPr>
                      <w:rFonts w:cstheme="minorHAnsi"/>
                      <w:i/>
                      <w:iCs/>
                    </w:rPr>
                  </w:rPrChange>
                </w:rPr>
                <w:delText xml:space="preserve"> (</w:delText>
              </w:r>
            </w:del>
            <w:r w:rsidR="00C952AE" w:rsidRPr="009308C2">
              <w:rPr>
                <w:rFonts w:cstheme="minorHAnsi"/>
                <w:rPrChange w:id="1190" w:author="Fabienne Schmaus" w:date="2026-06-09T19:17:00Z" w16du:dateUtc="2026-06-09T17:17:00Z">
                  <w:rPr>
                    <w:rFonts w:cstheme="minorHAnsi"/>
                    <w:i/>
                    <w:iCs/>
                  </w:rPr>
                </w:rPrChange>
              </w:rPr>
              <w:t>Buch lesen, Gute-Nacht-Geschichte hören, Musik hören, kuscheln, ruhiges Gespräch</w:t>
            </w:r>
            <w:del w:id="1191" w:author="Fabienne Schmaus" w:date="2026-06-09T19:18:00Z" w16du:dateUtc="2026-06-09T17:18:00Z">
              <w:r w:rsidR="00C952AE" w:rsidRPr="009308C2" w:rsidDel="009308C2">
                <w:rPr>
                  <w:rFonts w:cstheme="minorHAnsi"/>
                  <w:rPrChange w:id="1192" w:author="Fabienne Schmaus" w:date="2026-06-09T19:17:00Z" w16du:dateUtc="2026-06-09T17:17:00Z">
                    <w:rPr>
                      <w:rFonts w:cstheme="minorHAnsi"/>
                      <w:i/>
                      <w:iCs/>
                    </w:rPr>
                  </w:rPrChange>
                </w:rPr>
                <w:delText>)</w:delText>
              </w:r>
            </w:del>
            <w:ins w:id="1193" w:author="Fabienne Schmaus" w:date="2026-06-09T19:18:00Z" w16du:dateUtc="2026-06-09T17:18:00Z">
              <w:r w:rsidR="009308C2">
                <w:rPr>
                  <w:rFonts w:cstheme="minorHAnsi"/>
                </w:rPr>
                <w:t xml:space="preserve"> usw.</w:t>
              </w:r>
            </w:ins>
          </w:p>
          <w:p w14:paraId="61BA90BA" w14:textId="122445F6" w:rsidR="00C952AE" w:rsidRPr="009308C2" w:rsidRDefault="0009301D">
            <w:pPr>
              <w:numPr>
                <w:ilvl w:val="0"/>
                <w:numId w:val="9"/>
              </w:numPr>
              <w:shd w:val="clear" w:color="auto" w:fill="E2EFD9" w:themeFill="accent6" w:themeFillTint="33"/>
              <w:tabs>
                <w:tab w:val="left" w:pos="273"/>
              </w:tabs>
              <w:spacing w:line="276" w:lineRule="auto"/>
              <w:ind w:hanging="690"/>
              <w:rPr>
                <w:rFonts w:cstheme="minorHAnsi"/>
                <w:rPrChange w:id="1194" w:author="Fabienne Schmaus" w:date="2026-06-09T19:17:00Z" w16du:dateUtc="2026-06-09T17:17:00Z">
                  <w:rPr>
                    <w:rFonts w:cstheme="minorHAnsi"/>
                    <w:i/>
                    <w:iCs/>
                  </w:rPr>
                </w:rPrChange>
              </w:rPr>
              <w:pPrChange w:id="1195" w:author="Fabienne Schmaus" w:date="2026-06-09T19:17:00Z" w16du:dateUtc="2026-06-09T17:17:00Z">
                <w:pPr>
                  <w:numPr>
                    <w:numId w:val="9"/>
                  </w:numPr>
                  <w:shd w:val="clear" w:color="auto" w:fill="E2EFD9" w:themeFill="accent6" w:themeFillTint="33"/>
                  <w:tabs>
                    <w:tab w:val="left" w:pos="273"/>
                    <w:tab w:val="num" w:pos="720"/>
                  </w:tabs>
                  <w:spacing w:line="276" w:lineRule="auto"/>
                  <w:ind w:left="720" w:hanging="360"/>
                </w:pPr>
              </w:pPrChange>
            </w:pPr>
            <w:r w:rsidRPr="009308C2">
              <w:rPr>
                <w:rFonts w:cstheme="minorHAnsi"/>
                <w:rPrChange w:id="1196" w:author="Fabienne Schmaus" w:date="2026-06-09T19:17:00Z" w16du:dateUtc="2026-06-09T17:17:00Z">
                  <w:rPr>
                    <w:rFonts w:cstheme="minorHAnsi"/>
                    <w:b/>
                    <w:bCs/>
                    <w:i/>
                    <w:iCs/>
                  </w:rPr>
                </w:rPrChange>
              </w:rPr>
              <w:t>„</w:t>
            </w:r>
            <w:r w:rsidR="00C952AE" w:rsidRPr="009308C2">
              <w:rPr>
                <w:rFonts w:cstheme="minorHAnsi"/>
                <w:rPrChange w:id="1197" w:author="Fabienne Schmaus" w:date="2026-06-09T19:17:00Z" w16du:dateUtc="2026-06-09T17:17:00Z">
                  <w:rPr>
                    <w:rFonts w:cstheme="minorHAnsi"/>
                    <w:b/>
                    <w:bCs/>
                    <w:i/>
                    <w:iCs/>
                  </w:rPr>
                </w:rPrChange>
              </w:rPr>
              <w:t>Hält eher wach</w:t>
            </w:r>
            <w:r w:rsidRPr="009308C2">
              <w:rPr>
                <w:rFonts w:cstheme="minorHAnsi"/>
                <w:rPrChange w:id="1198" w:author="Fabienne Schmaus" w:date="2026-06-09T19:17:00Z" w16du:dateUtc="2026-06-09T17:17:00Z">
                  <w:rPr>
                    <w:rFonts w:cstheme="minorHAnsi"/>
                    <w:b/>
                    <w:bCs/>
                    <w:i/>
                    <w:iCs/>
                  </w:rPr>
                </w:rPrChange>
              </w:rPr>
              <w:t>“</w:t>
            </w:r>
            <w:del w:id="1199" w:author="Fabienne Schmaus" w:date="2026-06-09T19:17:00Z" w16du:dateUtc="2026-06-09T17:17:00Z">
              <w:r w:rsidR="00C952AE" w:rsidRPr="009308C2" w:rsidDel="009308C2">
                <w:rPr>
                  <w:rFonts w:cstheme="minorHAnsi"/>
                  <w:rPrChange w:id="1200" w:author="Fabienne Schmaus" w:date="2026-06-09T19:17:00Z" w16du:dateUtc="2026-06-09T17:17:00Z">
                    <w:rPr>
                      <w:rFonts w:cstheme="minorHAnsi"/>
                      <w:i/>
                      <w:iCs/>
                    </w:rPr>
                  </w:rPrChange>
                </w:rPr>
                <w:delText xml:space="preserve"> (</w:delText>
              </w:r>
            </w:del>
            <w:ins w:id="1201" w:author="Fabienne Schmaus" w:date="2026-06-09T19:17:00Z" w16du:dateUtc="2026-06-09T17:17:00Z">
              <w:r w:rsidR="009308C2">
                <w:rPr>
                  <w:rFonts w:cstheme="minorHAnsi"/>
                </w:rPr>
                <w:t xml:space="preserve">: </w:t>
              </w:r>
            </w:ins>
            <w:r w:rsidR="00C952AE" w:rsidRPr="009308C2">
              <w:rPr>
                <w:rFonts w:cstheme="minorHAnsi"/>
                <w:rPrChange w:id="1202" w:author="Fabienne Schmaus" w:date="2026-06-09T19:17:00Z" w16du:dateUtc="2026-06-09T17:17:00Z">
                  <w:rPr>
                    <w:rFonts w:cstheme="minorHAnsi"/>
                    <w:i/>
                    <w:iCs/>
                  </w:rPr>
                </w:rPrChange>
              </w:rPr>
              <w:t>Handy schauen, Videospiel spielen, aufregendes Fernsehen, laute Musik</w:t>
            </w:r>
            <w:ins w:id="1203" w:author="Fabienne Schmaus" w:date="2026-06-09T19:18:00Z" w16du:dateUtc="2026-06-09T17:18:00Z">
              <w:r w:rsidR="009308C2">
                <w:rPr>
                  <w:rFonts w:cstheme="minorHAnsi"/>
                </w:rPr>
                <w:t xml:space="preserve"> usw.</w:t>
              </w:r>
            </w:ins>
            <w:del w:id="1204" w:author="Fabienne Schmaus" w:date="2026-06-09T19:17:00Z" w16du:dateUtc="2026-06-09T17:17:00Z">
              <w:r w:rsidR="00C952AE" w:rsidRPr="009308C2" w:rsidDel="009308C2">
                <w:rPr>
                  <w:rFonts w:cstheme="minorHAnsi"/>
                  <w:rPrChange w:id="1205" w:author="Fabienne Schmaus" w:date="2026-06-09T19:17:00Z" w16du:dateUtc="2026-06-09T17:17:00Z">
                    <w:rPr>
                      <w:rFonts w:cstheme="minorHAnsi"/>
                      <w:i/>
                      <w:iCs/>
                    </w:rPr>
                  </w:rPrChange>
                </w:rPr>
                <w:delText>)</w:delText>
              </w:r>
            </w:del>
          </w:p>
          <w:p w14:paraId="0804065F" w14:textId="77777777" w:rsidR="000E2E2A" w:rsidRDefault="000E2E2A" w:rsidP="00C952AE">
            <w:pPr>
              <w:shd w:val="clear" w:color="auto" w:fill="E2EFD9" w:themeFill="accent6" w:themeFillTint="33"/>
              <w:tabs>
                <w:tab w:val="left" w:pos="273"/>
              </w:tabs>
              <w:spacing w:line="276" w:lineRule="auto"/>
              <w:rPr>
                <w:rFonts w:cstheme="minorHAnsi"/>
                <w:b/>
                <w:bCs/>
              </w:rPr>
            </w:pPr>
          </w:p>
          <w:p w14:paraId="1D753238" w14:textId="77777777" w:rsidR="000E2E2A" w:rsidRPr="0009301D" w:rsidRDefault="000E2E2A" w:rsidP="000E2E2A">
            <w:pPr>
              <w:tabs>
                <w:tab w:val="left" w:pos="273"/>
              </w:tabs>
              <w:spacing w:line="276" w:lineRule="auto"/>
              <w:rPr>
                <w:rFonts w:cstheme="minorHAnsi"/>
              </w:rPr>
            </w:pPr>
            <w:r w:rsidRPr="0009301D">
              <w:rPr>
                <w:rFonts w:cstheme="minorHAnsi"/>
                <w:highlight w:val="yellow"/>
              </w:rPr>
              <w:t>((Seite 11))</w:t>
            </w:r>
          </w:p>
          <w:p w14:paraId="71C54D54" w14:textId="20BCDA00" w:rsidR="00C952AE" w:rsidRPr="0009301D" w:rsidRDefault="00C952AE" w:rsidP="00C952AE">
            <w:pPr>
              <w:shd w:val="clear" w:color="auto" w:fill="E2EFD9" w:themeFill="accent6" w:themeFillTint="33"/>
              <w:tabs>
                <w:tab w:val="left" w:pos="273"/>
              </w:tabs>
              <w:spacing w:line="276" w:lineRule="auto"/>
              <w:rPr>
                <w:rFonts w:cstheme="minorHAnsi"/>
                <w:b/>
                <w:bCs/>
              </w:rPr>
            </w:pPr>
            <w:r w:rsidRPr="0009301D">
              <w:rPr>
                <w:rFonts w:cstheme="minorHAnsi"/>
                <w:b/>
                <w:bCs/>
              </w:rPr>
              <w:t>Methodische Hinweise:</w:t>
            </w:r>
          </w:p>
          <w:p w14:paraId="2A5062DA" w14:textId="77777777"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206"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t>Sortieren in 2er-Paaren; Bildkarten werden physisch gelegt oder ausgeschnitten</w:t>
            </w:r>
          </w:p>
          <w:p w14:paraId="68ECFBE4" w14:textId="77777777"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207"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t>Anschließend Kurzpräsentation im Plenum: Paare erklären eine ihrer Entscheidungen</w:t>
            </w:r>
          </w:p>
          <w:p w14:paraId="66884A98" w14:textId="3B6B8885"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208"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t>Abweichungen behutsam diskutieren</w:t>
            </w:r>
            <w:ins w:id="1209" w:author="Fabienne Schmaus" w:date="2026-06-09T19:18:00Z" w16du:dateUtc="2026-06-09T17:18:00Z">
              <w:r w:rsidR="009308C2">
                <w:rPr>
                  <w:rFonts w:cstheme="minorHAnsi"/>
                </w:rPr>
                <w:t>:</w:t>
              </w:r>
            </w:ins>
            <w:del w:id="1210" w:author="Fabienne Schmaus" w:date="2026-06-09T19:18:00Z" w16du:dateUtc="2026-06-09T17:18:00Z">
              <w:r w:rsidRPr="0009301D" w:rsidDel="009308C2">
                <w:rPr>
                  <w:rFonts w:cstheme="minorHAnsi"/>
                </w:rPr>
                <w:delText xml:space="preserve"> –</w:delText>
              </w:r>
            </w:del>
            <w:r w:rsidRPr="009308C2">
              <w:rPr>
                <w:rFonts w:cstheme="minorHAnsi"/>
              </w:rPr>
              <w:t xml:space="preserve"> </w:t>
            </w:r>
            <w:r w:rsidR="0009301D" w:rsidRPr="009308C2">
              <w:rPr>
                <w:rFonts w:cstheme="minorHAnsi"/>
                <w:rPrChange w:id="1211" w:author="Fabienne Schmaus" w:date="2026-06-09T19:18:00Z" w16du:dateUtc="2026-06-09T17:18:00Z">
                  <w:rPr>
                    <w:rFonts w:cstheme="minorHAnsi"/>
                    <w:i/>
                    <w:iCs/>
                  </w:rPr>
                </w:rPrChange>
              </w:rPr>
              <w:t>„</w:t>
            </w:r>
            <w:r w:rsidRPr="009308C2">
              <w:rPr>
                <w:rFonts w:cstheme="minorHAnsi"/>
                <w:rPrChange w:id="1212" w:author="Fabienne Schmaus" w:date="2026-06-09T19:18:00Z" w16du:dateUtc="2026-06-09T17:18:00Z">
                  <w:rPr>
                    <w:rFonts w:cstheme="minorHAnsi"/>
                    <w:i/>
                    <w:iCs/>
                  </w:rPr>
                </w:rPrChange>
              </w:rPr>
              <w:t>Warum könnte das so sein?</w:t>
            </w:r>
            <w:r w:rsidR="0009301D" w:rsidRPr="009308C2">
              <w:rPr>
                <w:rFonts w:cstheme="minorHAnsi"/>
                <w:rPrChange w:id="1213" w:author="Fabienne Schmaus" w:date="2026-06-09T19:18:00Z" w16du:dateUtc="2026-06-09T17:18:00Z">
                  <w:rPr>
                    <w:rFonts w:cstheme="minorHAnsi"/>
                    <w:i/>
                    <w:iCs/>
                  </w:rPr>
                </w:rPrChange>
              </w:rPr>
              <w:t>“</w:t>
            </w:r>
            <w:ins w:id="1214" w:author="Fabienne Schmaus" w:date="2026-06-09T19:18:00Z" w16du:dateUtc="2026-06-09T17:18:00Z">
              <w:r w:rsidR="009308C2">
                <w:rPr>
                  <w:rFonts w:cstheme="minorHAnsi"/>
                </w:rPr>
                <w:br/>
              </w:r>
            </w:ins>
            <w:ins w:id="1215" w:author="Fabienne Schmaus" w:date="2026-06-09T19:19:00Z" w16du:dateUtc="2026-06-09T17:19:00Z">
              <w:r w:rsidR="009308C2">
                <w:rPr>
                  <w:rFonts w:cstheme="minorHAnsi"/>
                </w:rPr>
                <w:t>O</w:t>
              </w:r>
            </w:ins>
            <w:del w:id="1216" w:author="Fabienne Schmaus" w:date="2026-06-09T19:19:00Z" w16du:dateUtc="2026-06-09T17:19:00Z">
              <w:r w:rsidRPr="009308C2" w:rsidDel="009308C2">
                <w:rPr>
                  <w:rFonts w:cstheme="minorHAnsi"/>
                </w:rPr>
                <w:delText xml:space="preserve"> </w:delText>
              </w:r>
            </w:del>
            <w:del w:id="1217" w:author="Fabienne Schmaus" w:date="2026-06-09T19:18:00Z" w16du:dateUtc="2026-06-09T17:18:00Z">
              <w:r w:rsidRPr="009308C2" w:rsidDel="009308C2">
                <w:rPr>
                  <w:rFonts w:cstheme="minorHAnsi"/>
                </w:rPr>
                <w:delText xml:space="preserve">– </w:delText>
              </w:r>
            </w:del>
            <w:del w:id="1218" w:author="Fabienne Schmaus" w:date="2026-06-09T19:19:00Z" w16du:dateUtc="2026-06-09T17:19:00Z">
              <w:r w:rsidRPr="009308C2" w:rsidDel="009308C2">
                <w:rPr>
                  <w:rFonts w:cstheme="minorHAnsi"/>
                </w:rPr>
                <w:delText>o</w:delText>
              </w:r>
            </w:del>
            <w:r w:rsidRPr="009308C2">
              <w:rPr>
                <w:rFonts w:cstheme="minorHAnsi"/>
              </w:rPr>
              <w:t>hne Bewertung</w:t>
            </w:r>
            <w:r w:rsidR="0059148E" w:rsidRPr="009308C2">
              <w:rPr>
                <w:rFonts w:cstheme="minorHAnsi"/>
              </w:rPr>
              <w:t xml:space="preserve"> wie </w:t>
            </w:r>
            <w:r w:rsidR="0009301D" w:rsidRPr="009308C2">
              <w:rPr>
                <w:rFonts w:cstheme="minorHAnsi"/>
              </w:rPr>
              <w:t>„</w:t>
            </w:r>
            <w:r w:rsidR="0059148E" w:rsidRPr="009308C2">
              <w:rPr>
                <w:rFonts w:cstheme="minorHAnsi"/>
              </w:rPr>
              <w:t>Das ist falsch!</w:t>
            </w:r>
            <w:r w:rsidR="0009301D" w:rsidRPr="009308C2">
              <w:rPr>
                <w:rFonts w:cstheme="minorHAnsi"/>
              </w:rPr>
              <w:t>“</w:t>
            </w:r>
            <w:r w:rsidR="0059148E" w:rsidRPr="009308C2">
              <w:rPr>
                <w:rFonts w:cstheme="minorHAnsi"/>
              </w:rPr>
              <w:t xml:space="preserve"> Eher </w:t>
            </w:r>
            <w:r w:rsidR="0009301D" w:rsidRPr="009308C2">
              <w:rPr>
                <w:rFonts w:cstheme="minorHAnsi"/>
              </w:rPr>
              <w:t>„</w:t>
            </w:r>
            <w:r w:rsidR="0059148E" w:rsidRPr="009308C2">
              <w:rPr>
                <w:rFonts w:cstheme="minorHAnsi"/>
              </w:rPr>
              <w:t>Was könnte passieren, wenn</w:t>
            </w:r>
            <w:ins w:id="1219" w:author="Fabienne Schmaus" w:date="2026-06-09T19:19:00Z" w16du:dateUtc="2026-06-09T17:19:00Z">
              <w:r w:rsidR="009308C2">
                <w:rPr>
                  <w:rFonts w:cstheme="minorHAnsi"/>
                </w:rPr>
                <w:t xml:space="preserve"> </w:t>
              </w:r>
            </w:ins>
            <w:r w:rsidR="0059148E" w:rsidRPr="009308C2">
              <w:rPr>
                <w:rFonts w:cstheme="minorHAnsi"/>
              </w:rPr>
              <w:t>…</w:t>
            </w:r>
            <w:del w:id="1220" w:author="Fabienne Schmaus" w:date="2026-06-09T19:19:00Z" w16du:dateUtc="2026-06-09T17:19:00Z">
              <w:r w:rsidR="0009301D" w:rsidRPr="009308C2" w:rsidDel="009308C2">
                <w:rPr>
                  <w:rFonts w:cstheme="minorHAnsi"/>
                </w:rPr>
                <w:delText>“</w:delText>
              </w:r>
            </w:del>
            <w:r w:rsidR="0059148E" w:rsidRPr="0009301D">
              <w:rPr>
                <w:rFonts w:cstheme="minorHAnsi"/>
              </w:rPr>
              <w:t>?</w:t>
            </w:r>
            <w:ins w:id="1221" w:author="Fabienne Schmaus" w:date="2026-06-09T19:19:00Z" w16du:dateUtc="2026-06-09T17:19:00Z">
              <w:r w:rsidR="009308C2">
                <w:rPr>
                  <w:rFonts w:cstheme="minorHAnsi"/>
                </w:rPr>
                <w:t>“</w:t>
              </w:r>
            </w:ins>
          </w:p>
          <w:p w14:paraId="15A29139" w14:textId="7E48DCD4" w:rsidR="00C952AE" w:rsidRPr="0009301D" w:rsidRDefault="00A97D08">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222"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ins w:id="1223" w:author="Michael Kohl" w:date="2026-06-11T15:20:00Z" w16du:dateUtc="2026-06-11T13:20:00Z">
              <w:r>
                <w:rPr>
                  <w:rFonts w:cstheme="minorHAnsi"/>
                </w:rPr>
                <w:t xml:space="preserve">Je nach zur Verfügung stehender Zeit kann man </w:t>
              </w:r>
            </w:ins>
            <w:del w:id="1224" w:author="Michael Kohl" w:date="2026-06-11T15:20:00Z" w16du:dateUtc="2026-06-11T13:20:00Z">
              <w:r w:rsidR="00C952AE" w:rsidRPr="0009301D" w:rsidDel="00A97D08">
                <w:rPr>
                  <w:rFonts w:cstheme="minorHAnsi"/>
                </w:rPr>
                <w:delText>E</w:delText>
              </w:r>
            </w:del>
            <w:ins w:id="1225" w:author="Michael Kohl" w:date="2026-06-11T15:20:00Z" w16du:dateUtc="2026-06-11T13:20:00Z">
              <w:r>
                <w:rPr>
                  <w:rFonts w:cstheme="minorHAnsi"/>
                </w:rPr>
                <w:t>e</w:t>
              </w:r>
            </w:ins>
            <w:r w:rsidR="00C952AE" w:rsidRPr="0009301D">
              <w:rPr>
                <w:rFonts w:cstheme="minorHAnsi"/>
              </w:rPr>
              <w:t xml:space="preserve">inzelne </w:t>
            </w:r>
            <w:ins w:id="1226" w:author="Michael Kohl" w:date="2026-06-11T15:20:00Z" w16du:dateUtc="2026-06-11T13:20:00Z">
              <w:r>
                <w:rPr>
                  <w:rFonts w:cstheme="minorHAnsi"/>
                </w:rPr>
                <w:t xml:space="preserve">(mehrdeutige) </w:t>
              </w:r>
            </w:ins>
            <w:r w:rsidR="00C952AE" w:rsidRPr="0009301D">
              <w:rPr>
                <w:rFonts w:cstheme="minorHAnsi"/>
              </w:rPr>
              <w:t xml:space="preserve">Bildkarten </w:t>
            </w:r>
            <w:del w:id="1227" w:author="Michael Kohl" w:date="2026-06-11T15:20:00Z" w16du:dateUtc="2026-06-11T13:20:00Z">
              <w:r w:rsidR="00C952AE" w:rsidRPr="0009301D" w:rsidDel="00A97D08">
                <w:rPr>
                  <w:rFonts w:cstheme="minorHAnsi"/>
                </w:rPr>
                <w:delText xml:space="preserve">können mehrdeutig sein </w:delText>
              </w:r>
            </w:del>
            <w:ins w:id="1228" w:author="Michael Kohl" w:date="2026-06-11T15:20:00Z" w16du:dateUtc="2026-06-11T13:20:00Z">
              <w:r>
                <w:rPr>
                  <w:rFonts w:cstheme="minorHAnsi"/>
                </w:rPr>
                <w:t xml:space="preserve">diskutieren </w:t>
              </w:r>
            </w:ins>
            <w:r w:rsidR="00C952AE" w:rsidRPr="0009301D">
              <w:rPr>
                <w:rFonts w:cstheme="minorHAnsi"/>
              </w:rPr>
              <w:t xml:space="preserve">(z. B. Musik: ruhig </w:t>
            </w:r>
            <w:del w:id="1229" w:author="Fabienne Schmaus" w:date="2026-06-09T19:19:00Z" w16du:dateUtc="2026-06-09T17:19:00Z">
              <w:r w:rsidR="00C952AE" w:rsidRPr="0009301D" w:rsidDel="009308C2">
                <w:rPr>
                  <w:rFonts w:cstheme="minorHAnsi"/>
                </w:rPr>
                <w:delText>vs.</w:delText>
              </w:r>
            </w:del>
            <w:ins w:id="1230" w:author="Fabienne Schmaus" w:date="2026-06-09T19:19:00Z" w16du:dateUtc="2026-06-09T17:19:00Z">
              <w:r w:rsidR="009308C2">
                <w:rPr>
                  <w:rFonts w:cstheme="minorHAnsi"/>
                </w:rPr>
                <w:t>oder</w:t>
              </w:r>
            </w:ins>
            <w:r w:rsidR="00C952AE" w:rsidRPr="0009301D">
              <w:rPr>
                <w:rFonts w:cstheme="minorHAnsi"/>
              </w:rPr>
              <w:t xml:space="preserve"> aufregend</w:t>
            </w:r>
            <w:ins w:id="1231" w:author="Fabienne Schmaus" w:date="2026-06-09T19:19:00Z" w16du:dateUtc="2026-06-09T17:19:00Z">
              <w:r w:rsidR="009308C2">
                <w:rPr>
                  <w:rFonts w:cstheme="minorHAnsi"/>
                </w:rPr>
                <w:t>?</w:t>
              </w:r>
            </w:ins>
            <w:r w:rsidR="00C952AE" w:rsidRPr="0009301D">
              <w:rPr>
                <w:rFonts w:cstheme="minorHAnsi"/>
              </w:rPr>
              <w:t xml:space="preserve">) </w:t>
            </w:r>
            <w:del w:id="1232" w:author="Michael Kohl" w:date="2026-06-11T15:20:00Z" w16du:dateUtc="2026-06-11T13:20:00Z">
              <w:r w:rsidR="00C952AE" w:rsidRPr="0009301D" w:rsidDel="00A97D08">
                <w:rPr>
                  <w:rFonts w:cstheme="minorHAnsi"/>
                </w:rPr>
                <w:delText>→ Diskussionsanlass</w:delText>
              </w:r>
            </w:del>
          </w:p>
          <w:p w14:paraId="18A9EFAE" w14:textId="3E32F2D3" w:rsidR="00C952AE" w:rsidRPr="0009301D" w:rsidRDefault="00C952AE">
            <w:pPr>
              <w:numPr>
                <w:ilvl w:val="0"/>
                <w:numId w:val="8"/>
              </w:numPr>
              <w:shd w:val="clear" w:color="auto" w:fill="E2EFD9" w:themeFill="accent6" w:themeFillTint="33"/>
              <w:tabs>
                <w:tab w:val="clear" w:pos="720"/>
                <w:tab w:val="left" w:pos="273"/>
                <w:tab w:val="num" w:pos="314"/>
              </w:tabs>
              <w:spacing w:line="276" w:lineRule="auto"/>
              <w:ind w:left="314" w:hanging="284"/>
              <w:rPr>
                <w:rFonts w:cstheme="minorHAnsi"/>
              </w:rPr>
              <w:pPrChange w:id="1233" w:author="Fabienne Schmaus" w:date="2026-06-09T19:17:00Z" w16du:dateUtc="2026-06-09T17:17:00Z">
                <w:pPr>
                  <w:numPr>
                    <w:numId w:val="8"/>
                  </w:numPr>
                  <w:shd w:val="clear" w:color="auto" w:fill="E2EFD9" w:themeFill="accent6" w:themeFillTint="33"/>
                  <w:tabs>
                    <w:tab w:val="left" w:pos="273"/>
                    <w:tab w:val="num" w:pos="720"/>
                  </w:tabs>
                  <w:spacing w:line="276" w:lineRule="auto"/>
                  <w:ind w:left="720" w:hanging="360"/>
                </w:pPr>
              </w:pPrChange>
            </w:pPr>
            <w:r w:rsidRPr="0009301D">
              <w:rPr>
                <w:rFonts w:cstheme="minorHAnsi"/>
              </w:rPr>
              <w:t>Abschluss: Jedes Kind wählt eine Idee für sein eigenes Abendritual und notiert oder malt sie auf einem Notizzettel – für sich behalten</w:t>
            </w:r>
            <w:r w:rsidR="0059148E" w:rsidRPr="0009301D">
              <w:rPr>
                <w:rFonts w:cstheme="minorHAnsi"/>
              </w:rPr>
              <w:t xml:space="preserve"> und ohne Besprechen</w:t>
            </w:r>
            <w:ins w:id="1234" w:author="Fabienne Schmaus" w:date="2026-06-09T19:19:00Z" w16du:dateUtc="2026-06-09T17:19:00Z">
              <w:r w:rsidR="009308C2">
                <w:rPr>
                  <w:rFonts w:cstheme="minorHAnsi"/>
                </w:rPr>
                <w:t>.</w:t>
              </w:r>
            </w:ins>
          </w:p>
          <w:p w14:paraId="2379E236" w14:textId="77777777" w:rsidR="002A2BDA" w:rsidRPr="0009301D" w:rsidRDefault="002A2BDA" w:rsidP="0018513C">
            <w:pPr>
              <w:tabs>
                <w:tab w:val="left" w:pos="273"/>
              </w:tabs>
              <w:spacing w:line="276" w:lineRule="auto"/>
              <w:rPr>
                <w:rFonts w:cstheme="minorHAnsi"/>
              </w:rPr>
            </w:pPr>
          </w:p>
          <w:p w14:paraId="1DCF13AB" w14:textId="3BE96D57" w:rsidR="005F6A75" w:rsidRPr="0009301D" w:rsidRDefault="005F6A75" w:rsidP="005F6A75">
            <w:pPr>
              <w:tabs>
                <w:tab w:val="left" w:pos="273"/>
              </w:tabs>
              <w:spacing w:line="276" w:lineRule="auto"/>
              <w:rPr>
                <w:rFonts w:cstheme="minorHAnsi"/>
              </w:rPr>
            </w:pPr>
            <w:r w:rsidRPr="0009301D">
              <w:rPr>
                <w:rFonts w:cstheme="minorHAnsi"/>
              </w:rPr>
              <w:t>In diesem Abschnitt entwickeln und erstellen die Lernenden ein eigenes Gesundheitsinstrument (Schlafprotokoll)</w:t>
            </w:r>
            <w:r w:rsidR="00573BB1" w:rsidRPr="0009301D">
              <w:rPr>
                <w:rFonts w:cstheme="minorHAnsi"/>
              </w:rPr>
              <w:t>. Sie beobachten, dokumentieren und reflektieren den Zusammenhang ihrer eigenen derzeitigen Routinen und ihrer Schlafgesundheit</w:t>
            </w:r>
            <w:r w:rsidRPr="0009301D">
              <w:rPr>
                <w:rFonts w:cstheme="minorHAnsi"/>
              </w:rPr>
              <w:t xml:space="preserve"> und planen konkrete Schritte zur Verbesserung ihrer digitalen Abendroutine.</w:t>
            </w:r>
          </w:p>
          <w:p w14:paraId="026AE542" w14:textId="77777777"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086812D9" w14:textId="2CFE1228"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 xml:space="preserve">Transfer </w:t>
            </w:r>
          </w:p>
          <w:p w14:paraId="001D9389" w14:textId="6CDC600D" w:rsidR="00C952AE" w:rsidRPr="0009301D" w:rsidRDefault="002C39FF" w:rsidP="00C952AE">
            <w:pPr>
              <w:tabs>
                <w:tab w:val="left" w:pos="273"/>
                <w:tab w:val="left" w:pos="2441"/>
                <w:tab w:val="left" w:pos="2880"/>
              </w:tabs>
              <w:spacing w:line="276" w:lineRule="auto"/>
              <w:rPr>
                <w:rFonts w:cstheme="minorHAnsi"/>
              </w:rPr>
            </w:pPr>
            <w:r w:rsidRPr="0009301D">
              <w:rPr>
                <w:rFonts w:cstheme="minorHAnsi"/>
              </w:rPr>
              <w:t xml:space="preserve">Diese Phase schließt die 90-minütige Unterrichtseinheit ab. </w:t>
            </w:r>
            <w:r w:rsidR="00C952AE" w:rsidRPr="0009301D">
              <w:rPr>
                <w:rFonts w:cstheme="minorHAnsi"/>
              </w:rPr>
              <w:t xml:space="preserve">Persönlichen Transfer sichern, Selbstverpflichtung fördern, erste konkrete </w:t>
            </w:r>
            <w:r w:rsidR="007F5EC0" w:rsidRPr="0009301D">
              <w:rPr>
                <w:rFonts w:cstheme="minorHAnsi"/>
              </w:rPr>
              <w:t>Auslöser-Reaktions-Plan formulieren</w:t>
            </w:r>
            <w:r w:rsidR="00C952AE" w:rsidRPr="0009301D">
              <w:rPr>
                <w:rFonts w:cstheme="minorHAnsi"/>
              </w:rPr>
              <w:t xml:space="preserve"> stehen hier im Mittelpunkt.</w:t>
            </w:r>
          </w:p>
          <w:p w14:paraId="749618CC" w14:textId="406E3647" w:rsidR="00C952AE" w:rsidRPr="0009301D" w:rsidDel="009308C2" w:rsidRDefault="00C952AE" w:rsidP="00C952AE">
            <w:pPr>
              <w:tabs>
                <w:tab w:val="left" w:pos="273"/>
                <w:tab w:val="left" w:pos="2441"/>
                <w:tab w:val="left" w:pos="2880"/>
              </w:tabs>
              <w:spacing w:line="276" w:lineRule="auto"/>
              <w:rPr>
                <w:del w:id="1235" w:author="Fabienne Schmaus" w:date="2026-06-09T19:20:00Z" w16du:dateUtc="2026-06-09T17:20:00Z"/>
                <w:rFonts w:cstheme="minorHAnsi"/>
              </w:rPr>
            </w:pPr>
          </w:p>
          <w:p w14:paraId="5C9E49C0" w14:textId="428BFA4D" w:rsidR="00C952AE" w:rsidRPr="0009301D" w:rsidRDefault="00C952AE" w:rsidP="00C952AE">
            <w:pPr>
              <w:tabs>
                <w:tab w:val="left" w:pos="273"/>
                <w:tab w:val="left" w:pos="2441"/>
                <w:tab w:val="left" w:pos="2880"/>
              </w:tabs>
              <w:spacing w:line="276" w:lineRule="auto"/>
              <w:rPr>
                <w:rFonts w:cstheme="minorHAnsi"/>
              </w:rPr>
            </w:pPr>
            <w:r w:rsidRPr="0009301D">
              <w:rPr>
                <w:rFonts w:cstheme="minorHAnsi"/>
              </w:rPr>
              <w:lastRenderedPageBreak/>
              <w:t>In einer Meinungslinie (Anhang 2</w:t>
            </w:r>
            <w:ins w:id="1236" w:author="Fabienne Schmaus" w:date="2026-06-09T19:20:00Z" w16du:dateUtc="2026-06-09T17:20:00Z">
              <w:r w:rsidR="009308C2">
                <w:rPr>
                  <w:rFonts w:cstheme="minorHAnsi"/>
                </w:rPr>
                <w:t>B</w:t>
              </w:r>
            </w:ins>
            <w:r w:rsidRPr="0009301D">
              <w:rPr>
                <w:rFonts w:cstheme="minorHAnsi"/>
              </w:rPr>
              <w:t xml:space="preserve">) positionieren sich die Lernenden zur These </w:t>
            </w:r>
            <w:r w:rsidR="0009301D" w:rsidRPr="0009301D">
              <w:rPr>
                <w:rFonts w:cstheme="minorHAnsi"/>
              </w:rPr>
              <w:t>„</w:t>
            </w:r>
            <w:r w:rsidRPr="0009301D">
              <w:rPr>
                <w:rFonts w:cstheme="minorHAnsi"/>
              </w:rPr>
              <w:t>Ich werde heute Abend mein Handy früher weglegen.</w:t>
            </w:r>
            <w:r w:rsidR="0009301D" w:rsidRPr="0009301D">
              <w:rPr>
                <w:rFonts w:cstheme="minorHAnsi"/>
              </w:rPr>
              <w:t>“</w:t>
            </w:r>
            <w:r w:rsidRPr="0009301D">
              <w:rPr>
                <w:rFonts w:cstheme="minorHAnsi"/>
              </w:rPr>
              <w:t xml:space="preserve"> Von </w:t>
            </w:r>
            <w:r w:rsidR="0009301D" w:rsidRPr="0009301D">
              <w:rPr>
                <w:rFonts w:cstheme="minorHAnsi"/>
              </w:rPr>
              <w:t>„</w:t>
            </w:r>
            <w:r w:rsidRPr="0009301D">
              <w:rPr>
                <w:rFonts w:cstheme="minorHAnsi"/>
              </w:rPr>
              <w:t>Stimme voll zu</w:t>
            </w:r>
            <w:r w:rsidR="0009301D" w:rsidRPr="0009301D">
              <w:rPr>
                <w:rFonts w:cstheme="minorHAnsi"/>
              </w:rPr>
              <w:t>“</w:t>
            </w:r>
            <w:r w:rsidRPr="0009301D">
              <w:rPr>
                <w:rFonts w:cstheme="minorHAnsi"/>
              </w:rPr>
              <w:t xml:space="preserve"> bis </w:t>
            </w:r>
            <w:r w:rsidR="0009301D" w:rsidRPr="0009301D">
              <w:rPr>
                <w:rFonts w:cstheme="minorHAnsi"/>
              </w:rPr>
              <w:t>„</w:t>
            </w:r>
            <w:r w:rsidRPr="0009301D">
              <w:rPr>
                <w:rFonts w:cstheme="minorHAnsi"/>
              </w:rPr>
              <w:t>Stimme gar nicht zu</w:t>
            </w:r>
            <w:r w:rsidR="0009301D" w:rsidRPr="0009301D">
              <w:rPr>
                <w:rFonts w:cstheme="minorHAnsi"/>
              </w:rPr>
              <w:t>“</w:t>
            </w:r>
            <w:r w:rsidRPr="0009301D">
              <w:rPr>
                <w:rFonts w:cstheme="minorHAnsi"/>
              </w:rPr>
              <w:t>. 3</w:t>
            </w:r>
            <w:ins w:id="1237" w:author="Fabienne Schmaus" w:date="2026-06-09T19:20:00Z" w16du:dateUtc="2026-06-09T17:20:00Z">
              <w:r w:rsidR="009308C2">
                <w:rPr>
                  <w:rFonts w:cstheme="minorHAnsi"/>
                </w:rPr>
                <w:t xml:space="preserve"> </w:t>
              </w:r>
            </w:ins>
            <w:r w:rsidRPr="0009301D">
              <w:rPr>
                <w:rFonts w:cstheme="minorHAnsi"/>
              </w:rPr>
              <w:t>–</w:t>
            </w:r>
            <w:ins w:id="1238" w:author="Fabienne Schmaus" w:date="2026-06-09T19:20:00Z" w16du:dateUtc="2026-06-09T17:20:00Z">
              <w:r w:rsidR="009308C2">
                <w:rPr>
                  <w:rFonts w:cstheme="minorHAnsi"/>
                </w:rPr>
                <w:t xml:space="preserve"> </w:t>
              </w:r>
            </w:ins>
            <w:r w:rsidRPr="0009301D">
              <w:rPr>
                <w:rFonts w:cstheme="minorHAnsi"/>
              </w:rPr>
              <w:t>4 Lernende begründen ihre Position. Ein Positionswechsel wird ausdrücklich angeregt und erlaubt nach einem überzeugenden Argument– als Zeichen von Reflexion, nicht von Schwäche.</w:t>
            </w:r>
            <w:r w:rsidR="007F5EC0" w:rsidRPr="0009301D">
              <w:rPr>
                <w:rFonts w:cstheme="minorHAnsi"/>
              </w:rPr>
              <w:t xml:space="preserve"> </w:t>
            </w:r>
          </w:p>
          <w:p w14:paraId="288FB9E4" w14:textId="77777777" w:rsidR="007F5EC0" w:rsidRPr="0009301D" w:rsidRDefault="007F5EC0" w:rsidP="00C952AE">
            <w:pPr>
              <w:tabs>
                <w:tab w:val="left" w:pos="273"/>
                <w:tab w:val="left" w:pos="2441"/>
                <w:tab w:val="left" w:pos="2880"/>
              </w:tabs>
              <w:spacing w:line="276" w:lineRule="auto"/>
              <w:rPr>
                <w:rFonts w:cstheme="minorHAnsi"/>
              </w:rPr>
            </w:pPr>
          </w:p>
          <w:p w14:paraId="58EF41E1" w14:textId="00475248" w:rsidR="007F5EC0" w:rsidRPr="0009301D" w:rsidRDefault="007F5EC0" w:rsidP="007F5EC0">
            <w:pPr>
              <w:tabs>
                <w:tab w:val="left" w:pos="273"/>
                <w:tab w:val="left" w:pos="2441"/>
                <w:tab w:val="left" w:pos="2880"/>
              </w:tabs>
              <w:spacing w:line="276" w:lineRule="auto"/>
              <w:rPr>
                <w:rFonts w:cstheme="minorHAnsi"/>
              </w:rPr>
            </w:pPr>
            <w:r w:rsidRPr="0009301D">
              <w:rPr>
                <w:rFonts w:cstheme="minorHAnsi"/>
                <w:b/>
                <w:bCs/>
              </w:rPr>
              <w:t xml:space="preserve">Meinungslinie </w:t>
            </w:r>
            <w:r w:rsidR="009308C2">
              <w:rPr>
                <w:rFonts w:cstheme="minorHAnsi"/>
                <w:b/>
                <w:bCs/>
              </w:rPr>
              <w:t>–</w:t>
            </w:r>
            <w:r w:rsidRPr="0009301D">
              <w:rPr>
                <w:rFonts w:cstheme="minorHAnsi"/>
                <w:b/>
                <w:bCs/>
              </w:rPr>
              <w:t xml:space="preserve"> Positionen</w:t>
            </w:r>
            <w:r w:rsidR="009308C2">
              <w:rPr>
                <w:rFonts w:cstheme="minorHAnsi"/>
                <w:b/>
                <w:bCs/>
              </w:rPr>
              <w:t>:</w:t>
            </w:r>
          </w:p>
          <w:p w14:paraId="6DBF4281" w14:textId="77777777" w:rsidR="007F5EC0" w:rsidRPr="009308C2" w:rsidRDefault="007F5EC0" w:rsidP="007F5EC0">
            <w:pPr>
              <w:tabs>
                <w:tab w:val="left" w:pos="273"/>
                <w:tab w:val="left" w:pos="2441"/>
                <w:tab w:val="left" w:pos="2880"/>
              </w:tabs>
              <w:spacing w:line="276" w:lineRule="auto"/>
              <w:rPr>
                <w:rFonts w:cstheme="minorHAnsi"/>
              </w:rPr>
            </w:pPr>
            <w:r w:rsidRPr="009308C2">
              <w:rPr>
                <w:rFonts w:cstheme="minorHAnsi"/>
              </w:rPr>
              <w:t>Zustimmung:</w:t>
            </w:r>
          </w:p>
          <w:p w14:paraId="5D675309" w14:textId="6E2EDC9D" w:rsidR="007F5EC0" w:rsidRPr="009308C2" w:rsidRDefault="0009301D" w:rsidP="009308C2">
            <w:pPr>
              <w:numPr>
                <w:ilvl w:val="0"/>
                <w:numId w:val="17"/>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weiß, dass das besser für mich wäre</w:t>
            </w:r>
            <w:ins w:id="1239" w:author="Fabienne Schmaus" w:date="2026-06-09T19:22:00Z" w16du:dateUtc="2026-06-09T17:22:00Z">
              <w:r w:rsidR="009308C2">
                <w:rPr>
                  <w:rFonts w:cstheme="minorHAnsi"/>
                </w:rPr>
                <w:t xml:space="preserve">, </w:t>
              </w:r>
            </w:ins>
            <w:del w:id="1240" w:author="Fabienne Schmaus" w:date="2026-06-09T19:22:00Z" w16du:dateUtc="2026-06-09T17:22:00Z">
              <w:r w:rsidR="007F5EC0" w:rsidRPr="009308C2" w:rsidDel="009308C2">
                <w:rPr>
                  <w:rFonts w:cstheme="minorHAnsi"/>
                </w:rPr>
                <w:delText xml:space="preserve"> – </w:delText>
              </w:r>
            </w:del>
            <w:r w:rsidR="007F5EC0" w:rsidRPr="009308C2">
              <w:rPr>
                <w:rFonts w:cstheme="minorHAnsi"/>
              </w:rPr>
              <w:t>ich probiere es</w:t>
            </w:r>
            <w:ins w:id="1241" w:author="Fabienne Schmaus" w:date="2026-06-09T19:22:00Z" w16du:dateUtc="2026-06-09T17:22:00Z">
              <w:r w:rsidR="009308C2">
                <w:rPr>
                  <w:rFonts w:cstheme="minorHAnsi"/>
                </w:rPr>
                <w:t>.</w:t>
              </w:r>
            </w:ins>
            <w:r w:rsidRPr="009308C2">
              <w:rPr>
                <w:rFonts w:cstheme="minorHAnsi"/>
              </w:rPr>
              <w:t>“</w:t>
            </w:r>
          </w:p>
          <w:p w14:paraId="5FE969FE" w14:textId="7FD0F5A7" w:rsidR="007F5EC0" w:rsidRPr="009308C2" w:rsidRDefault="0009301D" w:rsidP="009308C2">
            <w:pPr>
              <w:numPr>
                <w:ilvl w:val="0"/>
                <w:numId w:val="17"/>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Nach der Stunde verstehe ich besser, warum</w:t>
            </w:r>
            <w:ins w:id="1242" w:author="Fabienne Schmaus" w:date="2026-06-09T19:22:00Z" w16du:dateUtc="2026-06-09T17:22:00Z">
              <w:r w:rsidR="009308C2">
                <w:rPr>
                  <w:rFonts w:cstheme="minorHAnsi"/>
                </w:rPr>
                <w:t>. D</w:t>
              </w:r>
            </w:ins>
            <w:del w:id="1243" w:author="Fabienne Schmaus" w:date="2026-06-09T19:22:00Z" w16du:dateUtc="2026-06-09T17:22:00Z">
              <w:r w:rsidR="007F5EC0" w:rsidRPr="009308C2" w:rsidDel="009308C2">
                <w:rPr>
                  <w:rFonts w:cstheme="minorHAnsi"/>
                </w:rPr>
                <w:delText xml:space="preserve"> – d</w:delText>
              </w:r>
            </w:del>
            <w:r w:rsidR="007F5EC0" w:rsidRPr="009308C2">
              <w:rPr>
                <w:rFonts w:cstheme="minorHAnsi"/>
              </w:rPr>
              <w:t>as motiviert</w:t>
            </w:r>
            <w:ins w:id="1244" w:author="Fabienne Schmaus" w:date="2026-06-09T19:22:00Z" w16du:dateUtc="2026-06-09T17:22:00Z">
              <w:r w:rsidR="009308C2">
                <w:rPr>
                  <w:rFonts w:cstheme="minorHAnsi"/>
                </w:rPr>
                <w:t>.</w:t>
              </w:r>
            </w:ins>
            <w:r w:rsidRPr="009308C2">
              <w:rPr>
                <w:rFonts w:cstheme="minorHAnsi"/>
              </w:rPr>
              <w:t>“</w:t>
            </w:r>
          </w:p>
          <w:p w14:paraId="18941A6E" w14:textId="3E4826D6" w:rsidR="007F5EC0" w:rsidRPr="009308C2" w:rsidRDefault="007F5EC0" w:rsidP="009308C2">
            <w:pPr>
              <w:tabs>
                <w:tab w:val="left" w:pos="273"/>
                <w:tab w:val="left" w:pos="2441"/>
                <w:tab w:val="left" w:pos="2880"/>
              </w:tabs>
              <w:spacing w:line="276" w:lineRule="auto"/>
              <w:rPr>
                <w:rFonts w:cstheme="minorHAnsi"/>
              </w:rPr>
            </w:pPr>
            <w:r w:rsidRPr="009308C2">
              <w:rPr>
                <w:rFonts w:cstheme="minorHAnsi"/>
              </w:rPr>
              <w:t xml:space="preserve">Ablehnung </w:t>
            </w:r>
            <w:del w:id="1245" w:author="Fabienne Schmaus" w:date="2026-06-09T19:22:00Z" w16du:dateUtc="2026-06-09T17:22:00Z">
              <w:r w:rsidRPr="009308C2" w:rsidDel="009308C2">
                <w:rPr>
                  <w:rFonts w:cstheme="minorHAnsi"/>
                </w:rPr>
                <w:delText xml:space="preserve">/ </w:delText>
              </w:r>
            </w:del>
            <w:ins w:id="1246" w:author="Fabienne Schmaus" w:date="2026-06-09T19:22:00Z" w16du:dateUtc="2026-06-09T17:22:00Z">
              <w:r w:rsidR="009308C2">
                <w:rPr>
                  <w:rFonts w:cstheme="minorHAnsi"/>
                </w:rPr>
                <w:t>oder</w:t>
              </w:r>
              <w:r w:rsidR="009308C2" w:rsidRPr="009308C2">
                <w:rPr>
                  <w:rFonts w:cstheme="minorHAnsi"/>
                </w:rPr>
                <w:t xml:space="preserve"> </w:t>
              </w:r>
            </w:ins>
            <w:r w:rsidRPr="009308C2">
              <w:rPr>
                <w:rFonts w:cstheme="minorHAnsi"/>
              </w:rPr>
              <w:t>Zurückhaltung:</w:t>
            </w:r>
          </w:p>
          <w:p w14:paraId="04C6A9AF" w14:textId="58F48811"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glaube, ich kann das nicht</w:t>
            </w:r>
            <w:del w:id="1247" w:author="Fabienne Schmaus" w:date="2026-06-09T19:23:00Z" w16du:dateUtc="2026-06-09T17:23:00Z">
              <w:r w:rsidR="007F5EC0" w:rsidRPr="009308C2" w:rsidDel="009308C2">
                <w:rPr>
                  <w:rFonts w:cstheme="minorHAnsi"/>
                </w:rPr>
                <w:delText xml:space="preserve"> – e</w:delText>
              </w:r>
            </w:del>
            <w:ins w:id="1248" w:author="Fabienne Schmaus" w:date="2026-06-09T19:23:00Z" w16du:dateUtc="2026-06-09T17:23:00Z">
              <w:r w:rsidR="009308C2">
                <w:rPr>
                  <w:rFonts w:cstheme="minorHAnsi"/>
                </w:rPr>
                <w:t>: E</w:t>
              </w:r>
            </w:ins>
            <w:r w:rsidR="007F5EC0" w:rsidRPr="009308C2">
              <w:rPr>
                <w:rFonts w:cstheme="minorHAnsi"/>
              </w:rPr>
              <w:t>s ist zu gewohnt</w:t>
            </w:r>
            <w:ins w:id="1249" w:author="Fabienne Schmaus" w:date="2026-06-09T19:23:00Z" w16du:dateUtc="2026-06-09T17:23:00Z">
              <w:r w:rsidR="009308C2">
                <w:rPr>
                  <w:rFonts w:cstheme="minorHAnsi"/>
                </w:rPr>
                <w:t>.</w:t>
              </w:r>
            </w:ins>
            <w:r w:rsidRPr="009308C2">
              <w:rPr>
                <w:rFonts w:cstheme="minorHAnsi"/>
              </w:rPr>
              <w:t>“</w:t>
            </w:r>
          </w:p>
          <w:p w14:paraId="54684922" w14:textId="4CA553B9"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Ich schaue Serien</w:t>
            </w:r>
            <w:ins w:id="1250" w:author="Fabienne Schmaus" w:date="2026-06-09T19:23:00Z" w16du:dateUtc="2026-06-09T17:23:00Z">
              <w:r w:rsidR="009308C2">
                <w:rPr>
                  <w:rFonts w:cstheme="minorHAnsi"/>
                </w:rPr>
                <w:t>,</w:t>
              </w:r>
            </w:ins>
            <w:r w:rsidR="007F5EC0" w:rsidRPr="009308C2">
              <w:rPr>
                <w:rFonts w:cstheme="minorHAnsi"/>
              </w:rPr>
              <w:t xml:space="preserve"> um einzuschlafen</w:t>
            </w:r>
            <w:ins w:id="1251" w:author="Fabienne Schmaus" w:date="2026-06-09T19:23:00Z" w16du:dateUtc="2026-06-09T17:23:00Z">
              <w:r w:rsidR="009308C2">
                <w:rPr>
                  <w:rFonts w:cstheme="minorHAnsi"/>
                </w:rPr>
                <w:t>. O</w:t>
              </w:r>
            </w:ins>
            <w:del w:id="1252" w:author="Fabienne Schmaus" w:date="2026-06-09T19:23:00Z" w16du:dateUtc="2026-06-09T17:23:00Z">
              <w:r w:rsidR="007F5EC0" w:rsidRPr="009308C2" w:rsidDel="009308C2">
                <w:rPr>
                  <w:rFonts w:cstheme="minorHAnsi"/>
                </w:rPr>
                <w:delText xml:space="preserve"> – o</w:delText>
              </w:r>
            </w:del>
            <w:r w:rsidR="007F5EC0" w:rsidRPr="009308C2">
              <w:rPr>
                <w:rFonts w:cstheme="minorHAnsi"/>
              </w:rPr>
              <w:t>hne geht's nicht</w:t>
            </w:r>
            <w:ins w:id="1253" w:author="Fabienne Schmaus" w:date="2026-06-09T19:23:00Z" w16du:dateUtc="2026-06-09T17:23:00Z">
              <w:r w:rsidR="009308C2">
                <w:rPr>
                  <w:rFonts w:cstheme="minorHAnsi"/>
                </w:rPr>
                <w:t>.</w:t>
              </w:r>
            </w:ins>
            <w:r w:rsidRPr="009308C2">
              <w:rPr>
                <w:rFonts w:cstheme="minorHAnsi"/>
              </w:rPr>
              <w:t>“</w:t>
            </w:r>
          </w:p>
          <w:p w14:paraId="3FCA7DC9" w14:textId="70E4D589" w:rsidR="007F5EC0" w:rsidRPr="009308C2" w:rsidRDefault="0009301D" w:rsidP="009308C2">
            <w:pPr>
              <w:numPr>
                <w:ilvl w:val="0"/>
                <w:numId w:val="18"/>
              </w:numPr>
              <w:tabs>
                <w:tab w:val="left" w:pos="273"/>
                <w:tab w:val="left" w:pos="2441"/>
                <w:tab w:val="left" w:pos="2880"/>
              </w:tabs>
              <w:spacing w:line="276" w:lineRule="auto"/>
              <w:ind w:hanging="720"/>
              <w:rPr>
                <w:rFonts w:cstheme="minorHAnsi"/>
              </w:rPr>
            </w:pPr>
            <w:r w:rsidRPr="009308C2">
              <w:rPr>
                <w:rFonts w:cstheme="minorHAnsi"/>
              </w:rPr>
              <w:t>„</w:t>
            </w:r>
            <w:r w:rsidR="007F5EC0" w:rsidRPr="009308C2">
              <w:rPr>
                <w:rFonts w:cstheme="minorHAnsi"/>
              </w:rPr>
              <w:t>Meine Eltern schlafen auch mit Handy</w:t>
            </w:r>
            <w:ins w:id="1254" w:author="Fabienne Schmaus" w:date="2026-06-09T19:23:00Z" w16du:dateUtc="2026-06-09T17:23:00Z">
              <w:r w:rsidR="009308C2">
                <w:rPr>
                  <w:rFonts w:cstheme="minorHAnsi"/>
                </w:rPr>
                <w:t>. D</w:t>
              </w:r>
            </w:ins>
            <w:del w:id="1255" w:author="Fabienne Schmaus" w:date="2026-06-09T19:23:00Z" w16du:dateUtc="2026-06-09T17:23:00Z">
              <w:r w:rsidR="007F5EC0" w:rsidRPr="009308C2" w:rsidDel="009308C2">
                <w:rPr>
                  <w:rFonts w:cstheme="minorHAnsi"/>
                </w:rPr>
                <w:delText xml:space="preserve"> – d</w:delText>
              </w:r>
            </w:del>
            <w:r w:rsidR="007F5EC0" w:rsidRPr="009308C2">
              <w:rPr>
                <w:rFonts w:cstheme="minorHAnsi"/>
              </w:rPr>
              <w:t>as ist einfach so</w:t>
            </w:r>
            <w:ins w:id="1256" w:author="Fabienne Schmaus" w:date="2026-06-09T19:23:00Z" w16du:dateUtc="2026-06-09T17:23:00Z">
              <w:r w:rsidR="009308C2">
                <w:rPr>
                  <w:rFonts w:cstheme="minorHAnsi"/>
                </w:rPr>
                <w:t>.</w:t>
              </w:r>
            </w:ins>
            <w:r w:rsidRPr="009308C2">
              <w:rPr>
                <w:rFonts w:cstheme="minorHAnsi"/>
              </w:rPr>
              <w:t>“</w:t>
            </w:r>
          </w:p>
          <w:p w14:paraId="56485917" w14:textId="77777777" w:rsidR="007F5EC0" w:rsidRPr="009308C2" w:rsidRDefault="007F5EC0" w:rsidP="009308C2">
            <w:pPr>
              <w:tabs>
                <w:tab w:val="left" w:pos="273"/>
                <w:tab w:val="left" w:pos="2441"/>
                <w:tab w:val="left" w:pos="2880"/>
              </w:tabs>
              <w:spacing w:line="276" w:lineRule="auto"/>
              <w:rPr>
                <w:rFonts w:cstheme="minorHAnsi"/>
              </w:rPr>
            </w:pPr>
            <w:r w:rsidRPr="009308C2">
              <w:rPr>
                <w:rFonts w:cstheme="minorHAnsi"/>
              </w:rPr>
              <w:t>Differenzierte Positionen:</w:t>
            </w:r>
          </w:p>
          <w:p w14:paraId="308EB5BA" w14:textId="2AE2E0D3" w:rsidR="007F5EC0" w:rsidRPr="0009301D" w:rsidRDefault="0009301D" w:rsidP="009308C2">
            <w:pPr>
              <w:numPr>
                <w:ilvl w:val="0"/>
                <w:numId w:val="19"/>
              </w:numPr>
              <w:tabs>
                <w:tab w:val="left" w:pos="273"/>
                <w:tab w:val="left" w:pos="2441"/>
                <w:tab w:val="left" w:pos="2880"/>
              </w:tabs>
              <w:spacing w:line="276" w:lineRule="auto"/>
              <w:ind w:hanging="720"/>
              <w:rPr>
                <w:rFonts w:cstheme="minorHAnsi"/>
              </w:rPr>
            </w:pPr>
            <w:r w:rsidRPr="0009301D">
              <w:rPr>
                <w:rFonts w:cstheme="minorHAnsi"/>
              </w:rPr>
              <w:t>„</w:t>
            </w:r>
            <w:r w:rsidR="007F5EC0" w:rsidRPr="0009301D">
              <w:rPr>
                <w:rFonts w:cstheme="minorHAnsi"/>
              </w:rPr>
              <w:t>Teilweise – ich lege das Handy früher weg, aber nicht ganz</w:t>
            </w:r>
            <w:ins w:id="1257" w:author="Fabienne Schmaus" w:date="2026-06-09T19:23:00Z" w16du:dateUtc="2026-06-09T17:23:00Z">
              <w:r w:rsidR="009308C2">
                <w:rPr>
                  <w:rFonts w:cstheme="minorHAnsi"/>
                </w:rPr>
                <w:t>.</w:t>
              </w:r>
            </w:ins>
            <w:r w:rsidRPr="0009301D">
              <w:rPr>
                <w:rFonts w:cstheme="minorHAnsi"/>
              </w:rPr>
              <w:t>“</w:t>
            </w:r>
          </w:p>
          <w:p w14:paraId="6DDE6966" w14:textId="6FD24E62" w:rsidR="007F5EC0" w:rsidRPr="0009301D" w:rsidRDefault="0009301D" w:rsidP="009308C2">
            <w:pPr>
              <w:numPr>
                <w:ilvl w:val="0"/>
                <w:numId w:val="19"/>
              </w:numPr>
              <w:tabs>
                <w:tab w:val="left" w:pos="273"/>
                <w:tab w:val="left" w:pos="2441"/>
                <w:tab w:val="left" w:pos="2880"/>
              </w:tabs>
              <w:spacing w:line="276" w:lineRule="auto"/>
              <w:ind w:hanging="720"/>
              <w:rPr>
                <w:rFonts w:cstheme="minorHAnsi"/>
              </w:rPr>
            </w:pPr>
            <w:r w:rsidRPr="0009301D">
              <w:rPr>
                <w:rFonts w:cstheme="minorHAnsi"/>
              </w:rPr>
              <w:t>„</w:t>
            </w:r>
            <w:r w:rsidR="007F5EC0" w:rsidRPr="0009301D">
              <w:rPr>
                <w:rFonts w:cstheme="minorHAnsi"/>
              </w:rPr>
              <w:t xml:space="preserve">Wenn ich müde bin, schaffe ich das – wenn nicht, </w:t>
            </w:r>
            <w:ins w:id="1258" w:author="Fabienne Schmaus" w:date="2026-06-09T19:23:00Z" w16du:dateUtc="2026-06-09T17:23:00Z">
              <w:r w:rsidR="009308C2">
                <w:rPr>
                  <w:rFonts w:cstheme="minorHAnsi"/>
                </w:rPr>
                <w:t xml:space="preserve">dann </w:t>
              </w:r>
            </w:ins>
            <w:r w:rsidR="007F5EC0" w:rsidRPr="0009301D">
              <w:rPr>
                <w:rFonts w:cstheme="minorHAnsi"/>
              </w:rPr>
              <w:t>nicht</w:t>
            </w:r>
            <w:ins w:id="1259" w:author="Fabienne Schmaus" w:date="2026-06-09T19:23:00Z" w16du:dateUtc="2026-06-09T17:23:00Z">
              <w:r w:rsidR="009308C2">
                <w:rPr>
                  <w:rFonts w:cstheme="minorHAnsi"/>
                </w:rPr>
                <w:t>.</w:t>
              </w:r>
            </w:ins>
            <w:r w:rsidRPr="0009301D">
              <w:rPr>
                <w:rFonts w:cstheme="minorHAnsi"/>
              </w:rPr>
              <w:t>“</w:t>
            </w:r>
          </w:p>
          <w:p w14:paraId="33D34941" w14:textId="3F8022DE" w:rsidR="00C952AE" w:rsidRPr="0009301D" w:rsidRDefault="00C952AE" w:rsidP="00C952AE">
            <w:pPr>
              <w:tabs>
                <w:tab w:val="left" w:pos="273"/>
                <w:tab w:val="left" w:pos="2441"/>
                <w:tab w:val="left" w:pos="2880"/>
              </w:tabs>
              <w:spacing w:line="276" w:lineRule="auto"/>
              <w:rPr>
                <w:rFonts w:cstheme="minorHAnsi"/>
              </w:rPr>
            </w:pPr>
          </w:p>
          <w:p w14:paraId="25DEFBD1" w14:textId="2AFAE4B0" w:rsidR="00A56232" w:rsidRDefault="009308C2" w:rsidP="007F5EC0">
            <w:pPr>
              <w:tabs>
                <w:tab w:val="left" w:pos="273"/>
                <w:tab w:val="left" w:pos="2441"/>
                <w:tab w:val="left" w:pos="2880"/>
              </w:tabs>
              <w:spacing w:line="276" w:lineRule="auto"/>
              <w:rPr>
                <w:ins w:id="1260" w:author="Fabienne Schmaus" w:date="2026-06-09T19:25:00Z" w16du:dateUtc="2026-06-09T17:25:00Z"/>
                <w:rFonts w:cstheme="minorHAnsi"/>
              </w:rPr>
            </w:pPr>
            <w:ins w:id="1261" w:author="Fabienne Schmaus" w:date="2026-06-09T19:24:00Z" w16du:dateUtc="2026-06-09T17:24:00Z">
              <w:r>
                <w:rPr>
                  <w:rFonts w:cstheme="minorHAnsi"/>
                </w:rPr>
                <w:t xml:space="preserve">Das Prinzip </w:t>
              </w:r>
            </w:ins>
            <w:r w:rsidR="0009301D" w:rsidRPr="0009301D">
              <w:rPr>
                <w:rFonts w:cstheme="minorHAnsi"/>
              </w:rPr>
              <w:t>„</w:t>
            </w:r>
            <w:del w:id="1262" w:author="Fabienne Schmaus" w:date="2026-06-09T19:24:00Z" w16du:dateUtc="2026-06-09T17:24:00Z">
              <w:r w:rsidR="007F5EC0" w:rsidRPr="0009301D" w:rsidDel="009308C2">
                <w:rPr>
                  <w:rFonts w:cstheme="minorHAnsi"/>
                </w:rPr>
                <w:delText xml:space="preserve">Mein </w:delText>
              </w:r>
            </w:del>
            <w:r w:rsidR="007F5EC0" w:rsidRPr="0009301D">
              <w:rPr>
                <w:rFonts w:cstheme="minorHAnsi"/>
              </w:rPr>
              <w:t>Wenn-Dann-Satz</w:t>
            </w:r>
            <w:r w:rsidR="0009301D" w:rsidRPr="0009301D">
              <w:rPr>
                <w:rFonts w:cstheme="minorHAnsi"/>
              </w:rPr>
              <w:t>“</w:t>
            </w:r>
            <w:r w:rsidR="007F5EC0" w:rsidRPr="0009301D">
              <w:rPr>
                <w:rFonts w:cstheme="minorHAnsi"/>
              </w:rPr>
              <w:t xml:space="preserve"> wird </w:t>
            </w:r>
            <w:ins w:id="1263" w:author="Fabienne Schmaus" w:date="2026-06-09T19:25:00Z" w16du:dateUtc="2026-06-09T17:25:00Z">
              <w:r w:rsidR="00A56232">
                <w:rPr>
                  <w:rFonts w:cstheme="minorHAnsi"/>
                </w:rPr>
                <w:t xml:space="preserve">im </w:t>
              </w:r>
              <w:r w:rsidR="00A56232" w:rsidRPr="00A56232">
                <w:rPr>
                  <w:rFonts w:cstheme="minorHAnsi"/>
                  <w:b/>
                  <w:bCs/>
                  <w:rPrChange w:id="1264" w:author="Fabienne Schmaus" w:date="2026-06-09T19:25:00Z" w16du:dateUtc="2026-06-09T17:25:00Z">
                    <w:rPr>
                      <w:rFonts w:cstheme="minorHAnsi"/>
                    </w:rPr>
                  </w:rPrChange>
                </w:rPr>
                <w:t>Plenum</w:t>
              </w:r>
              <w:r w:rsidR="00A56232">
                <w:rPr>
                  <w:rFonts w:cstheme="minorHAnsi"/>
                </w:rPr>
                <w:t xml:space="preserve"> </w:t>
              </w:r>
            </w:ins>
            <w:r w:rsidR="007F5EC0" w:rsidRPr="0009301D">
              <w:rPr>
                <w:rFonts w:cstheme="minorHAnsi"/>
              </w:rPr>
              <w:t xml:space="preserve">erklärt. In </w:t>
            </w:r>
            <w:ins w:id="1265" w:author="Fabienne Schmaus" w:date="2026-06-09T19:24:00Z" w16du:dateUtc="2026-06-09T17:24:00Z">
              <w:r>
                <w:rPr>
                  <w:rFonts w:cstheme="minorHAnsi"/>
                </w:rPr>
                <w:t xml:space="preserve">der vorigen </w:t>
              </w:r>
            </w:ins>
            <w:r w:rsidR="007F5EC0" w:rsidRPr="0009301D">
              <w:rPr>
                <w:rFonts w:cstheme="minorHAnsi"/>
              </w:rPr>
              <w:t xml:space="preserve">Phase </w:t>
            </w:r>
            <w:del w:id="1266" w:author="Fabienne Schmaus" w:date="2026-06-09T19:24:00Z" w16du:dateUtc="2026-06-09T17:24:00Z">
              <w:r w:rsidR="007F5EC0" w:rsidRPr="0009301D" w:rsidDel="009308C2">
                <w:rPr>
                  <w:rFonts w:cstheme="minorHAnsi"/>
                </w:rPr>
                <w:delText xml:space="preserve">4 </w:delText>
              </w:r>
            </w:del>
            <w:r w:rsidR="007F5EC0" w:rsidRPr="0009301D">
              <w:rPr>
                <w:rFonts w:cstheme="minorHAnsi"/>
              </w:rPr>
              <w:t>haben die Lernenden bereits ein Abendritual entworfen</w:t>
            </w:r>
            <w:ins w:id="1267" w:author="Fabienne Schmaus" w:date="2026-06-09T19:24:00Z" w16du:dateUtc="2026-06-09T17:24:00Z">
              <w:r>
                <w:rPr>
                  <w:rFonts w:cstheme="minorHAnsi"/>
                </w:rPr>
                <w:t xml:space="preserve">, </w:t>
              </w:r>
            </w:ins>
            <w:del w:id="1268" w:author="Fabienne Schmaus" w:date="2026-06-09T19:24:00Z" w16du:dateUtc="2026-06-09T17:24:00Z">
              <w:r w:rsidR="007F5EC0" w:rsidRPr="0009301D" w:rsidDel="009308C2">
                <w:rPr>
                  <w:rFonts w:cstheme="minorHAnsi"/>
                </w:rPr>
                <w:delText xml:space="preserve"> – also </w:delText>
              </w:r>
            </w:del>
            <w:ins w:id="1269" w:author="Fabienne Schmaus" w:date="2026-06-09T19:24:00Z" w16du:dateUtc="2026-06-09T17:24:00Z">
              <w:r>
                <w:rPr>
                  <w:rFonts w:cstheme="minorHAnsi"/>
                </w:rPr>
                <w:t xml:space="preserve">also </w:t>
              </w:r>
            </w:ins>
            <w:r w:rsidR="007F5EC0" w:rsidRPr="0009301D">
              <w:rPr>
                <w:rFonts w:cstheme="minorHAnsi"/>
              </w:rPr>
              <w:t xml:space="preserve">den Inhalt ihres neuen Verhaltens. Der </w:t>
            </w:r>
            <w:ins w:id="1270" w:author="Fabienne Schmaus" w:date="2026-06-09T19:24:00Z" w16du:dateUtc="2026-06-09T17:24:00Z">
              <w:r>
                <w:rPr>
                  <w:rFonts w:cstheme="minorHAnsi"/>
                </w:rPr>
                <w:t>„</w:t>
              </w:r>
            </w:ins>
            <w:r w:rsidR="007F5EC0" w:rsidRPr="0009301D">
              <w:rPr>
                <w:rFonts w:cstheme="minorHAnsi"/>
              </w:rPr>
              <w:t>Wenn-Dann-Satz</w:t>
            </w:r>
            <w:ins w:id="1271" w:author="Fabienne Schmaus" w:date="2026-06-09T19:25:00Z" w16du:dateUtc="2026-06-09T17:25:00Z">
              <w:r>
                <w:rPr>
                  <w:rFonts w:cstheme="minorHAnsi"/>
                </w:rPr>
                <w:t>“</w:t>
              </w:r>
            </w:ins>
            <w:r w:rsidR="007F5EC0" w:rsidRPr="0009301D">
              <w:rPr>
                <w:rFonts w:cstheme="minorHAnsi"/>
              </w:rPr>
              <w:t xml:space="preserve"> geht einen Schritt weiter: Er verknüpft einen konkreten Auslöser mit der geplanten Alternative. Statt </w:t>
            </w:r>
            <w:r w:rsidR="0009301D" w:rsidRPr="0009301D">
              <w:rPr>
                <w:rFonts w:cstheme="minorHAnsi"/>
              </w:rPr>
              <w:t>„</w:t>
            </w:r>
            <w:r w:rsidR="007F5EC0" w:rsidRPr="0009301D">
              <w:rPr>
                <w:rFonts w:cstheme="minorHAnsi"/>
              </w:rPr>
              <w:t>Ich will weniger scrollen</w:t>
            </w:r>
            <w:r w:rsidR="0009301D" w:rsidRPr="0009301D">
              <w:rPr>
                <w:rFonts w:cstheme="minorHAnsi"/>
              </w:rPr>
              <w:t>“</w:t>
            </w:r>
            <w:r w:rsidR="007F5EC0" w:rsidRPr="0009301D">
              <w:rPr>
                <w:rFonts w:cstheme="minorHAnsi"/>
              </w:rPr>
              <w:t xml:space="preserve"> heißt es: </w:t>
            </w:r>
            <w:r w:rsidR="0009301D" w:rsidRPr="0009301D">
              <w:rPr>
                <w:rFonts w:cstheme="minorHAnsi"/>
              </w:rPr>
              <w:t>„</w:t>
            </w:r>
            <w:r w:rsidR="007F5EC0" w:rsidRPr="0009301D">
              <w:rPr>
                <w:rFonts w:cstheme="minorHAnsi"/>
              </w:rPr>
              <w:t>Wenn ich nach dem Abendessen die Küche verlasse, lasse ich das Handy auf dem Tisch.</w:t>
            </w:r>
            <w:r w:rsidR="0009301D" w:rsidRPr="0009301D">
              <w:rPr>
                <w:rFonts w:cstheme="minorHAnsi"/>
              </w:rPr>
              <w:t>“</w:t>
            </w:r>
            <w:r w:rsidR="007F5EC0" w:rsidRPr="0009301D">
              <w:rPr>
                <w:rFonts w:cstheme="minorHAnsi"/>
              </w:rPr>
              <w:t xml:space="preserve"> </w:t>
            </w:r>
          </w:p>
          <w:p w14:paraId="53000DBD" w14:textId="511FF286" w:rsidR="007F5EC0" w:rsidRDefault="007F5EC0" w:rsidP="007F5EC0">
            <w:pPr>
              <w:tabs>
                <w:tab w:val="left" w:pos="273"/>
                <w:tab w:val="left" w:pos="2441"/>
                <w:tab w:val="left" w:pos="2880"/>
              </w:tabs>
              <w:spacing w:line="276" w:lineRule="auto"/>
              <w:rPr>
                <w:ins w:id="1272" w:author="Fabienne Schmaus" w:date="2026-06-09T19:26:00Z" w16du:dateUtc="2026-06-09T17:26:00Z"/>
                <w:rFonts w:cstheme="minorHAnsi"/>
              </w:rPr>
            </w:pPr>
            <w:r w:rsidRPr="0009301D">
              <w:rPr>
                <w:rFonts w:cstheme="minorHAnsi"/>
              </w:rPr>
              <w:t xml:space="preserve">Diese Technik (Implementation Intention) ist gut belegt – sie erhöht die Wahrscheinlichkeit, dass ein Vorsatz tatsächlich umgesetzt wird, weil die kritische Situation gedanklich bereits geprobt wurde. Die Lernenden schreiben maximal zwei </w:t>
            </w:r>
            <w:ins w:id="1273" w:author="Fabienne Schmaus" w:date="2026-06-09T19:26:00Z" w16du:dateUtc="2026-06-09T17:26:00Z">
              <w:r w:rsidR="00A56232">
                <w:rPr>
                  <w:rFonts w:cstheme="minorHAnsi"/>
                </w:rPr>
                <w:t>„</w:t>
              </w:r>
            </w:ins>
            <w:r w:rsidRPr="0009301D">
              <w:rPr>
                <w:rFonts w:cstheme="minorHAnsi"/>
              </w:rPr>
              <w:t>Wenn-Dann-Sätze</w:t>
            </w:r>
            <w:ins w:id="1274" w:author="Fabienne Schmaus" w:date="2026-06-09T19:26:00Z" w16du:dateUtc="2026-06-09T17:26:00Z">
              <w:r w:rsidR="00A56232">
                <w:rPr>
                  <w:rFonts w:cstheme="minorHAnsi"/>
                </w:rPr>
                <w:t>“</w:t>
              </w:r>
            </w:ins>
            <w:r w:rsidRPr="0009301D">
              <w:rPr>
                <w:rFonts w:cstheme="minorHAnsi"/>
              </w:rPr>
              <w:t xml:space="preserve"> auf</w:t>
            </w:r>
            <w:ins w:id="1275" w:author="Fabienne Schmaus" w:date="2026-06-09T19:26:00Z" w16du:dateUtc="2026-06-09T17:26:00Z">
              <w:r w:rsidR="00A56232">
                <w:rPr>
                  <w:rFonts w:cstheme="minorHAnsi"/>
                </w:rPr>
                <w:t xml:space="preserve">, </w:t>
              </w:r>
            </w:ins>
            <w:del w:id="1276" w:author="Fabienne Schmaus" w:date="2026-06-09T19:26:00Z" w16du:dateUtc="2026-06-09T17:26:00Z">
              <w:r w:rsidRPr="0009301D" w:rsidDel="00A56232">
                <w:rPr>
                  <w:rFonts w:cstheme="minorHAnsi"/>
                </w:rPr>
                <w:delText xml:space="preserve"> (</w:delText>
              </w:r>
            </w:del>
            <w:r w:rsidRPr="0009301D">
              <w:rPr>
                <w:rFonts w:cstheme="minorHAnsi"/>
              </w:rPr>
              <w:t>z.</w:t>
            </w:r>
            <w:ins w:id="1277" w:author="Fabienne Schmaus" w:date="2026-06-09T19:25:00Z" w16du:dateUtc="2026-06-09T17:25:00Z">
              <w:r w:rsidR="00A56232">
                <w:rPr>
                  <w:rFonts w:cstheme="minorHAnsi"/>
                </w:rPr>
                <w:t xml:space="preserve"> </w:t>
              </w:r>
            </w:ins>
            <w:r w:rsidRPr="0009301D">
              <w:rPr>
                <w:rFonts w:cstheme="minorHAnsi"/>
              </w:rPr>
              <w:t xml:space="preserve">B. </w:t>
            </w:r>
            <w:del w:id="1278" w:author="Fabienne Schmaus" w:date="2026-06-09T19:26:00Z" w16du:dateUtc="2026-06-09T17:26:00Z">
              <w:r w:rsidRPr="0009301D" w:rsidDel="00A56232">
                <w:rPr>
                  <w:rFonts w:cstheme="minorHAnsi"/>
                </w:rPr>
                <w:delText xml:space="preserve">gleich </w:delText>
              </w:r>
            </w:del>
            <w:r w:rsidRPr="0009301D">
              <w:rPr>
                <w:rFonts w:cstheme="minorHAnsi"/>
              </w:rPr>
              <w:t xml:space="preserve">auf das </w:t>
            </w:r>
            <w:commentRangeStart w:id="1279"/>
            <w:commentRangeStart w:id="1280"/>
            <w:commentRangeStart w:id="1281"/>
            <w:r w:rsidRPr="0009301D">
              <w:rPr>
                <w:rFonts w:cstheme="minorHAnsi"/>
              </w:rPr>
              <w:t>Schlafprotokoll</w:t>
            </w:r>
            <w:commentRangeEnd w:id="1279"/>
            <w:r w:rsidR="00DB2484" w:rsidRPr="0009301D">
              <w:rPr>
                <w:rStyle w:val="Kommentarzeichen"/>
                <w:rFonts w:cstheme="minorHAnsi"/>
                <w:sz w:val="22"/>
                <w:szCs w:val="22"/>
              </w:rPr>
              <w:commentReference w:id="1279"/>
            </w:r>
            <w:commentRangeEnd w:id="1280"/>
            <w:r w:rsidR="00A56232" w:rsidRPr="0009301D">
              <w:rPr>
                <w:rStyle w:val="Kommentarzeichen"/>
                <w:rFonts w:cstheme="minorHAnsi"/>
                <w:sz w:val="22"/>
                <w:szCs w:val="22"/>
              </w:rPr>
              <w:commentReference w:id="1280"/>
            </w:r>
            <w:commentRangeEnd w:id="1281"/>
            <w:r w:rsidR="006E605D" w:rsidRPr="0009301D">
              <w:rPr>
                <w:rStyle w:val="Kommentarzeichen"/>
                <w:rFonts w:cstheme="minorHAnsi"/>
                <w:sz w:val="22"/>
                <w:szCs w:val="22"/>
              </w:rPr>
              <w:commentReference w:id="1281"/>
            </w:r>
            <w:r w:rsidRPr="0009301D">
              <w:rPr>
                <w:rFonts w:cstheme="minorHAnsi"/>
              </w:rPr>
              <w:t>-Arbeitsblatt</w:t>
            </w:r>
            <w:ins w:id="1282" w:author="Fabienne Schmaus" w:date="2026-06-09T19:26:00Z" w16du:dateUtc="2026-06-09T17:26:00Z">
              <w:r w:rsidR="00A56232">
                <w:rPr>
                  <w:rFonts w:cstheme="minorHAnsi"/>
                </w:rPr>
                <w:t xml:space="preserve"> (Arbeitsblatt </w:t>
              </w:r>
              <w:del w:id="1283" w:author="Michael Kohl" w:date="2026-06-11T15:53:00Z" w16du:dateUtc="2026-06-11T13:53:00Z">
                <w:r w:rsidR="00A56232" w:rsidDel="006E605D">
                  <w:rPr>
                    <w:rFonts w:cstheme="minorHAnsi"/>
                  </w:rPr>
                  <w:delText>4</w:delText>
                </w:r>
              </w:del>
            </w:ins>
            <w:ins w:id="1284" w:author="Michael Kohl" w:date="2026-06-11T15:53:00Z" w16du:dateUtc="2026-06-11T13:53:00Z">
              <w:r w:rsidR="006E605D">
                <w:rPr>
                  <w:rFonts w:cstheme="minorHAnsi"/>
                </w:rPr>
                <w:t>3?</w:t>
              </w:r>
            </w:ins>
            <w:r w:rsidRPr="0009301D">
              <w:rPr>
                <w:rFonts w:cstheme="minorHAnsi"/>
              </w:rPr>
              <w:t>)</w:t>
            </w:r>
            <w:ins w:id="1285" w:author="Fabienne Schmaus" w:date="2026-06-09T19:26:00Z" w16du:dateUtc="2026-06-09T17:26:00Z">
              <w:r w:rsidR="00A56232">
                <w:rPr>
                  <w:rFonts w:cstheme="minorHAnsi"/>
                </w:rPr>
                <w:t>.</w:t>
              </w:r>
            </w:ins>
          </w:p>
          <w:p w14:paraId="340B6D17" w14:textId="77777777" w:rsidR="00A56232" w:rsidRDefault="00A56232" w:rsidP="007F5EC0">
            <w:pPr>
              <w:tabs>
                <w:tab w:val="left" w:pos="273"/>
                <w:tab w:val="left" w:pos="2441"/>
                <w:tab w:val="left" w:pos="2880"/>
              </w:tabs>
              <w:spacing w:line="276" w:lineRule="auto"/>
              <w:rPr>
                <w:ins w:id="1286" w:author="Fabienne Schmaus" w:date="2026-06-09T19:26:00Z" w16du:dateUtc="2026-06-09T17:26:00Z"/>
                <w:rFonts w:cstheme="minorHAnsi"/>
              </w:rPr>
            </w:pPr>
          </w:p>
          <w:p w14:paraId="43823DA7" w14:textId="2A161E1A" w:rsidR="00A56232" w:rsidRDefault="00A56232" w:rsidP="007F5EC0">
            <w:pPr>
              <w:tabs>
                <w:tab w:val="left" w:pos="273"/>
                <w:tab w:val="left" w:pos="2441"/>
                <w:tab w:val="left" w:pos="2880"/>
              </w:tabs>
              <w:spacing w:line="276" w:lineRule="auto"/>
              <w:rPr>
                <w:ins w:id="1287" w:author="Fabienne Schmaus" w:date="2026-06-09T19:26:00Z" w16du:dateUtc="2026-06-09T17:26:00Z"/>
                <w:rFonts w:cstheme="minorHAnsi"/>
              </w:rPr>
            </w:pPr>
            <w:ins w:id="1288" w:author="Fabienne Schmaus" w:date="2026-06-09T19:26:00Z" w16du:dateUtc="2026-06-09T17:26:00Z">
              <w:r w:rsidRPr="00A56232">
                <w:rPr>
                  <w:rFonts w:cstheme="minorHAnsi"/>
                  <w:highlight w:val="yellow"/>
                  <w:rPrChange w:id="1289" w:author="Fabienne Schmaus" w:date="2026-06-09T19:27:00Z" w16du:dateUtc="2026-06-09T17:27:00Z">
                    <w:rPr>
                      <w:rFonts w:cstheme="minorHAnsi"/>
                    </w:rPr>
                  </w:rPrChange>
                </w:rPr>
                <w:t>((Infobox))</w:t>
              </w:r>
            </w:ins>
          </w:p>
          <w:p w14:paraId="4BBEC2D6" w14:textId="60EC3506" w:rsidR="00A56232" w:rsidRPr="0009301D" w:rsidRDefault="00A56232" w:rsidP="00A56232">
            <w:pPr>
              <w:tabs>
                <w:tab w:val="left" w:pos="273"/>
                <w:tab w:val="left" w:pos="2441"/>
                <w:tab w:val="left" w:pos="2880"/>
              </w:tabs>
              <w:spacing w:line="276" w:lineRule="auto"/>
              <w:rPr>
                <w:rFonts w:cstheme="minorHAnsi"/>
              </w:rPr>
            </w:pPr>
            <w:ins w:id="1290" w:author="Fabienne Schmaus" w:date="2026-06-09T19:29:00Z" w16du:dateUtc="2026-06-09T17:29:00Z">
              <w:r>
                <w:rPr>
                  <w:rFonts w:cstheme="minorHAnsi"/>
                </w:rPr>
                <w:t>Mehr zum Thema</w:t>
              </w:r>
            </w:ins>
            <w:ins w:id="1291" w:author="Fabienne Schmaus" w:date="2026-06-09T19:26:00Z" w16du:dateUtc="2026-06-09T17:26:00Z">
              <w:r>
                <w:rPr>
                  <w:rFonts w:cstheme="minorHAnsi"/>
                </w:rPr>
                <w:t xml:space="preserve">: </w:t>
              </w:r>
            </w:ins>
            <w:ins w:id="1292" w:author="Fabienne Schmaus" w:date="2026-06-09T19:29:00Z" w16du:dateUtc="2026-06-09T17:29:00Z">
              <w:r>
                <w:rPr>
                  <w:rFonts w:cstheme="minorHAnsi"/>
                </w:rPr>
                <w:t>„</w:t>
              </w:r>
            </w:ins>
            <w:ins w:id="1293" w:author="Fabienne Schmaus" w:date="2026-06-09T19:30:00Z" w16du:dateUtc="2026-06-09T17:30:00Z">
              <w:r w:rsidRPr="00A56232">
                <w:rPr>
                  <w:rFonts w:cstheme="minorHAnsi"/>
                </w:rPr>
                <w:t>Implementation Intentions – Umsetzungsintentionen</w:t>
              </w:r>
              <w:r>
                <w:rPr>
                  <w:rFonts w:cstheme="minorHAnsi"/>
                </w:rPr>
                <w:t xml:space="preserve">“ unter </w:t>
              </w:r>
            </w:ins>
            <w:ins w:id="1294" w:author="Fabienne Schmaus" w:date="2026-06-09T19:31:00Z" w16du:dateUtc="2026-06-09T17:31:00Z">
              <w:r w:rsidRPr="00A56232">
                <w:rPr>
                  <w:rFonts w:cstheme="minorHAnsi"/>
                </w:rPr>
                <w:t>https://lexikon.stangl.eu/</w:t>
              </w:r>
              <w:r w:rsidRPr="00A56232">
                <w:rPr>
                  <w:rFonts w:cstheme="minorHAnsi"/>
                  <w:highlight w:val="yellow"/>
                </w:rPr>
                <w:t xml:space="preserve"> </w:t>
              </w:r>
            </w:ins>
            <w:ins w:id="1295" w:author="Fabienne Schmaus" w:date="2026-06-09T19:30:00Z" w16du:dateUtc="2026-06-09T17:30:00Z">
              <w:r w:rsidRPr="00A56232">
                <w:rPr>
                  <w:rFonts w:cstheme="minorHAnsi"/>
                  <w:highlight w:val="yellow"/>
                  <w:rPrChange w:id="1296" w:author="Fabienne Schmaus" w:date="2026-06-09T19:31:00Z" w16du:dateUtc="2026-06-09T17:31:00Z">
                    <w:rPr>
                      <w:rFonts w:cstheme="minorHAnsi"/>
                    </w:rPr>
                  </w:rPrChange>
                </w:rPr>
                <w:t xml:space="preserve">((Verlinkung auf: </w:t>
              </w:r>
            </w:ins>
            <w:ins w:id="1297" w:author="Fabienne Schmaus" w:date="2026-06-09T19:29:00Z" w16du:dateUtc="2026-06-09T17:29:00Z">
              <w:r w:rsidRPr="00A56232">
                <w:rPr>
                  <w:rFonts w:cstheme="minorHAnsi"/>
                  <w:highlight w:val="yellow"/>
                  <w:rPrChange w:id="1298" w:author="Fabienne Schmaus" w:date="2026-06-09T19:31:00Z" w16du:dateUtc="2026-06-09T17:31:00Z">
                    <w:rPr>
                      <w:rFonts w:cstheme="minorHAnsi"/>
                    </w:rPr>
                  </w:rPrChange>
                </w:rPr>
                <w:t>https://lexikon.stangl.eu/39722/implementation-intentions</w:t>
              </w:r>
            </w:ins>
            <w:ins w:id="1299" w:author="Fabienne Schmaus" w:date="2026-06-09T19:31:00Z" w16du:dateUtc="2026-06-09T17:31:00Z">
              <w:r w:rsidRPr="00A56232">
                <w:rPr>
                  <w:rFonts w:cstheme="minorHAnsi"/>
                  <w:highlight w:val="yellow"/>
                  <w:rPrChange w:id="1300" w:author="Fabienne Schmaus" w:date="2026-06-09T19:31:00Z" w16du:dateUtc="2026-06-09T17:31:00Z">
                    <w:rPr>
                      <w:rFonts w:cstheme="minorHAnsi"/>
                    </w:rPr>
                  </w:rPrChange>
                </w:rPr>
                <w:t>))</w:t>
              </w:r>
            </w:ins>
          </w:p>
          <w:p w14:paraId="6F4EE070" w14:textId="77777777" w:rsidR="007F5EC0" w:rsidRPr="0009301D" w:rsidRDefault="007F5EC0" w:rsidP="007F5EC0">
            <w:pPr>
              <w:tabs>
                <w:tab w:val="left" w:pos="273"/>
                <w:tab w:val="left" w:pos="2441"/>
                <w:tab w:val="left" w:pos="2880"/>
              </w:tabs>
              <w:spacing w:line="276" w:lineRule="auto"/>
              <w:rPr>
                <w:rFonts w:cstheme="minorHAnsi"/>
              </w:rPr>
            </w:pPr>
          </w:p>
          <w:p w14:paraId="7A686BFE" w14:textId="566CE1C9" w:rsidR="007F5EC0" w:rsidRPr="0009301D" w:rsidRDefault="007F5EC0" w:rsidP="007F5EC0">
            <w:pPr>
              <w:shd w:val="clear" w:color="auto" w:fill="FBE4D5" w:themeFill="accent2" w:themeFillTint="33"/>
              <w:tabs>
                <w:tab w:val="left" w:pos="273"/>
              </w:tabs>
              <w:spacing w:line="276" w:lineRule="auto"/>
              <w:rPr>
                <w:rFonts w:cstheme="minorHAnsi"/>
              </w:rPr>
            </w:pPr>
            <w:r w:rsidRPr="0009301D">
              <w:rPr>
                <w:rFonts w:cstheme="minorHAnsi"/>
                <w:highlight w:val="yellow"/>
              </w:rPr>
              <w:t xml:space="preserve">((Icon </w:t>
            </w:r>
            <w:r w:rsidR="0009301D" w:rsidRPr="0009301D">
              <w:rPr>
                <w:rFonts w:cstheme="minorHAnsi"/>
                <w:highlight w:val="yellow"/>
              </w:rPr>
              <w:t>„</w:t>
            </w:r>
            <w:r w:rsidRPr="0009301D">
              <w:rPr>
                <w:rFonts w:cstheme="minorHAnsi"/>
                <w:highlight w:val="yellow"/>
              </w:rPr>
              <w:t>Differenzierung</w:t>
            </w:r>
            <w:r w:rsidR="0009301D" w:rsidRPr="0009301D">
              <w:rPr>
                <w:rFonts w:cstheme="minorHAnsi"/>
                <w:highlight w:val="yellow"/>
              </w:rPr>
              <w:t>“</w:t>
            </w:r>
            <w:r w:rsidRPr="0009301D">
              <w:rPr>
                <w:rFonts w:cstheme="minorHAnsi"/>
                <w:highlight w:val="yellow"/>
              </w:rPr>
              <w:t>!!))</w:t>
            </w:r>
          </w:p>
          <w:p w14:paraId="1303DF4B" w14:textId="4D02DB2A" w:rsidR="007F5EC0" w:rsidRPr="0009301D" w:rsidRDefault="007F5EC0" w:rsidP="007F5EC0">
            <w:pPr>
              <w:shd w:val="clear" w:color="auto" w:fill="FBE4D5" w:themeFill="accent2" w:themeFillTint="33"/>
              <w:tabs>
                <w:tab w:val="left" w:pos="273"/>
                <w:tab w:val="left" w:pos="2441"/>
                <w:tab w:val="left" w:pos="2880"/>
              </w:tabs>
              <w:spacing w:line="276" w:lineRule="auto"/>
              <w:rPr>
                <w:rFonts w:cstheme="minorHAnsi"/>
                <w:b/>
                <w:bCs/>
              </w:rPr>
            </w:pPr>
            <w:r w:rsidRPr="00B661F6">
              <w:rPr>
                <w:rFonts w:cstheme="minorHAnsi"/>
                <w:b/>
                <w:bCs/>
              </w:rPr>
              <w:t>Sek. I</w:t>
            </w:r>
            <w:r w:rsidRPr="0009301D">
              <w:rPr>
                <w:rFonts w:cstheme="minorHAnsi"/>
                <w:b/>
                <w:bCs/>
              </w:rPr>
              <w:t xml:space="preserve"> </w:t>
            </w:r>
          </w:p>
          <w:p w14:paraId="3A06932B" w14:textId="40816B93"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ins w:id="1301" w:author="Fabienne Schmaus" w:date="2026-06-10T07:02:00Z" w16du:dateUtc="2026-06-10T05:02:00Z">
              <w:r>
                <w:rPr>
                  <w:rFonts w:cstheme="minorHAnsi"/>
                </w:rPr>
                <w:t xml:space="preserve">Die </w:t>
              </w:r>
            </w:ins>
            <w:r w:rsidR="007F5EC0" w:rsidRPr="0009301D">
              <w:rPr>
                <w:rFonts w:cstheme="minorHAnsi"/>
              </w:rPr>
              <w:t>Meinungslinie</w:t>
            </w:r>
            <w:del w:id="1302" w:author="Fabienne Schmaus" w:date="2026-06-10T07:02:00Z" w16du:dateUtc="2026-06-10T05:02:00Z">
              <w:r w:rsidR="007F5EC0" w:rsidRPr="0009301D" w:rsidDel="00B661F6">
                <w:rPr>
                  <w:rFonts w:cstheme="minorHAnsi"/>
                </w:rPr>
                <w:delText xml:space="preserve">: </w:delText>
              </w:r>
            </w:del>
            <w:ins w:id="1303" w:author="Fabienne Schmaus" w:date="2026-06-10T07:02:00Z" w16du:dateUtc="2026-06-10T05:02:00Z">
              <w:r>
                <w:rPr>
                  <w:rFonts w:cstheme="minorHAnsi"/>
                </w:rPr>
                <w:t xml:space="preserve"> </w:t>
              </w:r>
            </w:ins>
            <w:ins w:id="1304" w:author="Fabienne Schmaus" w:date="2026-06-10T07:03:00Z" w16du:dateUtc="2026-06-10T05:03:00Z">
              <w:r>
                <w:rPr>
                  <w:rFonts w:cstheme="minorHAnsi"/>
                </w:rPr>
                <w:t>o</w:t>
              </w:r>
            </w:ins>
            <w:ins w:id="1305" w:author="Fabienne Schmaus" w:date="2026-06-10T07:02:00Z" w16du:dateUtc="2026-06-10T05:02:00Z">
              <w:r>
                <w:rPr>
                  <w:rFonts w:cstheme="minorHAnsi"/>
                </w:rPr>
                <w:t>rientiert sich an ei</w:t>
              </w:r>
            </w:ins>
            <w:ins w:id="1306" w:author="Fabienne Schmaus" w:date="2026-06-10T07:03:00Z" w16du:dateUtc="2026-06-10T05:03:00Z">
              <w:r>
                <w:rPr>
                  <w:rFonts w:cstheme="minorHAnsi"/>
                </w:rPr>
                <w:t>ner</w:t>
              </w:r>
            </w:ins>
            <w:ins w:id="1307" w:author="Fabienne Schmaus" w:date="2026-06-10T07:02:00Z" w16du:dateUtc="2026-06-10T05:02:00Z">
              <w:r w:rsidRPr="0009301D">
                <w:rPr>
                  <w:rFonts w:cstheme="minorHAnsi"/>
                </w:rPr>
                <w:t xml:space="preserve"> </w:t>
              </w:r>
            </w:ins>
            <w:r w:rsidR="007F5EC0" w:rsidRPr="0009301D">
              <w:rPr>
                <w:rFonts w:cstheme="minorHAnsi"/>
              </w:rPr>
              <w:t>einfache</w:t>
            </w:r>
            <w:ins w:id="1308" w:author="Fabienne Schmaus" w:date="2026-06-10T07:03:00Z" w16du:dateUtc="2026-06-10T05:03:00Z">
              <w:r>
                <w:rPr>
                  <w:rFonts w:cstheme="minorHAnsi"/>
                </w:rPr>
                <w:t xml:space="preserve">n </w:t>
              </w:r>
            </w:ins>
            <w:del w:id="1309" w:author="Fabienne Schmaus" w:date="2026-06-10T07:03:00Z" w16du:dateUtc="2026-06-10T05:03:00Z">
              <w:r w:rsidR="007F5EC0" w:rsidRPr="0009301D" w:rsidDel="00B661F6">
                <w:rPr>
                  <w:rFonts w:cstheme="minorHAnsi"/>
                </w:rPr>
                <w:delText xml:space="preserve">, </w:delText>
              </w:r>
            </w:del>
            <w:ins w:id="1310" w:author="Fabienne Schmaus" w:date="2026-06-10T07:03:00Z" w16du:dateUtc="2026-06-10T05:03:00Z">
              <w:r>
                <w:rPr>
                  <w:rFonts w:cstheme="minorHAnsi"/>
                </w:rPr>
                <w:t>und</w:t>
              </w:r>
              <w:r w:rsidRPr="0009301D">
                <w:rPr>
                  <w:rFonts w:cstheme="minorHAnsi"/>
                </w:rPr>
                <w:t xml:space="preserve"> </w:t>
              </w:r>
            </w:ins>
            <w:r w:rsidR="007F5EC0" w:rsidRPr="0009301D">
              <w:rPr>
                <w:rFonts w:cstheme="minorHAnsi"/>
              </w:rPr>
              <w:t>konkrete</w:t>
            </w:r>
            <w:ins w:id="1311" w:author="Fabienne Schmaus" w:date="2026-06-10T07:03:00Z" w16du:dateUtc="2026-06-10T05:03:00Z">
              <w:r>
                <w:rPr>
                  <w:rFonts w:cstheme="minorHAnsi"/>
                </w:rPr>
                <w:t>n</w:t>
              </w:r>
            </w:ins>
            <w:r w:rsidR="007F5EC0" w:rsidRPr="0009301D">
              <w:rPr>
                <w:rFonts w:cstheme="minorHAnsi"/>
              </w:rPr>
              <w:t xml:space="preserve"> These</w:t>
            </w:r>
            <w:del w:id="1312" w:author="Fabienne Schmaus" w:date="2026-06-10T07:03:00Z" w16du:dateUtc="2026-06-10T05:03:00Z">
              <w:r w:rsidR="007F5EC0" w:rsidRPr="0009301D" w:rsidDel="00B661F6">
                <w:rPr>
                  <w:rFonts w:cstheme="minorHAnsi"/>
                </w:rPr>
                <w:delText xml:space="preserve">; </w:delText>
              </w:r>
            </w:del>
            <w:ins w:id="1313" w:author="Fabienne Schmaus" w:date="2026-06-10T07:03:00Z" w16du:dateUtc="2026-06-10T05:03:00Z">
              <w:r>
                <w:rPr>
                  <w:rFonts w:cstheme="minorHAnsi"/>
                </w:rPr>
                <w:t>. Die</w:t>
              </w:r>
              <w:r w:rsidRPr="0009301D">
                <w:rPr>
                  <w:rFonts w:cstheme="minorHAnsi"/>
                </w:rPr>
                <w:t xml:space="preserve"> </w:t>
              </w:r>
            </w:ins>
            <w:r w:rsidR="007F5EC0" w:rsidRPr="0009301D">
              <w:rPr>
                <w:rFonts w:cstheme="minorHAnsi"/>
              </w:rPr>
              <w:t xml:space="preserve">Begründungen dürfen </w:t>
            </w:r>
            <w:ins w:id="1314" w:author="Fabienne Schmaus" w:date="2026-06-10T07:03:00Z" w16du:dateUtc="2026-06-10T05:03:00Z">
              <w:r>
                <w:rPr>
                  <w:rFonts w:cstheme="minorHAnsi"/>
                </w:rPr>
                <w:t xml:space="preserve">dabei </w:t>
              </w:r>
            </w:ins>
            <w:r w:rsidR="007F5EC0" w:rsidRPr="0009301D">
              <w:rPr>
                <w:rFonts w:cstheme="minorHAnsi"/>
              </w:rPr>
              <w:t>kurz und intuitiv sein</w:t>
            </w:r>
            <w:ins w:id="1315" w:author="Fabienne Schmaus" w:date="2026-06-10T07:03:00Z" w16du:dateUtc="2026-06-10T05:03:00Z">
              <w:r>
                <w:rPr>
                  <w:rFonts w:cstheme="minorHAnsi"/>
                </w:rPr>
                <w:t>.</w:t>
              </w:r>
            </w:ins>
          </w:p>
          <w:p w14:paraId="2948B9F4" w14:textId="2EE58013"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ins w:id="1316" w:author="Fabienne Schmaus" w:date="2026-06-10T07:03:00Z" w16du:dateUtc="2026-06-10T05:03:00Z">
              <w:r>
                <w:rPr>
                  <w:rFonts w:cstheme="minorHAnsi"/>
                </w:rPr>
                <w:t xml:space="preserve">Für den </w:t>
              </w:r>
            </w:ins>
            <w:ins w:id="1317" w:author="Fabienne Schmaus" w:date="2026-06-10T06:58:00Z" w16du:dateUtc="2026-06-10T04:58:00Z">
              <w:r>
                <w:rPr>
                  <w:rFonts w:cstheme="minorHAnsi"/>
                </w:rPr>
                <w:t>„</w:t>
              </w:r>
            </w:ins>
            <w:r w:rsidR="007F5EC0" w:rsidRPr="0009301D">
              <w:rPr>
                <w:rFonts w:cstheme="minorHAnsi"/>
              </w:rPr>
              <w:t>Wenn-Dann-Satz</w:t>
            </w:r>
            <w:del w:id="1318" w:author="Fabienne Schmaus" w:date="2026-06-10T07:03:00Z" w16du:dateUtc="2026-06-10T05:03:00Z">
              <w:r w:rsidR="007F5EC0" w:rsidRPr="0009301D" w:rsidDel="00B661F6">
                <w:rPr>
                  <w:rFonts w:cstheme="minorHAnsi"/>
                </w:rPr>
                <w:delText xml:space="preserve">: </w:delText>
              </w:r>
            </w:del>
            <w:ins w:id="1319" w:author="Fabienne Schmaus" w:date="2026-06-10T07:03:00Z" w16du:dateUtc="2026-06-10T05:03:00Z">
              <w:r>
                <w:rPr>
                  <w:rFonts w:cstheme="minorHAnsi"/>
                </w:rPr>
                <w:t xml:space="preserve">“ </w:t>
              </w:r>
            </w:ins>
            <w:ins w:id="1320" w:author="Fabienne Schmaus" w:date="2026-06-10T07:04:00Z" w16du:dateUtc="2026-06-10T05:04:00Z">
              <w:r>
                <w:rPr>
                  <w:rFonts w:cstheme="minorHAnsi"/>
                </w:rPr>
                <w:t>wird ein</w:t>
              </w:r>
            </w:ins>
            <w:ins w:id="1321" w:author="Fabienne Schmaus" w:date="2026-06-10T07:03:00Z" w16du:dateUtc="2026-06-10T05:03:00Z">
              <w:r w:rsidRPr="0009301D">
                <w:rPr>
                  <w:rFonts w:cstheme="minorHAnsi"/>
                </w:rPr>
                <w:t xml:space="preserve"> </w:t>
              </w:r>
            </w:ins>
            <w:r w:rsidR="007F5EC0" w:rsidRPr="0009301D">
              <w:rPr>
                <w:rFonts w:cstheme="minorHAnsi"/>
              </w:rPr>
              <w:t xml:space="preserve">Satzmuster an der Tafel oder auf </w:t>
            </w:r>
            <w:del w:id="1322" w:author="Fabienne Schmaus" w:date="2026-06-10T07:04:00Z" w16du:dateUtc="2026-06-10T05:04:00Z">
              <w:r w:rsidR="007F5EC0" w:rsidRPr="0009301D" w:rsidDel="00B661F6">
                <w:rPr>
                  <w:rFonts w:cstheme="minorHAnsi"/>
                </w:rPr>
                <w:delText xml:space="preserve">dem </w:delText>
              </w:r>
            </w:del>
            <w:ins w:id="1323" w:author="Fabienne Schmaus" w:date="2026-06-10T07:04:00Z" w16du:dateUtc="2026-06-10T05:04:00Z">
              <w:r>
                <w:rPr>
                  <w:rFonts w:cstheme="minorHAnsi"/>
                </w:rPr>
                <w:t>ein</w:t>
              </w:r>
              <w:r w:rsidRPr="0009301D">
                <w:rPr>
                  <w:rFonts w:cstheme="minorHAnsi"/>
                </w:rPr>
                <w:t xml:space="preserve">em </w:t>
              </w:r>
            </w:ins>
            <w:r w:rsidR="007F5EC0" w:rsidRPr="0009301D">
              <w:rPr>
                <w:rFonts w:cstheme="minorHAnsi"/>
              </w:rPr>
              <w:t>Notizzettel vor</w:t>
            </w:r>
            <w:ins w:id="1324" w:author="Fabienne Schmaus" w:date="2026-06-10T07:04:00Z" w16du:dateUtc="2026-06-10T05:04:00Z">
              <w:r>
                <w:rPr>
                  <w:rFonts w:cstheme="minorHAnsi"/>
                </w:rPr>
                <w:t>ge</w:t>
              </w:r>
            </w:ins>
            <w:r w:rsidR="007F5EC0" w:rsidRPr="0009301D">
              <w:rPr>
                <w:rFonts w:cstheme="minorHAnsi"/>
              </w:rPr>
              <w:t>geben (</w:t>
            </w:r>
            <w:ins w:id="1325" w:author="Fabienne Schmaus" w:date="2026-06-10T07:04:00Z" w16du:dateUtc="2026-06-10T05:04:00Z">
              <w:r>
                <w:rPr>
                  <w:rFonts w:cstheme="minorHAnsi"/>
                </w:rPr>
                <w:t xml:space="preserve">z. B. </w:t>
              </w:r>
            </w:ins>
            <w:r w:rsidR="0009301D" w:rsidRPr="00B661F6">
              <w:rPr>
                <w:rFonts w:cstheme="minorHAnsi"/>
                <w:rPrChange w:id="1326" w:author="Fabienne Schmaus" w:date="2026-06-10T07:04:00Z" w16du:dateUtc="2026-06-10T05:04:00Z">
                  <w:rPr>
                    <w:rFonts w:cstheme="minorHAnsi"/>
                    <w:i/>
                    <w:iCs/>
                  </w:rPr>
                </w:rPrChange>
              </w:rPr>
              <w:t>„</w:t>
            </w:r>
            <w:r w:rsidR="007F5EC0" w:rsidRPr="00B661F6">
              <w:rPr>
                <w:rFonts w:cstheme="minorHAnsi"/>
                <w:rPrChange w:id="1327" w:author="Fabienne Schmaus" w:date="2026-06-10T07:04:00Z" w16du:dateUtc="2026-06-10T05:04:00Z">
                  <w:rPr>
                    <w:rFonts w:cstheme="minorHAnsi"/>
                    <w:i/>
                    <w:iCs/>
                  </w:rPr>
                </w:rPrChange>
              </w:rPr>
              <w:t>Wenn ich …, dann …</w:t>
            </w:r>
            <w:r w:rsidR="0009301D" w:rsidRPr="00B661F6">
              <w:rPr>
                <w:rFonts w:cstheme="minorHAnsi"/>
                <w:rPrChange w:id="1328" w:author="Fabienne Schmaus" w:date="2026-06-10T07:04:00Z" w16du:dateUtc="2026-06-10T05:04:00Z">
                  <w:rPr>
                    <w:rFonts w:cstheme="minorHAnsi"/>
                    <w:i/>
                    <w:iCs/>
                  </w:rPr>
                </w:rPrChange>
              </w:rPr>
              <w:t>“</w:t>
            </w:r>
            <w:r w:rsidR="007F5EC0" w:rsidRPr="00B661F6">
              <w:rPr>
                <w:rFonts w:cstheme="minorHAnsi"/>
              </w:rPr>
              <w:t>)</w:t>
            </w:r>
            <w:ins w:id="1329" w:author="Fabienne Schmaus" w:date="2026-06-10T07:04:00Z" w16du:dateUtc="2026-06-10T05:04:00Z">
              <w:r>
                <w:rPr>
                  <w:rFonts w:cstheme="minorHAnsi"/>
                </w:rPr>
                <w:t>. Als Starthilfe können</w:t>
              </w:r>
            </w:ins>
            <w:del w:id="1330" w:author="Fabienne Schmaus" w:date="2026-06-10T07:04:00Z" w16du:dateUtc="2026-06-10T05:04:00Z">
              <w:r w:rsidR="007F5EC0" w:rsidRPr="00B661F6" w:rsidDel="00B661F6">
                <w:rPr>
                  <w:rFonts w:cstheme="minorHAnsi"/>
                </w:rPr>
                <w:delText>;</w:delText>
              </w:r>
            </w:del>
            <w:r w:rsidR="007F5EC0" w:rsidRPr="0009301D">
              <w:rPr>
                <w:rFonts w:cstheme="minorHAnsi"/>
              </w:rPr>
              <w:t xml:space="preserve"> konkrete Alltagssituationen </w:t>
            </w:r>
            <w:del w:id="1331" w:author="Fabienne Schmaus" w:date="2026-06-10T07:05:00Z" w16du:dateUtc="2026-06-10T05:05:00Z">
              <w:r w:rsidR="007F5EC0" w:rsidRPr="0009301D" w:rsidDel="00B661F6">
                <w:rPr>
                  <w:rFonts w:cstheme="minorHAnsi"/>
                </w:rPr>
                <w:delText>als Starthilfe nenn</w:delText>
              </w:r>
            </w:del>
            <w:ins w:id="1332" w:author="Fabienne Schmaus" w:date="2026-06-10T07:05:00Z" w16du:dateUtc="2026-06-10T05:05:00Z">
              <w:r>
                <w:rPr>
                  <w:rFonts w:cstheme="minorHAnsi"/>
                </w:rPr>
                <w:t>genannt werd</w:t>
              </w:r>
            </w:ins>
            <w:r w:rsidR="007F5EC0" w:rsidRPr="0009301D">
              <w:rPr>
                <w:rFonts w:cstheme="minorHAnsi"/>
              </w:rPr>
              <w:t>en</w:t>
            </w:r>
            <w:ins w:id="1333" w:author="Fabienne Schmaus" w:date="2026-06-10T07:05:00Z" w16du:dateUtc="2026-06-10T05:05:00Z">
              <w:r>
                <w:rPr>
                  <w:rFonts w:cstheme="minorHAnsi"/>
                </w:rPr>
                <w:t xml:space="preserve">, wie </w:t>
              </w:r>
            </w:ins>
            <w:del w:id="1334" w:author="Fabienne Schmaus" w:date="2026-06-10T07:05:00Z" w16du:dateUtc="2026-06-10T05:05:00Z">
              <w:r w:rsidR="007F5EC0" w:rsidRPr="0009301D" w:rsidDel="00B661F6">
                <w:rPr>
                  <w:rFonts w:cstheme="minorHAnsi"/>
                </w:rPr>
                <w:delText xml:space="preserve"> (</w:delText>
              </w:r>
            </w:del>
            <w:r w:rsidR="007F5EC0" w:rsidRPr="0009301D">
              <w:rPr>
                <w:rFonts w:cstheme="minorHAnsi"/>
              </w:rPr>
              <w:t>ins Bett gehen, nach dem Essen, vor dem Einschlafen</w:t>
            </w:r>
            <w:ins w:id="1335" w:author="Fabienne Schmaus" w:date="2026-06-10T07:05:00Z" w16du:dateUtc="2026-06-10T05:05:00Z">
              <w:r>
                <w:rPr>
                  <w:rFonts w:cstheme="minorHAnsi"/>
                </w:rPr>
                <w:t>.</w:t>
              </w:r>
            </w:ins>
            <w:del w:id="1336" w:author="Fabienne Schmaus" w:date="2026-06-10T07:05:00Z" w16du:dateUtc="2026-06-10T05:05:00Z">
              <w:r w:rsidR="007F5EC0" w:rsidRPr="0009301D" w:rsidDel="00B661F6">
                <w:rPr>
                  <w:rFonts w:cstheme="minorHAnsi"/>
                </w:rPr>
                <w:delText>)</w:delText>
              </w:r>
            </w:del>
          </w:p>
          <w:p w14:paraId="66129D9B" w14:textId="07BDE2D3"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ins w:id="1337" w:author="Fabienne Schmaus" w:date="2026-06-10T07:05:00Z" w16du:dateUtc="2026-06-10T05:05:00Z">
              <w:r>
                <w:rPr>
                  <w:rFonts w:cstheme="minorHAnsi"/>
                </w:rPr>
                <w:t xml:space="preserve">Der </w:t>
              </w:r>
            </w:ins>
            <w:r w:rsidR="007F5EC0" w:rsidRPr="0009301D">
              <w:rPr>
                <w:rFonts w:cstheme="minorHAnsi"/>
              </w:rPr>
              <w:t xml:space="preserve">Fokus </w:t>
            </w:r>
            <w:ins w:id="1338" w:author="Fabienne Schmaus" w:date="2026-06-10T07:05:00Z" w16du:dateUtc="2026-06-10T05:05:00Z">
              <w:r>
                <w:rPr>
                  <w:rFonts w:cstheme="minorHAnsi"/>
                </w:rPr>
                <w:t xml:space="preserve">liegt </w:t>
              </w:r>
            </w:ins>
            <w:r w:rsidR="007F5EC0" w:rsidRPr="0009301D">
              <w:rPr>
                <w:rFonts w:cstheme="minorHAnsi"/>
              </w:rPr>
              <w:t xml:space="preserve">auf </w:t>
            </w:r>
            <w:ins w:id="1339" w:author="Fabienne Schmaus" w:date="2026-06-10T07:05:00Z" w16du:dateUtc="2026-06-10T05:05:00Z">
              <w:r>
                <w:rPr>
                  <w:rFonts w:cstheme="minorHAnsi"/>
                </w:rPr>
                <w:t>einem einzelnen</w:t>
              </w:r>
            </w:ins>
            <w:del w:id="1340" w:author="Fabienne Schmaus" w:date="2026-06-10T07:05:00Z" w16du:dateUtc="2026-06-10T05:05:00Z">
              <w:r w:rsidR="007F5EC0" w:rsidRPr="0009301D" w:rsidDel="00B661F6">
                <w:rPr>
                  <w:rFonts w:cstheme="minorHAnsi"/>
                </w:rPr>
                <w:delText>den einen</w:delText>
              </w:r>
            </w:del>
            <w:r w:rsidR="007F5EC0" w:rsidRPr="0009301D">
              <w:rPr>
                <w:rFonts w:cstheme="minorHAnsi"/>
              </w:rPr>
              <w:t>, kleinen Auslöser</w:t>
            </w:r>
            <w:ins w:id="1341" w:author="Fabienne Schmaus" w:date="2026-06-10T07:05:00Z" w16du:dateUtc="2026-06-10T05:05:00Z">
              <w:r>
                <w:rPr>
                  <w:rFonts w:cstheme="minorHAnsi"/>
                </w:rPr>
                <w:t>. Es geht nicht darum</w:t>
              </w:r>
            </w:ins>
            <w:del w:id="1342" w:author="Fabienne Schmaus" w:date="2026-06-10T07:06:00Z" w16du:dateUtc="2026-06-10T05:06:00Z">
              <w:r w:rsidR="007F5EC0" w:rsidRPr="0009301D" w:rsidDel="00B661F6">
                <w:rPr>
                  <w:rFonts w:cstheme="minorHAnsi"/>
                </w:rPr>
                <w:delText xml:space="preserve"> – nicht</w:delText>
              </w:r>
            </w:del>
            <w:r w:rsidR="007F5EC0" w:rsidRPr="0009301D">
              <w:rPr>
                <w:rFonts w:cstheme="minorHAnsi"/>
              </w:rPr>
              <w:t xml:space="preserve"> das ganze Abendritual noch einmal </w:t>
            </w:r>
            <w:ins w:id="1343" w:author="Fabienne Schmaus" w:date="2026-06-10T07:06:00Z" w16du:dateUtc="2026-06-10T05:06:00Z">
              <w:r>
                <w:rPr>
                  <w:rFonts w:cstheme="minorHAnsi"/>
                </w:rPr>
                <w:t xml:space="preserve">zu </w:t>
              </w:r>
            </w:ins>
            <w:r w:rsidR="007F5EC0" w:rsidRPr="0009301D">
              <w:rPr>
                <w:rFonts w:cstheme="minorHAnsi"/>
              </w:rPr>
              <w:t>planen</w:t>
            </w:r>
            <w:ins w:id="1344" w:author="Fabienne Schmaus" w:date="2026-06-10T07:06:00Z" w16du:dateUtc="2026-06-10T05:06:00Z">
              <w:r>
                <w:rPr>
                  <w:rFonts w:cstheme="minorHAnsi"/>
                </w:rPr>
                <w:t xml:space="preserve">, </w:t>
              </w:r>
              <w:r w:rsidRPr="00B661F6">
                <w:rPr>
                  <w:rFonts w:cstheme="minorHAnsi"/>
                </w:rPr>
                <w:t>sondern einen konkreten Anlass für die gewünschte Handlung zu benennen.</w:t>
              </w:r>
            </w:ins>
          </w:p>
          <w:p w14:paraId="3F6A6086" w14:textId="7D2D6284" w:rsidR="007F5EC0" w:rsidRPr="0009301D" w:rsidRDefault="007F5EC0" w:rsidP="007F5EC0">
            <w:pPr>
              <w:shd w:val="clear" w:color="auto" w:fill="FBE4D5" w:themeFill="accent2" w:themeFillTint="33"/>
              <w:tabs>
                <w:tab w:val="left" w:pos="273"/>
                <w:tab w:val="left" w:pos="2441"/>
                <w:tab w:val="left" w:pos="2880"/>
              </w:tabs>
              <w:spacing w:line="276" w:lineRule="auto"/>
              <w:rPr>
                <w:rFonts w:cstheme="minorHAnsi"/>
                <w:b/>
                <w:bCs/>
              </w:rPr>
            </w:pPr>
            <w:r w:rsidRPr="0009301D">
              <w:rPr>
                <w:rFonts w:cstheme="minorHAnsi"/>
                <w:b/>
                <w:bCs/>
              </w:rPr>
              <w:t>Sek. II</w:t>
            </w:r>
          </w:p>
          <w:p w14:paraId="6DE16573" w14:textId="03BB20E8" w:rsidR="007F5EC0" w:rsidRPr="00B661F6"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w:t>
            </w:r>
            <w:ins w:id="1345" w:author="Fabienne Schmaus" w:date="2026-06-10T07:06:00Z" w16du:dateUtc="2026-06-10T05:06:00Z">
              <w:r>
                <w:rPr>
                  <w:rFonts w:cstheme="minorHAnsi"/>
                </w:rPr>
                <w:t xml:space="preserve"> </w:t>
              </w:r>
            </w:ins>
            <w:ins w:id="1346" w:author="Fabienne Schmaus" w:date="2026-06-10T07:01:00Z" w16du:dateUtc="2026-06-10T05:01:00Z">
              <w:r>
                <w:rPr>
                  <w:rFonts w:cstheme="minorHAnsi"/>
                </w:rPr>
                <w:t>Die</w:t>
              </w:r>
            </w:ins>
            <w:r>
              <w:rPr>
                <w:rFonts w:cstheme="minorHAnsi"/>
              </w:rPr>
              <w:t xml:space="preserve"> </w:t>
            </w:r>
            <w:r w:rsidR="007F5EC0" w:rsidRPr="0009301D">
              <w:rPr>
                <w:rFonts w:cstheme="minorHAnsi"/>
              </w:rPr>
              <w:t xml:space="preserve">Meinungslinie kann um eine zweite These erweitert werden: </w:t>
            </w:r>
            <w:r w:rsidR="0009301D" w:rsidRPr="00B661F6">
              <w:rPr>
                <w:rFonts w:cstheme="minorHAnsi"/>
                <w:rPrChange w:id="1347" w:author="Fabienne Schmaus" w:date="2026-06-10T07:01:00Z" w16du:dateUtc="2026-06-10T05:01:00Z">
                  <w:rPr>
                    <w:rFonts w:cstheme="minorHAnsi"/>
                    <w:i/>
                    <w:iCs/>
                  </w:rPr>
                </w:rPrChange>
              </w:rPr>
              <w:t>„</w:t>
            </w:r>
            <w:r w:rsidR="007F5EC0" w:rsidRPr="00B661F6">
              <w:rPr>
                <w:rFonts w:cstheme="minorHAnsi"/>
                <w:rPrChange w:id="1348" w:author="Fabienne Schmaus" w:date="2026-06-10T07:01:00Z" w16du:dateUtc="2026-06-10T05:01:00Z">
                  <w:rPr>
                    <w:rFonts w:cstheme="minorHAnsi"/>
                    <w:i/>
                    <w:iCs/>
                  </w:rPr>
                </w:rPrChange>
              </w:rPr>
              <w:t>Plattformen haben eine Mitverantwortung für unsere Schlafprobleme</w:t>
            </w:r>
            <w:del w:id="1349" w:author="Fabienne Schmaus" w:date="2026-06-10T07:02:00Z" w16du:dateUtc="2026-06-10T05:02:00Z">
              <w:r w:rsidR="007F5EC0" w:rsidRPr="00B661F6" w:rsidDel="00B661F6">
                <w:rPr>
                  <w:rFonts w:cstheme="minorHAnsi"/>
                  <w:rPrChange w:id="1350" w:author="Fabienne Schmaus" w:date="2026-06-10T07:01:00Z" w16du:dateUtc="2026-06-10T05:01:00Z">
                    <w:rPr>
                      <w:rFonts w:cstheme="minorHAnsi"/>
                      <w:i/>
                      <w:iCs/>
                    </w:rPr>
                  </w:rPrChange>
                </w:rPr>
                <w:delText>.</w:delText>
              </w:r>
            </w:del>
            <w:r w:rsidR="0009301D" w:rsidRPr="00B661F6">
              <w:rPr>
                <w:rFonts w:cstheme="minorHAnsi"/>
                <w:rPrChange w:id="1351" w:author="Fabienne Schmaus" w:date="2026-06-10T07:01:00Z" w16du:dateUtc="2026-06-10T05:01:00Z">
                  <w:rPr>
                    <w:rFonts w:cstheme="minorHAnsi"/>
                    <w:i/>
                    <w:iCs/>
                  </w:rPr>
                </w:rPrChange>
              </w:rPr>
              <w:t>“</w:t>
            </w:r>
            <w:ins w:id="1352" w:author="Fabienne Schmaus" w:date="2026-06-10T07:02:00Z" w16du:dateUtc="2026-06-10T05:02:00Z">
              <w:r>
                <w:rPr>
                  <w:rFonts w:cstheme="minorHAnsi"/>
                </w:rPr>
                <w:t>.</w:t>
              </w:r>
            </w:ins>
          </w:p>
          <w:p w14:paraId="7AFDD1ED" w14:textId="08CBC04E" w:rsidR="007F5EC0" w:rsidRPr="00B661F6"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ins w:id="1353" w:author="Fabienne Schmaus" w:date="2026-06-10T07:07:00Z" w16du:dateUtc="2026-06-10T05:07:00Z">
              <w:r w:rsidR="00D725F9">
                <w:rPr>
                  <w:rFonts w:cstheme="minorHAnsi"/>
                </w:rPr>
                <w:t>Der „</w:t>
              </w:r>
            </w:ins>
            <w:r w:rsidR="007F5EC0" w:rsidRPr="0009301D">
              <w:rPr>
                <w:rFonts w:cstheme="minorHAnsi"/>
              </w:rPr>
              <w:t>Wenn-Dann-Satz</w:t>
            </w:r>
            <w:ins w:id="1354" w:author="Fabienne Schmaus" w:date="2026-06-10T07:07:00Z" w16du:dateUtc="2026-06-10T05:07:00Z">
              <w:r w:rsidR="00D725F9">
                <w:rPr>
                  <w:rFonts w:cstheme="minorHAnsi"/>
                </w:rPr>
                <w:t xml:space="preserve">“ </w:t>
              </w:r>
            </w:ins>
            <w:del w:id="1355" w:author="Fabienne Schmaus" w:date="2026-06-10T07:07:00Z" w16du:dateUtc="2026-06-10T05:07:00Z">
              <w:r w:rsidR="007F5EC0" w:rsidRPr="0009301D" w:rsidDel="00D725F9">
                <w:rPr>
                  <w:rFonts w:cstheme="minorHAnsi"/>
                </w:rPr>
                <w:delText xml:space="preserve">: </w:delText>
              </w:r>
            </w:del>
            <w:ins w:id="1356" w:author="Fabienne Schmaus" w:date="2026-06-10T07:07:00Z" w16du:dateUtc="2026-06-10T05:07:00Z">
              <w:r w:rsidR="00D725F9">
                <w:rPr>
                  <w:rFonts w:cstheme="minorHAnsi"/>
                </w:rPr>
                <w:t>bleibt</w:t>
              </w:r>
              <w:r w:rsidR="00D725F9" w:rsidRPr="0009301D">
                <w:rPr>
                  <w:rFonts w:cstheme="minorHAnsi"/>
                </w:rPr>
                <w:t xml:space="preserve"> </w:t>
              </w:r>
            </w:ins>
            <w:r w:rsidR="007F5EC0" w:rsidRPr="0009301D">
              <w:rPr>
                <w:rFonts w:cstheme="minorHAnsi"/>
              </w:rPr>
              <w:t>offen, ohne Vorgabe</w:t>
            </w:r>
            <w:ins w:id="1357" w:author="Fabienne Schmaus" w:date="2026-06-10T07:07:00Z" w16du:dateUtc="2026-06-10T05:07:00Z">
              <w:r w:rsidR="00D725F9">
                <w:rPr>
                  <w:rFonts w:cstheme="minorHAnsi"/>
                </w:rPr>
                <w:t>. O</w:t>
              </w:r>
            </w:ins>
            <w:del w:id="1358" w:author="Fabienne Schmaus" w:date="2026-06-10T07:07:00Z" w16du:dateUtc="2026-06-10T05:07:00Z">
              <w:r w:rsidR="007F5EC0" w:rsidRPr="0009301D" w:rsidDel="00D725F9">
                <w:rPr>
                  <w:rFonts w:cstheme="minorHAnsi"/>
                </w:rPr>
                <w:delText>; o</w:delText>
              </w:r>
            </w:del>
            <w:r w:rsidR="007F5EC0" w:rsidRPr="0009301D">
              <w:rPr>
                <w:rFonts w:cstheme="minorHAnsi"/>
              </w:rPr>
              <w:t xml:space="preserve">ptional </w:t>
            </w:r>
            <w:ins w:id="1359" w:author="Fabienne Schmaus" w:date="2026-06-10T07:07:00Z" w16du:dateUtc="2026-06-10T05:07:00Z">
              <w:r w:rsidR="00D725F9">
                <w:rPr>
                  <w:rFonts w:cstheme="minorHAnsi"/>
                </w:rPr>
                <w:t>kann e</w:t>
              </w:r>
            </w:ins>
            <w:ins w:id="1360" w:author="Fabienne Schmaus" w:date="2026-06-10T07:08:00Z" w16du:dateUtc="2026-06-10T05:08:00Z">
              <w:r w:rsidR="00D725F9">
                <w:rPr>
                  <w:rFonts w:cstheme="minorHAnsi"/>
                </w:rPr>
                <w:t xml:space="preserve">in </w:t>
              </w:r>
            </w:ins>
            <w:r w:rsidR="007F5EC0" w:rsidRPr="0009301D">
              <w:rPr>
                <w:rFonts w:cstheme="minorHAnsi"/>
              </w:rPr>
              <w:t xml:space="preserve">zweiter Satz auf struktureller Ebene </w:t>
            </w:r>
            <w:ins w:id="1361" w:author="Fabienne Schmaus" w:date="2026-06-10T07:08:00Z" w16du:dateUtc="2026-06-10T05:08:00Z">
              <w:r w:rsidR="00D725F9">
                <w:rPr>
                  <w:rFonts w:cstheme="minorHAnsi"/>
                </w:rPr>
                <w:t xml:space="preserve">ergänzt werden </w:t>
              </w:r>
            </w:ins>
            <w:r w:rsidR="007F5EC0" w:rsidRPr="00B661F6">
              <w:rPr>
                <w:rFonts w:cstheme="minorHAnsi"/>
              </w:rPr>
              <w:t>(</w:t>
            </w:r>
            <w:ins w:id="1362" w:author="Fabienne Schmaus" w:date="2026-06-10T07:08:00Z" w16du:dateUtc="2026-06-10T05:08:00Z">
              <w:r w:rsidR="00D725F9">
                <w:rPr>
                  <w:rFonts w:cstheme="minorHAnsi"/>
                </w:rPr>
                <w:t xml:space="preserve">z. B. </w:t>
              </w:r>
            </w:ins>
            <w:r w:rsidR="0009301D" w:rsidRPr="00B661F6">
              <w:rPr>
                <w:rFonts w:cstheme="minorHAnsi"/>
                <w:rPrChange w:id="1363" w:author="Fabienne Schmaus" w:date="2026-06-10T07:06:00Z" w16du:dateUtc="2026-06-10T05:06:00Z">
                  <w:rPr>
                    <w:rFonts w:cstheme="minorHAnsi"/>
                    <w:i/>
                    <w:iCs/>
                  </w:rPr>
                </w:rPrChange>
              </w:rPr>
              <w:t>„</w:t>
            </w:r>
            <w:r w:rsidR="007F5EC0" w:rsidRPr="00B661F6">
              <w:rPr>
                <w:rFonts w:cstheme="minorHAnsi"/>
                <w:rPrChange w:id="1364" w:author="Fabienne Schmaus" w:date="2026-06-10T07:06:00Z" w16du:dateUtc="2026-06-10T05:06:00Z">
                  <w:rPr>
                    <w:rFonts w:cstheme="minorHAnsi"/>
                    <w:i/>
                    <w:iCs/>
                  </w:rPr>
                </w:rPrChange>
              </w:rPr>
              <w:t>Wenn Plattformen standardmäßig einen Abendmodus hätten, dann …</w:t>
            </w:r>
            <w:r w:rsidR="0009301D" w:rsidRPr="00B661F6">
              <w:rPr>
                <w:rFonts w:cstheme="minorHAnsi"/>
                <w:rPrChange w:id="1365" w:author="Fabienne Schmaus" w:date="2026-06-10T07:06:00Z" w16du:dateUtc="2026-06-10T05:06:00Z">
                  <w:rPr>
                    <w:rFonts w:cstheme="minorHAnsi"/>
                    <w:i/>
                    <w:iCs/>
                  </w:rPr>
                </w:rPrChange>
              </w:rPr>
              <w:t>“</w:t>
            </w:r>
            <w:r w:rsidR="007F5EC0" w:rsidRPr="00B661F6">
              <w:rPr>
                <w:rFonts w:cstheme="minorHAnsi"/>
              </w:rPr>
              <w:t>)</w:t>
            </w:r>
          </w:p>
          <w:p w14:paraId="3CFD7AF7" w14:textId="0BB2DAA1" w:rsidR="007F5EC0" w:rsidRPr="0009301D" w:rsidRDefault="00B661F6" w:rsidP="00B661F6">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 </w:t>
            </w:r>
            <w:r w:rsidR="007F5EC0" w:rsidRPr="0009301D">
              <w:rPr>
                <w:rFonts w:cstheme="minorHAnsi"/>
              </w:rPr>
              <w:t>Diskussion: Reicht individuelle Verhaltensänderung</w:t>
            </w:r>
            <w:ins w:id="1366" w:author="Fabienne Schmaus" w:date="2026-06-10T07:10:00Z" w16du:dateUtc="2026-06-10T05:10:00Z">
              <w:r w:rsidR="00D725F9">
                <w:rPr>
                  <w:rFonts w:cstheme="minorHAnsi"/>
                </w:rPr>
                <w:t>en</w:t>
              </w:r>
            </w:ins>
            <w:del w:id="1367" w:author="Fabienne Schmaus" w:date="2026-06-10T07:10:00Z" w16du:dateUtc="2026-06-10T05:10:00Z">
              <w:r w:rsidR="007F5EC0" w:rsidRPr="0009301D" w:rsidDel="00D725F9">
                <w:rPr>
                  <w:rFonts w:cstheme="minorHAnsi"/>
                </w:rPr>
                <w:delText xml:space="preserve"> –</w:delText>
              </w:r>
            </w:del>
            <w:r w:rsidR="007F5EC0" w:rsidRPr="0009301D">
              <w:rPr>
                <w:rFonts w:cstheme="minorHAnsi"/>
              </w:rPr>
              <w:t xml:space="preserve"> oder braucht es strukturelle Lösungen (z.</w:t>
            </w:r>
            <w:ins w:id="1368" w:author="Fabienne Schmaus" w:date="2026-06-10T07:10:00Z" w16du:dateUtc="2026-06-10T05:10:00Z">
              <w:r w:rsidR="00D725F9">
                <w:rPr>
                  <w:rFonts w:cstheme="minorHAnsi"/>
                </w:rPr>
                <w:t> </w:t>
              </w:r>
            </w:ins>
            <w:del w:id="1369" w:author="Fabienne Schmaus" w:date="2026-06-10T07:10:00Z" w16du:dateUtc="2026-06-10T05:10:00Z">
              <w:r w:rsidR="007F5EC0" w:rsidRPr="0009301D" w:rsidDel="00D725F9">
                <w:rPr>
                  <w:rFonts w:cstheme="minorHAnsi"/>
                </w:rPr>
                <w:delText xml:space="preserve"> </w:delText>
              </w:r>
            </w:del>
            <w:r w:rsidR="007F5EC0" w:rsidRPr="0009301D">
              <w:rPr>
                <w:rFonts w:cstheme="minorHAnsi"/>
              </w:rPr>
              <w:t>B. standardmäßige Abendmodus-Funktionen, Altersregulierung)?</w:t>
            </w:r>
          </w:p>
          <w:p w14:paraId="1C5B5A10" w14:textId="77777777" w:rsidR="007F5EC0" w:rsidRPr="0009301D" w:rsidRDefault="007F5EC0" w:rsidP="007F5EC0">
            <w:pPr>
              <w:tabs>
                <w:tab w:val="left" w:pos="273"/>
                <w:tab w:val="left" w:pos="2441"/>
                <w:tab w:val="left" w:pos="2880"/>
              </w:tabs>
              <w:spacing w:line="276" w:lineRule="auto"/>
              <w:rPr>
                <w:rFonts w:cstheme="minorHAnsi"/>
              </w:rPr>
            </w:pPr>
          </w:p>
          <w:p w14:paraId="0AA264BC" w14:textId="7E00B576" w:rsidR="007F5EC0" w:rsidRPr="0009301D" w:rsidRDefault="00D725F9" w:rsidP="007F5EC0">
            <w:pPr>
              <w:tabs>
                <w:tab w:val="left" w:pos="273"/>
                <w:tab w:val="left" w:pos="2441"/>
                <w:tab w:val="left" w:pos="2880"/>
              </w:tabs>
              <w:spacing w:line="276" w:lineRule="auto"/>
              <w:rPr>
                <w:rFonts w:cstheme="minorHAnsi"/>
              </w:rPr>
            </w:pPr>
            <w:ins w:id="1370" w:author="Fabienne Schmaus" w:date="2026-06-10T07:10:00Z" w16du:dateUtc="2026-06-10T05:10:00Z">
              <w:r>
                <w:rPr>
                  <w:rFonts w:cstheme="minorHAnsi"/>
                  <w:b/>
                  <w:bCs/>
                </w:rPr>
                <w:t>„</w:t>
              </w:r>
            </w:ins>
            <w:r w:rsidR="007F5EC0" w:rsidRPr="0009301D">
              <w:rPr>
                <w:rFonts w:cstheme="minorHAnsi"/>
                <w:b/>
                <w:bCs/>
              </w:rPr>
              <w:t>Wenn-Dann-Satz</w:t>
            </w:r>
            <w:ins w:id="1371" w:author="Fabienne Schmaus" w:date="2026-06-10T07:10:00Z" w16du:dateUtc="2026-06-10T05:10:00Z">
              <w:r>
                <w:rPr>
                  <w:rFonts w:cstheme="minorHAnsi"/>
                  <w:b/>
                  <w:bCs/>
                </w:rPr>
                <w:t>“</w:t>
              </w:r>
            </w:ins>
            <w:r w:rsidR="007F5EC0" w:rsidRPr="0009301D">
              <w:rPr>
                <w:rFonts w:cstheme="minorHAnsi"/>
                <w:b/>
                <w:bCs/>
              </w:rPr>
              <w:t xml:space="preserve"> – typische Formulierungen:</w:t>
            </w:r>
          </w:p>
          <w:p w14:paraId="12FF36EC" w14:textId="6C5F399B"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lastRenderedPageBreak/>
              <w:t>„</w:t>
            </w:r>
            <w:r w:rsidR="007F5EC0" w:rsidRPr="0009301D">
              <w:rPr>
                <w:rFonts w:cstheme="minorHAnsi"/>
              </w:rPr>
              <w:t>Wenn ich ins Bett gehe, lege ich das Handy auf den Schreibtisch.</w:t>
            </w:r>
            <w:r w:rsidRPr="0009301D">
              <w:rPr>
                <w:rFonts w:cstheme="minorHAnsi"/>
              </w:rPr>
              <w:t>“</w:t>
            </w:r>
          </w:p>
          <w:p w14:paraId="63EABF2B" w14:textId="65CC0F34"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nach dem Abendessen auf die Couch gehe, nehme ich mein Buch statt das Handy.</w:t>
            </w:r>
            <w:r w:rsidRPr="0009301D">
              <w:rPr>
                <w:rFonts w:cstheme="minorHAnsi"/>
              </w:rPr>
              <w:t>“</w:t>
            </w:r>
          </w:p>
          <w:p w14:paraId="3FB4C0BE" w14:textId="15AE100B"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ich merke, dass ich anfange zu scrollen, stelle ich mir einen 10-Minuten-Timer.</w:t>
            </w:r>
            <w:r w:rsidRPr="0009301D">
              <w:rPr>
                <w:rFonts w:cstheme="minorHAnsi"/>
              </w:rPr>
              <w:t>“</w:t>
            </w:r>
          </w:p>
          <w:p w14:paraId="145316FD" w14:textId="5BB1EC24" w:rsidR="007F5EC0" w:rsidRPr="0009301D" w:rsidRDefault="0009301D">
            <w:pPr>
              <w:numPr>
                <w:ilvl w:val="0"/>
                <w:numId w:val="14"/>
              </w:numPr>
              <w:tabs>
                <w:tab w:val="left" w:pos="273"/>
                <w:tab w:val="left" w:pos="2441"/>
                <w:tab w:val="left" w:pos="2880"/>
              </w:tabs>
              <w:spacing w:line="276" w:lineRule="auto"/>
              <w:rPr>
                <w:rFonts w:cstheme="minorHAnsi"/>
              </w:rPr>
            </w:pPr>
            <w:r w:rsidRPr="0009301D">
              <w:rPr>
                <w:rFonts w:cstheme="minorHAnsi"/>
              </w:rPr>
              <w:t>„</w:t>
            </w:r>
            <w:r w:rsidR="007F5EC0" w:rsidRPr="0009301D">
              <w:rPr>
                <w:rFonts w:cstheme="minorHAnsi"/>
              </w:rPr>
              <w:t>Wenn meine Lieblingsserie zu Ende ist, lege ich das Handy weg – egal wie spät.</w:t>
            </w:r>
            <w:r w:rsidRPr="0009301D">
              <w:rPr>
                <w:rFonts w:cstheme="minorHAnsi"/>
              </w:rPr>
              <w:t>“</w:t>
            </w:r>
          </w:p>
          <w:p w14:paraId="5F4EB7D2" w14:textId="05795922" w:rsidR="00CB307E" w:rsidRDefault="0009301D" w:rsidP="00F07C29">
            <w:pPr>
              <w:numPr>
                <w:ilvl w:val="0"/>
                <w:numId w:val="14"/>
              </w:numPr>
              <w:tabs>
                <w:tab w:val="left" w:pos="273"/>
                <w:tab w:val="left" w:pos="2441"/>
                <w:tab w:val="left" w:pos="2880"/>
              </w:tabs>
              <w:spacing w:line="276" w:lineRule="auto"/>
              <w:rPr>
                <w:ins w:id="1372" w:author="Fabienne Schmaus" w:date="2026-06-10T07:10:00Z" w16du:dateUtc="2026-06-10T05:10:00Z"/>
                <w:rFonts w:cstheme="minorHAnsi"/>
              </w:rPr>
            </w:pPr>
            <w:r w:rsidRPr="0009301D">
              <w:rPr>
                <w:rFonts w:cstheme="minorHAnsi"/>
              </w:rPr>
              <w:t>„</w:t>
            </w:r>
            <w:r w:rsidR="007F5EC0" w:rsidRPr="0009301D">
              <w:rPr>
                <w:rFonts w:cstheme="minorHAnsi"/>
              </w:rPr>
              <w:t>Wenn ich nicht einschlafen kann, höre ich Musik statt Videos zu schauen.</w:t>
            </w:r>
            <w:r w:rsidRPr="0009301D">
              <w:rPr>
                <w:rFonts w:cstheme="minorHAnsi"/>
              </w:rPr>
              <w:t>“</w:t>
            </w:r>
          </w:p>
          <w:p w14:paraId="3068B8E7" w14:textId="77777777" w:rsidR="00D725F9" w:rsidRDefault="00D725F9" w:rsidP="00D725F9">
            <w:pPr>
              <w:tabs>
                <w:tab w:val="left" w:pos="273"/>
                <w:tab w:val="left" w:pos="2441"/>
                <w:tab w:val="left" w:pos="2880"/>
              </w:tabs>
              <w:spacing w:line="276" w:lineRule="auto"/>
              <w:rPr>
                <w:ins w:id="1373" w:author="Fabienne Schmaus" w:date="2026-06-10T07:11:00Z" w16du:dateUtc="2026-06-10T05:11:00Z"/>
                <w:rFonts w:cstheme="minorHAnsi"/>
              </w:rPr>
            </w:pPr>
          </w:p>
          <w:p w14:paraId="58C13F61" w14:textId="77777777" w:rsidR="006E605D" w:rsidRPr="006E605D" w:rsidRDefault="006E605D" w:rsidP="006E605D">
            <w:pPr>
              <w:tabs>
                <w:tab w:val="left" w:pos="273"/>
                <w:tab w:val="left" w:pos="2441"/>
                <w:tab w:val="left" w:pos="2880"/>
              </w:tabs>
              <w:spacing w:line="276" w:lineRule="auto"/>
              <w:rPr>
                <w:ins w:id="1374" w:author="Michael Kohl" w:date="2026-06-11T15:47:00Z"/>
                <w:rFonts w:cstheme="minorHAnsi"/>
              </w:rPr>
            </w:pPr>
            <w:ins w:id="1375" w:author="Michael Kohl" w:date="2026-06-11T15:47:00Z">
              <w:r w:rsidRPr="006E605D">
                <w:rPr>
                  <w:rFonts w:cstheme="minorHAnsi"/>
                </w:rPr>
                <w:t>Gute Gewohnheiten entstehen nicht von heute auf morgen – aber sie beginnen mit einem ersten Schritt. Digitale Gesundheitskompetenz bedeutet: Ich kenne den Zusammenhang zwischen meinem Abendverhalten und meinem Schlaf – und ich entscheide bewusst.</w:t>
              </w:r>
            </w:ins>
          </w:p>
          <w:p w14:paraId="4F527079" w14:textId="78365E01" w:rsidR="00D725F9" w:rsidRPr="009308C2" w:rsidDel="006E605D" w:rsidRDefault="00D725F9">
            <w:pPr>
              <w:tabs>
                <w:tab w:val="left" w:pos="273"/>
                <w:tab w:val="left" w:pos="2441"/>
                <w:tab w:val="left" w:pos="2880"/>
              </w:tabs>
              <w:spacing w:line="276" w:lineRule="auto"/>
              <w:rPr>
                <w:del w:id="1376" w:author="Michael Kohl" w:date="2026-06-11T15:47:00Z" w16du:dateUtc="2026-06-11T13:47:00Z"/>
                <w:rFonts w:cstheme="minorHAnsi"/>
              </w:rPr>
              <w:pPrChange w:id="1377" w:author="Fabienne Schmaus" w:date="2026-06-10T07:11:00Z" w16du:dateUtc="2026-06-10T05:11:00Z">
                <w:pPr>
                  <w:numPr>
                    <w:numId w:val="14"/>
                  </w:numPr>
                  <w:tabs>
                    <w:tab w:val="left" w:pos="273"/>
                    <w:tab w:val="num" w:pos="720"/>
                    <w:tab w:val="left" w:pos="2441"/>
                    <w:tab w:val="left" w:pos="2880"/>
                  </w:tabs>
                  <w:spacing w:line="276" w:lineRule="auto"/>
                  <w:ind w:left="720" w:hanging="360"/>
                </w:pPr>
              </w:pPrChange>
            </w:pPr>
            <w:commentRangeStart w:id="1378"/>
            <w:commentRangeStart w:id="1379"/>
            <w:ins w:id="1380" w:author="Fabienne Schmaus" w:date="2026-06-10T07:11:00Z" w16du:dateUtc="2026-06-10T05:11:00Z">
              <w:del w:id="1381" w:author="Michael Kohl" w:date="2026-06-11T15:47:00Z" w16du:dateUtc="2026-06-11T13:47:00Z">
                <w:r w:rsidDel="006E605D">
                  <w:rPr>
                    <w:rFonts w:cstheme="minorHAnsi"/>
                  </w:rPr>
                  <w:delText>xx</w:delText>
                </w:r>
              </w:del>
            </w:ins>
            <w:commentRangeEnd w:id="1378"/>
            <w:del w:id="1382" w:author="Michael Kohl" w:date="2026-06-11T15:47:00Z" w16du:dateUtc="2026-06-11T13:47:00Z">
              <w:r w:rsidR="006E605D" w:rsidRPr="009308C2" w:rsidDel="006E605D">
                <w:rPr>
                  <w:rStyle w:val="Kommentarzeichen"/>
                  <w:rFonts w:cstheme="minorHAnsi"/>
                  <w:sz w:val="22"/>
                  <w:szCs w:val="22"/>
                </w:rPr>
                <w:commentReference w:id="1378"/>
              </w:r>
            </w:del>
            <w:commentRangeEnd w:id="1379"/>
            <w:r w:rsidR="006E605D" w:rsidRPr="009308C2">
              <w:rPr>
                <w:rStyle w:val="Kommentarzeichen"/>
                <w:rFonts w:cstheme="minorHAnsi"/>
                <w:sz w:val="22"/>
                <w:szCs w:val="22"/>
              </w:rPr>
              <w:commentReference w:id="1379"/>
            </w:r>
          </w:p>
          <w:p w14:paraId="7EFE5762" w14:textId="77C2E753"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___________________________________________________________________________</w:t>
            </w:r>
          </w:p>
          <w:p w14:paraId="0CF39000" w14:textId="77777777" w:rsidR="000E2E2A" w:rsidRPr="0009301D" w:rsidRDefault="000E2E2A" w:rsidP="000E2E2A">
            <w:pPr>
              <w:rPr>
                <w:rFonts w:cstheme="minorHAnsi"/>
              </w:rPr>
            </w:pPr>
            <w:r w:rsidRPr="0009301D">
              <w:rPr>
                <w:rFonts w:cstheme="minorHAnsi"/>
                <w:highlight w:val="yellow"/>
              </w:rPr>
              <w:t>((Seite 12))</w:t>
            </w:r>
          </w:p>
          <w:p w14:paraId="2518F661" w14:textId="5520F3B2"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Reflexion</w:t>
            </w:r>
          </w:p>
          <w:p w14:paraId="263C3C65" w14:textId="4CBFCF81" w:rsidR="00A12F29" w:rsidRPr="0009301D" w:rsidRDefault="0004203A" w:rsidP="00A12F29">
            <w:pPr>
              <w:tabs>
                <w:tab w:val="left" w:pos="273"/>
                <w:tab w:val="left" w:pos="2441"/>
                <w:tab w:val="left" w:pos="2880"/>
              </w:tabs>
              <w:spacing w:line="276" w:lineRule="auto"/>
              <w:rPr>
                <w:rFonts w:cstheme="minorHAnsi"/>
              </w:rPr>
            </w:pPr>
            <w:r w:rsidRPr="0009301D">
              <w:rPr>
                <w:rFonts w:cstheme="minorHAnsi"/>
              </w:rPr>
              <w:t>Die Lehrkraft leitet die Reflexionsphase ein und fordert die Lernenden auf, in einem Satz zu sagen, was sie aus der Stunde mitnehmen, was sie überrascht hat, was sie noch beschäftigt, welche Erkenntnisse sie gewonnen haben und was ihnen helfen kann, künftig besser mit dem Thema umzugehen.</w:t>
            </w:r>
          </w:p>
          <w:p w14:paraId="47D836EC" w14:textId="77777777" w:rsidR="0004203A" w:rsidRPr="0009301D" w:rsidRDefault="0004203A" w:rsidP="00A12F29">
            <w:pPr>
              <w:tabs>
                <w:tab w:val="left" w:pos="273"/>
                <w:tab w:val="left" w:pos="2441"/>
                <w:tab w:val="left" w:pos="2880"/>
              </w:tabs>
              <w:spacing w:line="276" w:lineRule="auto"/>
              <w:rPr>
                <w:rFonts w:cstheme="minorHAnsi"/>
              </w:rPr>
            </w:pPr>
          </w:p>
          <w:p w14:paraId="7A4E4D8B" w14:textId="1E47094B" w:rsidR="00A12F29" w:rsidRPr="0009301D" w:rsidRDefault="00A12F29" w:rsidP="00A12F29">
            <w:pPr>
              <w:tabs>
                <w:tab w:val="left" w:pos="273"/>
                <w:tab w:val="left" w:pos="2441"/>
                <w:tab w:val="left" w:pos="2880"/>
              </w:tabs>
              <w:spacing w:line="276" w:lineRule="auto"/>
              <w:rPr>
                <w:rFonts w:cstheme="minorHAnsi"/>
              </w:rPr>
            </w:pPr>
            <w:r w:rsidRPr="0009301D">
              <w:rPr>
                <w:rFonts w:cstheme="minorHAnsi"/>
              </w:rPr>
              <w:t>Individuelle Antworten der Lernenden</w:t>
            </w:r>
          </w:p>
          <w:p w14:paraId="327394DC" w14:textId="715B30E6" w:rsidR="00894DF3" w:rsidRPr="0009301D" w:rsidRDefault="00A12F29" w:rsidP="00EC2EA6">
            <w:pPr>
              <w:tabs>
                <w:tab w:val="left" w:pos="273"/>
                <w:tab w:val="left" w:pos="2441"/>
                <w:tab w:val="left" w:pos="2880"/>
              </w:tabs>
              <w:spacing w:line="276" w:lineRule="auto"/>
              <w:rPr>
                <w:rFonts w:cstheme="minorHAnsi"/>
              </w:rPr>
            </w:pPr>
            <w:r w:rsidRPr="0009301D">
              <w:rPr>
                <w:rFonts w:cstheme="minorHAnsi"/>
              </w:rPr>
              <w:t xml:space="preserve">Die Teilnahme erfolgt freiwillig. Es gibt keine Bewertung und keinen Kommentar der Lehrkraft. Wortmeldungen werden angenommen, aber nicht erzwungen. </w:t>
            </w:r>
            <w:r w:rsidR="00894DF3" w:rsidRPr="0009301D">
              <w:rPr>
                <w:rFonts w:cstheme="minorHAnsi"/>
              </w:rPr>
              <w:t>Wenn die Lehrkraft möchte, kann sie die folgenden vorbereiteten Kernbotschaften zum Abschluss präsentieren.</w:t>
            </w:r>
          </w:p>
          <w:p w14:paraId="54CC8467" w14:textId="77777777" w:rsidR="00C27349" w:rsidRPr="00D725F9" w:rsidRDefault="00C27349" w:rsidP="00C27349">
            <w:pPr>
              <w:tabs>
                <w:tab w:val="left" w:pos="273"/>
                <w:tab w:val="left" w:pos="2441"/>
                <w:tab w:val="left" w:pos="2880"/>
              </w:tabs>
              <w:spacing w:line="276" w:lineRule="auto"/>
              <w:rPr>
                <w:rFonts w:cstheme="minorHAnsi"/>
              </w:rPr>
            </w:pPr>
          </w:p>
          <w:p w14:paraId="4A7AD796" w14:textId="22011690" w:rsidR="00C27349" w:rsidRPr="00D725F9" w:rsidRDefault="00C27349" w:rsidP="00EC2EA6">
            <w:pPr>
              <w:tabs>
                <w:tab w:val="left" w:pos="273"/>
                <w:tab w:val="left" w:pos="2441"/>
                <w:tab w:val="left" w:pos="2880"/>
              </w:tabs>
              <w:spacing w:line="276" w:lineRule="auto"/>
              <w:rPr>
                <w:rFonts w:cstheme="minorHAnsi"/>
              </w:rPr>
            </w:pPr>
            <w:r w:rsidRPr="00D725F9">
              <w:rPr>
                <w:rFonts w:cstheme="minorHAnsi"/>
              </w:rPr>
              <w:t>Kernbotschaften der Lerneinheit:</w:t>
            </w:r>
          </w:p>
          <w:p w14:paraId="11E24F29"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Schlaf ist kein Luxus, sondern lebenswichtig – besonders für Konzentration, Lernen und psychische Gesundheit.</w:t>
            </w:r>
          </w:p>
          <w:p w14:paraId="320383BB"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Blaues Licht kann unseren Schlaf-Wach-Rhythmus beeinflussen – Bildschirme können Signale ans Gehirn senden, die Melatonin unterdrücken und das Einschlafen verzögern.</w:t>
            </w:r>
          </w:p>
          <w:p w14:paraId="4BE15A60"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Nicht nur das Licht ist das Problem – auch Inhalte, kognitive Erregung und FOMO können das Einschlafen stören, oft stärker als das Licht selbst.</w:t>
            </w:r>
          </w:p>
          <w:p w14:paraId="1F54EC9E" w14:textId="77777777" w:rsidR="00C2734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Bildschirmfreie Rituale können helfen – wer bewusst Pausen vor dem Schlafen einlegt, kann besser schlafen und sich erholter fühlen.</w:t>
            </w:r>
          </w:p>
          <w:p w14:paraId="35E287A9" w14:textId="18FA717E" w:rsidR="001E0BE9" w:rsidRPr="00D725F9" w:rsidRDefault="00C27349" w:rsidP="00D725F9">
            <w:pPr>
              <w:pStyle w:val="Listenabsatz"/>
              <w:numPr>
                <w:ilvl w:val="0"/>
                <w:numId w:val="20"/>
              </w:numPr>
              <w:tabs>
                <w:tab w:val="left" w:pos="273"/>
                <w:tab w:val="left" w:pos="2441"/>
                <w:tab w:val="left" w:pos="2880"/>
              </w:tabs>
              <w:spacing w:line="276" w:lineRule="auto"/>
              <w:ind w:left="314" w:hanging="314"/>
              <w:rPr>
                <w:rFonts w:cstheme="minorHAnsi"/>
              </w:rPr>
            </w:pPr>
            <w:r w:rsidRPr="00D725F9">
              <w:rPr>
                <w:rFonts w:cstheme="minorHAnsi"/>
              </w:rPr>
              <w:t>Selbstbeobachtung kann Bewusstsein schaffen – das Schlafprotokoll kann eigene Muster sichtbar machen und Selbstwirksamkeit stärken.</w:t>
            </w:r>
          </w:p>
          <w:p w14:paraId="1EBFB493" w14:textId="1C58FA61" w:rsidR="002C39FF" w:rsidRPr="0009301D" w:rsidRDefault="002C39FF" w:rsidP="002C39FF">
            <w:pPr>
              <w:tabs>
                <w:tab w:val="left" w:pos="273"/>
              </w:tabs>
              <w:spacing w:line="276" w:lineRule="auto"/>
              <w:rPr>
                <w:rFonts w:cstheme="minorHAnsi"/>
              </w:rPr>
            </w:pPr>
            <w:r w:rsidRPr="0009301D">
              <w:rPr>
                <w:rFonts w:cstheme="minorHAnsi"/>
              </w:rPr>
              <w:t>__________________________________________________________________________</w:t>
            </w:r>
          </w:p>
          <w:p w14:paraId="4079528B" w14:textId="4EA65DED" w:rsidR="002C39FF" w:rsidRPr="0009301D" w:rsidRDefault="002C39FF" w:rsidP="00F07C29">
            <w:pPr>
              <w:tabs>
                <w:tab w:val="left" w:pos="273"/>
              </w:tabs>
              <w:spacing w:line="276" w:lineRule="auto"/>
              <w:rPr>
                <w:rFonts w:cstheme="minorHAnsi"/>
                <w:b/>
                <w:bCs/>
                <w:sz w:val="26"/>
                <w:szCs w:val="26"/>
              </w:rPr>
            </w:pPr>
            <w:r w:rsidRPr="0009301D">
              <w:rPr>
                <w:rFonts w:cstheme="minorHAnsi"/>
                <w:b/>
                <w:bCs/>
                <w:sz w:val="26"/>
                <w:szCs w:val="26"/>
              </w:rPr>
              <w:t>Follow-up</w:t>
            </w:r>
            <w:r w:rsidRPr="0009301D">
              <w:rPr>
                <w:sz w:val="26"/>
                <w:szCs w:val="26"/>
              </w:rPr>
              <w:t xml:space="preserve"> </w:t>
            </w:r>
          </w:p>
          <w:p w14:paraId="3E023D12" w14:textId="2774EB73" w:rsidR="002C39FF" w:rsidRPr="0009301D" w:rsidRDefault="002C39FF" w:rsidP="00F07C29">
            <w:pPr>
              <w:tabs>
                <w:tab w:val="left" w:pos="273"/>
                <w:tab w:val="left" w:pos="2441"/>
                <w:tab w:val="left" w:pos="2880"/>
              </w:tabs>
              <w:spacing w:line="276" w:lineRule="auto"/>
              <w:rPr>
                <w:rFonts w:cstheme="minorHAnsi"/>
              </w:rPr>
            </w:pPr>
            <w:r w:rsidRPr="0009301D">
              <w:rPr>
                <w:rFonts w:cstheme="minorHAnsi"/>
                <w:b/>
                <w:bCs/>
              </w:rPr>
              <w:t>Hinweis:</w:t>
            </w:r>
            <w:r w:rsidRPr="0009301D">
              <w:rPr>
                <w:rFonts w:cstheme="minorHAnsi"/>
              </w:rPr>
              <w:t xml:space="preserve"> Diese Phase findet zeitversetzt </w:t>
            </w:r>
            <w:r w:rsidRPr="0009301D">
              <w:rPr>
                <w:rFonts w:cstheme="minorHAnsi"/>
                <w:b/>
                <w:bCs/>
              </w:rPr>
              <w:t xml:space="preserve">nach </w:t>
            </w:r>
            <w:r w:rsidR="00C27349" w:rsidRPr="0009301D">
              <w:rPr>
                <w:rFonts w:cstheme="minorHAnsi"/>
                <w:b/>
                <w:bCs/>
              </w:rPr>
              <w:t>ein bis</w:t>
            </w:r>
            <w:r w:rsidRPr="0009301D">
              <w:rPr>
                <w:rFonts w:cstheme="minorHAnsi"/>
                <w:b/>
                <w:bCs/>
              </w:rPr>
              <w:t xml:space="preserve"> </w:t>
            </w:r>
            <w:r w:rsidR="00964135" w:rsidRPr="0009301D">
              <w:rPr>
                <w:rFonts w:cstheme="minorHAnsi"/>
                <w:b/>
                <w:bCs/>
              </w:rPr>
              <w:t>zwei</w:t>
            </w:r>
            <w:r w:rsidRPr="0009301D">
              <w:rPr>
                <w:rFonts w:cstheme="minorHAnsi"/>
                <w:b/>
                <w:bCs/>
              </w:rPr>
              <w:t xml:space="preserve"> Wochen</w:t>
            </w:r>
            <w:r w:rsidRPr="0009301D">
              <w:rPr>
                <w:rFonts w:cstheme="minorHAnsi"/>
              </w:rPr>
              <w:t xml:space="preserve"> statt und ist </w:t>
            </w:r>
            <w:r w:rsidR="001E0BE9" w:rsidRPr="0009301D">
              <w:rPr>
                <w:rFonts w:cstheme="minorHAnsi"/>
              </w:rPr>
              <w:t>fakultativ</w:t>
            </w:r>
            <w:r w:rsidRPr="0009301D">
              <w:rPr>
                <w:rFonts w:cstheme="minorHAnsi"/>
              </w:rPr>
              <w:t xml:space="preserve">. Sie ist kein Bestandteil der 90-minütigen Unterrichtseinheit, sondern eine eigenständige Nachbereitung. Ihr didaktischer Mehrwert liegt im Prinzip der verteilten Wiederholung (Spaced Repetition): </w:t>
            </w:r>
            <w:r w:rsidR="00894DF3" w:rsidRPr="0009301D">
              <w:rPr>
                <w:rFonts w:cstheme="minorHAnsi"/>
              </w:rPr>
              <w:t xml:space="preserve">Inhalte </w:t>
            </w:r>
            <w:r w:rsidRPr="0009301D">
              <w:rPr>
                <w:rFonts w:cstheme="minorHAnsi"/>
              </w:rPr>
              <w:t xml:space="preserve">werden reflektiert, </w:t>
            </w:r>
            <w:r w:rsidR="00894DF3" w:rsidRPr="0009301D">
              <w:rPr>
                <w:rFonts w:cstheme="minorHAnsi"/>
              </w:rPr>
              <w:t xml:space="preserve">Erfahrungen geteilt, </w:t>
            </w:r>
            <w:r w:rsidRPr="0009301D">
              <w:rPr>
                <w:rFonts w:cstheme="minorHAnsi"/>
              </w:rPr>
              <w:t>Kernbotschaften reaktiviert und Ressourcen dauerhaft gesichert.</w:t>
            </w:r>
          </w:p>
          <w:p w14:paraId="0B2F11BA" w14:textId="36575731" w:rsidR="0004203A" w:rsidRDefault="002C39FF" w:rsidP="0004203A">
            <w:pPr>
              <w:tabs>
                <w:tab w:val="left" w:pos="273"/>
                <w:tab w:val="left" w:pos="2441"/>
                <w:tab w:val="left" w:pos="2880"/>
              </w:tabs>
              <w:spacing w:line="276" w:lineRule="auto"/>
              <w:rPr>
                <w:ins w:id="1383" w:author="Michael Kohl" w:date="2026-06-11T11:47:00Z" w16du:dateUtc="2026-06-11T09:47:00Z"/>
                <w:rFonts w:cstheme="minorHAnsi"/>
              </w:rPr>
            </w:pPr>
            <w:r w:rsidRPr="0009301D">
              <w:rPr>
                <w:rFonts w:cstheme="minorHAnsi"/>
              </w:rPr>
              <w:t>Im</w:t>
            </w:r>
            <w:r w:rsidRPr="0009301D">
              <w:rPr>
                <w:rFonts w:cstheme="minorHAnsi"/>
                <w:b/>
                <w:bCs/>
              </w:rPr>
              <w:t xml:space="preserve"> Plenum</w:t>
            </w:r>
            <w:r w:rsidRPr="0009301D">
              <w:rPr>
                <w:rFonts w:cstheme="minorHAnsi"/>
              </w:rPr>
              <w:t xml:space="preserve"> </w:t>
            </w:r>
            <w:r w:rsidR="0004203A" w:rsidRPr="0009301D">
              <w:rPr>
                <w:rFonts w:cstheme="minorHAnsi"/>
              </w:rPr>
              <w:t xml:space="preserve">werden die </w:t>
            </w:r>
            <w:r w:rsidR="00C27349" w:rsidRPr="0009301D">
              <w:rPr>
                <w:rFonts w:cstheme="minorHAnsi"/>
              </w:rPr>
              <w:t>Protokolle auf freiwilliger Basis</w:t>
            </w:r>
            <w:r w:rsidR="0004203A" w:rsidRPr="0009301D">
              <w:rPr>
                <w:rFonts w:cstheme="minorHAnsi"/>
              </w:rPr>
              <w:t xml:space="preserve"> besprochen. Es folgen freiwillige Wortmeldungen, ohne Bewertung durch die Lehrkraft.</w:t>
            </w:r>
          </w:p>
          <w:p w14:paraId="4E6A5B05" w14:textId="6744E410" w:rsidR="00DA00D6" w:rsidRPr="0009301D" w:rsidRDefault="00DA00D6" w:rsidP="00DA00D6">
            <w:pPr>
              <w:tabs>
                <w:tab w:val="left" w:pos="2441"/>
                <w:tab w:val="left" w:pos="2880"/>
              </w:tabs>
              <w:spacing w:line="276" w:lineRule="auto"/>
              <w:rPr>
                <w:ins w:id="1384" w:author="Michael Kohl" w:date="2026-06-11T11:47:00Z" w16du:dateUtc="2026-06-11T09:47:00Z"/>
                <w:rFonts w:ascii="Calibri" w:eastAsia="Arial" w:hAnsi="Calibri" w:cs="Calibri"/>
              </w:rPr>
            </w:pPr>
            <w:ins w:id="1385" w:author="Michael Kohl" w:date="2026-06-11T11:47:00Z" w16du:dateUtc="2026-06-11T09:47:00Z">
              <w:r w:rsidRPr="0009301D">
                <w:rPr>
                  <w:rFonts w:ascii="Calibri" w:eastAsia="Arial" w:hAnsi="Calibri" w:cs="Calibri"/>
                </w:rPr>
                <w:t>Leitfragen</w:t>
              </w:r>
            </w:ins>
            <w:ins w:id="1386" w:author="Michael Kohl" w:date="2026-06-11T11:50:00Z" w16du:dateUtc="2026-06-11T09:50:00Z">
              <w:r w:rsidR="003F54A5">
                <w:rPr>
                  <w:rFonts w:ascii="Calibri" w:eastAsia="Arial" w:hAnsi="Calibri" w:cs="Calibri"/>
                </w:rPr>
                <w:t xml:space="preserve"> (Lehrkraft trifft hier eine Auswahl)</w:t>
              </w:r>
            </w:ins>
            <w:ins w:id="1387" w:author="Michael Kohl" w:date="2026-06-11T11:47:00Z" w16du:dateUtc="2026-06-11T09:47:00Z">
              <w:r w:rsidRPr="0009301D">
                <w:rPr>
                  <w:rFonts w:ascii="Calibri" w:eastAsia="Arial" w:hAnsi="Calibri" w:cs="Calibri"/>
                </w:rPr>
                <w:t>:</w:t>
              </w:r>
            </w:ins>
          </w:p>
          <w:p w14:paraId="182EC8C3" w14:textId="7EEF2DFF" w:rsidR="00DA00D6" w:rsidRPr="0009301D" w:rsidDel="00DA00D6" w:rsidRDefault="003F54A5">
            <w:pPr>
              <w:tabs>
                <w:tab w:val="left" w:pos="2441"/>
                <w:tab w:val="left" w:pos="2880"/>
              </w:tabs>
              <w:spacing w:line="276" w:lineRule="auto"/>
              <w:rPr>
                <w:del w:id="1388" w:author="Michael Kohl" w:date="2026-06-11T11:48:00Z" w16du:dateUtc="2026-06-11T09:48:00Z"/>
                <w:rFonts w:cstheme="minorHAnsi"/>
              </w:rPr>
              <w:pPrChange w:id="1389" w:author="Michael Kohl" w:date="2026-06-11T11:49:00Z" w16du:dateUtc="2026-06-11T09:49:00Z">
                <w:pPr>
                  <w:tabs>
                    <w:tab w:val="left" w:pos="273"/>
                    <w:tab w:val="left" w:pos="2441"/>
                    <w:tab w:val="left" w:pos="2880"/>
                  </w:tabs>
                  <w:spacing w:line="276" w:lineRule="auto"/>
                </w:pPr>
              </w:pPrChange>
            </w:pPr>
            <w:ins w:id="1390" w:author="Michael Kohl" w:date="2026-06-11T11:49:00Z" w16du:dateUtc="2026-06-11T09:49:00Z">
              <w:r>
                <w:rPr>
                  <w:rFonts w:cstheme="minorHAnsi"/>
                </w:rPr>
                <w:t>–</w:t>
              </w:r>
            </w:ins>
            <w:ins w:id="1391" w:author="Michael Kohl" w:date="2026-06-11T11:47:00Z" w16du:dateUtc="2026-06-11T09:47:00Z">
              <w:r w:rsidR="00DA00D6" w:rsidRPr="0009301D">
                <w:rPr>
                  <w:rFonts w:cstheme="minorHAnsi"/>
                </w:rPr>
                <w:t xml:space="preserve"> </w:t>
              </w:r>
              <w:r w:rsidR="00DA00D6" w:rsidRPr="0009301D">
                <w:rPr>
                  <w:rFonts w:ascii="Calibri" w:eastAsia="Arial" w:hAnsi="Calibri" w:cs="Calibri"/>
                </w:rPr>
                <w:t>Gibt es beobachtbare Zusammenhänge zwischen Bildschirmzeit und Schlafqualität?</w:t>
              </w:r>
            </w:ins>
          </w:p>
          <w:p w14:paraId="163531A1" w14:textId="3EBEBFC9" w:rsidR="00B30E5F" w:rsidRDefault="00D725F9" w:rsidP="00B30E5F">
            <w:pPr>
              <w:tabs>
                <w:tab w:val="left" w:pos="273"/>
                <w:tab w:val="left" w:pos="2441"/>
                <w:tab w:val="left" w:pos="2880"/>
              </w:tabs>
              <w:spacing w:line="276" w:lineRule="auto"/>
              <w:rPr>
                <w:ins w:id="1392" w:author="Michael Kohl" w:date="2026-06-11T11:50:00Z" w16du:dateUtc="2026-06-11T09:50:00Z"/>
                <w:rFonts w:cstheme="minorHAnsi"/>
              </w:rPr>
            </w:pPr>
            <w:del w:id="1393" w:author="Michael Kohl" w:date="2026-06-11T11:49:00Z" w16du:dateUtc="2026-06-11T09:49:00Z">
              <w:r w:rsidDel="003F54A5">
                <w:rPr>
                  <w:rFonts w:cstheme="minorHAnsi"/>
                </w:rPr>
                <w:delText>–</w:delText>
              </w:r>
            </w:del>
            <w:r w:rsidR="00B30E5F" w:rsidRPr="0009301D">
              <w:rPr>
                <w:rFonts w:cstheme="minorHAnsi"/>
              </w:rPr>
              <w:t xml:space="preserve"> Hat sich etwas verändert?</w:t>
            </w:r>
          </w:p>
          <w:p w14:paraId="58E56E1A" w14:textId="303324FA" w:rsidR="003F54A5" w:rsidRPr="0009301D" w:rsidRDefault="003F54A5" w:rsidP="00B30E5F">
            <w:pPr>
              <w:tabs>
                <w:tab w:val="left" w:pos="273"/>
                <w:tab w:val="left" w:pos="2441"/>
                <w:tab w:val="left" w:pos="2880"/>
              </w:tabs>
              <w:spacing w:line="276" w:lineRule="auto"/>
              <w:rPr>
                <w:rFonts w:cstheme="minorHAnsi"/>
              </w:rPr>
            </w:pPr>
            <w:ins w:id="1394" w:author="Michael Kohl" w:date="2026-06-11T11:50:00Z" w16du:dateUtc="2026-06-11T09:50:00Z">
              <w:r>
                <w:rPr>
                  <w:rFonts w:cstheme="minorHAnsi"/>
                </w:rPr>
                <w:t>–</w:t>
              </w:r>
              <w:r w:rsidRPr="0009301D">
                <w:rPr>
                  <w:rFonts w:cstheme="minorHAnsi"/>
                </w:rPr>
                <w:t xml:space="preserve"> Haben sich Abendrituale verändert?</w:t>
              </w:r>
            </w:ins>
          </w:p>
          <w:p w14:paraId="11BDA0DB" w14:textId="57D0C48A" w:rsidR="00B30E5F" w:rsidRDefault="00D725F9" w:rsidP="00B30E5F">
            <w:pPr>
              <w:tabs>
                <w:tab w:val="left" w:pos="273"/>
                <w:tab w:val="left" w:pos="2441"/>
                <w:tab w:val="left" w:pos="2880"/>
              </w:tabs>
              <w:spacing w:line="276" w:lineRule="auto"/>
              <w:rPr>
                <w:ins w:id="1395" w:author="Michael Kohl" w:date="2026-06-11T11:48:00Z" w16du:dateUtc="2026-06-11T09:48:00Z"/>
                <w:rFonts w:cstheme="minorHAnsi"/>
              </w:rPr>
            </w:pPr>
            <w:r>
              <w:rPr>
                <w:rFonts w:cstheme="minorHAnsi"/>
              </w:rPr>
              <w:t>–</w:t>
            </w:r>
            <w:r w:rsidRPr="0009301D">
              <w:rPr>
                <w:rFonts w:cstheme="minorHAnsi"/>
              </w:rPr>
              <w:t xml:space="preserve"> </w:t>
            </w:r>
            <w:r w:rsidR="00C27349" w:rsidRPr="0009301D">
              <w:rPr>
                <w:rFonts w:cstheme="minorHAnsi"/>
              </w:rPr>
              <w:t>Was hat funktioniert?</w:t>
            </w:r>
          </w:p>
          <w:p w14:paraId="0E40136E" w14:textId="0671BC7D" w:rsidR="00DA00D6" w:rsidRPr="0009301D" w:rsidRDefault="00DA00D6" w:rsidP="00DA00D6">
            <w:pPr>
              <w:tabs>
                <w:tab w:val="left" w:pos="273"/>
                <w:tab w:val="left" w:pos="2441"/>
                <w:tab w:val="left" w:pos="2880"/>
              </w:tabs>
              <w:spacing w:line="276" w:lineRule="auto"/>
              <w:rPr>
                <w:ins w:id="1396" w:author="Michael Kohl" w:date="2026-06-11T11:48:00Z" w16du:dateUtc="2026-06-11T09:48:00Z"/>
                <w:rFonts w:cstheme="minorHAnsi"/>
              </w:rPr>
            </w:pPr>
            <w:ins w:id="1397" w:author="Michael Kohl" w:date="2026-06-11T11:48:00Z" w16du:dateUtc="2026-06-11T09:48:00Z">
              <w:r>
                <w:rPr>
                  <w:rFonts w:cstheme="minorHAnsi"/>
                </w:rPr>
                <w:t>–</w:t>
              </w:r>
              <w:r w:rsidRPr="0009301D">
                <w:rPr>
                  <w:rFonts w:cstheme="minorHAnsi"/>
                </w:rPr>
                <w:t xml:space="preserve"> Habt ihr weitere gute Ideen gefunden, um eventuelle Hindernisse zu beseitigen?</w:t>
              </w:r>
            </w:ins>
          </w:p>
          <w:p w14:paraId="4F365315" w14:textId="48D8F642" w:rsidR="00DA00D6" w:rsidRPr="0009301D" w:rsidDel="00DA00D6" w:rsidRDefault="003F54A5">
            <w:pPr>
              <w:tabs>
                <w:tab w:val="left" w:pos="2441"/>
                <w:tab w:val="left" w:pos="2880"/>
              </w:tabs>
              <w:spacing w:line="276" w:lineRule="auto"/>
              <w:rPr>
                <w:del w:id="1398" w:author="Michael Kohl" w:date="2026-06-11T11:48:00Z" w16du:dateUtc="2026-06-11T09:48:00Z"/>
                <w:rFonts w:cstheme="minorHAnsi"/>
              </w:rPr>
              <w:pPrChange w:id="1399" w:author="Michael Kohl" w:date="2026-06-11T11:49:00Z" w16du:dateUtc="2026-06-11T09:49:00Z">
                <w:pPr>
                  <w:tabs>
                    <w:tab w:val="left" w:pos="273"/>
                    <w:tab w:val="left" w:pos="2441"/>
                    <w:tab w:val="left" w:pos="2880"/>
                  </w:tabs>
                  <w:spacing w:line="276" w:lineRule="auto"/>
                </w:pPr>
              </w:pPrChange>
            </w:pPr>
            <w:ins w:id="1400" w:author="Michael Kohl" w:date="2026-06-11T11:49:00Z">
              <w:r w:rsidRPr="003F54A5">
                <w:rPr>
                  <w:rFonts w:cstheme="minorHAnsi"/>
                </w:rPr>
                <w:t>–</w:t>
              </w:r>
            </w:ins>
            <w:ins w:id="1401" w:author="Michael Kohl" w:date="2026-06-11T11:48:00Z" w16du:dateUtc="2026-06-11T09:48:00Z">
              <w:r w:rsidRPr="0009301D">
                <w:rPr>
                  <w:rFonts w:cstheme="minorHAnsi"/>
                </w:rPr>
                <w:t xml:space="preserve"> Welche Schwierigkeiten gab es?</w:t>
              </w:r>
            </w:ins>
          </w:p>
          <w:p w14:paraId="32D0A599" w14:textId="4E151569" w:rsidR="00B30E5F" w:rsidRPr="0009301D" w:rsidRDefault="00D725F9" w:rsidP="00B30E5F">
            <w:pPr>
              <w:tabs>
                <w:tab w:val="left" w:pos="273"/>
                <w:tab w:val="left" w:pos="2441"/>
                <w:tab w:val="left" w:pos="2880"/>
              </w:tabs>
              <w:spacing w:line="276" w:lineRule="auto"/>
              <w:rPr>
                <w:rFonts w:cstheme="minorHAnsi"/>
              </w:rPr>
            </w:pPr>
            <w:r>
              <w:rPr>
                <w:rFonts w:cstheme="minorHAnsi"/>
              </w:rPr>
              <w:lastRenderedPageBreak/>
              <w:t>–</w:t>
            </w:r>
            <w:r w:rsidRPr="0009301D">
              <w:rPr>
                <w:rFonts w:cstheme="minorHAnsi"/>
              </w:rPr>
              <w:t xml:space="preserve"> </w:t>
            </w:r>
            <w:r w:rsidR="00C27349" w:rsidRPr="0009301D">
              <w:rPr>
                <w:rFonts w:cstheme="minorHAnsi"/>
              </w:rPr>
              <w:t>Was war überraschend?</w:t>
            </w:r>
          </w:p>
          <w:p w14:paraId="096DAAFA" w14:textId="4E90C71B" w:rsidR="00B30E5F" w:rsidRPr="0009301D" w:rsidDel="003F54A5" w:rsidRDefault="00D725F9" w:rsidP="00B30E5F">
            <w:pPr>
              <w:tabs>
                <w:tab w:val="left" w:pos="273"/>
                <w:tab w:val="left" w:pos="2441"/>
                <w:tab w:val="left" w:pos="2880"/>
              </w:tabs>
              <w:spacing w:line="276" w:lineRule="auto"/>
              <w:rPr>
                <w:del w:id="1402" w:author="Michael Kohl" w:date="2026-06-11T11:50:00Z" w16du:dateUtc="2026-06-11T09:50:00Z"/>
                <w:rFonts w:cstheme="minorHAnsi"/>
              </w:rPr>
            </w:pPr>
            <w:del w:id="1403" w:author="Michael Kohl" w:date="2026-06-11T11:50:00Z" w16du:dateUtc="2026-06-11T09:50:00Z">
              <w:r w:rsidDel="003F54A5">
                <w:rPr>
                  <w:rFonts w:cstheme="minorHAnsi"/>
                </w:rPr>
                <w:delText>–</w:delText>
              </w:r>
              <w:r w:rsidRPr="0009301D" w:rsidDel="003F54A5">
                <w:rPr>
                  <w:rFonts w:cstheme="minorHAnsi"/>
                </w:rPr>
                <w:delText xml:space="preserve"> </w:delText>
              </w:r>
              <w:r w:rsidR="00C27349" w:rsidRPr="0009301D" w:rsidDel="003F54A5">
                <w:rPr>
                  <w:rFonts w:cstheme="minorHAnsi"/>
                </w:rPr>
                <w:delText>Haben sich Abendrituale verändert?</w:delText>
              </w:r>
            </w:del>
          </w:p>
          <w:p w14:paraId="395D4F11" w14:textId="5E9496D0" w:rsidR="00C27349" w:rsidRDefault="00D725F9" w:rsidP="00B30E5F">
            <w:pPr>
              <w:tabs>
                <w:tab w:val="left" w:pos="273"/>
                <w:tab w:val="left" w:pos="2441"/>
                <w:tab w:val="left" w:pos="2880"/>
              </w:tabs>
              <w:spacing w:line="276" w:lineRule="auto"/>
              <w:rPr>
                <w:ins w:id="1404" w:author="Michael Kohl" w:date="2026-06-11T11:48:00Z" w16du:dateUtc="2026-06-11T09:48:00Z"/>
                <w:rFonts w:cstheme="minorHAnsi"/>
              </w:rPr>
            </w:pPr>
            <w:r>
              <w:rPr>
                <w:rFonts w:cstheme="minorHAnsi"/>
              </w:rPr>
              <w:t>–</w:t>
            </w:r>
            <w:r w:rsidRPr="0009301D">
              <w:rPr>
                <w:rFonts w:cstheme="minorHAnsi"/>
              </w:rPr>
              <w:t xml:space="preserve"> </w:t>
            </w:r>
            <w:r w:rsidR="00C27349" w:rsidRPr="0009301D">
              <w:rPr>
                <w:rFonts w:cstheme="minorHAnsi"/>
              </w:rPr>
              <w:t>Hat sich die Schlafqualität verbessert?</w:t>
            </w:r>
          </w:p>
          <w:p w14:paraId="152AFD06" w14:textId="7A780769" w:rsidR="00DA00D6" w:rsidRPr="0009301D" w:rsidRDefault="00DA00D6" w:rsidP="00DA00D6">
            <w:pPr>
              <w:tabs>
                <w:tab w:val="left" w:pos="2441"/>
                <w:tab w:val="left" w:pos="2880"/>
              </w:tabs>
              <w:spacing w:line="276" w:lineRule="auto"/>
              <w:rPr>
                <w:ins w:id="1405" w:author="Michael Kohl" w:date="2026-06-11T11:48:00Z" w16du:dateUtc="2026-06-11T09:48:00Z"/>
                <w:rFonts w:cstheme="minorHAnsi"/>
              </w:rPr>
            </w:pPr>
            <w:ins w:id="1406" w:author="Michael Kohl" w:date="2026-06-11T11:48:00Z" w16du:dateUtc="2026-06-11T09:48:00Z">
              <w:r>
                <w:rPr>
                  <w:rFonts w:cstheme="minorHAnsi"/>
                </w:rPr>
                <w:t>–</w:t>
              </w:r>
              <w:r w:rsidRPr="0009301D">
                <w:rPr>
                  <w:rFonts w:cstheme="minorHAnsi"/>
                </w:rPr>
                <w:t xml:space="preserve"> Seid ihr euch der Schlafqualität bewusst geworden?</w:t>
              </w:r>
            </w:ins>
          </w:p>
          <w:p w14:paraId="03C6B47B" w14:textId="77777777" w:rsidR="00DA00D6" w:rsidRPr="0009301D" w:rsidRDefault="00DA00D6" w:rsidP="00B30E5F">
            <w:pPr>
              <w:tabs>
                <w:tab w:val="left" w:pos="273"/>
                <w:tab w:val="left" w:pos="2441"/>
                <w:tab w:val="left" w:pos="2880"/>
              </w:tabs>
              <w:spacing w:line="276" w:lineRule="auto"/>
              <w:rPr>
                <w:rFonts w:cstheme="minorHAnsi"/>
              </w:rPr>
            </w:pPr>
          </w:p>
          <w:p w14:paraId="6030A5A4" w14:textId="556A1F37" w:rsidR="002C39FF" w:rsidRPr="0009301D" w:rsidRDefault="002C39FF" w:rsidP="00C27349">
            <w:pPr>
              <w:tabs>
                <w:tab w:val="left" w:pos="273"/>
                <w:tab w:val="left" w:pos="2441"/>
                <w:tab w:val="left" w:pos="2880"/>
              </w:tabs>
              <w:spacing w:line="276" w:lineRule="auto"/>
              <w:rPr>
                <w:rFonts w:cstheme="minorHAnsi"/>
              </w:rPr>
            </w:pPr>
            <w:r w:rsidRPr="0009301D">
              <w:rPr>
                <w:rFonts w:cstheme="minorHAnsi"/>
                <w:b/>
                <w:bCs/>
              </w:rPr>
              <w:t>Hinweis:</w:t>
            </w:r>
            <w:r w:rsidRPr="0009301D">
              <w:rPr>
                <w:rFonts w:cstheme="minorHAnsi"/>
              </w:rPr>
              <w:t xml:space="preserve"> </w:t>
            </w:r>
            <w:r w:rsidR="00E26226" w:rsidRPr="0009301D">
              <w:rPr>
                <w:rFonts w:cstheme="minorHAnsi"/>
              </w:rPr>
              <w:t xml:space="preserve">Die </w:t>
            </w:r>
            <w:del w:id="1407" w:author="Michael Kohl" w:date="2026-06-11T16:07:00Z" w16du:dateUtc="2026-06-11T14:07:00Z">
              <w:r w:rsidR="00E26226" w:rsidRPr="0009301D" w:rsidDel="00B27FD4">
                <w:rPr>
                  <w:rFonts w:cstheme="minorHAnsi"/>
                </w:rPr>
                <w:delText xml:space="preserve">vier </w:delText>
              </w:r>
            </w:del>
            <w:ins w:id="1408" w:author="Michael Kohl" w:date="2026-06-11T16:07:00Z" w16du:dateUtc="2026-06-11T14:07:00Z">
              <w:r w:rsidR="00B27FD4">
                <w:rPr>
                  <w:rFonts w:cstheme="minorHAnsi"/>
                </w:rPr>
                <w:t>fünf</w:t>
              </w:r>
              <w:r w:rsidR="00B27FD4" w:rsidRPr="0009301D">
                <w:rPr>
                  <w:rFonts w:cstheme="minorHAnsi"/>
                </w:rPr>
                <w:t xml:space="preserve"> </w:t>
              </w:r>
            </w:ins>
            <w:r w:rsidR="00E26226" w:rsidRPr="0009301D">
              <w:rPr>
                <w:rFonts w:cstheme="minorHAnsi"/>
              </w:rPr>
              <w:t xml:space="preserve">Kernbotschaften </w:t>
            </w:r>
            <w:r w:rsidR="00894DF3" w:rsidRPr="0009301D">
              <w:rPr>
                <w:rFonts w:cstheme="minorHAnsi"/>
              </w:rPr>
              <w:t>aus der Reflexionsphase</w:t>
            </w:r>
            <w:r w:rsidR="00E26226" w:rsidRPr="0009301D">
              <w:rPr>
                <w:rFonts w:cstheme="minorHAnsi"/>
              </w:rPr>
              <w:t xml:space="preserve"> </w:t>
            </w:r>
            <w:r w:rsidR="00894DF3" w:rsidRPr="0009301D">
              <w:rPr>
                <w:rFonts w:cstheme="minorHAnsi"/>
              </w:rPr>
              <w:t>können</w:t>
            </w:r>
            <w:r w:rsidR="00E26226" w:rsidRPr="0009301D">
              <w:rPr>
                <w:rFonts w:cstheme="minorHAnsi"/>
              </w:rPr>
              <w:t xml:space="preserve"> kurz reaktiviert </w:t>
            </w:r>
            <w:r w:rsidR="00894DF3" w:rsidRPr="0009301D">
              <w:rPr>
                <w:rFonts w:cstheme="minorHAnsi"/>
              </w:rPr>
              <w:t xml:space="preserve">werden </w:t>
            </w:r>
            <w:r w:rsidR="00E26226" w:rsidRPr="0009301D">
              <w:rPr>
                <w:rFonts w:cstheme="minorHAnsi"/>
              </w:rPr>
              <w:t>und als Anker für die Reflexion genutzt</w:t>
            </w:r>
            <w:r w:rsidR="00894DF3" w:rsidRPr="0009301D">
              <w:rPr>
                <w:rFonts w:cstheme="minorHAnsi"/>
              </w:rPr>
              <w:t xml:space="preserve"> werden.</w:t>
            </w:r>
          </w:p>
        </w:tc>
      </w:tr>
      <w:bookmarkEnd w:id="220"/>
    </w:tbl>
    <w:p w14:paraId="3598D195" w14:textId="77777777" w:rsidR="001C2959" w:rsidRPr="0009301D" w:rsidRDefault="001C2959">
      <w:pPr>
        <w:rPr>
          <w:rFonts w:cstheme="minorHAnsi"/>
          <w:sz w:val="28"/>
          <w:szCs w:val="28"/>
        </w:rPr>
      </w:pPr>
      <w:r w:rsidRPr="0009301D">
        <w:rPr>
          <w:rFonts w:cstheme="minorHAnsi"/>
          <w:sz w:val="28"/>
          <w:szCs w:val="28"/>
        </w:rPr>
        <w:lastRenderedPageBreak/>
        <w:br w:type="page"/>
      </w:r>
    </w:p>
    <w:p w14:paraId="24E9A5E6" w14:textId="042E6CD3" w:rsidR="00A31315" w:rsidRPr="0009301D" w:rsidRDefault="00A31315" w:rsidP="00A31315">
      <w:pPr>
        <w:spacing w:after="0" w:line="276" w:lineRule="auto"/>
        <w:rPr>
          <w:rFonts w:cstheme="minorHAnsi"/>
        </w:rPr>
      </w:pPr>
      <w:bookmarkStart w:id="1409" w:name="_Hlk140047780"/>
      <w:r w:rsidRPr="0009301D">
        <w:rPr>
          <w:rFonts w:cstheme="minorHAnsi"/>
          <w:highlight w:val="yellow"/>
        </w:rPr>
        <w:lastRenderedPageBreak/>
        <w:t xml:space="preserve">((Seite </w:t>
      </w:r>
      <w:r w:rsidR="00385896" w:rsidRPr="0009301D">
        <w:rPr>
          <w:rFonts w:cstheme="minorHAnsi"/>
          <w:highlight w:val="yellow"/>
        </w:rPr>
        <w:t>13</w:t>
      </w:r>
      <w:r w:rsidRPr="0009301D">
        <w:rPr>
          <w:rFonts w:cstheme="minorHAnsi"/>
          <w:highlight w:val="yellow"/>
        </w:rPr>
        <w:t>))</w:t>
      </w:r>
      <w:r w:rsidRPr="0009301D">
        <w:rPr>
          <w:rFonts w:cstheme="minorHAnsi"/>
        </w:rPr>
        <w:t xml:space="preserve"> </w:t>
      </w:r>
    </w:p>
    <w:p w14:paraId="328E1F67" w14:textId="0798F359" w:rsidR="00A31315" w:rsidRPr="0009301D" w:rsidRDefault="00A31315" w:rsidP="00A31315">
      <w:pPr>
        <w:spacing w:after="0" w:line="276" w:lineRule="auto"/>
        <w:rPr>
          <w:rFonts w:cstheme="minorHAnsi"/>
          <w:b/>
          <w:bCs/>
          <w:sz w:val="24"/>
          <w:szCs w:val="24"/>
        </w:rPr>
      </w:pPr>
      <w:r w:rsidRPr="0009301D">
        <w:rPr>
          <w:rFonts w:cstheme="minorHAnsi"/>
          <w:b/>
          <w:bCs/>
          <w:sz w:val="24"/>
          <w:szCs w:val="24"/>
        </w:rPr>
        <w:t>Arbeitsblatt 1A</w:t>
      </w:r>
    </w:p>
    <w:p w14:paraId="01846DAF"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Die drei Grundbegriffe</w:t>
      </w:r>
    </w:p>
    <w:p w14:paraId="4A4D2925"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50708C45" w14:textId="7DA6690D" w:rsidR="00C57219" w:rsidRPr="00D725F9" w:rsidRDefault="00C57219" w:rsidP="00B12247">
      <w:pPr>
        <w:spacing w:after="0" w:line="360" w:lineRule="auto"/>
        <w15:collapsed/>
        <w:rPr>
          <w:rFonts w:ascii="Calibri" w:eastAsia="Aptos" w:hAnsi="Calibri" w:cs="Calibri"/>
          <w:i/>
          <w:iCs/>
          <w:kern w:val="2"/>
          <w14:ligatures w14:val="standardContextual"/>
        </w:rPr>
      </w:pPr>
      <w:r w:rsidRPr="00D725F9">
        <w:rPr>
          <w:rFonts w:ascii="Calibri" w:eastAsia="Aptos" w:hAnsi="Calibri" w:cs="Calibri"/>
          <w:i/>
          <w:iCs/>
          <w:kern w:val="2"/>
          <w14:ligatures w14:val="standardContextual"/>
        </w:rPr>
        <w:t xml:space="preserve">Lest </w:t>
      </w:r>
      <w:ins w:id="1410" w:author="Fabienne Schmaus" w:date="2026-06-10T07:18:00Z" w16du:dateUtc="2026-06-10T05:18:00Z">
        <w:r w:rsidR="00B12247">
          <w:rPr>
            <w:rFonts w:ascii="Calibri" w:eastAsia="Aptos" w:hAnsi="Calibri" w:cs="Calibri"/>
            <w:i/>
            <w:iCs/>
            <w:kern w:val="2"/>
            <w14:ligatures w14:val="standardContextual"/>
          </w:rPr>
          <w:t xml:space="preserve">zuerst </w:t>
        </w:r>
      </w:ins>
      <w:r w:rsidRPr="00D725F9">
        <w:rPr>
          <w:rFonts w:ascii="Calibri" w:eastAsia="Aptos" w:hAnsi="Calibri" w:cs="Calibri"/>
          <w:i/>
          <w:iCs/>
          <w:kern w:val="2"/>
          <w14:ligatures w14:val="standardContextual"/>
        </w:rPr>
        <w:t xml:space="preserve">die </w:t>
      </w:r>
      <w:ins w:id="1411" w:author="Fabienne Schmaus" w:date="2026-06-10T07:18:00Z" w16du:dateUtc="2026-06-10T05:18:00Z">
        <w:r w:rsidR="00B12247">
          <w:rPr>
            <w:rFonts w:ascii="Calibri" w:eastAsia="Aptos" w:hAnsi="Calibri" w:cs="Calibri"/>
            <w:i/>
            <w:iCs/>
            <w:kern w:val="2"/>
            <w14:ligatures w14:val="standardContextual"/>
          </w:rPr>
          <w:t xml:space="preserve">drei </w:t>
        </w:r>
      </w:ins>
      <w:r w:rsidRPr="00D725F9">
        <w:rPr>
          <w:rFonts w:ascii="Calibri" w:eastAsia="Aptos" w:hAnsi="Calibri" w:cs="Calibri"/>
          <w:i/>
          <w:iCs/>
          <w:kern w:val="2"/>
          <w14:ligatures w14:val="standardContextual"/>
        </w:rPr>
        <w:t>Infokarten</w:t>
      </w:r>
      <w:del w:id="1412" w:author="Fabienne Schmaus" w:date="2026-06-10T07:19:00Z" w16du:dateUtc="2026-06-10T05:19:00Z">
        <w:r w:rsidRPr="00D725F9" w:rsidDel="00B12247">
          <w:rPr>
            <w:rFonts w:ascii="Calibri" w:eastAsia="Aptos" w:hAnsi="Calibri" w:cs="Calibri"/>
            <w:i/>
            <w:iCs/>
            <w:kern w:val="2"/>
            <w14:ligatures w14:val="standardContextual"/>
          </w:rPr>
          <w:delText xml:space="preserve"> und ergänzt dann das Schaubild</w:delText>
        </w:r>
      </w:del>
      <w:r w:rsidRPr="00D725F9">
        <w:rPr>
          <w:rFonts w:ascii="Calibri" w:eastAsia="Aptos" w:hAnsi="Calibri" w:cs="Calibri"/>
          <w:i/>
          <w:iCs/>
          <w:kern w:val="2"/>
          <w14:ligatures w14:val="standardContextual"/>
        </w:rPr>
        <w:t>.</w:t>
      </w:r>
    </w:p>
    <w:tbl>
      <w:tblPr>
        <w:tblStyle w:val="Tabellenraster"/>
        <w:tblW w:w="11057" w:type="dxa"/>
        <w:tblInd w:w="-289" w:type="dxa"/>
        <w:tblLook w:val="04A0" w:firstRow="1" w:lastRow="0" w:firstColumn="1" w:lastColumn="0" w:noHBand="0" w:noVBand="1"/>
      </w:tblPr>
      <w:tblGrid>
        <w:gridCol w:w="5104"/>
        <w:gridCol w:w="5953"/>
      </w:tblGrid>
      <w:tr w:rsidR="00D725F9" w14:paraId="6680CB97" w14:textId="77777777" w:rsidTr="00B12247">
        <w:tc>
          <w:tcPr>
            <w:tcW w:w="5104" w:type="dxa"/>
          </w:tcPr>
          <w:p w14:paraId="40FC7E20"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1: Melatonin</w:t>
            </w:r>
          </w:p>
          <w:p w14:paraId="317F7475" w14:textId="05E3D955"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Melatonin ist ein Hormon, das in der Zirbeldrüse im Gehirn produziert wird. Es wird ausgeschüttet, wenn es dunkel wird</w:t>
            </w:r>
            <w:ins w:id="1413" w:author="Fabienne Schmaus" w:date="2026-06-10T07:17:00Z" w16du:dateUtc="2026-06-10T05:17:00Z">
              <w:r w:rsidR="00B12247">
                <w:rPr>
                  <w:rFonts w:ascii="Calibri" w:eastAsia="Aptos" w:hAnsi="Calibri" w:cs="Calibri"/>
                  <w:kern w:val="2"/>
                  <w14:ligatures w14:val="standardContextual"/>
                </w:rPr>
                <w:t>,</w:t>
              </w:r>
            </w:ins>
            <w:del w:id="1414" w:author="Fabienne Schmaus" w:date="2026-06-10T07:17:00Z" w16du:dateUtc="2026-06-10T05:17:00Z">
              <w:r w:rsidRPr="00D725F9" w:rsidDel="00B12247">
                <w:rPr>
                  <w:rFonts w:ascii="Calibri" w:eastAsia="Aptos" w:hAnsi="Calibri" w:cs="Calibri"/>
                  <w:kern w:val="2"/>
                  <w14:ligatures w14:val="standardContextual"/>
                </w:rPr>
                <w:delText xml:space="preserve"> –</w:delText>
              </w:r>
            </w:del>
            <w:r w:rsidRPr="00D725F9">
              <w:rPr>
                <w:rFonts w:ascii="Calibri" w:eastAsia="Aptos" w:hAnsi="Calibri" w:cs="Calibri"/>
                <w:kern w:val="2"/>
                <w14:ligatures w14:val="standardContextual"/>
              </w:rPr>
              <w:t xml:space="preserve"> und signalisiert dem Körper: </w:t>
            </w:r>
            <w:r w:rsidRPr="00B12247">
              <w:rPr>
                <w:rFonts w:ascii="Calibri" w:eastAsia="Aptos" w:hAnsi="Calibri" w:cs="Calibri"/>
                <w:kern w:val="2"/>
                <w14:ligatures w14:val="standardContextual"/>
                <w:rPrChange w:id="1415" w:author="Fabienne Schmaus" w:date="2026-06-10T07:17:00Z" w16du:dateUtc="2026-06-10T05:17:00Z">
                  <w:rPr>
                    <w:rFonts w:ascii="Calibri" w:eastAsia="Aptos" w:hAnsi="Calibri" w:cs="Calibri"/>
                    <w:i/>
                    <w:iCs/>
                    <w:kern w:val="2"/>
                    <w14:ligatures w14:val="standardContextual"/>
                  </w:rPr>
                </w:rPrChange>
              </w:rPr>
              <w:t>„Jetzt ist Nachtzeit, es wird Zeit zu schlafen</w:t>
            </w:r>
            <w:del w:id="1416" w:author="Fabienne Schmaus" w:date="2026-06-10T07:17:00Z" w16du:dateUtc="2026-06-10T05:17:00Z">
              <w:r w:rsidRPr="00B12247" w:rsidDel="00B12247">
                <w:rPr>
                  <w:rFonts w:ascii="Calibri" w:eastAsia="Aptos" w:hAnsi="Calibri" w:cs="Calibri"/>
                  <w:kern w:val="2"/>
                  <w14:ligatures w14:val="standardContextual"/>
                  <w:rPrChange w:id="1417" w:author="Fabienne Schmaus" w:date="2026-06-10T07:17:00Z" w16du:dateUtc="2026-06-10T05:17:00Z">
                    <w:rPr>
                      <w:rFonts w:ascii="Calibri" w:eastAsia="Aptos" w:hAnsi="Calibri" w:cs="Calibri"/>
                      <w:i/>
                      <w:iCs/>
                      <w:kern w:val="2"/>
                      <w14:ligatures w14:val="standardContextual"/>
                    </w:rPr>
                  </w:rPrChange>
                </w:rPr>
                <w:delText>."</w:delText>
              </w:r>
              <w:r w:rsidRPr="00B12247" w:rsidDel="00B12247">
                <w:rPr>
                  <w:rFonts w:ascii="Calibri" w:eastAsia="Aptos" w:hAnsi="Calibri" w:cs="Calibri"/>
                  <w:kern w:val="2"/>
                  <w14:ligatures w14:val="standardContextual"/>
                </w:rPr>
                <w:delText xml:space="preserve"> </w:delText>
              </w:r>
            </w:del>
            <w:ins w:id="1418" w:author="Fabienne Schmaus" w:date="2026-06-10T07:17:00Z" w16du:dateUtc="2026-06-10T05:17:00Z">
              <w:r w:rsidR="00B12247" w:rsidRPr="00B12247">
                <w:rPr>
                  <w:rFonts w:ascii="Calibri" w:eastAsia="Aptos" w:hAnsi="Calibri" w:cs="Calibri"/>
                  <w:kern w:val="2"/>
                  <w14:ligatures w14:val="standardContextual"/>
                  <w:rPrChange w:id="1419" w:author="Fabienne Schmaus" w:date="2026-06-10T07:17:00Z" w16du:dateUtc="2026-06-10T05:17:00Z">
                    <w:rPr>
                      <w:rFonts w:ascii="Calibri" w:eastAsia="Aptos" w:hAnsi="Calibri" w:cs="Calibri"/>
                      <w:i/>
                      <w:iCs/>
                      <w:kern w:val="2"/>
                      <w14:ligatures w14:val="standardContextual"/>
                    </w:rPr>
                  </w:rPrChange>
                </w:rPr>
                <w:t>.“</w:t>
              </w:r>
              <w:r w:rsidR="00B12247"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Melatonin macht nicht direkt müde, aber es bereitet den Körper auf den Schlaf vor: Körpertemperatur sinkt, Herzfrequenz verlangsamt sich, die Wachheit nimmt ab.</w:t>
            </w:r>
          </w:p>
          <w:p w14:paraId="5388405F" w14:textId="27AC6504"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Licht – besonders blaues Licht – hemmt die Melatoninproduktion. Das Gehirn interpretiert blaues Licht als Signal für Tageslicht und drosselt die Ausschüttung.</w:t>
            </w:r>
          </w:p>
        </w:tc>
        <w:tc>
          <w:tcPr>
            <w:tcW w:w="5953" w:type="dxa"/>
          </w:tcPr>
          <w:p w14:paraId="0BC2B277"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2: Blaues Licht</w:t>
            </w:r>
          </w:p>
          <w:p w14:paraId="4745406B" w14:textId="4A924E44"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Bildschirme von Smartphones, Tablets und Laptops senden Licht aus, das einen hohen Anteil an blauem Licht (Wellenlänge ca. 450</w:t>
            </w:r>
            <w:ins w:id="1420" w:author="Fabienne Schmaus" w:date="2026-06-10T07:17:00Z" w16du:dateUtc="2026-06-10T05:17:00Z">
              <w:r w:rsidR="00B12247">
                <w:rPr>
                  <w:rFonts w:ascii="Calibri" w:eastAsia="Aptos" w:hAnsi="Calibri" w:cs="Calibri"/>
                  <w:kern w:val="2"/>
                  <w14:ligatures w14:val="standardContextual"/>
                </w:rPr>
                <w:t> </w:t>
              </w:r>
            </w:ins>
            <w:r w:rsidRPr="00D725F9">
              <w:rPr>
                <w:rFonts w:ascii="Calibri" w:eastAsia="Aptos" w:hAnsi="Calibri" w:cs="Calibri"/>
                <w:kern w:val="2"/>
                <w14:ligatures w14:val="standardContextual"/>
              </w:rPr>
              <w:t>–</w:t>
            </w:r>
            <w:ins w:id="1421" w:author="Fabienne Schmaus" w:date="2026-06-10T07:17:00Z" w16du:dateUtc="2026-06-10T05:17:00Z">
              <w:r w:rsidR="00B12247">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490 nm) enthält. Dieser Wellenlängenbereich ähnelt dem Licht, das die Sonne am Mittag aussendet.</w:t>
            </w:r>
          </w:p>
          <w:p w14:paraId="46C523C2" w14:textId="793D538D" w:rsidR="00D725F9" w:rsidRPr="00D725F9" w:rsidRDefault="00D725F9" w:rsidP="00D725F9">
            <w:pPr>
              <w:spacing w:line="276" w:lineRule="auto"/>
              <w:rPr>
                <w:rFonts w:ascii="Calibri" w:eastAsia="Aptos" w:hAnsi="Calibri" w:cs="Calibri"/>
                <w:kern w:val="2"/>
                <w14:ligatures w14:val="standardContextual"/>
              </w:rPr>
            </w:pPr>
            <w:del w:id="1422" w:author="Michael Kohl" w:date="2026-06-11T12:10:00Z" w16du:dateUtc="2026-06-11T10:10:00Z">
              <w:r w:rsidRPr="00D725F9" w:rsidDel="00CB5281">
                <w:rPr>
                  <w:rFonts w:ascii="Calibri" w:eastAsia="Aptos" w:hAnsi="Calibri" w:cs="Calibri"/>
                  <w:kern w:val="2"/>
                  <w14:ligatures w14:val="standardContextual"/>
                </w:rPr>
                <w:delText xml:space="preserve">Das </w:delText>
              </w:r>
            </w:del>
            <w:ins w:id="1423" w:author="Michael Kohl" w:date="2026-06-11T12:10:00Z" w16du:dateUtc="2026-06-11T10:10:00Z">
              <w:r w:rsidR="00CB5281">
                <w:rPr>
                  <w:rFonts w:ascii="Calibri" w:eastAsia="Aptos" w:hAnsi="Calibri" w:cs="Calibri"/>
                  <w:kern w:val="2"/>
                  <w14:ligatures w14:val="standardContextual"/>
                </w:rPr>
                <w:t xml:space="preserve">Die Zirbeldrüse im </w:t>
              </w:r>
            </w:ins>
            <w:r w:rsidRPr="00D725F9">
              <w:rPr>
                <w:rFonts w:ascii="Calibri" w:eastAsia="Aptos" w:hAnsi="Calibri" w:cs="Calibri"/>
                <w:kern w:val="2"/>
                <w14:ligatures w14:val="standardContextual"/>
              </w:rPr>
              <w:t xml:space="preserve">Gehirn reagiert auf blaues Licht mit dem Signal: </w:t>
            </w:r>
            <w:r w:rsidRPr="00B12247">
              <w:rPr>
                <w:rFonts w:ascii="Calibri" w:eastAsia="Aptos" w:hAnsi="Calibri" w:cs="Calibri"/>
                <w:kern w:val="2"/>
                <w14:ligatures w14:val="standardContextual"/>
                <w:rPrChange w:id="1424" w:author="Fabienne Schmaus" w:date="2026-06-10T07:18:00Z" w16du:dateUtc="2026-06-10T05:18:00Z">
                  <w:rPr>
                    <w:rFonts w:ascii="Calibri" w:eastAsia="Aptos" w:hAnsi="Calibri" w:cs="Calibri"/>
                    <w:i/>
                    <w:iCs/>
                    <w:kern w:val="2"/>
                    <w14:ligatures w14:val="standardContextual"/>
                  </w:rPr>
                </w:rPrChange>
              </w:rPr>
              <w:t>„Es ist noch Tag – bleib wach</w:t>
            </w:r>
            <w:del w:id="1425" w:author="Fabienne Schmaus" w:date="2026-06-10T07:18:00Z" w16du:dateUtc="2026-06-10T05:18:00Z">
              <w:r w:rsidRPr="00B12247" w:rsidDel="00B12247">
                <w:rPr>
                  <w:rFonts w:ascii="Calibri" w:eastAsia="Aptos" w:hAnsi="Calibri" w:cs="Calibri"/>
                  <w:kern w:val="2"/>
                  <w14:ligatures w14:val="standardContextual"/>
                  <w:rPrChange w:id="1426" w:author="Fabienne Schmaus" w:date="2026-06-10T07:18:00Z" w16du:dateUtc="2026-06-10T05:18:00Z">
                    <w:rPr>
                      <w:rFonts w:ascii="Calibri" w:eastAsia="Aptos" w:hAnsi="Calibri" w:cs="Calibri"/>
                      <w:i/>
                      <w:iCs/>
                      <w:kern w:val="2"/>
                      <w14:ligatures w14:val="standardContextual"/>
                    </w:rPr>
                  </w:rPrChange>
                </w:rPr>
                <w:delText>."</w:delText>
              </w:r>
              <w:r w:rsidRPr="00D725F9" w:rsidDel="00B12247">
                <w:rPr>
                  <w:rFonts w:ascii="Calibri" w:eastAsia="Aptos" w:hAnsi="Calibri" w:cs="Calibri"/>
                  <w:kern w:val="2"/>
                  <w14:ligatures w14:val="standardContextual"/>
                </w:rPr>
                <w:delText xml:space="preserve"> </w:delText>
              </w:r>
            </w:del>
            <w:ins w:id="1427" w:author="Fabienne Schmaus" w:date="2026-06-10T07:18:00Z" w16du:dateUtc="2026-06-10T05:18:00Z">
              <w:r w:rsidR="00B12247" w:rsidRPr="00B12247">
                <w:rPr>
                  <w:rFonts w:ascii="Calibri" w:eastAsia="Aptos" w:hAnsi="Calibri" w:cs="Calibri"/>
                  <w:kern w:val="2"/>
                  <w14:ligatures w14:val="standardContextual"/>
                  <w:rPrChange w:id="1428" w:author="Fabienne Schmaus" w:date="2026-06-10T07:18:00Z" w16du:dateUtc="2026-06-10T05:18:00Z">
                    <w:rPr>
                      <w:rFonts w:ascii="Calibri" w:eastAsia="Aptos" w:hAnsi="Calibri" w:cs="Calibri"/>
                      <w:i/>
                      <w:iCs/>
                      <w:kern w:val="2"/>
                      <w14:ligatures w14:val="standardContextual"/>
                    </w:rPr>
                  </w:rPrChange>
                </w:rPr>
                <w:t>.</w:t>
              </w:r>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Das unterdrückt die Melatoninausschüttung und verzögert das Einschlafen – auch wenn man eigentlich müde ist.</w:t>
            </w:r>
          </w:p>
          <w:p w14:paraId="2D1A56CD" w14:textId="53764642"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Der sogenannte Nachtmodus (warm getöntes Display) reduziert den Blaulichtanteil, beseitigt das Problem aber nicht vollständig.</w:t>
            </w:r>
          </w:p>
        </w:tc>
      </w:tr>
      <w:tr w:rsidR="00D725F9" w14:paraId="1B98108A" w14:textId="77777777" w:rsidTr="00B12247">
        <w:tc>
          <w:tcPr>
            <w:tcW w:w="11057" w:type="dxa"/>
            <w:gridSpan w:val="2"/>
          </w:tcPr>
          <w:p w14:paraId="10316CD4"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3: Zirkadianer Rhythmus</w:t>
            </w:r>
          </w:p>
          <w:p w14:paraId="5328B324" w14:textId="77777777" w:rsidR="00D725F9" w:rsidRPr="00D725F9" w:rsidRDefault="00D725F9" w:rsidP="00D725F9">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Der zirkadiane Rhythmus ist die innere Uhr des Körpers – ein biologisches 24-Stunden-Programm, das steuert, wann wir schlafen, wann wir wach sind, wann wir Hunger haben und wann unser Körper am leistungsfähigsten ist.</w:t>
            </w:r>
          </w:p>
          <w:p w14:paraId="431F1C93" w14:textId="1AEF50B4" w:rsidR="00D725F9" w:rsidRDefault="00D725F9" w:rsidP="00B12247">
            <w:pPr>
              <w:spacing w:line="276" w:lineRule="auto"/>
              <w:rPr>
                <w:rFonts w:ascii="Calibri" w:eastAsia="Aptos" w:hAnsi="Calibri" w:cs="Calibri"/>
                <w:kern w:val="2"/>
                <w14:ligatures w14:val="standardContextual"/>
              </w:rPr>
            </w:pPr>
            <w:r w:rsidRPr="00D725F9">
              <w:rPr>
                <w:rFonts w:ascii="Calibri" w:eastAsia="Aptos" w:hAnsi="Calibri" w:cs="Calibri"/>
                <w:kern w:val="2"/>
                <w14:ligatures w14:val="standardContextual"/>
              </w:rPr>
              <w:t>Diese innere Uhr wird hauptsächlich durch Licht reguliert: Helles Tageslicht am Morgen stellt sie auf „Wach-Phase</w:t>
            </w:r>
            <w:del w:id="1429" w:author="Fabienne Schmaus" w:date="2026-06-10T07:18:00Z" w16du:dateUtc="2026-06-10T05:18:00Z">
              <w:r w:rsidRPr="00D725F9" w:rsidDel="00B12247">
                <w:rPr>
                  <w:rFonts w:ascii="Calibri" w:eastAsia="Aptos" w:hAnsi="Calibri" w:cs="Calibri"/>
                  <w:kern w:val="2"/>
                  <w14:ligatures w14:val="standardContextual"/>
                </w:rPr>
                <w:delText xml:space="preserve">", </w:delText>
              </w:r>
            </w:del>
            <w:ins w:id="1430" w:author="Fabienne Schmaus" w:date="2026-06-10T07:18:00Z" w16du:dateUtc="2026-06-10T05:18:00Z">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Dunkelheit am Abend signalisiert „Schlafphase</w:t>
            </w:r>
            <w:del w:id="1431" w:author="Fabienne Schmaus" w:date="2026-06-10T07:18:00Z" w16du:dateUtc="2026-06-10T05:18:00Z">
              <w:r w:rsidRPr="00D725F9" w:rsidDel="00B12247">
                <w:rPr>
                  <w:rFonts w:ascii="Calibri" w:eastAsia="Aptos" w:hAnsi="Calibri" w:cs="Calibri"/>
                  <w:kern w:val="2"/>
                  <w14:ligatures w14:val="standardContextual"/>
                </w:rPr>
                <w:delText xml:space="preserve">". </w:delText>
              </w:r>
            </w:del>
            <w:ins w:id="1432" w:author="Fabienne Schmaus" w:date="2026-06-10T07:18:00Z" w16du:dateUtc="2026-06-10T05:18:00Z">
              <w:r w:rsidR="00B12247">
                <w:rPr>
                  <w:rFonts w:ascii="Calibri" w:eastAsia="Aptos" w:hAnsi="Calibri" w:cs="Calibri"/>
                  <w:kern w:val="2"/>
                  <w14:ligatures w14:val="standardContextual"/>
                </w:rPr>
                <w:t>“</w:t>
              </w:r>
              <w:r w:rsidR="00B12247"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Wenn abends Bildschirmlicht die innere Uhr irritiert, verschiebt sich der Schlaf-Wach-Rhythmus</w:t>
            </w:r>
            <w:ins w:id="1433" w:author="Fabienne Schmaus" w:date="2026-06-10T07:18:00Z" w16du:dateUtc="2026-06-10T05:18:00Z">
              <w:r w:rsidR="00B12247">
                <w:rPr>
                  <w:rFonts w:ascii="Calibri" w:eastAsia="Aptos" w:hAnsi="Calibri" w:cs="Calibri"/>
                  <w:kern w:val="2"/>
                  <w14:ligatures w14:val="standardContextual"/>
                </w:rPr>
                <w:t>,</w:t>
              </w:r>
            </w:ins>
            <w:del w:id="1434" w:author="Fabienne Schmaus" w:date="2026-06-10T07:18:00Z" w16du:dateUtc="2026-06-10T05:18:00Z">
              <w:r w:rsidRPr="00D725F9" w:rsidDel="00B12247">
                <w:rPr>
                  <w:rFonts w:ascii="Calibri" w:eastAsia="Aptos" w:hAnsi="Calibri" w:cs="Calibri"/>
                  <w:kern w:val="2"/>
                  <w14:ligatures w14:val="standardContextual"/>
                </w:rPr>
                <w:delText xml:space="preserve"> –</w:delText>
              </w:r>
            </w:del>
            <w:r w:rsidRPr="00D725F9">
              <w:rPr>
                <w:rFonts w:ascii="Calibri" w:eastAsia="Aptos" w:hAnsi="Calibri" w:cs="Calibri"/>
                <w:kern w:val="2"/>
                <w14:ligatures w14:val="standardContextual"/>
              </w:rPr>
              <w:t xml:space="preserve"> was das Einschlafen erschwert und die Schlafqualität reduziert.</w:t>
            </w:r>
          </w:p>
        </w:tc>
      </w:tr>
    </w:tbl>
    <w:p w14:paraId="4E38A0BB"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7D90FF04" w14:textId="77777777" w:rsidR="00D725F9" w:rsidRPr="00D725F9" w:rsidRDefault="00D725F9" w:rsidP="00D725F9">
      <w:pPr>
        <w:spacing w:after="0" w:line="276" w:lineRule="auto"/>
        <w15:collapsed/>
        <w:rPr>
          <w:rFonts w:ascii="Calibri" w:eastAsia="Aptos" w:hAnsi="Calibri" w:cs="Calibri"/>
          <w:kern w:val="2"/>
          <w14:ligatures w14:val="standardContextual"/>
        </w:rPr>
      </w:pPr>
    </w:p>
    <w:p w14:paraId="59A26C9B" w14:textId="377AB141" w:rsidR="00C57219" w:rsidRPr="00B12247" w:rsidDel="00B12247" w:rsidRDefault="00B12247" w:rsidP="00B12247">
      <w:pPr>
        <w:spacing w:after="0" w:line="360" w:lineRule="auto"/>
        <w15:collapsed/>
        <w:rPr>
          <w:del w:id="1435" w:author="Fabienne Schmaus" w:date="2026-06-10T07:19:00Z" w16du:dateUtc="2026-06-10T05:19:00Z"/>
          <w:rFonts w:ascii="Calibri" w:eastAsia="Aptos" w:hAnsi="Calibri" w:cs="Calibri"/>
          <w:i/>
          <w:iCs/>
          <w:kern w:val="2"/>
          <w14:ligatures w14:val="standardContextual"/>
          <w:rPrChange w:id="1436" w:author="Fabienne Schmaus" w:date="2026-06-10T07:19:00Z" w16du:dateUtc="2026-06-10T05:19:00Z">
            <w:rPr>
              <w:del w:id="1437" w:author="Fabienne Schmaus" w:date="2026-06-10T07:19:00Z" w16du:dateUtc="2026-06-10T05:19:00Z"/>
              <w:rFonts w:ascii="Calibri" w:eastAsia="Aptos" w:hAnsi="Calibri" w:cs="Calibri"/>
              <w:b/>
              <w:bCs/>
              <w:kern w:val="2"/>
              <w14:ligatures w14:val="standardContextual"/>
            </w:rPr>
          </w:rPrChange>
        </w:rPr>
      </w:pPr>
      <w:ins w:id="1438" w:author="Fabienne Schmaus" w:date="2026-06-10T07:19:00Z" w16du:dateUtc="2026-06-10T05:19:00Z">
        <w:r w:rsidRPr="00B12247">
          <w:rPr>
            <w:rFonts w:ascii="Calibri" w:eastAsia="Aptos" w:hAnsi="Calibri" w:cs="Calibri"/>
            <w:i/>
            <w:iCs/>
            <w:kern w:val="2"/>
            <w14:ligatures w14:val="standardContextual"/>
            <w:rPrChange w:id="1439" w:author="Fabienne Schmaus" w:date="2026-06-10T07:19:00Z" w16du:dateUtc="2026-06-10T05:19:00Z">
              <w:rPr>
                <w:rFonts w:ascii="Calibri" w:eastAsia="Aptos" w:hAnsi="Calibri" w:cs="Calibri"/>
                <w:b/>
                <w:bCs/>
                <w:kern w:val="2"/>
                <w14:ligatures w14:val="standardContextual"/>
              </w:rPr>
            </w:rPrChange>
          </w:rPr>
          <w:t xml:space="preserve">Vervollständigt das </w:t>
        </w:r>
      </w:ins>
      <w:commentRangeStart w:id="1440"/>
      <w:commentRangeStart w:id="1441"/>
      <w:r w:rsidR="00C57219" w:rsidRPr="00B12247">
        <w:rPr>
          <w:rFonts w:ascii="Calibri" w:eastAsia="Aptos" w:hAnsi="Calibri" w:cs="Calibri"/>
          <w:i/>
          <w:iCs/>
          <w:kern w:val="2"/>
          <w14:ligatures w14:val="standardContextual"/>
          <w:rPrChange w:id="1442" w:author="Fabienne Schmaus" w:date="2026-06-10T07:19:00Z" w16du:dateUtc="2026-06-10T05:19:00Z">
            <w:rPr>
              <w:rFonts w:ascii="Calibri" w:eastAsia="Aptos" w:hAnsi="Calibri" w:cs="Calibri"/>
              <w:b/>
              <w:bCs/>
              <w:kern w:val="2"/>
              <w14:ligatures w14:val="standardContextual"/>
            </w:rPr>
          </w:rPrChange>
        </w:rPr>
        <w:t>Schaubild</w:t>
      </w:r>
      <w:del w:id="1443" w:author="Fabienne Schmaus" w:date="2026-06-10T07:19:00Z" w16du:dateUtc="2026-06-10T05:19:00Z">
        <w:r w:rsidR="00C57219" w:rsidRPr="00B12247" w:rsidDel="00B12247">
          <w:rPr>
            <w:rFonts w:ascii="Calibri" w:eastAsia="Aptos" w:hAnsi="Calibri" w:cs="Calibri"/>
            <w:i/>
            <w:iCs/>
            <w:kern w:val="2"/>
            <w14:ligatures w14:val="standardContextual"/>
            <w:rPrChange w:id="1444" w:author="Fabienne Schmaus" w:date="2026-06-10T07:19:00Z" w16du:dateUtc="2026-06-10T05:19:00Z">
              <w:rPr>
                <w:rFonts w:ascii="Calibri" w:eastAsia="Aptos" w:hAnsi="Calibri" w:cs="Calibri"/>
                <w:b/>
                <w:bCs/>
                <w:kern w:val="2"/>
                <w14:ligatures w14:val="standardContextual"/>
              </w:rPr>
            </w:rPrChange>
          </w:rPr>
          <w:delText xml:space="preserve"> </w:delText>
        </w:r>
        <w:commentRangeEnd w:id="1440"/>
        <w:r w:rsidR="00C57219" w:rsidRPr="00B12247" w:rsidDel="00B12247">
          <w:rPr>
            <w:rStyle w:val="Kommentarzeichen"/>
            <w:rFonts w:ascii="Calibri" w:eastAsia="Aptos" w:hAnsi="Calibri" w:cs="Calibri"/>
            <w:i/>
            <w:iCs/>
            <w:kern w:val="2"/>
            <w:sz w:val="22"/>
            <w:szCs w:val="22"/>
            <w14:ligatures w14:val="standardContextual"/>
            <w:rPrChange w:id="1445" w:author="Fabienne Schmaus" w:date="2026-06-10T07:19:00Z" w16du:dateUtc="2026-06-10T05:19:00Z">
              <w:rPr>
                <w:rStyle w:val="Kommentarzeichen"/>
                <w:rFonts w:ascii="Calibri" w:eastAsia="Aptos" w:hAnsi="Calibri" w:cs="Calibri"/>
                <w:b/>
                <w:bCs/>
                <w:kern w:val="2"/>
                <w:sz w:val="22"/>
                <w:szCs w:val="22"/>
                <w14:ligatures w14:val="standardContextual"/>
              </w:rPr>
            </w:rPrChange>
          </w:rPr>
          <w:commentReference w:id="1440"/>
        </w:r>
      </w:del>
      <w:commentRangeEnd w:id="1441"/>
      <w:r w:rsidR="00B23DE4" w:rsidRPr="00B12247">
        <w:rPr>
          <w:rStyle w:val="Kommentarzeichen"/>
          <w:rFonts w:ascii="Calibri" w:eastAsia="Aptos" w:hAnsi="Calibri" w:cs="Calibri"/>
          <w:i/>
          <w:iCs/>
          <w:kern w:val="2"/>
          <w:sz w:val="22"/>
          <w:szCs w:val="22"/>
          <w14:ligatures w14:val="standardContextual"/>
          <w:rPrChange w:id="1446" w:author="Fabienne Schmaus" w:date="2026-06-10T07:19:00Z" w16du:dateUtc="2026-06-10T05:19:00Z">
            <w:rPr>
              <w:rStyle w:val="Kommentarzeichen"/>
              <w:rFonts w:ascii="Calibri" w:eastAsia="Aptos" w:hAnsi="Calibri" w:cs="Calibri"/>
              <w:b/>
              <w:bCs/>
              <w:kern w:val="2"/>
              <w:sz w:val="22"/>
              <w:szCs w:val="22"/>
              <w14:ligatures w14:val="standardContextual"/>
            </w:rPr>
          </w:rPrChange>
        </w:rPr>
        <w:commentReference w:id="1441"/>
      </w:r>
      <w:del w:id="1447" w:author="Fabienne Schmaus" w:date="2026-06-10T07:19:00Z" w16du:dateUtc="2026-06-10T05:19:00Z">
        <w:r w:rsidR="00C57219" w:rsidRPr="00B12247" w:rsidDel="00B12247">
          <w:rPr>
            <w:rFonts w:ascii="Calibri" w:eastAsia="Aptos" w:hAnsi="Calibri" w:cs="Calibri"/>
            <w:i/>
            <w:iCs/>
            <w:kern w:val="2"/>
            <w14:ligatures w14:val="standardContextual"/>
            <w:rPrChange w:id="1448" w:author="Fabienne Schmaus" w:date="2026-06-10T07:19:00Z" w16du:dateUtc="2026-06-10T05:19:00Z">
              <w:rPr>
                <w:rFonts w:ascii="Calibri" w:eastAsia="Aptos" w:hAnsi="Calibri" w:cs="Calibri"/>
                <w:b/>
                <w:bCs/>
                <w:kern w:val="2"/>
                <w14:ligatures w14:val="standardContextual"/>
              </w:rPr>
            </w:rPrChange>
          </w:rPr>
          <w:delText>vervollständigen</w:delText>
        </w:r>
      </w:del>
      <w:ins w:id="1449" w:author="Fabienne Schmaus" w:date="2026-06-10T07:19:00Z" w16du:dateUtc="2026-06-10T05:19:00Z">
        <w:r w:rsidRPr="00B12247">
          <w:rPr>
            <w:rFonts w:ascii="Calibri" w:eastAsia="Aptos" w:hAnsi="Calibri" w:cs="Calibri"/>
            <w:i/>
            <w:iCs/>
            <w:kern w:val="2"/>
            <w14:ligatures w14:val="standardContextual"/>
            <w:rPrChange w:id="1450" w:author="Fabienne Schmaus" w:date="2026-06-10T07:19:00Z" w16du:dateUtc="2026-06-10T05:19:00Z">
              <w:rPr>
                <w:rFonts w:ascii="Calibri" w:eastAsia="Aptos" w:hAnsi="Calibri" w:cs="Calibri"/>
                <w:b/>
                <w:bCs/>
                <w:kern w:val="2"/>
                <w14:ligatures w14:val="standardContextual"/>
              </w:rPr>
            </w:rPrChange>
          </w:rPr>
          <w:t xml:space="preserve">. </w:t>
        </w:r>
      </w:ins>
    </w:p>
    <w:p w14:paraId="472D4B47" w14:textId="6CE34474" w:rsidR="00C57219" w:rsidRPr="00B12247" w:rsidRDefault="00C57219" w:rsidP="00B12247">
      <w:pPr>
        <w:spacing w:after="0" w:line="360" w:lineRule="auto"/>
        <w15:collapsed/>
        <w:rPr>
          <w:ins w:id="1451" w:author="Fabienne Schmaus" w:date="2026-06-10T07:19:00Z" w16du:dateUtc="2026-06-10T05:19:00Z"/>
          <w:rFonts w:ascii="Calibri" w:eastAsia="Aptos" w:hAnsi="Calibri" w:cs="Calibri"/>
          <w:i/>
          <w:iCs/>
          <w:kern w:val="2"/>
          <w14:ligatures w14:val="standardContextual"/>
          <w:rPrChange w:id="1452" w:author="Fabienne Schmaus" w:date="2026-06-10T07:19:00Z" w16du:dateUtc="2026-06-10T05:19:00Z">
            <w:rPr>
              <w:ins w:id="1453" w:author="Fabienne Schmaus" w:date="2026-06-10T07:19:00Z" w16du:dateUtc="2026-06-10T05:19:00Z"/>
              <w:rFonts w:ascii="Calibri" w:eastAsia="Aptos" w:hAnsi="Calibri" w:cs="Calibri"/>
              <w:kern w:val="2"/>
              <w14:ligatures w14:val="standardContextual"/>
            </w:rPr>
          </w:rPrChange>
        </w:rPr>
      </w:pPr>
      <w:r w:rsidRPr="00B12247">
        <w:rPr>
          <w:rFonts w:ascii="Calibri" w:eastAsia="Aptos" w:hAnsi="Calibri" w:cs="Calibri"/>
          <w:i/>
          <w:iCs/>
          <w:kern w:val="2"/>
          <w14:ligatures w14:val="standardContextual"/>
          <w:rPrChange w:id="1454" w:author="Fabienne Schmaus" w:date="2026-06-10T07:19:00Z" w16du:dateUtc="2026-06-10T05:19:00Z">
            <w:rPr>
              <w:rFonts w:ascii="Calibri" w:eastAsia="Aptos" w:hAnsi="Calibri" w:cs="Calibri"/>
              <w:kern w:val="2"/>
              <w14:ligatures w14:val="standardContextual"/>
            </w:rPr>
          </w:rPrChange>
        </w:rPr>
        <w:t xml:space="preserve">Tragt die fehlenden Begriffe </w:t>
      </w:r>
      <w:del w:id="1455" w:author="Michael Kohl" w:date="2026-06-11T13:12:00Z" w16du:dateUtc="2026-06-11T11:12:00Z">
        <w:r w:rsidRPr="00B12247" w:rsidDel="008B32A3">
          <w:rPr>
            <w:rFonts w:ascii="Calibri" w:eastAsia="Aptos" w:hAnsi="Calibri" w:cs="Calibri"/>
            <w:i/>
            <w:iCs/>
            <w:kern w:val="2"/>
            <w14:ligatures w14:val="standardContextual"/>
            <w:rPrChange w:id="1456" w:author="Fabienne Schmaus" w:date="2026-06-10T07:19:00Z" w16du:dateUtc="2026-06-10T05:19:00Z">
              <w:rPr>
                <w:rFonts w:ascii="Calibri" w:eastAsia="Aptos" w:hAnsi="Calibri" w:cs="Calibri"/>
                <w:kern w:val="2"/>
                <w14:ligatures w14:val="standardContextual"/>
              </w:rPr>
            </w:rPrChange>
          </w:rPr>
          <w:delText xml:space="preserve">und Pfeile </w:delText>
        </w:r>
      </w:del>
      <w:del w:id="1457" w:author="Fabienne Schmaus" w:date="2026-06-10T07:19:00Z" w16du:dateUtc="2026-06-10T05:19:00Z">
        <w:r w:rsidRPr="00B12247" w:rsidDel="00B12247">
          <w:rPr>
            <w:rFonts w:ascii="Calibri" w:eastAsia="Aptos" w:hAnsi="Calibri" w:cs="Calibri"/>
            <w:i/>
            <w:iCs/>
            <w:kern w:val="2"/>
            <w14:ligatures w14:val="standardContextual"/>
            <w:rPrChange w:id="1458" w:author="Fabienne Schmaus" w:date="2026-06-10T07:19:00Z" w16du:dateUtc="2026-06-10T05:19:00Z">
              <w:rPr>
                <w:rFonts w:ascii="Calibri" w:eastAsia="Aptos" w:hAnsi="Calibri" w:cs="Calibri"/>
                <w:kern w:val="2"/>
                <w14:ligatures w14:val="standardContextual"/>
              </w:rPr>
            </w:rPrChange>
          </w:rPr>
          <w:delText>in das Schaubild</w:delText>
        </w:r>
      </w:del>
      <w:r w:rsidRPr="00B12247">
        <w:rPr>
          <w:rFonts w:ascii="Calibri" w:eastAsia="Aptos" w:hAnsi="Calibri" w:cs="Calibri"/>
          <w:i/>
          <w:iCs/>
          <w:kern w:val="2"/>
          <w14:ligatures w14:val="standardContextual"/>
          <w:rPrChange w:id="1459" w:author="Fabienne Schmaus" w:date="2026-06-10T07:19:00Z" w16du:dateUtc="2026-06-10T05:19:00Z">
            <w:rPr>
              <w:rFonts w:ascii="Calibri" w:eastAsia="Aptos" w:hAnsi="Calibri" w:cs="Calibri"/>
              <w:kern w:val="2"/>
              <w14:ligatures w14:val="standardContextual"/>
            </w:rPr>
          </w:rPrChange>
        </w:rPr>
        <w:t xml:space="preserve"> ein.</w:t>
      </w:r>
    </w:p>
    <w:p w14:paraId="2FADBBE2"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ABENDS: BILDSCHIRMLICHT</w:t>
      </w:r>
    </w:p>
    <w:p w14:paraId="370DA5D1"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219F1F2A"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707B58BC" w14:textId="67020563"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del w:id="1460" w:author="Michael Kohl" w:date="2026-06-11T13:26:00Z" w16du:dateUtc="2026-06-11T11:26:00Z">
        <w:r w:rsidRPr="00D725F9" w:rsidDel="00B23DE4">
          <w:rPr>
            <w:rFonts w:ascii="Calibri" w:eastAsia="Aptos" w:hAnsi="Calibri" w:cs="Calibri"/>
            <w:kern w:val="2"/>
            <w14:ligatures w14:val="standardContextual"/>
          </w:rPr>
          <w:delText xml:space="preserve"> [</w:delText>
        </w:r>
      </w:del>
      <w:r w:rsidRPr="00D725F9">
        <w:rPr>
          <w:rFonts w:ascii="Calibri" w:eastAsia="Aptos" w:hAnsi="Calibri" w:cs="Calibri"/>
          <w:kern w:val="2"/>
          <w14:ligatures w14:val="standardContextual"/>
        </w:rPr>
        <w:t>__________ im Gehirn</w:t>
      </w:r>
      <w:del w:id="1461" w:author="Michael Kohl" w:date="2026-06-11T13:26:00Z" w16du:dateUtc="2026-06-11T11:26:00Z">
        <w:r w:rsidRPr="00D725F9" w:rsidDel="00B23DE4">
          <w:rPr>
            <w:rFonts w:ascii="Calibri" w:eastAsia="Aptos" w:hAnsi="Calibri" w:cs="Calibri"/>
            <w:kern w:val="2"/>
            <w14:ligatures w14:val="standardContextual"/>
          </w:rPr>
          <w:delText>]</w:delText>
        </w:r>
      </w:del>
      <w:r w:rsidRPr="00D725F9">
        <w:rPr>
          <w:rFonts w:ascii="Calibri" w:eastAsia="Aptos" w:hAnsi="Calibri" w:cs="Calibri"/>
          <w:kern w:val="2"/>
          <w14:ligatures w14:val="standardContextual"/>
        </w:rPr>
        <w:t xml:space="preserve">   ← </w:t>
      </w:r>
      <w:del w:id="1462" w:author="Michael Kohl" w:date="2026-06-11T12:10:00Z" w16du:dateUtc="2026-06-11T10:10:00Z">
        <w:r w:rsidRPr="00D725F9" w:rsidDel="00CB5281">
          <w:rPr>
            <w:rFonts w:ascii="Calibri" w:eastAsia="Aptos" w:hAnsi="Calibri" w:cs="Calibri"/>
            <w:kern w:val="2"/>
            <w14:ligatures w14:val="standardContextual"/>
          </w:rPr>
          <w:delText xml:space="preserve">Was </w:delText>
        </w:r>
      </w:del>
      <w:ins w:id="1463" w:author="Michael Kohl" w:date="2026-06-11T12:10:00Z" w16du:dateUtc="2026-06-11T10:10:00Z">
        <w:r w:rsidR="00CB5281">
          <w:rPr>
            <w:rFonts w:ascii="Calibri" w:eastAsia="Aptos" w:hAnsi="Calibri" w:cs="Calibri"/>
            <w:kern w:val="2"/>
            <w14:ligatures w14:val="standardContextual"/>
          </w:rPr>
          <w:t>Welcher Teil im Gehirn</w:t>
        </w:r>
        <w:r w:rsidR="00CB5281" w:rsidRPr="00D725F9">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nimmt das Licht wahr?</w:t>
      </w:r>
    </w:p>
    <w:p w14:paraId="4708134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1BD7F1FF"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466B726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Signal: „Es ist noch ___"</w:t>
      </w:r>
    </w:p>
    <w:p w14:paraId="23104D5B"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43746C88"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64747A64" w14:textId="175E32D4"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del w:id="1464" w:author="Michael Kohl" w:date="2026-06-11T13:26:00Z" w16du:dateUtc="2026-06-11T11:26:00Z">
        <w:r w:rsidRPr="00D725F9" w:rsidDel="00B23DE4">
          <w:rPr>
            <w:rFonts w:ascii="Calibri" w:eastAsia="Aptos" w:hAnsi="Calibri" w:cs="Calibri"/>
            <w:kern w:val="2"/>
            <w14:ligatures w14:val="standardContextual"/>
          </w:rPr>
          <w:delText>[</w:delText>
        </w:r>
      </w:del>
      <w:r w:rsidRPr="00D725F9">
        <w:rPr>
          <w:rFonts w:ascii="Calibri" w:eastAsia="Aptos" w:hAnsi="Calibri" w:cs="Calibri"/>
          <w:kern w:val="2"/>
          <w14:ligatures w14:val="standardContextual"/>
        </w:rPr>
        <w:t>__________</w:t>
      </w:r>
      <w:del w:id="1465" w:author="Michael Kohl" w:date="2026-06-11T13:26:00Z" w16du:dateUtc="2026-06-11T11:26:00Z">
        <w:r w:rsidRPr="00D725F9" w:rsidDel="00B23DE4">
          <w:rPr>
            <w:rFonts w:ascii="Calibri" w:eastAsia="Aptos" w:hAnsi="Calibri" w:cs="Calibri"/>
            <w:kern w:val="2"/>
            <w14:ligatures w14:val="standardContextual"/>
          </w:rPr>
          <w:delText>]</w:delText>
        </w:r>
      </w:del>
      <w:r w:rsidRPr="00D725F9">
        <w:rPr>
          <w:rFonts w:ascii="Calibri" w:eastAsia="Aptos" w:hAnsi="Calibri" w:cs="Calibri"/>
          <w:kern w:val="2"/>
          <w14:ligatures w14:val="standardContextual"/>
        </w:rPr>
        <w:t xml:space="preserve"> wird gehemmt   ← Welches Hormon?</w:t>
      </w:r>
    </w:p>
    <w:p w14:paraId="63883820"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7BDE0FBE"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110EF05A"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Körper bleibt _________   ← Was passiert mit dem Körper?</w:t>
      </w:r>
    </w:p>
    <w:p w14:paraId="052757C8"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515F5824" w14:textId="77777777"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51C537AA" w14:textId="72D7E7D6" w:rsidR="00C57219" w:rsidRPr="00D725F9" w:rsidRDefault="00C57219" w:rsidP="00D725F9">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Einschlafen: </w:t>
      </w:r>
      <w:del w:id="1466" w:author="Michael Kohl" w:date="2026-06-11T13:26:00Z" w16du:dateUtc="2026-06-11T11:26:00Z">
        <w:r w:rsidRPr="00D725F9" w:rsidDel="00B23DE4">
          <w:rPr>
            <w:rFonts w:ascii="Calibri" w:eastAsia="Aptos" w:hAnsi="Calibri" w:cs="Calibri"/>
            <w:kern w:val="2"/>
            <w14:ligatures w14:val="standardContextual"/>
          </w:rPr>
          <w:delText>schwieriger / verzögert</w:delText>
        </w:r>
      </w:del>
      <w:ins w:id="1467" w:author="Michael Kohl" w:date="2026-06-11T13:26:00Z" w16du:dateUtc="2026-06-11T11:26:00Z">
        <w:r w:rsidR="00B23DE4">
          <w:rPr>
            <w:rFonts w:ascii="Calibri" w:eastAsia="Aptos" w:hAnsi="Calibri" w:cs="Calibri"/>
            <w:kern w:val="2"/>
            <w14:ligatures w14:val="standardContextual"/>
          </w:rPr>
          <w:t>___________</w:t>
        </w:r>
      </w:ins>
    </w:p>
    <w:p w14:paraId="15F565C1" w14:textId="77777777" w:rsidR="00C57219" w:rsidRPr="00D725F9" w:rsidRDefault="00C57219" w:rsidP="00D725F9">
      <w:pPr>
        <w:spacing w:after="0" w:line="276" w:lineRule="auto"/>
        <w15:collapsed/>
        <w:rPr>
          <w:rFonts w:ascii="Calibri" w:eastAsia="Aptos" w:hAnsi="Calibri" w:cs="Calibri"/>
          <w:kern w:val="2"/>
          <w14:ligatures w14:val="standardContextual"/>
        </w:rPr>
      </w:pPr>
    </w:p>
    <w:p w14:paraId="024D4D4C" w14:textId="0969DEAC" w:rsidR="00C57219" w:rsidRPr="00D725F9" w:rsidRDefault="00C57219" w:rsidP="00D725F9">
      <w:pPr>
        <w:spacing w:after="0" w:line="276" w:lineRule="auto"/>
        <w15:collapsed/>
        <w:rPr>
          <w:rFonts w:ascii="Calibri" w:eastAsia="Aptos" w:hAnsi="Calibri" w:cs="Calibri"/>
          <w:b/>
          <w:bCs/>
          <w:kern w:val="2"/>
          <w14:ligatures w14:val="standardContextual"/>
        </w:rPr>
      </w:pPr>
      <w:r w:rsidRPr="00D725F9">
        <w:rPr>
          <w:rFonts w:ascii="Calibri" w:eastAsia="Aptos" w:hAnsi="Calibri" w:cs="Calibri"/>
          <w:b/>
          <w:bCs/>
          <w:kern w:val="2"/>
          <w14:ligatures w14:val="standardContextual"/>
        </w:rPr>
        <w:t>Reflexionsfragen</w:t>
      </w:r>
      <w:ins w:id="1468" w:author="Fabienne Schmaus" w:date="2026-06-10T07:20:00Z" w16du:dateUtc="2026-06-10T05:20:00Z">
        <w:r w:rsidR="00B12247">
          <w:rPr>
            <w:rFonts w:ascii="Calibri" w:eastAsia="Aptos" w:hAnsi="Calibri" w:cs="Calibri"/>
            <w:b/>
            <w:bCs/>
            <w:kern w:val="2"/>
            <w14:ligatures w14:val="standardContextual"/>
          </w:rPr>
          <w:t>:</w:t>
        </w:r>
      </w:ins>
    </w:p>
    <w:p w14:paraId="6A9B0837" w14:textId="474625F9" w:rsidR="00C57219" w:rsidRPr="00D725F9" w:rsidRDefault="00C57219">
      <w:pPr>
        <w:numPr>
          <w:ilvl w:val="0"/>
          <w:numId w:val="27"/>
        </w:numPr>
        <w:tabs>
          <w:tab w:val="clear" w:pos="720"/>
          <w:tab w:val="num" w:pos="284"/>
        </w:tabs>
        <w:spacing w:after="0" w:line="276" w:lineRule="auto"/>
        <w:ind w:hanging="720"/>
        <w15:collapsed/>
        <w:rPr>
          <w:rFonts w:ascii="Calibri" w:eastAsia="Aptos" w:hAnsi="Calibri" w:cs="Calibri"/>
          <w:kern w:val="2"/>
          <w14:ligatures w14:val="standardContextual"/>
        </w:rPr>
        <w:pPrChange w:id="1469" w:author="Fabienne Schmaus" w:date="2026-06-10T07:20:00Z" w16du:dateUtc="2026-06-10T05:20:00Z">
          <w:pPr>
            <w:numPr>
              <w:numId w:val="27"/>
            </w:numPr>
            <w:tabs>
              <w:tab w:val="num" w:pos="720"/>
            </w:tabs>
            <w:spacing w:after="0" w:line="276" w:lineRule="auto"/>
            <w:ind w:left="720" w:hanging="360"/>
            <w15:collapsed/>
          </w:pPr>
        </w:pPrChange>
      </w:pPr>
      <w:r w:rsidRPr="00D725F9">
        <w:rPr>
          <w:rFonts w:ascii="Calibri" w:eastAsia="Aptos" w:hAnsi="Calibri" w:cs="Calibri"/>
          <w:kern w:val="2"/>
          <w14:ligatures w14:val="standardContextual"/>
        </w:rPr>
        <w:t>Warum reicht es nicht, einfach „müde zu sein</w:t>
      </w:r>
      <w:ins w:id="1470" w:author="Fabienne Schmaus" w:date="2026-06-10T07:20:00Z" w16du:dateUtc="2026-06-10T05:20:00Z">
        <w:r w:rsidR="00B12247">
          <w:rPr>
            <w:rFonts w:ascii="Calibri" w:eastAsia="Aptos" w:hAnsi="Calibri" w:cs="Calibri"/>
            <w:kern w:val="2"/>
            <w14:ligatures w14:val="standardContextual"/>
          </w:rPr>
          <w:t>“</w:t>
        </w:r>
      </w:ins>
      <w:del w:id="1471" w:author="Fabienne Schmaus" w:date="2026-06-10T07:20:00Z" w16du:dateUtc="2026-06-10T05:20:00Z">
        <w:r w:rsidRPr="00D725F9" w:rsidDel="00B12247">
          <w:rPr>
            <w:rFonts w:ascii="Calibri" w:eastAsia="Aptos" w:hAnsi="Calibri" w:cs="Calibri"/>
            <w:kern w:val="2"/>
            <w14:ligatures w14:val="standardContextual"/>
          </w:rPr>
          <w:delText>" –</w:delText>
        </w:r>
      </w:del>
      <w:ins w:id="1472" w:author="Fabienne Schmaus" w:date="2026-06-10T07:20:00Z" w16du:dateUtc="2026-06-10T05:20:00Z">
        <w:r w:rsidR="00B12247">
          <w:rPr>
            <w:rFonts w:ascii="Calibri" w:eastAsia="Aptos" w:hAnsi="Calibri" w:cs="Calibri"/>
            <w:kern w:val="2"/>
            <w14:ligatures w14:val="standardContextual"/>
          </w:rPr>
          <w:t>,</w:t>
        </w:r>
      </w:ins>
      <w:r w:rsidRPr="00D725F9">
        <w:rPr>
          <w:rFonts w:ascii="Calibri" w:eastAsia="Aptos" w:hAnsi="Calibri" w:cs="Calibri"/>
          <w:kern w:val="2"/>
          <w14:ligatures w14:val="standardContextual"/>
        </w:rPr>
        <w:t xml:space="preserve"> wenn das Gehirn gleichzeitig denkt, es sei noch Tag?</w:t>
      </w:r>
    </w:p>
    <w:p w14:paraId="6CA60955" w14:textId="0BD0A034" w:rsidR="00A31315" w:rsidRPr="00D725F9" w:rsidRDefault="00C57219">
      <w:pPr>
        <w:numPr>
          <w:ilvl w:val="0"/>
          <w:numId w:val="27"/>
        </w:numPr>
        <w:tabs>
          <w:tab w:val="clear" w:pos="720"/>
          <w:tab w:val="num" w:pos="284"/>
        </w:tabs>
        <w:spacing w:after="0" w:line="276" w:lineRule="auto"/>
        <w:ind w:hanging="720"/>
        <w15:collapsed/>
        <w:rPr>
          <w:rFonts w:cstheme="minorHAnsi"/>
        </w:rPr>
        <w:pPrChange w:id="1473" w:author="Fabienne Schmaus" w:date="2026-06-10T07:20:00Z" w16du:dateUtc="2026-06-10T05:20:00Z">
          <w:pPr>
            <w:numPr>
              <w:numId w:val="27"/>
            </w:numPr>
            <w:tabs>
              <w:tab w:val="num" w:pos="720"/>
            </w:tabs>
            <w:spacing w:after="0" w:line="276" w:lineRule="auto"/>
            <w:ind w:left="720" w:hanging="360"/>
            <w15:collapsed/>
          </w:pPr>
        </w:pPrChange>
      </w:pPr>
      <w:r w:rsidRPr="00D725F9">
        <w:rPr>
          <w:rFonts w:ascii="Calibri" w:eastAsia="Aptos" w:hAnsi="Calibri" w:cs="Calibri"/>
          <w:kern w:val="2"/>
          <w14:ligatures w14:val="standardContextual"/>
        </w:rPr>
        <w:lastRenderedPageBreak/>
        <w:t>Was würde passieren, wenn man eine Woche lang abends auf blaues Licht verzichten würde?</w:t>
      </w:r>
      <w:r w:rsidR="00A31315" w:rsidRPr="00D725F9">
        <w:rPr>
          <w:rFonts w:cstheme="minorHAnsi"/>
        </w:rPr>
        <w:br w:type="page"/>
      </w:r>
    </w:p>
    <w:p w14:paraId="271B57B2" w14:textId="3D1C50F0" w:rsidR="008A0BA9" w:rsidRPr="0009301D" w:rsidRDefault="008A0BA9" w:rsidP="008A0BA9">
      <w:pPr>
        <w:spacing w:after="0" w:line="276" w:lineRule="auto"/>
        <w:rPr>
          <w:rFonts w:cstheme="minorHAnsi"/>
        </w:rPr>
      </w:pPr>
      <w:r w:rsidRPr="0009301D">
        <w:rPr>
          <w:rFonts w:cstheme="minorHAnsi"/>
          <w:highlight w:val="yellow"/>
        </w:rPr>
        <w:lastRenderedPageBreak/>
        <w:t xml:space="preserve">((Seite </w:t>
      </w:r>
      <w:r w:rsidR="00385896" w:rsidRPr="0009301D">
        <w:rPr>
          <w:rFonts w:cstheme="minorHAnsi"/>
          <w:highlight w:val="yellow"/>
        </w:rPr>
        <w:t>14</w:t>
      </w:r>
      <w:r w:rsidRPr="0009301D">
        <w:rPr>
          <w:rFonts w:cstheme="minorHAnsi"/>
          <w:highlight w:val="yellow"/>
        </w:rPr>
        <w:t>))</w:t>
      </w:r>
      <w:r w:rsidRPr="0009301D">
        <w:rPr>
          <w:rFonts w:cstheme="minorHAnsi"/>
        </w:rPr>
        <w:t xml:space="preserve"> </w:t>
      </w:r>
    </w:p>
    <w:p w14:paraId="5F00057A" w14:textId="3ADB1DB2" w:rsidR="008A0BA9" w:rsidRPr="0009301D" w:rsidRDefault="008A0BA9" w:rsidP="008A0BA9">
      <w:pPr>
        <w:spacing w:after="0" w:line="276" w:lineRule="auto"/>
        <w:rPr>
          <w:rFonts w:cstheme="minorHAnsi"/>
          <w:b/>
          <w:bCs/>
          <w:sz w:val="24"/>
          <w:szCs w:val="24"/>
        </w:rPr>
      </w:pPr>
      <w:r w:rsidRPr="0009301D">
        <w:rPr>
          <w:rFonts w:cstheme="minorHAnsi"/>
          <w:b/>
          <w:bCs/>
          <w:sz w:val="24"/>
          <w:szCs w:val="24"/>
        </w:rPr>
        <w:t>Arbeitsblatt 1</w:t>
      </w:r>
      <w:r w:rsidR="00A31315" w:rsidRPr="0009301D">
        <w:rPr>
          <w:rFonts w:cstheme="minorHAnsi"/>
          <w:b/>
          <w:bCs/>
          <w:sz w:val="24"/>
          <w:szCs w:val="24"/>
        </w:rPr>
        <w:t>B</w:t>
      </w:r>
    </w:p>
    <w:p w14:paraId="3BD5DE2A"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Die drei Grundbegriffe</w:t>
      </w:r>
    </w:p>
    <w:p w14:paraId="47E48BD1" w14:textId="77777777" w:rsidR="00B12247" w:rsidRPr="00D725F9" w:rsidRDefault="00B12247" w:rsidP="00B12247">
      <w:pPr>
        <w:spacing w:after="0" w:line="360" w:lineRule="auto"/>
        <w15:collapsed/>
        <w:rPr>
          <w:rFonts w:ascii="Calibri" w:eastAsia="Aptos" w:hAnsi="Calibri" w:cs="Calibri"/>
          <w:i/>
          <w:iCs/>
          <w:kern w:val="2"/>
          <w14:ligatures w14:val="standardContextual"/>
        </w:rPr>
      </w:pPr>
      <w:r w:rsidRPr="00D725F9">
        <w:rPr>
          <w:rFonts w:ascii="Calibri" w:eastAsia="Aptos" w:hAnsi="Calibri" w:cs="Calibri"/>
          <w:i/>
          <w:iCs/>
          <w:kern w:val="2"/>
          <w14:ligatures w14:val="standardContextual"/>
        </w:rPr>
        <w:t xml:space="preserve">Lest </w:t>
      </w:r>
      <w:ins w:id="1474" w:author="Fabienne Schmaus" w:date="2026-06-10T07:18:00Z" w16du:dateUtc="2026-06-10T05:18:00Z">
        <w:r>
          <w:rPr>
            <w:rFonts w:ascii="Calibri" w:eastAsia="Aptos" w:hAnsi="Calibri" w:cs="Calibri"/>
            <w:i/>
            <w:iCs/>
            <w:kern w:val="2"/>
            <w14:ligatures w14:val="standardContextual"/>
          </w:rPr>
          <w:t xml:space="preserve">zuerst </w:t>
        </w:r>
      </w:ins>
      <w:r w:rsidRPr="00D725F9">
        <w:rPr>
          <w:rFonts w:ascii="Calibri" w:eastAsia="Aptos" w:hAnsi="Calibri" w:cs="Calibri"/>
          <w:i/>
          <w:iCs/>
          <w:kern w:val="2"/>
          <w14:ligatures w14:val="standardContextual"/>
        </w:rPr>
        <w:t xml:space="preserve">die </w:t>
      </w:r>
      <w:ins w:id="1475" w:author="Fabienne Schmaus" w:date="2026-06-10T07:18:00Z" w16du:dateUtc="2026-06-10T05:18:00Z">
        <w:r>
          <w:rPr>
            <w:rFonts w:ascii="Calibri" w:eastAsia="Aptos" w:hAnsi="Calibri" w:cs="Calibri"/>
            <w:i/>
            <w:iCs/>
            <w:kern w:val="2"/>
            <w14:ligatures w14:val="standardContextual"/>
          </w:rPr>
          <w:t xml:space="preserve">drei </w:t>
        </w:r>
      </w:ins>
      <w:r w:rsidRPr="00D725F9">
        <w:rPr>
          <w:rFonts w:ascii="Calibri" w:eastAsia="Aptos" w:hAnsi="Calibri" w:cs="Calibri"/>
          <w:i/>
          <w:iCs/>
          <w:kern w:val="2"/>
          <w14:ligatures w14:val="standardContextual"/>
        </w:rPr>
        <w:t>Infokarten</w:t>
      </w:r>
      <w:del w:id="1476" w:author="Fabienne Schmaus" w:date="2026-06-10T07:19:00Z" w16du:dateUtc="2026-06-10T05:19:00Z">
        <w:r w:rsidRPr="00D725F9" w:rsidDel="00B12247">
          <w:rPr>
            <w:rFonts w:ascii="Calibri" w:eastAsia="Aptos" w:hAnsi="Calibri" w:cs="Calibri"/>
            <w:i/>
            <w:iCs/>
            <w:kern w:val="2"/>
            <w14:ligatures w14:val="standardContextual"/>
          </w:rPr>
          <w:delText xml:space="preserve"> und ergänzt dann das Schaubild</w:delText>
        </w:r>
      </w:del>
      <w:r w:rsidRPr="00D725F9">
        <w:rPr>
          <w:rFonts w:ascii="Calibri" w:eastAsia="Aptos" w:hAnsi="Calibri" w:cs="Calibri"/>
          <w:i/>
          <w:iCs/>
          <w:kern w:val="2"/>
          <w14:ligatures w14:val="standardContextual"/>
        </w:rPr>
        <w:t>.</w:t>
      </w:r>
    </w:p>
    <w:tbl>
      <w:tblPr>
        <w:tblStyle w:val="Tabellenraster"/>
        <w:tblW w:w="11199" w:type="dxa"/>
        <w:tblInd w:w="-431" w:type="dxa"/>
        <w:tblLook w:val="04A0" w:firstRow="1" w:lastRow="0" w:firstColumn="1" w:lastColumn="0" w:noHBand="0" w:noVBand="1"/>
      </w:tblPr>
      <w:tblGrid>
        <w:gridCol w:w="5529"/>
        <w:gridCol w:w="5670"/>
      </w:tblGrid>
      <w:tr w:rsidR="00B12247" w14:paraId="44B4B375" w14:textId="77777777" w:rsidTr="00240569">
        <w:tc>
          <w:tcPr>
            <w:tcW w:w="5529" w:type="dxa"/>
          </w:tcPr>
          <w:p w14:paraId="25D4B63B"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1: Melatonin</w:t>
            </w:r>
          </w:p>
          <w:p w14:paraId="30329E0A" w14:textId="2C95325D" w:rsidR="00B12247" w:rsidRDefault="00B12247" w:rsidP="00240569">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Melatonin ist ein Hormon, das in der Zirbeldrüse im Gehirn produziert wird. Es wird ausgeschüttet, wenn es dunkel wird – und signalisiert dem Körper: „Jetzt ist Nachtzeit, es wird Zeit zu schlafen</w:t>
            </w:r>
            <w:del w:id="1477" w:author="Fabienne Schmaus" w:date="2026-06-10T07:26:00Z" w16du:dateUtc="2026-06-10T05:26:00Z">
              <w:r w:rsidRPr="00B12247" w:rsidDel="00B12247">
                <w:rPr>
                  <w:rFonts w:ascii="Calibri" w:eastAsia="Aptos" w:hAnsi="Calibri" w:cs="Calibri"/>
                  <w:kern w:val="2"/>
                  <w14:ligatures w14:val="standardContextual"/>
                </w:rPr>
                <w:delText xml:space="preserve">." </w:delText>
              </w:r>
            </w:del>
            <w:ins w:id="1478" w:author="Fabienne Schmaus" w:date="2026-06-10T07:26:00Z" w16du:dateUtc="2026-06-10T05:26:00Z">
              <w:r w:rsidRPr="00B12247">
                <w:rPr>
                  <w:rFonts w:ascii="Calibri" w:eastAsia="Aptos" w:hAnsi="Calibri" w:cs="Calibri"/>
                  <w:kern w:val="2"/>
                  <w14:ligatures w14:val="standardContextual"/>
                </w:rPr>
                <w:t>.</w:t>
              </w:r>
              <w:r>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Melatonin macht nicht direkt müde, aber es bereitet den Körper auf den Schlaf vor: Körpertemperatur sinkt, Herzfrequenz verlangsamt sich, die Wachheit nimmt ab.</w:t>
            </w:r>
            <w:r w:rsidR="00240569">
              <w:rPr>
                <w:rFonts w:ascii="Calibri" w:eastAsia="Aptos" w:hAnsi="Calibri" w:cs="Calibri"/>
                <w:kern w:val="2"/>
                <w14:ligatures w14:val="standardContextual"/>
              </w:rPr>
              <w:t xml:space="preserve"> </w:t>
            </w:r>
            <w:r w:rsidRPr="00B12247">
              <w:rPr>
                <w:rFonts w:ascii="Calibri" w:eastAsia="Aptos" w:hAnsi="Calibri" w:cs="Calibri"/>
                <w:kern w:val="2"/>
                <w14:ligatures w14:val="standardContextual"/>
              </w:rPr>
              <w:t>Licht – besonders blaues Licht – hemmt die Melatoninproduktion. Das Gehirn interpretiert blaues Licht als Signal für Tageslicht und drosselt die Ausschüttung</w:t>
            </w:r>
            <w:r w:rsidRPr="00D725F9">
              <w:rPr>
                <w:rFonts w:ascii="Calibri" w:eastAsia="Aptos" w:hAnsi="Calibri" w:cs="Calibri"/>
                <w:kern w:val="2"/>
                <w14:ligatures w14:val="standardContextual"/>
              </w:rPr>
              <w:t>.</w:t>
            </w:r>
          </w:p>
        </w:tc>
        <w:tc>
          <w:tcPr>
            <w:tcW w:w="5670" w:type="dxa"/>
          </w:tcPr>
          <w:p w14:paraId="20E5A09B"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2: Blaues Licht</w:t>
            </w:r>
          </w:p>
          <w:p w14:paraId="28A4B2EC" w14:textId="1A715BA8" w:rsidR="00B12247" w:rsidRPr="00B12247" w:rsidDel="00240569" w:rsidRDefault="00B12247" w:rsidP="00B12247">
            <w:pPr>
              <w:spacing w:line="276" w:lineRule="auto"/>
              <w:rPr>
                <w:del w:id="1479" w:author="Fabienne Schmaus" w:date="2026-06-10T07:27:00Z" w16du:dateUtc="2026-06-10T05:27:00Z"/>
                <w:rFonts w:ascii="Calibri" w:eastAsia="Aptos" w:hAnsi="Calibri" w:cs="Calibri"/>
                <w:kern w:val="2"/>
                <w14:ligatures w14:val="standardContextual"/>
              </w:rPr>
            </w:pPr>
            <w:r w:rsidRPr="00B12247">
              <w:rPr>
                <w:rFonts w:ascii="Calibri" w:eastAsia="Aptos" w:hAnsi="Calibri" w:cs="Calibri"/>
                <w:kern w:val="2"/>
                <w14:ligatures w14:val="standardContextual"/>
              </w:rPr>
              <w:t>Bildschirme von Smartphones, Tablets und Laptops senden Licht aus, das einen hohen Anteil an blauem Licht (Wellenlänge ca. 450</w:t>
            </w:r>
            <w:ins w:id="1480" w:author="Fabienne Schmaus" w:date="2026-06-10T07:27:00Z" w16du:dateUtc="2026-06-10T05:27:00Z">
              <w:r w:rsidR="00240569">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w:t>
            </w:r>
            <w:ins w:id="1481" w:author="Fabienne Schmaus" w:date="2026-06-10T07:27:00Z" w16du:dateUtc="2026-06-10T05:27:00Z">
              <w:r w:rsidR="00240569">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490 nm) enthält. Dieser Wellenlängenbereich ähnelt dem Licht, das die Sonne am Mittag aussendet.</w:t>
            </w:r>
            <w:ins w:id="1482" w:author="Fabienne Schmaus" w:date="2026-06-10T07:27:00Z" w16du:dateUtc="2026-06-10T05:27:00Z">
              <w:r w:rsidR="00240569">
                <w:rPr>
                  <w:rFonts w:ascii="Calibri" w:eastAsia="Aptos" w:hAnsi="Calibri" w:cs="Calibri"/>
                  <w:kern w:val="2"/>
                  <w14:ligatures w14:val="standardContextual"/>
                </w:rPr>
                <w:t xml:space="preserve"> </w:t>
              </w:r>
            </w:ins>
          </w:p>
          <w:p w14:paraId="5170C3C1" w14:textId="4894B3FC" w:rsidR="00B12247" w:rsidRPr="00B12247" w:rsidDel="00240569" w:rsidRDefault="00B12247" w:rsidP="00240569">
            <w:pPr>
              <w:spacing w:line="276" w:lineRule="auto"/>
              <w:rPr>
                <w:del w:id="1483" w:author="Fabienne Schmaus" w:date="2026-06-10T07:27:00Z" w16du:dateUtc="2026-06-10T05:27:00Z"/>
                <w:rFonts w:ascii="Calibri" w:eastAsia="Aptos" w:hAnsi="Calibri" w:cs="Calibri"/>
                <w:kern w:val="2"/>
                <w14:ligatures w14:val="standardContextual"/>
              </w:rPr>
            </w:pPr>
            <w:del w:id="1484" w:author="Michael Kohl" w:date="2026-06-11T12:16:00Z" w16du:dateUtc="2026-06-11T10:16:00Z">
              <w:r w:rsidRPr="00B12247" w:rsidDel="00CB5281">
                <w:rPr>
                  <w:rFonts w:ascii="Calibri" w:eastAsia="Aptos" w:hAnsi="Calibri" w:cs="Calibri"/>
                  <w:kern w:val="2"/>
                  <w14:ligatures w14:val="standardContextual"/>
                </w:rPr>
                <w:delText>Das Gehirn</w:delText>
              </w:r>
            </w:del>
            <w:ins w:id="1485" w:author="Michael Kohl" w:date="2026-06-11T12:16:00Z" w16du:dateUtc="2026-06-11T10:16:00Z">
              <w:r w:rsidR="00CB5281">
                <w:rPr>
                  <w:rFonts w:ascii="Calibri" w:eastAsia="Aptos" w:hAnsi="Calibri" w:cs="Calibri"/>
                  <w:kern w:val="2"/>
                  <w14:ligatures w14:val="standardContextual"/>
                </w:rPr>
                <w:t>Die Zirbe</w:t>
              </w:r>
            </w:ins>
            <w:ins w:id="1486" w:author="Michael Kohl" w:date="2026-06-11T12:17:00Z" w16du:dateUtc="2026-06-11T10:17:00Z">
              <w:r w:rsidR="00CB5281">
                <w:rPr>
                  <w:rFonts w:ascii="Calibri" w:eastAsia="Aptos" w:hAnsi="Calibri" w:cs="Calibri"/>
                  <w:kern w:val="2"/>
                  <w14:ligatures w14:val="standardContextual"/>
                </w:rPr>
                <w:t>ldrüse im Gehirn</w:t>
              </w:r>
            </w:ins>
            <w:r w:rsidRPr="00B12247">
              <w:rPr>
                <w:rFonts w:ascii="Calibri" w:eastAsia="Aptos" w:hAnsi="Calibri" w:cs="Calibri"/>
                <w:kern w:val="2"/>
                <w14:ligatures w14:val="standardContextual"/>
              </w:rPr>
              <w:t xml:space="preserve"> reagiert auf blaues Licht mit dem Signal: „Es ist noch Tag – bleib wach</w:t>
            </w:r>
            <w:del w:id="1487" w:author="Fabienne Schmaus" w:date="2026-06-10T07:27:00Z" w16du:dateUtc="2026-06-10T05:27:00Z">
              <w:r w:rsidRPr="00B12247" w:rsidDel="00240569">
                <w:rPr>
                  <w:rFonts w:ascii="Calibri" w:eastAsia="Aptos" w:hAnsi="Calibri" w:cs="Calibri"/>
                  <w:kern w:val="2"/>
                  <w14:ligatures w14:val="standardContextual"/>
                </w:rPr>
                <w:delText>."</w:delText>
              </w:r>
            </w:del>
            <w:ins w:id="1488" w:author="Fabienne Schmaus" w:date="2026-06-10T07:27:00Z" w16du:dateUtc="2026-06-10T05:27:00Z">
              <w:r w:rsidR="00240569">
                <w:rPr>
                  <w:rFonts w:ascii="Calibri" w:eastAsia="Aptos" w:hAnsi="Calibri" w:cs="Calibri"/>
                  <w:kern w:val="2"/>
                  <w14:ligatures w14:val="standardContextual"/>
                </w:rPr>
                <w:t>“.</w:t>
              </w:r>
            </w:ins>
            <w:r w:rsidRPr="00B12247">
              <w:rPr>
                <w:rFonts w:ascii="Calibri" w:eastAsia="Aptos" w:hAnsi="Calibri" w:cs="Calibri"/>
                <w:kern w:val="2"/>
                <w14:ligatures w14:val="standardContextual"/>
              </w:rPr>
              <w:t xml:space="preserve"> Das unterdrückt die Melatoninausschüttung und verzögert das Einschlafen – auch wenn man eigentlich müde ist.</w:t>
            </w:r>
            <w:ins w:id="1489" w:author="Fabienne Schmaus" w:date="2026-06-10T07:27:00Z" w16du:dateUtc="2026-06-10T05:27:00Z">
              <w:r w:rsidR="00240569">
                <w:rPr>
                  <w:rFonts w:ascii="Calibri" w:eastAsia="Aptos" w:hAnsi="Calibri" w:cs="Calibri"/>
                  <w:kern w:val="2"/>
                  <w14:ligatures w14:val="standardContextual"/>
                </w:rPr>
                <w:t xml:space="preserve"> </w:t>
              </w:r>
            </w:ins>
          </w:p>
          <w:p w14:paraId="262A6D6D" w14:textId="1A3B5010" w:rsidR="00B12247" w:rsidRDefault="00B12247" w:rsidP="00240569">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Der sogenannte Nachtmodus (warm getöntes Display) reduziert den Blaulichtanteil, beseitigt das Problem aber nicht vollständig</w:t>
            </w:r>
            <w:del w:id="1490" w:author="Fabienne Schmaus" w:date="2026-06-10T07:27:00Z" w16du:dateUtc="2026-06-10T05:27:00Z">
              <w:r w:rsidRPr="00B12247" w:rsidDel="00240569">
                <w:rPr>
                  <w:rFonts w:ascii="Calibri" w:eastAsia="Aptos" w:hAnsi="Calibri" w:cs="Calibri"/>
                  <w:kern w:val="2"/>
                  <w14:ligatures w14:val="standardContextual"/>
                </w:rPr>
                <w:delText>.</w:delText>
              </w:r>
            </w:del>
            <w:r w:rsidRPr="00D725F9">
              <w:rPr>
                <w:rFonts w:ascii="Calibri" w:eastAsia="Aptos" w:hAnsi="Calibri" w:cs="Calibri"/>
                <w:kern w:val="2"/>
                <w14:ligatures w14:val="standardContextual"/>
              </w:rPr>
              <w:t>.</w:t>
            </w:r>
          </w:p>
        </w:tc>
      </w:tr>
      <w:tr w:rsidR="00B12247" w14:paraId="7AA572D0" w14:textId="77777777" w:rsidTr="00240569">
        <w:tc>
          <w:tcPr>
            <w:tcW w:w="11199" w:type="dxa"/>
            <w:gridSpan w:val="2"/>
          </w:tcPr>
          <w:p w14:paraId="63556692" w14:textId="77777777" w:rsidR="00B12247" w:rsidRPr="00D725F9" w:rsidRDefault="00B12247" w:rsidP="00371E27">
            <w:pPr>
              <w:spacing w:line="276" w:lineRule="auto"/>
              <w:rPr>
                <w:rFonts w:ascii="Calibri" w:eastAsia="Aptos" w:hAnsi="Calibri" w:cs="Calibri"/>
                <w:kern w:val="2"/>
                <w14:ligatures w14:val="standardContextual"/>
              </w:rPr>
            </w:pPr>
            <w:r w:rsidRPr="00D725F9">
              <w:rPr>
                <w:rFonts w:ascii="Calibri" w:eastAsia="Aptos" w:hAnsi="Calibri" w:cs="Calibri"/>
                <w:b/>
                <w:bCs/>
                <w:kern w:val="2"/>
                <w14:ligatures w14:val="standardContextual"/>
              </w:rPr>
              <w:t>Infokarte 3: Zirkadianer Rhythmus</w:t>
            </w:r>
          </w:p>
          <w:p w14:paraId="4D65D3B3" w14:textId="77777777" w:rsidR="00B12247" w:rsidRPr="00B12247" w:rsidRDefault="00B12247" w:rsidP="00B12247">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Der zirkadiane Rhythmus ist die innere Uhr des Körpers – ein biologisches 24-Stunden-Programm, das steuert, wann wir schlafen, wann wir wach sind, wann wir Hunger haben und wann unser Körper am leistungsfähigsten ist.</w:t>
            </w:r>
          </w:p>
          <w:p w14:paraId="4324ED03" w14:textId="025C1C9A" w:rsidR="00B12247" w:rsidRDefault="00B12247" w:rsidP="00B12247">
            <w:pPr>
              <w:spacing w:line="276" w:lineRule="auto"/>
              <w:rPr>
                <w:rFonts w:ascii="Calibri" w:eastAsia="Aptos" w:hAnsi="Calibri" w:cs="Calibri"/>
                <w:kern w:val="2"/>
                <w14:ligatures w14:val="standardContextual"/>
              </w:rPr>
            </w:pPr>
            <w:r w:rsidRPr="00B12247">
              <w:rPr>
                <w:rFonts w:ascii="Calibri" w:eastAsia="Aptos" w:hAnsi="Calibri" w:cs="Calibri"/>
                <w:kern w:val="2"/>
                <w14:ligatures w14:val="standardContextual"/>
              </w:rPr>
              <w:t>Diese innere Uhr wird hauptsächlich durch Licht reguliert: Helles Tageslicht am Morgen stellt sie auf „Wach-Phase</w:t>
            </w:r>
            <w:del w:id="1491" w:author="Fabienne Schmaus" w:date="2026-06-10T07:27:00Z" w16du:dateUtc="2026-06-10T05:27:00Z">
              <w:r w:rsidRPr="00B12247" w:rsidDel="00B12247">
                <w:rPr>
                  <w:rFonts w:ascii="Calibri" w:eastAsia="Aptos" w:hAnsi="Calibri" w:cs="Calibri"/>
                  <w:kern w:val="2"/>
                  <w14:ligatures w14:val="standardContextual"/>
                </w:rPr>
                <w:delText xml:space="preserve">", </w:delText>
              </w:r>
            </w:del>
            <w:ins w:id="1492" w:author="Fabienne Schmaus" w:date="2026-06-10T07:27:00Z" w16du:dateUtc="2026-06-10T05:27:00Z">
              <w:r>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Dunkelheit am Abend signalisiert „Schlafphase</w:t>
            </w:r>
            <w:del w:id="1493" w:author="Fabienne Schmaus" w:date="2026-06-10T07:27:00Z" w16du:dateUtc="2026-06-10T05:27:00Z">
              <w:r w:rsidRPr="00B12247" w:rsidDel="00B12247">
                <w:rPr>
                  <w:rFonts w:ascii="Calibri" w:eastAsia="Aptos" w:hAnsi="Calibri" w:cs="Calibri"/>
                  <w:kern w:val="2"/>
                  <w14:ligatures w14:val="standardContextual"/>
                </w:rPr>
                <w:delText xml:space="preserve">". </w:delText>
              </w:r>
            </w:del>
            <w:ins w:id="1494" w:author="Fabienne Schmaus" w:date="2026-06-10T07:27:00Z" w16du:dateUtc="2026-06-10T05:27:00Z">
              <w:r>
                <w:rPr>
                  <w:rFonts w:ascii="Calibri" w:eastAsia="Aptos" w:hAnsi="Calibri" w:cs="Calibri"/>
                  <w:kern w:val="2"/>
                  <w14:ligatures w14:val="standardContextual"/>
                </w:rPr>
                <w:t>“</w:t>
              </w:r>
              <w:r w:rsidRPr="00B12247">
                <w:rPr>
                  <w:rFonts w:ascii="Calibri" w:eastAsia="Aptos" w:hAnsi="Calibri" w:cs="Calibri"/>
                  <w:kern w:val="2"/>
                  <w14:ligatures w14:val="standardContextual"/>
                </w:rPr>
                <w:t xml:space="preserve">. </w:t>
              </w:r>
            </w:ins>
            <w:r w:rsidRPr="00B12247">
              <w:rPr>
                <w:rFonts w:ascii="Calibri" w:eastAsia="Aptos" w:hAnsi="Calibri" w:cs="Calibri"/>
                <w:kern w:val="2"/>
                <w14:ligatures w14:val="standardContextual"/>
              </w:rPr>
              <w:t>Wenn abends Bildschirmlicht die innere Uhr irritiert, verschiebt sich der Schlaf-Wach-Rhythmus</w:t>
            </w:r>
            <w:del w:id="1495" w:author="Fabienne Schmaus" w:date="2026-06-10T07:27:00Z" w16du:dateUtc="2026-06-10T05:27:00Z">
              <w:r w:rsidRPr="00B12247" w:rsidDel="00240569">
                <w:rPr>
                  <w:rFonts w:ascii="Calibri" w:eastAsia="Aptos" w:hAnsi="Calibri" w:cs="Calibri"/>
                  <w:kern w:val="2"/>
                  <w14:ligatures w14:val="standardContextual"/>
                </w:rPr>
                <w:delText xml:space="preserve"> –</w:delText>
              </w:r>
            </w:del>
            <w:ins w:id="1496" w:author="Fabienne Schmaus" w:date="2026-06-10T07:27:00Z" w16du:dateUtc="2026-06-10T05:27:00Z">
              <w:r w:rsidR="00240569">
                <w:rPr>
                  <w:rFonts w:ascii="Calibri" w:eastAsia="Aptos" w:hAnsi="Calibri" w:cs="Calibri"/>
                  <w:kern w:val="2"/>
                  <w14:ligatures w14:val="standardContextual"/>
                </w:rPr>
                <w:t>,</w:t>
              </w:r>
            </w:ins>
            <w:r w:rsidRPr="00B12247">
              <w:rPr>
                <w:rFonts w:ascii="Calibri" w:eastAsia="Aptos" w:hAnsi="Calibri" w:cs="Calibri"/>
                <w:kern w:val="2"/>
                <w14:ligatures w14:val="standardContextual"/>
              </w:rPr>
              <w:t xml:space="preserve"> was das Einschlafen erschwert und die Schlafqualität reduziert.</w:t>
            </w:r>
          </w:p>
        </w:tc>
      </w:tr>
    </w:tbl>
    <w:p w14:paraId="07D37017" w14:textId="77777777" w:rsidR="00B12247" w:rsidRPr="00D725F9" w:rsidRDefault="00B12247" w:rsidP="00B12247">
      <w:pPr>
        <w:spacing w:after="0" w:line="276" w:lineRule="auto"/>
        <w15:collapsed/>
        <w:rPr>
          <w:rFonts w:ascii="Calibri" w:eastAsia="Aptos" w:hAnsi="Calibri" w:cs="Calibri"/>
          <w:kern w:val="2"/>
          <w14:ligatures w14:val="standardContextual"/>
        </w:rPr>
      </w:pPr>
    </w:p>
    <w:p w14:paraId="557FCBDD" w14:textId="77777777" w:rsidR="00B12247" w:rsidRPr="00B12247" w:rsidDel="00B12247" w:rsidRDefault="00B12247" w:rsidP="00B12247">
      <w:pPr>
        <w:spacing w:after="0" w:line="360" w:lineRule="auto"/>
        <w15:collapsed/>
        <w:rPr>
          <w:del w:id="1497" w:author="Fabienne Schmaus" w:date="2026-06-10T07:19:00Z" w16du:dateUtc="2026-06-10T05:19:00Z"/>
          <w:rFonts w:ascii="Calibri" w:eastAsia="Aptos" w:hAnsi="Calibri" w:cs="Calibri"/>
          <w:i/>
          <w:iCs/>
          <w:kern w:val="2"/>
          <w14:ligatures w14:val="standardContextual"/>
          <w:rPrChange w:id="1498" w:author="Fabienne Schmaus" w:date="2026-06-10T07:19:00Z" w16du:dateUtc="2026-06-10T05:19:00Z">
            <w:rPr>
              <w:del w:id="1499" w:author="Fabienne Schmaus" w:date="2026-06-10T07:19:00Z" w16du:dateUtc="2026-06-10T05:19:00Z"/>
              <w:rFonts w:ascii="Calibri" w:eastAsia="Aptos" w:hAnsi="Calibri" w:cs="Calibri"/>
              <w:b/>
              <w:bCs/>
              <w:kern w:val="2"/>
              <w14:ligatures w14:val="standardContextual"/>
            </w:rPr>
          </w:rPrChange>
        </w:rPr>
      </w:pPr>
      <w:ins w:id="1500" w:author="Fabienne Schmaus" w:date="2026-06-10T07:19:00Z" w16du:dateUtc="2026-06-10T05:19:00Z">
        <w:r w:rsidRPr="00B12247">
          <w:rPr>
            <w:rFonts w:ascii="Calibri" w:eastAsia="Aptos" w:hAnsi="Calibri" w:cs="Calibri"/>
            <w:i/>
            <w:iCs/>
            <w:kern w:val="2"/>
            <w14:ligatures w14:val="standardContextual"/>
            <w:rPrChange w:id="1501" w:author="Fabienne Schmaus" w:date="2026-06-10T07:19:00Z" w16du:dateUtc="2026-06-10T05:19:00Z">
              <w:rPr>
                <w:rFonts w:ascii="Calibri" w:eastAsia="Aptos" w:hAnsi="Calibri" w:cs="Calibri"/>
                <w:b/>
                <w:bCs/>
                <w:kern w:val="2"/>
                <w14:ligatures w14:val="standardContextual"/>
              </w:rPr>
            </w:rPrChange>
          </w:rPr>
          <w:t xml:space="preserve">Vervollständigt das </w:t>
        </w:r>
      </w:ins>
      <w:r w:rsidRPr="00B12247">
        <w:rPr>
          <w:rFonts w:ascii="Calibri" w:eastAsia="Aptos" w:hAnsi="Calibri" w:cs="Calibri"/>
          <w:i/>
          <w:iCs/>
          <w:kern w:val="2"/>
          <w14:ligatures w14:val="standardContextual"/>
          <w:rPrChange w:id="1502" w:author="Fabienne Schmaus" w:date="2026-06-10T07:19:00Z" w16du:dateUtc="2026-06-10T05:19:00Z">
            <w:rPr>
              <w:rFonts w:ascii="Calibri" w:eastAsia="Aptos" w:hAnsi="Calibri" w:cs="Calibri"/>
              <w:b/>
              <w:bCs/>
              <w:kern w:val="2"/>
              <w14:ligatures w14:val="standardContextual"/>
            </w:rPr>
          </w:rPrChange>
        </w:rPr>
        <w:t>Schaubild</w:t>
      </w:r>
      <w:del w:id="1503" w:author="Fabienne Schmaus" w:date="2026-06-10T07:19:00Z" w16du:dateUtc="2026-06-10T05:19:00Z">
        <w:r w:rsidRPr="00B12247" w:rsidDel="00B12247">
          <w:rPr>
            <w:rFonts w:ascii="Calibri" w:eastAsia="Aptos" w:hAnsi="Calibri" w:cs="Calibri"/>
            <w:i/>
            <w:iCs/>
            <w:kern w:val="2"/>
            <w14:ligatures w14:val="standardContextual"/>
            <w:rPrChange w:id="1504" w:author="Fabienne Schmaus" w:date="2026-06-10T07:19:00Z" w16du:dateUtc="2026-06-10T05:19:00Z">
              <w:rPr>
                <w:rFonts w:ascii="Calibri" w:eastAsia="Aptos" w:hAnsi="Calibri" w:cs="Calibri"/>
                <w:b/>
                <w:bCs/>
                <w:kern w:val="2"/>
                <w14:ligatures w14:val="standardContextual"/>
              </w:rPr>
            </w:rPrChange>
          </w:rPr>
          <w:delText xml:space="preserve"> vervollständigen</w:delText>
        </w:r>
      </w:del>
      <w:ins w:id="1505" w:author="Fabienne Schmaus" w:date="2026-06-10T07:19:00Z" w16du:dateUtc="2026-06-10T05:19:00Z">
        <w:r w:rsidRPr="00B12247">
          <w:rPr>
            <w:rFonts w:ascii="Calibri" w:eastAsia="Aptos" w:hAnsi="Calibri" w:cs="Calibri"/>
            <w:i/>
            <w:iCs/>
            <w:kern w:val="2"/>
            <w14:ligatures w14:val="standardContextual"/>
            <w:rPrChange w:id="1506" w:author="Fabienne Schmaus" w:date="2026-06-10T07:19:00Z" w16du:dateUtc="2026-06-10T05:19:00Z">
              <w:rPr>
                <w:rFonts w:ascii="Calibri" w:eastAsia="Aptos" w:hAnsi="Calibri" w:cs="Calibri"/>
                <w:b/>
                <w:bCs/>
                <w:kern w:val="2"/>
                <w14:ligatures w14:val="standardContextual"/>
              </w:rPr>
            </w:rPrChange>
          </w:rPr>
          <w:t xml:space="preserve">. </w:t>
        </w:r>
      </w:ins>
    </w:p>
    <w:p w14:paraId="22BCCF41" w14:textId="4A94112E" w:rsidR="00B12247" w:rsidRPr="00B12247" w:rsidRDefault="00B12247" w:rsidP="00B12247">
      <w:pPr>
        <w:spacing w:before="160" w:after="80"/>
        <w15:collapsed/>
        <w:rPr>
          <w:ins w:id="1507" w:author="Fabienne Schmaus" w:date="2026-06-10T07:19:00Z" w16du:dateUtc="2026-06-10T05:19:00Z"/>
          <w:rFonts w:ascii="Calibri" w:eastAsia="Aptos" w:hAnsi="Calibri" w:cs="Calibri"/>
          <w:i/>
          <w:iCs/>
          <w:kern w:val="2"/>
          <w14:ligatures w14:val="standardContextual"/>
          <w:rPrChange w:id="1508" w:author="Fabienne Schmaus" w:date="2026-06-10T07:19:00Z" w16du:dateUtc="2026-06-10T05:19:00Z">
            <w:rPr>
              <w:ins w:id="1509" w:author="Fabienne Schmaus" w:date="2026-06-10T07:19:00Z" w16du:dateUtc="2026-06-10T05:19:00Z"/>
              <w:rFonts w:ascii="Calibri" w:eastAsia="Aptos" w:hAnsi="Calibri" w:cs="Calibri"/>
              <w:kern w:val="2"/>
              <w14:ligatures w14:val="standardContextual"/>
            </w:rPr>
          </w:rPrChange>
        </w:rPr>
      </w:pPr>
      <w:r w:rsidRPr="00B12247">
        <w:rPr>
          <w:rFonts w:ascii="Calibri" w:eastAsia="Aptos" w:hAnsi="Calibri" w:cs="Calibri"/>
          <w:i/>
          <w:iCs/>
          <w:kern w:val="2"/>
          <w14:ligatures w14:val="standardContextual"/>
          <w:rPrChange w:id="1510" w:author="Fabienne Schmaus" w:date="2026-06-10T07:19:00Z" w16du:dateUtc="2026-06-10T05:19:00Z">
            <w:rPr>
              <w:rFonts w:ascii="Calibri" w:eastAsia="Aptos" w:hAnsi="Calibri" w:cs="Calibri"/>
              <w:kern w:val="2"/>
              <w14:ligatures w14:val="standardContextual"/>
            </w:rPr>
          </w:rPrChange>
        </w:rPr>
        <w:t xml:space="preserve">Tragt die fehlenden Begriffe </w:t>
      </w:r>
      <w:del w:id="1511" w:author="Michael Kohl" w:date="2026-06-11T13:13:00Z" w16du:dateUtc="2026-06-11T11:13:00Z">
        <w:r w:rsidRPr="00B12247" w:rsidDel="008B32A3">
          <w:rPr>
            <w:rFonts w:ascii="Calibri" w:eastAsia="Aptos" w:hAnsi="Calibri" w:cs="Calibri"/>
            <w:i/>
            <w:iCs/>
            <w:kern w:val="2"/>
            <w14:ligatures w14:val="standardContextual"/>
            <w:rPrChange w:id="1512" w:author="Fabienne Schmaus" w:date="2026-06-10T07:19:00Z" w16du:dateUtc="2026-06-10T05:19:00Z">
              <w:rPr>
                <w:rFonts w:ascii="Calibri" w:eastAsia="Aptos" w:hAnsi="Calibri" w:cs="Calibri"/>
                <w:kern w:val="2"/>
                <w14:ligatures w14:val="standardContextual"/>
              </w:rPr>
            </w:rPrChange>
          </w:rPr>
          <w:delText xml:space="preserve">und </w:delText>
        </w:r>
        <w:r w:rsidRPr="00B12247" w:rsidDel="008B32A3">
          <w:rPr>
            <w:rFonts w:eastAsia="Aptos" w:cstheme="minorHAnsi"/>
            <w:i/>
            <w:iCs/>
            <w:kern w:val="2"/>
            <w14:ligatures w14:val="standardContextual"/>
          </w:rPr>
          <w:delText xml:space="preserve">Pfeile </w:delText>
        </w:r>
      </w:del>
      <w:del w:id="1513" w:author="Fabienne Schmaus" w:date="2026-06-10T07:19:00Z" w16du:dateUtc="2026-06-10T05:19:00Z">
        <w:r w:rsidRPr="00B12247" w:rsidDel="00B12247">
          <w:rPr>
            <w:rFonts w:eastAsia="Aptos" w:cstheme="minorHAnsi"/>
            <w:i/>
            <w:iCs/>
            <w:kern w:val="2"/>
            <w14:ligatures w14:val="standardContextual"/>
          </w:rPr>
          <w:delText>in das Schaubild</w:delText>
        </w:r>
      </w:del>
      <w:r w:rsidRPr="00B12247">
        <w:rPr>
          <w:rFonts w:eastAsia="Aptos" w:cstheme="minorHAnsi"/>
          <w:i/>
          <w:iCs/>
          <w:kern w:val="2"/>
          <w14:ligatures w14:val="standardContextual"/>
        </w:rPr>
        <w:t xml:space="preserve"> </w:t>
      </w:r>
      <w:commentRangeStart w:id="1514"/>
      <w:commentRangeStart w:id="1515"/>
      <w:commentRangeStart w:id="1516"/>
      <w:commentRangeStart w:id="1517"/>
      <w:r>
        <w:rPr>
          <w:rFonts w:eastAsia="Aptos" w:cstheme="minorHAnsi"/>
          <w:i/>
          <w:iCs/>
          <w:kern w:val="2"/>
          <w14:ligatures w14:val="standardContextual"/>
        </w:rPr>
        <w:t>ein</w:t>
      </w:r>
      <w:commentRangeEnd w:id="1514"/>
      <w:r w:rsidRPr="00B12247">
        <w:rPr>
          <w:rStyle w:val="Kommentarzeichen"/>
          <w:rFonts w:ascii="Calibri" w:eastAsia="Aptos" w:hAnsi="Calibri" w:cs="Calibri"/>
          <w:i/>
          <w:iCs/>
          <w:kern w:val="2"/>
          <w:sz w:val="22"/>
          <w:szCs w:val="22"/>
          <w14:ligatures w14:val="standardContextual"/>
          <w:rPrChange w:id="1518" w:author="Fabienne Schmaus" w:date="2026-06-10T07:19:00Z" w16du:dateUtc="2026-06-10T05:19:00Z">
            <w:rPr>
              <w:rStyle w:val="Kommentarzeichen"/>
              <w:rFonts w:ascii="Calibri" w:eastAsia="Aptos" w:hAnsi="Calibri" w:cs="Calibri"/>
              <w:kern w:val="2"/>
              <w:sz w:val="22"/>
              <w:szCs w:val="22"/>
              <w14:ligatures w14:val="standardContextual"/>
            </w:rPr>
          </w:rPrChange>
        </w:rPr>
        <w:commentReference w:id="1514"/>
      </w:r>
      <w:commentRangeEnd w:id="1515"/>
      <w:r w:rsidRPr="00B12247">
        <w:rPr>
          <w:rStyle w:val="Kommentarzeichen"/>
          <w:rFonts w:ascii="Calibri" w:eastAsia="Aptos" w:hAnsi="Calibri" w:cs="Calibri"/>
          <w:i/>
          <w:iCs/>
          <w:kern w:val="2"/>
          <w:sz w:val="22"/>
          <w:szCs w:val="22"/>
          <w14:ligatures w14:val="standardContextual"/>
          <w:rPrChange w:id="1519" w:author="Fabienne Schmaus" w:date="2026-06-10T07:19:00Z" w16du:dateUtc="2026-06-10T05:19:00Z">
            <w:rPr>
              <w:rStyle w:val="Kommentarzeichen"/>
              <w:rFonts w:ascii="Calibri" w:eastAsia="Aptos" w:hAnsi="Calibri" w:cs="Calibri"/>
              <w:kern w:val="2"/>
              <w:sz w:val="22"/>
              <w:szCs w:val="22"/>
              <w14:ligatures w14:val="standardContextual"/>
            </w:rPr>
          </w:rPrChange>
        </w:rPr>
        <w:commentReference w:id="1515"/>
      </w:r>
      <w:commentRangeEnd w:id="1516"/>
      <w:r w:rsidR="008B32A3" w:rsidRPr="00B12247">
        <w:rPr>
          <w:rStyle w:val="Kommentarzeichen"/>
          <w:rFonts w:ascii="Calibri" w:eastAsia="Aptos" w:hAnsi="Calibri" w:cs="Calibri"/>
          <w:i/>
          <w:iCs/>
          <w:kern w:val="2"/>
          <w:sz w:val="22"/>
          <w:szCs w:val="22"/>
          <w14:ligatures w14:val="standardContextual"/>
          <w:rPrChange w:id="1520" w:author="Fabienne Schmaus" w:date="2026-06-10T07:19:00Z" w16du:dateUtc="2026-06-10T05:19:00Z">
            <w:rPr>
              <w:rStyle w:val="Kommentarzeichen"/>
              <w:rFonts w:ascii="Calibri" w:eastAsia="Aptos" w:hAnsi="Calibri" w:cs="Calibri"/>
              <w:kern w:val="2"/>
              <w:sz w:val="22"/>
              <w:szCs w:val="22"/>
              <w14:ligatures w14:val="standardContextual"/>
            </w:rPr>
          </w:rPrChange>
        </w:rPr>
        <w:commentReference w:id="1516"/>
      </w:r>
      <w:commentRangeEnd w:id="1517"/>
      <w:r w:rsidR="00B23DE4" w:rsidRPr="00B12247">
        <w:rPr>
          <w:rStyle w:val="Kommentarzeichen"/>
          <w:rFonts w:ascii="Calibri" w:eastAsia="Aptos" w:hAnsi="Calibri" w:cs="Calibri"/>
          <w:i/>
          <w:iCs/>
          <w:kern w:val="2"/>
          <w:sz w:val="22"/>
          <w:szCs w:val="22"/>
          <w14:ligatures w14:val="standardContextual"/>
          <w:rPrChange w:id="1521" w:author="Fabienne Schmaus" w:date="2026-06-10T07:19:00Z" w16du:dateUtc="2026-06-10T05:19:00Z">
            <w:rPr>
              <w:rStyle w:val="Kommentarzeichen"/>
              <w:rFonts w:ascii="Calibri" w:eastAsia="Aptos" w:hAnsi="Calibri" w:cs="Calibri"/>
              <w:kern w:val="2"/>
              <w:sz w:val="22"/>
              <w:szCs w:val="22"/>
              <w14:ligatures w14:val="standardContextual"/>
            </w:rPr>
          </w:rPrChange>
        </w:rPr>
        <w:commentReference w:id="1517"/>
      </w:r>
      <w:r w:rsidRPr="00B12247">
        <w:rPr>
          <w:rFonts w:ascii="Calibri" w:eastAsia="Aptos" w:hAnsi="Calibri" w:cs="Calibri"/>
          <w:i/>
          <w:iCs/>
          <w:kern w:val="2"/>
          <w14:ligatures w14:val="standardContextual"/>
          <w:rPrChange w:id="1522" w:author="Fabienne Schmaus" w:date="2026-06-10T07:19:00Z" w16du:dateUtc="2026-06-10T05:19:00Z">
            <w:rPr>
              <w:rFonts w:ascii="Calibri" w:eastAsia="Aptos" w:hAnsi="Calibri" w:cs="Calibri"/>
              <w:kern w:val="2"/>
              <w14:ligatures w14:val="standardContextual"/>
            </w:rPr>
          </w:rPrChange>
        </w:rPr>
        <w:t>.</w:t>
      </w:r>
    </w:p>
    <w:p w14:paraId="4067AEA7"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ABENDS: BILDSCHIRMLICHT</w:t>
      </w:r>
    </w:p>
    <w:p w14:paraId="64A425CA"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084AB085"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346294A4" w14:textId="69AC74D1"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ins w:id="1523" w:author="Michael Kohl" w:date="2026-06-11T13:17:00Z" w16du:dateUtc="2026-06-11T11:17:00Z">
        <w:r w:rsidR="008B32A3">
          <w:rPr>
            <w:rFonts w:ascii="Calibri" w:eastAsia="Aptos" w:hAnsi="Calibri" w:cs="Calibri"/>
            <w:kern w:val="2"/>
            <w14:ligatures w14:val="standardContextual"/>
          </w:rPr>
          <w:t>Die</w:t>
        </w:r>
      </w:ins>
      <w:r w:rsidRPr="00D725F9">
        <w:rPr>
          <w:rFonts w:ascii="Calibri" w:eastAsia="Aptos" w:hAnsi="Calibri" w:cs="Calibri"/>
          <w:kern w:val="2"/>
          <w14:ligatures w14:val="standardContextual"/>
        </w:rPr>
        <w:t xml:space="preserve"> </w:t>
      </w:r>
      <w:del w:id="1524" w:author="Michael Kohl" w:date="2026-06-11T13:13:00Z" w16du:dateUtc="2026-06-11T11:13:00Z">
        <w:r w:rsidRPr="00D725F9" w:rsidDel="008B32A3">
          <w:rPr>
            <w:rFonts w:ascii="Calibri" w:eastAsia="Aptos" w:hAnsi="Calibri" w:cs="Calibri"/>
            <w:kern w:val="2"/>
            <w14:ligatures w14:val="standardContextual"/>
          </w:rPr>
          <w:delText>[</w:delText>
        </w:r>
      </w:del>
      <w:r w:rsidRPr="00D725F9">
        <w:rPr>
          <w:rFonts w:ascii="Calibri" w:eastAsia="Aptos" w:hAnsi="Calibri" w:cs="Calibri"/>
          <w:kern w:val="2"/>
          <w14:ligatures w14:val="standardContextual"/>
        </w:rPr>
        <w:t>__________ im Gehirn</w:t>
      </w:r>
      <w:del w:id="1525" w:author="Michael Kohl" w:date="2026-06-11T13:13:00Z" w16du:dateUtc="2026-06-11T11:13:00Z">
        <w:r w:rsidRPr="00D725F9" w:rsidDel="008B32A3">
          <w:rPr>
            <w:rFonts w:ascii="Calibri" w:eastAsia="Aptos" w:hAnsi="Calibri" w:cs="Calibri"/>
            <w:kern w:val="2"/>
            <w14:ligatures w14:val="standardContextual"/>
          </w:rPr>
          <w:delText>]   ← Was</w:delText>
        </w:r>
      </w:del>
      <w:ins w:id="1526" w:author="Michael Kohl" w:date="2026-06-11T13:13:00Z" w16du:dateUtc="2026-06-11T11:13:00Z">
        <w:r w:rsidR="008B32A3">
          <w:rPr>
            <w:rFonts w:ascii="Calibri" w:eastAsia="Aptos" w:hAnsi="Calibri" w:cs="Calibri"/>
            <w:kern w:val="2"/>
            <w14:ligatures w14:val="standardContextual"/>
          </w:rPr>
          <w:t xml:space="preserve"> </w:t>
        </w:r>
      </w:ins>
      <w:r w:rsidRPr="00D725F9">
        <w:rPr>
          <w:rFonts w:ascii="Calibri" w:eastAsia="Aptos" w:hAnsi="Calibri" w:cs="Calibri"/>
          <w:kern w:val="2"/>
          <w14:ligatures w14:val="standardContextual"/>
        </w:rPr>
        <w:t xml:space="preserve"> nimmt das Licht wahr</w:t>
      </w:r>
      <w:ins w:id="1527" w:author="Michael Kohl" w:date="2026-06-11T16:04:00Z" w16du:dateUtc="2026-06-11T14:04:00Z">
        <w:r w:rsidR="00B27FD4">
          <w:rPr>
            <w:rFonts w:ascii="Calibri" w:eastAsia="Aptos" w:hAnsi="Calibri" w:cs="Calibri"/>
            <w:kern w:val="2"/>
            <w14:ligatures w14:val="standardContextual"/>
          </w:rPr>
          <w:t>.</w:t>
        </w:r>
      </w:ins>
      <w:del w:id="1528" w:author="Michael Kohl" w:date="2026-06-11T13:13:00Z" w16du:dateUtc="2026-06-11T11:13:00Z">
        <w:r w:rsidRPr="00D725F9" w:rsidDel="008B32A3">
          <w:rPr>
            <w:rFonts w:ascii="Calibri" w:eastAsia="Aptos" w:hAnsi="Calibri" w:cs="Calibri"/>
            <w:kern w:val="2"/>
            <w14:ligatures w14:val="standardContextual"/>
          </w:rPr>
          <w:delText>?</w:delText>
        </w:r>
      </w:del>
    </w:p>
    <w:p w14:paraId="44ED2581"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58C49C1B"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09A59446" w14:textId="55C4DC31"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ins w:id="1529" w:author="Michael Kohl" w:date="2026-06-11T13:13:00Z" w16du:dateUtc="2026-06-11T11:13:00Z">
        <w:r w:rsidR="008B32A3">
          <w:rPr>
            <w:rFonts w:ascii="Calibri" w:eastAsia="Aptos" w:hAnsi="Calibri" w:cs="Calibri"/>
            <w:kern w:val="2"/>
            <w14:ligatures w14:val="standardContextual"/>
          </w:rPr>
          <w:t>Sie gibt das</w:t>
        </w:r>
      </w:ins>
      <w:r w:rsidRPr="00D725F9">
        <w:rPr>
          <w:rFonts w:ascii="Calibri" w:eastAsia="Aptos" w:hAnsi="Calibri" w:cs="Calibri"/>
          <w:kern w:val="2"/>
          <w14:ligatures w14:val="standardContextual"/>
        </w:rPr>
        <w:t xml:space="preserve"> Signal: „Es ist noch ___"</w:t>
      </w:r>
      <w:ins w:id="1530" w:author="Michael Kohl" w:date="2026-06-11T13:14:00Z" w16du:dateUtc="2026-06-11T11:14:00Z">
        <w:r w:rsidR="008B32A3">
          <w:rPr>
            <w:rFonts w:ascii="Calibri" w:eastAsia="Aptos" w:hAnsi="Calibri" w:cs="Calibri"/>
            <w:kern w:val="2"/>
            <w14:ligatures w14:val="standardContextual"/>
          </w:rPr>
          <w:t>.</w:t>
        </w:r>
      </w:ins>
    </w:p>
    <w:p w14:paraId="3035FA74"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21D5F063"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2773BAF1" w14:textId="7432DBAF" w:rsidR="00B12247" w:rsidRPr="00D725F9" w:rsidRDefault="008B32A3" w:rsidP="00B12247">
      <w:pPr>
        <w:spacing w:after="0" w:line="276" w:lineRule="auto"/>
        <w15:collapsed/>
        <w:rPr>
          <w:rFonts w:ascii="Calibri" w:eastAsia="Aptos" w:hAnsi="Calibri" w:cs="Calibri"/>
          <w:kern w:val="2"/>
          <w14:ligatures w14:val="standardContextual"/>
        </w:rPr>
      </w:pPr>
      <w:ins w:id="1531" w:author="Michael Kohl" w:date="2026-06-11T13:14:00Z" w16du:dateUtc="2026-06-11T11:14:00Z">
        <w:r>
          <w:rPr>
            <w:rFonts w:ascii="Calibri" w:eastAsia="Aptos" w:hAnsi="Calibri" w:cs="Calibri"/>
            <w:kern w:val="2"/>
            <w14:ligatures w14:val="standardContextual"/>
          </w:rPr>
          <w:t>Dadurch wird die Ausschüttung</w:t>
        </w:r>
      </w:ins>
      <w:r w:rsidR="00B12247" w:rsidRPr="00D725F9">
        <w:rPr>
          <w:rFonts w:ascii="Calibri" w:eastAsia="Aptos" w:hAnsi="Calibri" w:cs="Calibri"/>
          <w:kern w:val="2"/>
          <w14:ligatures w14:val="standardContextual"/>
        </w:rPr>
        <w:t xml:space="preserve"> </w:t>
      </w:r>
      <w:del w:id="1532" w:author="Michael Kohl" w:date="2026-06-11T13:14:00Z" w16du:dateUtc="2026-06-11T11:14:00Z">
        <w:r w:rsidR="00B12247" w:rsidRPr="00D725F9" w:rsidDel="008B32A3">
          <w:rPr>
            <w:rFonts w:ascii="Calibri" w:eastAsia="Aptos" w:hAnsi="Calibri" w:cs="Calibri"/>
            <w:kern w:val="2"/>
            <w14:ligatures w14:val="standardContextual"/>
          </w:rPr>
          <w:delText xml:space="preserve">  [</w:delText>
        </w:r>
      </w:del>
      <w:ins w:id="1533" w:author="Michael Kohl" w:date="2026-06-11T13:14:00Z" w16du:dateUtc="2026-06-11T11:14:00Z">
        <w:r>
          <w:rPr>
            <w:rFonts w:ascii="Calibri" w:eastAsia="Aptos" w:hAnsi="Calibri" w:cs="Calibri"/>
            <w:kern w:val="2"/>
            <w14:ligatures w14:val="standardContextual"/>
          </w:rPr>
          <w:t xml:space="preserve"> von </w:t>
        </w:r>
      </w:ins>
      <w:r w:rsidR="00B12247" w:rsidRPr="00D725F9">
        <w:rPr>
          <w:rFonts w:ascii="Calibri" w:eastAsia="Aptos" w:hAnsi="Calibri" w:cs="Calibri"/>
          <w:kern w:val="2"/>
          <w14:ligatures w14:val="standardContextual"/>
        </w:rPr>
        <w:t>__________</w:t>
      </w:r>
      <w:del w:id="1534" w:author="Michael Kohl" w:date="2026-06-11T13:14:00Z" w16du:dateUtc="2026-06-11T11:14:00Z">
        <w:r w:rsidR="00B12247" w:rsidRPr="00D725F9" w:rsidDel="008B32A3">
          <w:rPr>
            <w:rFonts w:ascii="Calibri" w:eastAsia="Aptos" w:hAnsi="Calibri" w:cs="Calibri"/>
            <w:kern w:val="2"/>
            <w14:ligatures w14:val="standardContextual"/>
          </w:rPr>
          <w:delText>]</w:delText>
        </w:r>
      </w:del>
      <w:r w:rsidR="00B12247" w:rsidRPr="00D725F9">
        <w:rPr>
          <w:rFonts w:ascii="Calibri" w:eastAsia="Aptos" w:hAnsi="Calibri" w:cs="Calibri"/>
          <w:kern w:val="2"/>
          <w14:ligatures w14:val="standardContextual"/>
        </w:rPr>
        <w:t xml:space="preserve"> </w:t>
      </w:r>
      <w:del w:id="1535" w:author="Michael Kohl" w:date="2026-06-11T13:14:00Z" w16du:dateUtc="2026-06-11T11:14:00Z">
        <w:r w:rsidR="00B12247" w:rsidRPr="00D725F9" w:rsidDel="008B32A3">
          <w:rPr>
            <w:rFonts w:ascii="Calibri" w:eastAsia="Aptos" w:hAnsi="Calibri" w:cs="Calibri"/>
            <w:kern w:val="2"/>
            <w14:ligatures w14:val="standardContextual"/>
          </w:rPr>
          <w:delText xml:space="preserve">wird </w:delText>
        </w:r>
      </w:del>
      <w:r w:rsidR="00B12247" w:rsidRPr="00D725F9">
        <w:rPr>
          <w:rFonts w:ascii="Calibri" w:eastAsia="Aptos" w:hAnsi="Calibri" w:cs="Calibri"/>
          <w:kern w:val="2"/>
          <w14:ligatures w14:val="standardContextual"/>
        </w:rPr>
        <w:t xml:space="preserve">gehemmt   </w:t>
      </w:r>
      <w:del w:id="1536" w:author="Michael Kohl" w:date="2026-06-11T13:14:00Z" w16du:dateUtc="2026-06-11T11:14:00Z">
        <w:r w:rsidR="00B12247" w:rsidRPr="00D725F9" w:rsidDel="008B32A3">
          <w:rPr>
            <w:rFonts w:ascii="Calibri" w:eastAsia="Aptos" w:hAnsi="Calibri" w:cs="Calibri"/>
            <w:kern w:val="2"/>
            <w14:ligatures w14:val="standardContextual"/>
          </w:rPr>
          <w:delText>← Welches Hormon?</w:delText>
        </w:r>
      </w:del>
    </w:p>
    <w:p w14:paraId="1DD77323"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6D68D968"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6A6966DC" w14:textId="54B8D59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ins w:id="1537" w:author="Michael Kohl" w:date="2026-06-11T13:14:00Z" w16du:dateUtc="2026-06-11T11:14:00Z">
        <w:r w:rsidR="008B32A3">
          <w:rPr>
            <w:rFonts w:ascii="Calibri" w:eastAsia="Aptos" w:hAnsi="Calibri" w:cs="Calibri"/>
            <w:kern w:val="2"/>
            <w14:ligatures w14:val="standardContextual"/>
          </w:rPr>
          <w:t xml:space="preserve">Der </w:t>
        </w:r>
      </w:ins>
      <w:r w:rsidRPr="00D725F9">
        <w:rPr>
          <w:rFonts w:ascii="Calibri" w:eastAsia="Aptos" w:hAnsi="Calibri" w:cs="Calibri"/>
          <w:kern w:val="2"/>
          <w14:ligatures w14:val="standardContextual"/>
        </w:rPr>
        <w:t xml:space="preserve">Körper bleibt </w:t>
      </w:r>
      <w:ins w:id="1538" w:author="Michael Kohl" w:date="2026-06-11T13:14:00Z" w16du:dateUtc="2026-06-11T11:14:00Z">
        <w:r w:rsidR="008B32A3">
          <w:rPr>
            <w:rFonts w:ascii="Calibri" w:eastAsia="Aptos" w:hAnsi="Calibri" w:cs="Calibri"/>
            <w:kern w:val="2"/>
            <w14:ligatures w14:val="standardContextual"/>
          </w:rPr>
          <w:t xml:space="preserve">im  </w:t>
        </w:r>
      </w:ins>
      <w:r w:rsidRPr="00D725F9">
        <w:rPr>
          <w:rFonts w:ascii="Calibri" w:eastAsia="Aptos" w:hAnsi="Calibri" w:cs="Calibri"/>
          <w:kern w:val="2"/>
          <w14:ligatures w14:val="standardContextual"/>
        </w:rPr>
        <w:t xml:space="preserve">_________   </w:t>
      </w:r>
      <w:ins w:id="1539" w:author="Michael Kohl" w:date="2026-06-11T13:14:00Z" w16du:dateUtc="2026-06-11T11:14:00Z">
        <w:r w:rsidR="008B32A3">
          <w:rPr>
            <w:rFonts w:ascii="Calibri" w:eastAsia="Aptos" w:hAnsi="Calibri" w:cs="Calibri"/>
            <w:kern w:val="2"/>
            <w14:ligatures w14:val="standardContextual"/>
          </w:rPr>
          <w:t xml:space="preserve">- Modus </w:t>
        </w:r>
      </w:ins>
      <w:del w:id="1540" w:author="Michael Kohl" w:date="2026-06-11T13:14:00Z" w16du:dateUtc="2026-06-11T11:14:00Z">
        <w:r w:rsidRPr="00D725F9" w:rsidDel="008B32A3">
          <w:rPr>
            <w:rFonts w:ascii="Calibri" w:eastAsia="Aptos" w:hAnsi="Calibri" w:cs="Calibri"/>
            <w:kern w:val="2"/>
            <w14:ligatures w14:val="standardContextual"/>
          </w:rPr>
          <w:delText>← Was passiert mit dem Körper?</w:delText>
        </w:r>
      </w:del>
    </w:p>
    <w:p w14:paraId="689BFE54"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p>
    <w:p w14:paraId="4378D8BF" w14:textId="77777777" w:rsidR="00B12247" w:rsidRPr="00D725F9" w:rsidRDefault="00B12247" w:rsidP="00B12247">
      <w:pPr>
        <w:spacing w:after="0" w:line="276" w:lineRule="auto"/>
        <w15:collapsed/>
        <w:rPr>
          <w:rFonts w:ascii="Calibri" w:eastAsia="Aptos" w:hAnsi="Calibri" w:cs="Calibri"/>
          <w:kern w:val="2"/>
          <w14:ligatures w14:val="standardContextual"/>
        </w:rPr>
      </w:pPr>
      <w:r w:rsidRPr="00D725F9">
        <w:rPr>
          <w:rFonts w:ascii="Calibri" w:eastAsia="Aptos" w:hAnsi="Calibri" w:cs="Calibri"/>
          <w:kern w:val="2"/>
          <w14:ligatures w14:val="standardContextual"/>
        </w:rPr>
        <w:t xml:space="preserve">          </w:t>
      </w:r>
      <w:r w:rsidRPr="00D725F9">
        <w:rPr>
          <w:rFonts w:ascii="Arial" w:eastAsia="Aptos" w:hAnsi="Arial" w:cs="Arial"/>
          <w:kern w:val="2"/>
          <w14:ligatures w14:val="standardContextual"/>
        </w:rPr>
        <w:t>▼</w:t>
      </w:r>
    </w:p>
    <w:p w14:paraId="0E1FF760" w14:textId="5E8906A7" w:rsidR="00B12247" w:rsidRPr="00D725F9" w:rsidRDefault="008B32A3" w:rsidP="00B12247">
      <w:pPr>
        <w:spacing w:after="0" w:line="276" w:lineRule="auto"/>
        <w15:collapsed/>
        <w:rPr>
          <w:rFonts w:ascii="Calibri" w:eastAsia="Aptos" w:hAnsi="Calibri" w:cs="Calibri"/>
          <w:kern w:val="2"/>
          <w14:ligatures w14:val="standardContextual"/>
        </w:rPr>
      </w:pPr>
      <w:ins w:id="1541" w:author="Michael Kohl" w:date="2026-06-11T13:15:00Z" w16du:dateUtc="2026-06-11T11:15:00Z">
        <w:r>
          <w:rPr>
            <w:rFonts w:ascii="Calibri" w:eastAsia="Aptos" w:hAnsi="Calibri" w:cs="Calibri"/>
            <w:kern w:val="2"/>
            <w14:ligatures w14:val="standardContextual"/>
          </w:rPr>
          <w:t>Die führt dazu, dass das</w:t>
        </w:r>
      </w:ins>
      <w:r w:rsidR="00B12247" w:rsidRPr="00D725F9">
        <w:rPr>
          <w:rFonts w:ascii="Calibri" w:eastAsia="Aptos" w:hAnsi="Calibri" w:cs="Calibri"/>
          <w:kern w:val="2"/>
          <w14:ligatures w14:val="standardContextual"/>
        </w:rPr>
        <w:t xml:space="preserve"> </w:t>
      </w:r>
      <w:del w:id="1542" w:author="Michael Kohl" w:date="2026-06-11T13:15:00Z" w16du:dateUtc="2026-06-11T11:15:00Z">
        <w:r w:rsidR="00B12247" w:rsidRPr="00D725F9" w:rsidDel="008B32A3">
          <w:rPr>
            <w:rFonts w:ascii="Calibri" w:eastAsia="Aptos" w:hAnsi="Calibri" w:cs="Calibri"/>
            <w:kern w:val="2"/>
            <w14:ligatures w14:val="standardContextual"/>
          </w:rPr>
          <w:delText xml:space="preserve"> </w:delText>
        </w:r>
      </w:del>
      <w:del w:id="1543" w:author="Michael Kohl" w:date="2026-06-11T13:16:00Z" w16du:dateUtc="2026-06-11T11:16:00Z">
        <w:r w:rsidR="00B12247" w:rsidRPr="00D725F9" w:rsidDel="008B32A3">
          <w:rPr>
            <w:rFonts w:ascii="Calibri" w:eastAsia="Aptos" w:hAnsi="Calibri" w:cs="Calibri"/>
            <w:kern w:val="2"/>
            <w14:ligatures w14:val="standardContextual"/>
          </w:rPr>
          <w:delText xml:space="preserve"> </w:delText>
        </w:r>
      </w:del>
      <w:r w:rsidR="00B12247" w:rsidRPr="00D725F9">
        <w:rPr>
          <w:rFonts w:ascii="Calibri" w:eastAsia="Aptos" w:hAnsi="Calibri" w:cs="Calibri"/>
          <w:kern w:val="2"/>
          <w14:ligatures w14:val="standardContextual"/>
        </w:rPr>
        <w:t>Einschlafen</w:t>
      </w:r>
      <w:del w:id="1544" w:author="Michael Kohl" w:date="2026-06-11T13:16:00Z" w16du:dateUtc="2026-06-11T11:16:00Z">
        <w:r w:rsidR="00B12247" w:rsidRPr="00D725F9" w:rsidDel="008B32A3">
          <w:rPr>
            <w:rFonts w:ascii="Calibri" w:eastAsia="Aptos" w:hAnsi="Calibri" w:cs="Calibri"/>
            <w:kern w:val="2"/>
            <w14:ligatures w14:val="standardContextual"/>
          </w:rPr>
          <w:delText>: schwieriger / verzögert</w:delText>
        </w:r>
      </w:del>
      <w:ins w:id="1545" w:author="Michael Kohl" w:date="2026-06-11T13:16:00Z" w16du:dateUtc="2026-06-11T11:16:00Z">
        <w:r>
          <w:rPr>
            <w:rFonts w:ascii="Calibri" w:eastAsia="Aptos" w:hAnsi="Calibri" w:cs="Calibri"/>
            <w:kern w:val="2"/>
            <w14:ligatures w14:val="standardContextual"/>
          </w:rPr>
          <w:t xml:space="preserve"> ________________ wird. </w:t>
        </w:r>
      </w:ins>
    </w:p>
    <w:p w14:paraId="7B61C522" w14:textId="77777777" w:rsidR="00B12247" w:rsidRPr="00D725F9" w:rsidRDefault="00B12247" w:rsidP="00B12247">
      <w:pPr>
        <w:spacing w:after="0" w:line="276" w:lineRule="auto"/>
        <w15:collapsed/>
        <w:rPr>
          <w:rFonts w:ascii="Calibri" w:eastAsia="Aptos" w:hAnsi="Calibri" w:cs="Calibri"/>
          <w:kern w:val="2"/>
          <w14:ligatures w14:val="standardContextual"/>
        </w:rPr>
      </w:pPr>
    </w:p>
    <w:p w14:paraId="24F550A7" w14:textId="56B8FCA1" w:rsidR="00B12247" w:rsidRDefault="00B12247" w:rsidP="00B12247">
      <w:pPr>
        <w:spacing w:after="0" w:line="276" w:lineRule="auto"/>
        <w15:collapsed/>
        <w:rPr>
          <w:rFonts w:ascii="Calibri" w:eastAsia="Aptos" w:hAnsi="Calibri" w:cs="Calibri"/>
          <w:b/>
          <w:bCs/>
          <w:kern w:val="2"/>
          <w14:ligatures w14:val="standardContextual"/>
        </w:rPr>
      </w:pPr>
      <w:r w:rsidRPr="00D725F9">
        <w:rPr>
          <w:rFonts w:ascii="Calibri" w:eastAsia="Aptos" w:hAnsi="Calibri" w:cs="Calibri"/>
          <w:b/>
          <w:bCs/>
          <w:kern w:val="2"/>
          <w14:ligatures w14:val="standardContextual"/>
        </w:rPr>
        <w:t>Reflexionsfrage</w:t>
      </w:r>
      <w:ins w:id="1546" w:author="Fabienne Schmaus" w:date="2026-06-10T07:28:00Z" w16du:dateUtc="2026-06-10T05:28:00Z">
        <w:r w:rsidR="00240569">
          <w:rPr>
            <w:rFonts w:ascii="Calibri" w:eastAsia="Aptos" w:hAnsi="Calibri" w:cs="Calibri"/>
            <w:b/>
            <w:bCs/>
            <w:kern w:val="2"/>
            <w14:ligatures w14:val="standardContextual"/>
          </w:rPr>
          <w:t>:</w:t>
        </w:r>
      </w:ins>
    </w:p>
    <w:p w14:paraId="6F96B4E1" w14:textId="72693CB0"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Warum reicht es nicht, einfach „müde zu sein</w:t>
      </w:r>
      <w:del w:id="1547" w:author="Fabienne Schmaus" w:date="2026-06-10T07:29:00Z" w16du:dateUtc="2026-06-10T05:29:00Z">
        <w:r w:rsidRPr="00B12247" w:rsidDel="00240569">
          <w:rPr>
            <w:rFonts w:ascii="Calibri" w:eastAsia="Aptos" w:hAnsi="Calibri" w:cs="Calibri"/>
            <w:kern w:val="2"/>
            <w14:ligatures w14:val="standardContextual"/>
          </w:rPr>
          <w:delText xml:space="preserve">" </w:delText>
        </w:r>
      </w:del>
      <w:ins w:id="1548" w:author="Fabienne Schmaus" w:date="2026-06-10T07:29:00Z" w16du:dateUtc="2026-06-10T05:29:00Z">
        <w:r w:rsidR="00240569">
          <w:rPr>
            <w:rFonts w:ascii="Calibri" w:eastAsia="Aptos" w:hAnsi="Calibri" w:cs="Calibri"/>
            <w:kern w:val="2"/>
            <w14:ligatures w14:val="standardContextual"/>
          </w:rPr>
          <w:t>“,</w:t>
        </w:r>
      </w:ins>
      <w:del w:id="1549" w:author="Fabienne Schmaus" w:date="2026-06-10T07:29:00Z" w16du:dateUtc="2026-06-10T05:29:00Z">
        <w:r w:rsidRPr="00B12247" w:rsidDel="00240569">
          <w:rPr>
            <w:rFonts w:ascii="Calibri" w:eastAsia="Aptos" w:hAnsi="Calibri" w:cs="Calibri"/>
            <w:kern w:val="2"/>
            <w14:ligatures w14:val="standardContextual"/>
          </w:rPr>
          <w:delText>–</w:delText>
        </w:r>
      </w:del>
      <w:r w:rsidRPr="00B12247">
        <w:rPr>
          <w:rFonts w:ascii="Calibri" w:eastAsia="Aptos" w:hAnsi="Calibri" w:cs="Calibri"/>
          <w:kern w:val="2"/>
          <w14:ligatures w14:val="standardContextual"/>
        </w:rPr>
        <w:t xml:space="preserve"> wenn das Gehirn gleichzeitig denkt, es sei noch Tag?</w:t>
      </w:r>
    </w:p>
    <w:p w14:paraId="03A61AE5" w14:textId="77777777"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B12247">
        <w:rPr>
          <w:rFonts w:ascii="Calibri" w:eastAsia="Aptos" w:hAnsi="Calibri" w:cs="Calibri"/>
          <w:kern w:val="2"/>
          <w14:ligatures w14:val="standardContextual"/>
        </w:rPr>
        <w:t>Was würde passieren, wenn man eine Woche lang abends auf blaues Licht verzichten würde?</w:t>
      </w:r>
    </w:p>
    <w:p w14:paraId="1662801C" w14:textId="198F4A80" w:rsidR="00C57219" w:rsidRPr="00B12247" w:rsidRDefault="00C57219" w:rsidP="00B12247">
      <w:pPr>
        <w:numPr>
          <w:ilvl w:val="0"/>
          <w:numId w:val="28"/>
        </w:numPr>
        <w:tabs>
          <w:tab w:val="clear" w:pos="720"/>
          <w:tab w:val="num" w:pos="284"/>
        </w:tabs>
        <w:spacing w:after="0" w:line="276" w:lineRule="auto"/>
        <w:ind w:left="284" w:hanging="284"/>
        <w15:collapsed/>
        <w:rPr>
          <w:rFonts w:ascii="Calibri" w:eastAsia="Aptos" w:hAnsi="Calibri" w:cs="Calibri"/>
          <w:kern w:val="2"/>
          <w14:ligatures w14:val="standardContextual"/>
        </w:rPr>
      </w:pPr>
      <w:commentRangeStart w:id="1550"/>
      <w:commentRangeStart w:id="1551"/>
      <w:commentRangeStart w:id="1552"/>
      <w:r w:rsidRPr="00B12247">
        <w:rPr>
          <w:rFonts w:ascii="Calibri" w:eastAsia="Aptos" w:hAnsi="Calibri" w:cs="Calibri"/>
          <w:kern w:val="2"/>
          <w14:ligatures w14:val="standardContextual"/>
        </w:rPr>
        <w:lastRenderedPageBreak/>
        <w:t>Was ist der suprachiasmatische Kern</w:t>
      </w:r>
      <w:ins w:id="1553" w:author="Fabienne Schmaus" w:date="2026-06-10T07:29:00Z" w16du:dateUtc="2026-06-10T05:29:00Z">
        <w:r w:rsidR="00240569">
          <w:rPr>
            <w:rFonts w:ascii="Calibri" w:eastAsia="Aptos" w:hAnsi="Calibri" w:cs="Calibri"/>
            <w:kern w:val="2"/>
            <w14:ligatures w14:val="standardContextual"/>
          </w:rPr>
          <w:t>,</w:t>
        </w:r>
      </w:ins>
      <w:del w:id="1554" w:author="Fabienne Schmaus" w:date="2026-06-10T07:29:00Z" w16du:dateUtc="2026-06-10T05:29:00Z">
        <w:r w:rsidRPr="00B12247" w:rsidDel="00240569">
          <w:rPr>
            <w:rFonts w:ascii="Calibri" w:eastAsia="Aptos" w:hAnsi="Calibri" w:cs="Calibri"/>
            <w:kern w:val="2"/>
            <w14:ligatures w14:val="standardContextual"/>
          </w:rPr>
          <w:delText xml:space="preserve"> –</w:delText>
        </w:r>
      </w:del>
      <w:r w:rsidRPr="00B12247">
        <w:rPr>
          <w:rFonts w:ascii="Calibri" w:eastAsia="Aptos" w:hAnsi="Calibri" w:cs="Calibri"/>
          <w:kern w:val="2"/>
          <w14:ligatures w14:val="standardContextual"/>
        </w:rPr>
        <w:t xml:space="preserve"> und welche Rolle spielt er für den zirkadianen Rhythmus?</w:t>
      </w:r>
      <w:commentRangeEnd w:id="1550"/>
      <w:r w:rsidR="00B12247" w:rsidRPr="00B12247">
        <w:rPr>
          <w:rStyle w:val="Kommentarzeichen"/>
          <w:rFonts w:ascii="Calibri" w:eastAsia="Aptos" w:hAnsi="Calibri" w:cs="Calibri"/>
          <w:kern w:val="2"/>
          <w:sz w:val="22"/>
          <w:szCs w:val="22"/>
          <w14:ligatures w14:val="standardContextual"/>
        </w:rPr>
        <w:commentReference w:id="1550"/>
      </w:r>
      <w:commentRangeEnd w:id="1551"/>
      <w:r w:rsidR="00240569" w:rsidRPr="00B12247">
        <w:rPr>
          <w:rStyle w:val="Kommentarzeichen"/>
          <w:rFonts w:ascii="Calibri" w:eastAsia="Aptos" w:hAnsi="Calibri" w:cs="Calibri"/>
          <w:kern w:val="2"/>
          <w:sz w:val="22"/>
          <w:szCs w:val="22"/>
          <w14:ligatures w14:val="standardContextual"/>
        </w:rPr>
        <w:commentReference w:id="1551"/>
      </w:r>
      <w:commentRangeEnd w:id="1552"/>
      <w:r w:rsidR="0032455E" w:rsidRPr="00B12247">
        <w:rPr>
          <w:rStyle w:val="Kommentarzeichen"/>
          <w:rFonts w:ascii="Calibri" w:eastAsia="Aptos" w:hAnsi="Calibri" w:cs="Calibri"/>
          <w:kern w:val="2"/>
          <w:sz w:val="22"/>
          <w:szCs w:val="22"/>
          <w14:ligatures w14:val="standardContextual"/>
        </w:rPr>
        <w:commentReference w:id="1552"/>
      </w:r>
    </w:p>
    <w:p w14:paraId="1C529C94" w14:textId="1F10583D" w:rsidR="008A0BA9" w:rsidRPr="00B12247" w:rsidRDefault="00C57219" w:rsidP="00B12247">
      <w:pPr>
        <w:numPr>
          <w:ilvl w:val="0"/>
          <w:numId w:val="28"/>
        </w:numPr>
        <w:tabs>
          <w:tab w:val="clear" w:pos="720"/>
          <w:tab w:val="num" w:pos="284"/>
        </w:tabs>
        <w:spacing w:after="0" w:line="276" w:lineRule="auto"/>
        <w:ind w:left="284" w:hanging="284"/>
        <w15:collapsed/>
        <w:rPr>
          <w:rFonts w:cstheme="minorHAnsi"/>
        </w:rPr>
      </w:pPr>
      <w:r w:rsidRPr="00B12247">
        <w:rPr>
          <w:rFonts w:ascii="Calibri" w:eastAsia="Aptos" w:hAnsi="Calibri" w:cs="Calibri"/>
          <w:kern w:val="2"/>
          <w14:ligatures w14:val="standardContextual"/>
        </w:rPr>
        <w:t xml:space="preserve">Neuere Studien zeigen: Der Effekt von blauem Licht allein ist kleiner als oft behauptet. Was sind die anderen, möglicherweise wirkungsmächtigeren Faktoren? </w:t>
      </w:r>
      <w:del w:id="1555" w:author="Michael Kohl" w:date="2026-06-11T13:51:00Z" w16du:dateUtc="2026-06-11T11:51:00Z">
        <w:r w:rsidRPr="00B12247" w:rsidDel="0032455E">
          <w:rPr>
            <w:rFonts w:ascii="Calibri" w:eastAsia="Aptos" w:hAnsi="Calibri" w:cs="Calibri"/>
            <w:kern w:val="2"/>
            <w14:ligatures w14:val="standardContextual"/>
          </w:rPr>
          <w:delText>(Vorgriff auf Phase 3)</w:delText>
        </w:r>
      </w:del>
      <w:r w:rsidR="008A0BA9" w:rsidRPr="00B12247">
        <w:rPr>
          <w:rFonts w:cstheme="minorHAnsi"/>
        </w:rPr>
        <w:br w:type="page"/>
      </w:r>
    </w:p>
    <w:p w14:paraId="5E60CC13" w14:textId="3FC5BAE1" w:rsidR="00501B5D" w:rsidRPr="00240569" w:rsidRDefault="00501B5D" w:rsidP="00501B5D">
      <w:pPr>
        <w:spacing w:after="0" w:line="276" w:lineRule="auto"/>
        <w:rPr>
          <w:rFonts w:cstheme="minorHAnsi"/>
        </w:rPr>
      </w:pPr>
      <w:r w:rsidRPr="00240569">
        <w:rPr>
          <w:rFonts w:cstheme="minorHAnsi"/>
          <w:highlight w:val="yellow"/>
        </w:rPr>
        <w:lastRenderedPageBreak/>
        <w:t>((Seite 1</w:t>
      </w:r>
      <w:r w:rsidR="000E2E2A">
        <w:rPr>
          <w:rFonts w:cstheme="minorHAnsi"/>
          <w:highlight w:val="yellow"/>
        </w:rPr>
        <w:t>5</w:t>
      </w:r>
      <w:r w:rsidRPr="00240569">
        <w:rPr>
          <w:rFonts w:cstheme="minorHAnsi"/>
          <w:highlight w:val="yellow"/>
        </w:rPr>
        <w:t>))</w:t>
      </w:r>
      <w:r w:rsidRPr="00240569">
        <w:rPr>
          <w:rFonts w:cstheme="minorHAnsi"/>
          <w:highlight w:val="yellow"/>
          <w:rPrChange w:id="1556" w:author="Fabienne Schmaus" w:date="2026-06-10T07:35:00Z" w16du:dateUtc="2026-06-10T05:35:00Z">
            <w:rPr>
              <w:rFonts w:cstheme="minorHAnsi"/>
            </w:rPr>
          </w:rPrChange>
        </w:rPr>
        <w:t xml:space="preserve"> </w:t>
      </w:r>
      <w:ins w:id="1557" w:author="Fabienne Schmaus" w:date="2026-06-10T07:35:00Z">
        <w:r w:rsidRPr="00240569">
          <w:rPr>
            <w:rFonts w:cstheme="minorHAnsi"/>
            <w:highlight w:val="yellow"/>
            <w:rPrChange w:id="1558" w:author="Fabienne Schmaus" w:date="2026-06-10T07:35:00Z" w16du:dateUtc="2026-06-10T05:35:00Z">
              <w:rPr>
                <w:rFonts w:cstheme="minorHAnsi"/>
              </w:rPr>
            </w:rPrChange>
          </w:rPr>
          <w:t>((Auf dieser Seite: Icons Durchblickt! einfügen))</w:t>
        </w:r>
      </w:ins>
    </w:p>
    <w:p w14:paraId="4281CF91" w14:textId="668A7EBF" w:rsidR="00501B5D" w:rsidRPr="00156CB1" w:rsidRDefault="00501B5D" w:rsidP="00501B5D">
      <w:pPr>
        <w:spacing w:after="0" w:line="276" w:lineRule="auto"/>
        <w:rPr>
          <w:ins w:id="1559" w:author="Fabienne Schmaus" w:date="2026-06-10T07:34:00Z" w16du:dateUtc="2026-06-10T05:34:00Z"/>
          <w:rFonts w:cstheme="minorHAnsi"/>
          <w:b/>
          <w:bCs/>
          <w:sz w:val="24"/>
          <w:szCs w:val="24"/>
        </w:rPr>
      </w:pPr>
      <w:r w:rsidRPr="00156CB1">
        <w:rPr>
          <w:rFonts w:cstheme="minorHAnsi"/>
          <w:b/>
          <w:bCs/>
          <w:sz w:val="24"/>
          <w:szCs w:val="24"/>
        </w:rPr>
        <w:t>Arbeitsblatt 2A</w:t>
      </w:r>
    </w:p>
    <w:p w14:paraId="0904BF47" w14:textId="6B72052A" w:rsidR="00501B5D" w:rsidRPr="00156CB1" w:rsidRDefault="00501B5D" w:rsidP="00501B5D">
      <w:pPr>
        <w:spacing w:after="0" w:line="276" w:lineRule="auto"/>
        <w:rPr>
          <w:rFonts w:cstheme="minorHAnsi"/>
          <w:sz w:val="24"/>
          <w:szCs w:val="24"/>
          <w:rPrChange w:id="1560" w:author="Fabienne Schmaus" w:date="2026-06-10T07:34:00Z" w16du:dateUtc="2026-06-10T05:34:00Z">
            <w:rPr>
              <w:rFonts w:cstheme="minorHAnsi"/>
              <w:b/>
              <w:bCs/>
              <w:sz w:val="24"/>
              <w:szCs w:val="24"/>
              <w:lang w:val="it-IT"/>
            </w:rPr>
          </w:rPrChange>
        </w:rPr>
      </w:pPr>
      <w:ins w:id="1561" w:author="Fabienne Schmaus" w:date="2026-06-10T07:34:00Z" w16du:dateUtc="2026-06-10T05:34:00Z">
        <w:r w:rsidRPr="00156CB1">
          <w:rPr>
            <w:rFonts w:cstheme="minorHAnsi"/>
            <w:sz w:val="24"/>
            <w:szCs w:val="24"/>
            <w:rPrChange w:id="1562" w:author="Fabienne Schmaus" w:date="2026-06-10T07:34:00Z" w16du:dateUtc="2026-06-10T05:34:00Z">
              <w:rPr>
                <w:rFonts w:cstheme="minorHAnsi"/>
                <w:b/>
                <w:bCs/>
                <w:sz w:val="24"/>
                <w:szCs w:val="24"/>
                <w:lang w:val="it-IT"/>
              </w:rPr>
            </w:rPrChange>
          </w:rPr>
          <w:t xml:space="preserve">Fallbeispiele </w:t>
        </w:r>
        <w:commentRangeStart w:id="1563"/>
        <w:commentRangeStart w:id="1564"/>
        <w:commentRangeStart w:id="1565"/>
        <w:del w:id="1566" w:author="Michael Kohl" w:date="2026-06-11T13:46:00Z" w16du:dateUtc="2026-06-11T11:46:00Z">
          <w:r w:rsidRPr="00156CB1" w:rsidDel="0032455E">
            <w:rPr>
              <w:rFonts w:cstheme="minorHAnsi"/>
              <w:sz w:val="24"/>
              <w:szCs w:val="24"/>
              <w:rPrChange w:id="1567" w:author="Fabienne Schmaus" w:date="2026-06-10T07:34:00Z" w16du:dateUtc="2026-06-10T05:34:00Z">
                <w:rPr>
                  <w:rFonts w:cstheme="minorHAnsi"/>
                  <w:b/>
                  <w:bCs/>
                  <w:sz w:val="24"/>
                  <w:szCs w:val="24"/>
                  <w:lang w:val="it-IT"/>
                </w:rPr>
              </w:rPrChange>
            </w:rPr>
            <w:delText>Lena</w:delText>
          </w:r>
        </w:del>
      </w:ins>
      <w:ins w:id="1568" w:author="Michael Kohl" w:date="2026-06-11T13:46:00Z" w16du:dateUtc="2026-06-11T11:46:00Z">
        <w:r w:rsidR="0032455E">
          <w:rPr>
            <w:rFonts w:cstheme="minorHAnsi"/>
            <w:sz w:val="24"/>
            <w:szCs w:val="24"/>
          </w:rPr>
          <w:t>Amelia</w:t>
        </w:r>
      </w:ins>
      <w:ins w:id="1569" w:author="Fabienne Schmaus" w:date="2026-06-10T07:34:00Z" w16du:dateUtc="2026-06-10T05:34:00Z">
        <w:r w:rsidRPr="00156CB1">
          <w:rPr>
            <w:rFonts w:cstheme="minorHAnsi"/>
            <w:sz w:val="24"/>
            <w:szCs w:val="24"/>
          </w:rPr>
          <w:t xml:space="preserve"> </w:t>
        </w:r>
      </w:ins>
      <w:commentRangeEnd w:id="1563"/>
      <w:r w:rsidRPr="00156CB1">
        <w:rPr>
          <w:rStyle w:val="Kommentarzeichen"/>
          <w:rFonts w:cstheme="minorHAnsi"/>
          <w:sz w:val="24"/>
          <w:szCs w:val="24"/>
        </w:rPr>
        <w:commentReference w:id="1563"/>
      </w:r>
      <w:commentRangeEnd w:id="1564"/>
      <w:r w:rsidR="0032455E" w:rsidRPr="00156CB1">
        <w:rPr>
          <w:rStyle w:val="Kommentarzeichen"/>
          <w:rFonts w:cstheme="minorHAnsi"/>
          <w:sz w:val="24"/>
          <w:szCs w:val="24"/>
        </w:rPr>
        <w:commentReference w:id="1564"/>
      </w:r>
      <w:commentRangeEnd w:id="1565"/>
      <w:r w:rsidR="0032455E" w:rsidRPr="00156CB1">
        <w:rPr>
          <w:rStyle w:val="Kommentarzeichen"/>
          <w:rFonts w:cstheme="minorHAnsi"/>
          <w:sz w:val="24"/>
          <w:szCs w:val="24"/>
        </w:rPr>
        <w:commentReference w:id="1565"/>
      </w:r>
      <w:ins w:id="1570" w:author="Fabienne Schmaus" w:date="2026-06-10T07:34:00Z" w16du:dateUtc="2026-06-10T05:34:00Z">
        <w:r w:rsidRPr="00156CB1">
          <w:rPr>
            <w:rFonts w:cstheme="minorHAnsi"/>
            <w:sz w:val="24"/>
            <w:szCs w:val="24"/>
          </w:rPr>
          <w:t>und Malik</w:t>
        </w:r>
      </w:ins>
    </w:p>
    <w:p w14:paraId="162AB2DB" w14:textId="77777777" w:rsidR="00501B5D" w:rsidRPr="00240569" w:rsidRDefault="00501B5D" w:rsidP="00501B5D">
      <w:pPr>
        <w:spacing w:after="0" w:line="276" w:lineRule="auto"/>
        <w15:collapsed/>
        <w:rPr>
          <w:rFonts w:eastAsia="Aptos" w:cstheme="minorHAnsi"/>
          <w:kern w:val="2"/>
          <w14:ligatures w14:val="standardContextual"/>
        </w:rPr>
      </w:pPr>
    </w:p>
    <w:tbl>
      <w:tblPr>
        <w:tblStyle w:val="Tabellenraster"/>
        <w:tblW w:w="0" w:type="auto"/>
        <w:tblLook w:val="04A0" w:firstRow="1" w:lastRow="0" w:firstColumn="1" w:lastColumn="0" w:noHBand="0" w:noVBand="1"/>
      </w:tblPr>
      <w:tblGrid>
        <w:gridCol w:w="5665"/>
        <w:gridCol w:w="4791"/>
      </w:tblGrid>
      <w:tr w:rsidR="00501B5D" w:rsidRPr="00240569" w14:paraId="16E475AD" w14:textId="77777777" w:rsidTr="00371E27">
        <w:tc>
          <w:tcPr>
            <w:tcW w:w="5665" w:type="dxa"/>
            <w:tcBorders>
              <w:bottom w:val="nil"/>
            </w:tcBorders>
          </w:tcPr>
          <w:p w14:paraId="7F1C278A" w14:textId="19D6F682" w:rsidR="00501B5D" w:rsidRPr="00240569" w:rsidDel="00240569" w:rsidRDefault="00501B5D" w:rsidP="00371E27">
            <w:pPr>
              <w:spacing w:line="276" w:lineRule="auto"/>
              <w:rPr>
                <w:del w:id="1571" w:author="Fabienne Schmaus" w:date="2026-06-10T07:35:00Z" w16du:dateUtc="2026-06-10T05:35:00Z"/>
                <w:rFonts w:eastAsia="Aptos" w:cstheme="minorHAnsi"/>
                <w:b/>
                <w:bCs/>
                <w:color w:val="0070C0"/>
                <w:kern w:val="2"/>
                <w14:ligatures w14:val="standardContextual"/>
              </w:rPr>
            </w:pPr>
            <w:del w:id="1572" w:author="Fabienne Schmaus" w:date="2026-06-10T07:35:00Z" w16du:dateUtc="2026-06-10T05:35:00Z">
              <w:r w:rsidRPr="00240569" w:rsidDel="00240569">
                <w:rPr>
                  <w:rFonts w:eastAsia="Aptos" w:cstheme="minorHAnsi"/>
                  <w:b/>
                  <w:bCs/>
                  <w:color w:val="0070C0"/>
                  <w:kern w:val="2"/>
                  <w14:ligatures w14:val="standardContextual"/>
                </w:rPr>
                <w:delText xml:space="preserve">AB 2aB: Fallbeispiel – </w:delText>
              </w:r>
            </w:del>
            <w:del w:id="1573" w:author="Michael Kohl" w:date="2026-06-11T13:46:00Z" w16du:dateUtc="2026-06-11T11:46:00Z">
              <w:r w:rsidRPr="00240569" w:rsidDel="0032455E">
                <w:rPr>
                  <w:rFonts w:eastAsia="Aptos" w:cstheme="minorHAnsi"/>
                  <w:b/>
                  <w:bCs/>
                  <w:color w:val="0070C0"/>
                  <w:kern w:val="2"/>
                  <w14:ligatures w14:val="standardContextual"/>
                </w:rPr>
                <w:delText>Lena</w:delText>
              </w:r>
            </w:del>
            <w:ins w:id="1574" w:author="Michael Kohl" w:date="2026-06-11T13:46:00Z" w16du:dateUtc="2026-06-11T11:46:00Z">
              <w:r w:rsidR="0032455E">
                <w:rPr>
                  <w:rFonts w:eastAsia="Aptos" w:cstheme="minorHAnsi"/>
                  <w:b/>
                  <w:bCs/>
                  <w:color w:val="0070C0"/>
                  <w:kern w:val="2"/>
                  <w14:ligatures w14:val="standardContextual"/>
                </w:rPr>
                <w:t>Amelia</w:t>
              </w:r>
            </w:ins>
          </w:p>
          <w:p w14:paraId="7625CADF" w14:textId="76B8DA63"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ins w:id="1575" w:author="Fabienne Schmaus" w:date="2026-06-10T07:35:00Z" w16du:dateUtc="2026-06-10T05:35:00Z">
              <w:r>
                <w:rPr>
                  <w:rFonts w:eastAsia="Aptos" w:cstheme="minorHAnsi"/>
                  <w:b/>
                  <w:bCs/>
                  <w:kern w:val="2"/>
                  <w14:ligatures w14:val="standardContextual"/>
                </w:rPr>
                <w:t xml:space="preserve"> von </w:t>
              </w:r>
              <w:commentRangeStart w:id="1576"/>
              <w:del w:id="1577" w:author="Michael Kohl" w:date="2026-06-11T13:47:00Z" w16du:dateUtc="2026-06-11T11:47:00Z">
                <w:r w:rsidDel="0032455E">
                  <w:rPr>
                    <w:rFonts w:eastAsia="Aptos" w:cstheme="minorHAnsi"/>
                    <w:b/>
                    <w:bCs/>
                    <w:kern w:val="2"/>
                    <w14:ligatures w14:val="standardContextual"/>
                  </w:rPr>
                  <w:delText>Lena</w:delText>
                </w:r>
              </w:del>
            </w:ins>
            <w:commentRangeEnd w:id="1576"/>
            <w:del w:id="1578" w:author="Michael Kohl" w:date="2026-06-11T13:47:00Z" w16du:dateUtc="2026-06-11T11:47:00Z">
              <w:r w:rsidDel="0032455E">
                <w:rPr>
                  <w:rStyle w:val="Kommentarzeichen"/>
                  <w:rFonts w:eastAsia="Aptos" w:cstheme="minorHAnsi"/>
                  <w:b/>
                  <w:bCs/>
                  <w:kern w:val="2"/>
                  <w:sz w:val="22"/>
                  <w:szCs w:val="22"/>
                  <w14:ligatures w14:val="standardContextual"/>
                </w:rPr>
                <w:commentReference w:id="1576"/>
              </w:r>
            </w:del>
            <w:ins w:id="1579" w:author="Michael Kohl" w:date="2026-06-11T13:47:00Z" w16du:dateUtc="2026-06-11T11:47:00Z">
              <w:r w:rsidR="0032455E">
                <w:rPr>
                  <w:rFonts w:eastAsia="Aptos" w:cstheme="minorHAnsi"/>
                  <w:b/>
                  <w:bCs/>
                  <w:kern w:val="2"/>
                  <w14:ligatures w14:val="standardContextual"/>
                </w:rPr>
                <w:t>Amelia</w:t>
              </w:r>
            </w:ins>
          </w:p>
          <w:p w14:paraId="7015D663" w14:textId="779321EC" w:rsidR="00501B5D" w:rsidRPr="00501B5D" w:rsidDel="00501B5D" w:rsidRDefault="00501B5D" w:rsidP="00501B5D">
            <w:pPr>
              <w:spacing w:line="276" w:lineRule="auto"/>
              <w:rPr>
                <w:del w:id="1580" w:author="Fabienne Schmaus" w:date="2026-06-10T07:46:00Z" w16du:dateUtc="2026-06-10T05:46:00Z"/>
                <w:rFonts w:eastAsia="Aptos" w:cstheme="minorHAnsi"/>
                <w:kern w:val="2"/>
                <w14:ligatures w14:val="standardContextual"/>
              </w:rPr>
            </w:pPr>
            <w:del w:id="1581" w:author="Michael Kohl" w:date="2026-06-11T13:48:00Z" w16du:dateUtc="2026-06-11T11:48:00Z">
              <w:r w:rsidRPr="00501B5D" w:rsidDel="0032455E">
                <w:rPr>
                  <w:rFonts w:eastAsia="Aptos" w:cstheme="minorHAnsi"/>
                  <w:kern w:val="2"/>
                  <w14:ligatures w14:val="standardContextual"/>
                </w:rPr>
                <w:delText>Lena</w:delText>
              </w:r>
            </w:del>
            <w:ins w:id="1582" w:author="Michael Kohl" w:date="2026-06-11T13:48:00Z" w16du:dateUtc="2026-06-11T11:48:00Z">
              <w:r w:rsidR="0032455E">
                <w:rPr>
                  <w:rFonts w:eastAsia="Aptos" w:cstheme="minorHAnsi"/>
                  <w:kern w:val="2"/>
                  <w14:ligatures w14:val="standardContextual"/>
                </w:rPr>
                <w:t>Amelia</w:t>
              </w:r>
            </w:ins>
            <w:r w:rsidRPr="00501B5D">
              <w:rPr>
                <w:rFonts w:eastAsia="Aptos" w:cstheme="minorHAnsi"/>
                <w:kern w:val="2"/>
                <w14:ligatures w14:val="standardContextual"/>
              </w:rPr>
              <w:t xml:space="preserve"> ist </w:t>
            </w:r>
            <w:commentRangeStart w:id="1583"/>
            <w:commentRangeStart w:id="1584"/>
            <w:r w:rsidRPr="00501B5D">
              <w:rPr>
                <w:rFonts w:eastAsia="Aptos" w:cstheme="minorHAnsi"/>
                <w:kern w:val="2"/>
                <w14:ligatures w14:val="standardContextual"/>
              </w:rPr>
              <w:t>1</w:t>
            </w:r>
            <w:ins w:id="1585" w:author="Michael Kohl" w:date="2026-06-11T13:49:00Z" w16du:dateUtc="2026-06-11T11:49:00Z">
              <w:r w:rsidR="0032455E">
                <w:rPr>
                  <w:rFonts w:eastAsia="Aptos" w:cstheme="minorHAnsi"/>
                  <w:kern w:val="2"/>
                  <w14:ligatures w14:val="standardContextual"/>
                </w:rPr>
                <w:t>3</w:t>
              </w:r>
            </w:ins>
            <w:del w:id="1586" w:author="Michael Kohl" w:date="2026-06-11T13:49:00Z" w16du:dateUtc="2026-06-11T11:49:00Z">
              <w:r w:rsidRPr="00501B5D" w:rsidDel="0032455E">
                <w:rPr>
                  <w:rFonts w:eastAsia="Aptos" w:cstheme="minorHAnsi"/>
                  <w:kern w:val="2"/>
                  <w14:ligatures w14:val="standardContextual"/>
                </w:rPr>
                <w:delText>6</w:delText>
              </w:r>
            </w:del>
            <w:r w:rsidRPr="00501B5D">
              <w:rPr>
                <w:rFonts w:eastAsia="Aptos" w:cstheme="minorHAnsi"/>
                <w:kern w:val="2"/>
                <w14:ligatures w14:val="standardContextual"/>
              </w:rPr>
              <w:t xml:space="preserve"> </w:t>
            </w:r>
            <w:commentRangeEnd w:id="1583"/>
            <w:r w:rsidRPr="00501B5D">
              <w:rPr>
                <w:rStyle w:val="Kommentarzeichen"/>
                <w:rFonts w:eastAsia="Aptos" w:cstheme="minorHAnsi"/>
                <w:kern w:val="2"/>
                <w:sz w:val="22"/>
                <w:szCs w:val="22"/>
                <w14:ligatures w14:val="standardContextual"/>
              </w:rPr>
              <w:commentReference w:id="1583"/>
            </w:r>
            <w:commentRangeEnd w:id="1584"/>
            <w:r w:rsidR="0032455E" w:rsidRPr="00501B5D">
              <w:rPr>
                <w:rStyle w:val="Kommentarzeichen"/>
                <w:rFonts w:eastAsia="Aptos" w:cstheme="minorHAnsi"/>
                <w:kern w:val="2"/>
                <w:sz w:val="22"/>
                <w:szCs w:val="22"/>
                <w14:ligatures w14:val="standardContextual"/>
              </w:rPr>
              <w:commentReference w:id="1584"/>
            </w:r>
            <w:r w:rsidRPr="00501B5D">
              <w:rPr>
                <w:rFonts w:eastAsia="Aptos" w:cstheme="minorHAnsi"/>
                <w:kern w:val="2"/>
                <w14:ligatures w14:val="standardContextual"/>
              </w:rPr>
              <w:t xml:space="preserve">und geht meistens gegen </w:t>
            </w:r>
            <w:del w:id="1587" w:author="Michael Kohl" w:date="2026-06-11T13:49:00Z" w16du:dateUtc="2026-06-11T11:49:00Z">
              <w:r w:rsidRPr="00501B5D" w:rsidDel="0032455E">
                <w:rPr>
                  <w:rFonts w:eastAsia="Aptos" w:cstheme="minorHAnsi"/>
                  <w:kern w:val="2"/>
                  <w14:ligatures w14:val="standardContextual"/>
                </w:rPr>
                <w:delText>23</w:delText>
              </w:r>
            </w:del>
            <w:ins w:id="1588" w:author="Michael Kohl" w:date="2026-06-11T13:49:00Z" w16du:dateUtc="2026-06-11T11:49:00Z">
              <w:r w:rsidR="0032455E">
                <w:rPr>
                  <w:rFonts w:eastAsia="Aptos" w:cstheme="minorHAnsi"/>
                  <w:kern w:val="2"/>
                  <w14:ligatures w14:val="standardContextual"/>
                </w:rPr>
                <w:t>22</w:t>
              </w:r>
            </w:ins>
            <w:del w:id="1589" w:author="Fabienne Schmaus" w:date="2026-06-10T07:46:00Z" w16du:dateUtc="2026-06-10T05:46:00Z">
              <w:r w:rsidRPr="00501B5D" w:rsidDel="00501B5D">
                <w:rPr>
                  <w:rFonts w:eastAsia="Aptos" w:cstheme="minorHAnsi"/>
                  <w:kern w:val="2"/>
                  <w14:ligatures w14:val="standardContextual"/>
                </w:rPr>
                <w:delText>:</w:delText>
              </w:r>
            </w:del>
            <w:ins w:id="1590" w:author="Fabienne Schmaus" w:date="2026-06-10T07:46:00Z" w16du:dateUtc="2026-06-10T05:46:00Z">
              <w:r>
                <w:rPr>
                  <w:rFonts w:eastAsia="Aptos" w:cstheme="minorHAnsi"/>
                  <w:kern w:val="2"/>
                  <w14:ligatures w14:val="standardContextual"/>
                </w:rPr>
                <w:t>.</w:t>
              </w:r>
            </w:ins>
            <w:r w:rsidRPr="00501B5D">
              <w:rPr>
                <w:rFonts w:eastAsia="Aptos" w:cstheme="minorHAnsi"/>
                <w:kern w:val="2"/>
                <w14:ligatures w14:val="standardContextual"/>
              </w:rPr>
              <w:t>30 Uhr schlafen</w:t>
            </w:r>
            <w:ins w:id="1591" w:author="Fabienne Schmaus" w:date="2026-06-10T07:46:00Z" w16du:dateUtc="2026-06-10T05:46:00Z">
              <w:r>
                <w:rPr>
                  <w:rFonts w:eastAsia="Aptos" w:cstheme="minorHAnsi"/>
                  <w:kern w:val="2"/>
                  <w14:ligatures w14:val="standardContextual"/>
                </w:rPr>
                <w:t>,</w:t>
              </w:r>
            </w:ins>
            <w:del w:id="1592" w:author="Fabienne Schmaus" w:date="2026-06-10T07:46:00Z" w16du:dateUtc="2026-06-10T05:46:00Z">
              <w:r w:rsidRPr="00501B5D" w:rsidDel="00501B5D">
                <w:rPr>
                  <w:rFonts w:eastAsia="Aptos" w:cstheme="minorHAnsi"/>
                  <w:kern w:val="2"/>
                  <w14:ligatures w14:val="standardContextual"/>
                </w:rPr>
                <w:delText xml:space="preserve"> –</w:delText>
              </w:r>
            </w:del>
            <w:r w:rsidRPr="00501B5D">
              <w:rPr>
                <w:rFonts w:eastAsia="Aptos" w:cstheme="minorHAnsi"/>
                <w:kern w:val="2"/>
                <w14:ligatures w14:val="standardContextual"/>
              </w:rPr>
              <w:t xml:space="preserve"> aber erst, nachdem sie mindestens eine Stunde lang durch Instagram gescrollt hat. Sie liegt dabei im Dunkeln</w:t>
            </w:r>
            <w:ins w:id="1593" w:author="Michael Kohl" w:date="2026-06-11T16:05:00Z" w16du:dateUtc="2026-06-11T14:05:00Z">
              <w:r w:rsidR="00B27FD4">
                <w:rPr>
                  <w:rFonts w:eastAsia="Aptos" w:cstheme="minorHAnsi"/>
                  <w:kern w:val="2"/>
                  <w14:ligatures w14:val="standardContextual"/>
                </w:rPr>
                <w:t xml:space="preserve"> im Bett</w:t>
              </w:r>
            </w:ins>
            <w:r w:rsidRPr="00501B5D">
              <w:rPr>
                <w:rFonts w:eastAsia="Aptos" w:cstheme="minorHAnsi"/>
                <w:kern w:val="2"/>
                <w14:ligatures w14:val="standardContextual"/>
              </w:rPr>
              <w:t>, ihr Handy leuchtet hell ins Gesicht.</w:t>
            </w:r>
            <w:ins w:id="1594" w:author="Fabienne Schmaus" w:date="2026-06-10T07:46:00Z" w16du:dateUtc="2026-06-10T05:46:00Z">
              <w:r>
                <w:rPr>
                  <w:rFonts w:eastAsia="Aptos" w:cstheme="minorHAnsi"/>
                  <w:kern w:val="2"/>
                  <w14:ligatures w14:val="standardContextual"/>
                </w:rPr>
                <w:t xml:space="preserve"> </w:t>
              </w:r>
            </w:ins>
          </w:p>
          <w:p w14:paraId="09F72DEF" w14:textId="77777777" w:rsidR="00501B5D" w:rsidRDefault="00501B5D" w:rsidP="00501B5D">
            <w:pPr>
              <w:spacing w:line="276" w:lineRule="auto"/>
              <w:rPr>
                <w:ins w:id="1595" w:author="Fabienne Schmaus" w:date="2026-06-10T07:46:00Z" w16du:dateUtc="2026-06-10T05:46:00Z"/>
                <w:rFonts w:eastAsia="Aptos" w:cstheme="minorHAnsi"/>
                <w:kern w:val="2"/>
                <w14:ligatures w14:val="standardContextual"/>
              </w:rPr>
            </w:pPr>
          </w:p>
          <w:p w14:paraId="3D1A9A51" w14:textId="19940946" w:rsidR="00501B5D" w:rsidRPr="00240569" w:rsidRDefault="00501B5D" w:rsidP="00501B5D">
            <w:pPr>
              <w:spacing w:line="276" w:lineRule="auto"/>
              <w:rPr>
                <w:rFonts w:eastAsia="Aptos" w:cstheme="minorHAnsi"/>
                <w:kern w:val="2"/>
                <w14:ligatures w14:val="standardContextual"/>
              </w:rPr>
            </w:pPr>
            <w:r w:rsidRPr="00501B5D">
              <w:rPr>
                <w:rFonts w:eastAsia="Aptos" w:cstheme="minorHAnsi"/>
                <w:kern w:val="2"/>
                <w14:ligatures w14:val="standardContextual"/>
              </w:rPr>
              <w:t>Wenn sie das Handy endlich weglegt, dreht sie sich noch lange hin und her. Manchmal ist es 1 Uhr, manchmal später. Morgens klingelt der Wecker um 6</w:t>
            </w:r>
            <w:del w:id="1596" w:author="Fabienne Schmaus" w:date="2026-06-10T07:46:00Z" w16du:dateUtc="2026-06-10T05:46:00Z">
              <w:r w:rsidRPr="00501B5D" w:rsidDel="00501B5D">
                <w:rPr>
                  <w:rFonts w:eastAsia="Aptos" w:cstheme="minorHAnsi"/>
                  <w:kern w:val="2"/>
                  <w14:ligatures w14:val="standardContextual"/>
                </w:rPr>
                <w:delText>:</w:delText>
              </w:r>
            </w:del>
            <w:ins w:id="1597" w:author="Fabienne Schmaus" w:date="2026-06-10T07:46:00Z" w16du:dateUtc="2026-06-10T05:46:00Z">
              <w:r>
                <w:rPr>
                  <w:rFonts w:eastAsia="Aptos" w:cstheme="minorHAnsi"/>
                  <w:kern w:val="2"/>
                  <w14:ligatures w14:val="standardContextual"/>
                </w:rPr>
                <w:t>.</w:t>
              </w:r>
            </w:ins>
            <w:r w:rsidRPr="00501B5D">
              <w:rPr>
                <w:rFonts w:eastAsia="Aptos" w:cstheme="minorHAnsi"/>
                <w:kern w:val="2"/>
                <w14:ligatures w14:val="standardContextual"/>
              </w:rPr>
              <w:t xml:space="preserve">30 Uhr. </w:t>
            </w:r>
            <w:del w:id="1598" w:author="Michael Kohl" w:date="2026-06-11T13:45:00Z" w16du:dateUtc="2026-06-11T11:45:00Z">
              <w:r w:rsidRPr="00501B5D" w:rsidDel="0032455E">
                <w:rPr>
                  <w:rFonts w:eastAsia="Aptos" w:cstheme="minorHAnsi"/>
                  <w:kern w:val="2"/>
                  <w14:ligatures w14:val="standardContextual"/>
                </w:rPr>
                <w:delText>Lena</w:delText>
              </w:r>
            </w:del>
            <w:ins w:id="1599" w:author="Michael Kohl" w:date="2026-06-11T13:45:00Z" w16du:dateUtc="2026-06-11T11:45:00Z">
              <w:r w:rsidR="0032455E">
                <w:rPr>
                  <w:rFonts w:eastAsia="Aptos" w:cstheme="minorHAnsi"/>
                  <w:kern w:val="2"/>
                  <w14:ligatures w14:val="standardContextual"/>
                </w:rPr>
                <w:t>Amelia</w:t>
              </w:r>
            </w:ins>
            <w:r w:rsidRPr="00501B5D">
              <w:rPr>
                <w:rFonts w:eastAsia="Aptos" w:cstheme="minorHAnsi"/>
                <w:kern w:val="2"/>
                <w14:ligatures w14:val="standardContextual"/>
              </w:rPr>
              <w:t xml:space="preserve"> fühlt sich nie wirklich erholt. In der ersten Schulstunde kann sie sich kaum konzentrieren. Abends freut sie sich trotzdem auf ihr „Entspannungsprogramm</w:t>
            </w:r>
            <w:del w:id="1600" w:author="Fabienne Schmaus" w:date="2026-06-10T07:46:00Z" w16du:dateUtc="2026-06-10T05:46:00Z">
              <w:r w:rsidRPr="00501B5D" w:rsidDel="00501B5D">
                <w:rPr>
                  <w:rFonts w:eastAsia="Aptos" w:cstheme="minorHAnsi"/>
                  <w:kern w:val="2"/>
                  <w14:ligatures w14:val="standardContextual"/>
                </w:rPr>
                <w:delText xml:space="preserve">" </w:delText>
              </w:r>
            </w:del>
            <w:ins w:id="1601" w:author="Fabienne Schmaus" w:date="2026-06-10T07:46:00Z" w16du:dateUtc="2026-06-10T05:46:00Z">
              <w:r>
                <w:rPr>
                  <w:rFonts w:eastAsia="Aptos" w:cstheme="minorHAnsi"/>
                  <w:kern w:val="2"/>
                  <w14:ligatures w14:val="standardContextual"/>
                </w:rPr>
                <w:t>“</w:t>
              </w:r>
              <w:r w:rsidRPr="00501B5D">
                <w:rPr>
                  <w:rFonts w:eastAsia="Aptos" w:cstheme="minorHAnsi"/>
                  <w:kern w:val="2"/>
                  <w14:ligatures w14:val="standardContextual"/>
                </w:rPr>
                <w:t xml:space="preserve"> </w:t>
              </w:r>
            </w:ins>
            <w:r w:rsidRPr="00501B5D">
              <w:rPr>
                <w:rFonts w:eastAsia="Aptos" w:cstheme="minorHAnsi"/>
                <w:kern w:val="2"/>
                <w14:ligatures w14:val="standardContextual"/>
              </w:rPr>
              <w:t>– Instagram ist für sie die Art, den Tag abzuschließen</w:t>
            </w:r>
            <w:r w:rsidRPr="00240569">
              <w:rPr>
                <w:rFonts w:eastAsia="Aptos" w:cstheme="minorHAnsi"/>
                <w:kern w:val="2"/>
                <w14:ligatures w14:val="standardContextual"/>
              </w:rPr>
              <w:t>.</w:t>
            </w:r>
          </w:p>
          <w:p w14:paraId="409EE6CC" w14:textId="77777777" w:rsidR="00501B5D" w:rsidRPr="00240569" w:rsidRDefault="00501B5D" w:rsidP="00371E27">
            <w:pPr>
              <w:spacing w:line="276" w:lineRule="auto"/>
              <w15:collapsed/>
              <w:rPr>
                <w:rFonts w:eastAsia="Aptos" w:cstheme="minorHAnsi"/>
                <w:kern w:val="2"/>
                <w14:ligatures w14:val="standardContextual"/>
              </w:rPr>
            </w:pPr>
          </w:p>
        </w:tc>
        <w:tc>
          <w:tcPr>
            <w:tcW w:w="4791" w:type="dxa"/>
            <w:tcBorders>
              <w:bottom w:val="nil"/>
            </w:tcBorders>
          </w:tcPr>
          <w:p w14:paraId="2B0903FE" w14:textId="77777777" w:rsidR="00501B5D" w:rsidRPr="00240569" w:rsidDel="00240569" w:rsidRDefault="00501B5D" w:rsidP="00371E27">
            <w:pPr>
              <w:spacing w:line="276" w:lineRule="auto"/>
              <w:rPr>
                <w:del w:id="1602" w:author="Fabienne Schmaus" w:date="2026-06-10T07:35:00Z" w16du:dateUtc="2026-06-10T05:35:00Z"/>
                <w:rFonts w:eastAsia="Aptos" w:cstheme="minorHAnsi"/>
                <w:b/>
                <w:bCs/>
                <w:color w:val="0070C0"/>
                <w:kern w:val="2"/>
                <w14:ligatures w14:val="standardContextual"/>
              </w:rPr>
            </w:pPr>
            <w:del w:id="1603" w:author="Fabienne Schmaus" w:date="2026-06-10T07:35:00Z" w16du:dateUtc="2026-06-10T05:35:00Z">
              <w:r w:rsidRPr="00240569" w:rsidDel="00240569">
                <w:rPr>
                  <w:rFonts w:eastAsia="Aptos" w:cstheme="minorHAnsi"/>
                  <w:b/>
                  <w:bCs/>
                  <w:color w:val="0070C0"/>
                  <w:kern w:val="2"/>
                  <w14:ligatures w14:val="standardContextual"/>
                </w:rPr>
                <w:delText>AB 2bB: Fallbeispiel – Malik</w:delText>
              </w:r>
            </w:del>
          </w:p>
          <w:p w14:paraId="13EADF9F"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ins w:id="1604" w:author="Fabienne Schmaus" w:date="2026-06-10T07:35:00Z" w16du:dateUtc="2026-06-10T05:35:00Z">
              <w:r>
                <w:rPr>
                  <w:rFonts w:eastAsia="Aptos" w:cstheme="minorHAnsi"/>
                  <w:b/>
                  <w:bCs/>
                  <w:kern w:val="2"/>
                  <w14:ligatures w14:val="standardContextual"/>
                </w:rPr>
                <w:t xml:space="preserve"> von Malik</w:t>
              </w:r>
            </w:ins>
          </w:p>
          <w:p w14:paraId="1677F1B3" w14:textId="77777777" w:rsidR="00501B5D" w:rsidRPr="00501B5D" w:rsidRDefault="00501B5D" w:rsidP="00501B5D">
            <w:pPr>
              <w:spacing w:line="276" w:lineRule="auto"/>
              <w:rPr>
                <w:rFonts w:eastAsia="Aptos" w:cstheme="minorHAnsi"/>
                <w:kern w:val="2"/>
                <w14:ligatures w14:val="standardContextual"/>
              </w:rPr>
            </w:pPr>
            <w:r w:rsidRPr="00501B5D">
              <w:rPr>
                <w:rFonts w:eastAsia="Aptos" w:cstheme="minorHAnsi"/>
                <w:kern w:val="2"/>
                <w14:ligatures w14:val="standardContextual"/>
              </w:rPr>
              <w:t>Malik ist 14. Er liest jeden Abend ab 21 Uhr ein Buch – meistens Fantasy oder Sci-Fi. Sein Handy liegt dabei auf dem Schreibtisch im anderen Teil seines Zimmers, lautlos gestellt. Gegen 22 Uhr legt er das Buch weg, manchmal auch früher, wenn ihm die Augen zufallen.</w:t>
            </w:r>
          </w:p>
          <w:p w14:paraId="51DAF084" w14:textId="29103B35" w:rsidR="00501B5D" w:rsidRPr="00240569" w:rsidDel="00501B5D" w:rsidRDefault="00501B5D" w:rsidP="00501B5D">
            <w:pPr>
              <w:spacing w:line="276" w:lineRule="auto"/>
              <w:rPr>
                <w:del w:id="1605" w:author="Fabienne Schmaus" w:date="2026-06-10T07:39:00Z" w16du:dateUtc="2026-06-10T05:39:00Z"/>
                <w:rFonts w:eastAsia="Aptos" w:cstheme="minorHAnsi"/>
                <w:kern w:val="2"/>
                <w14:ligatures w14:val="standardContextual"/>
              </w:rPr>
            </w:pPr>
            <w:r w:rsidRPr="00501B5D">
              <w:rPr>
                <w:rFonts w:eastAsia="Aptos" w:cstheme="minorHAnsi"/>
                <w:kern w:val="2"/>
                <w14:ligatures w14:val="standardContextual"/>
              </w:rPr>
              <w:t>Er schläft meistens innerhalb von 15</w:t>
            </w:r>
            <w:ins w:id="1606" w:author="Fabienne Schmaus" w:date="2026-06-10T07:47:00Z" w16du:dateUtc="2026-06-10T05:47:00Z">
              <w:r>
                <w:rPr>
                  <w:rFonts w:eastAsia="Aptos" w:cstheme="minorHAnsi"/>
                  <w:kern w:val="2"/>
                  <w14:ligatures w14:val="standardContextual"/>
                </w:rPr>
                <w:t xml:space="preserve"> </w:t>
              </w:r>
            </w:ins>
            <w:r w:rsidRPr="00501B5D">
              <w:rPr>
                <w:rFonts w:eastAsia="Aptos" w:cstheme="minorHAnsi"/>
                <w:kern w:val="2"/>
                <w14:ligatures w14:val="standardContextual"/>
              </w:rPr>
              <w:t>–</w:t>
            </w:r>
            <w:ins w:id="1607" w:author="Fabienne Schmaus" w:date="2026-06-10T07:47:00Z" w16du:dateUtc="2026-06-10T05:47:00Z">
              <w:r>
                <w:rPr>
                  <w:rFonts w:eastAsia="Aptos" w:cstheme="minorHAnsi"/>
                  <w:kern w:val="2"/>
                  <w14:ligatures w14:val="standardContextual"/>
                </w:rPr>
                <w:t xml:space="preserve"> </w:t>
              </w:r>
            </w:ins>
            <w:r w:rsidRPr="00501B5D">
              <w:rPr>
                <w:rFonts w:eastAsia="Aptos" w:cstheme="minorHAnsi"/>
                <w:kern w:val="2"/>
                <w14:ligatures w14:val="standardContextual"/>
              </w:rPr>
              <w:t>20 Minuten ein. Morgens wacht er ohne Wecker auf – nicht immer, aber oft. Er sagt, er fühle sich „okay</w:t>
            </w:r>
            <w:del w:id="1608" w:author="Fabienne Schmaus" w:date="2026-06-10T07:47:00Z" w16du:dateUtc="2026-06-10T05:47:00Z">
              <w:r w:rsidRPr="00501B5D" w:rsidDel="00501B5D">
                <w:rPr>
                  <w:rFonts w:eastAsia="Aptos" w:cstheme="minorHAnsi"/>
                  <w:kern w:val="2"/>
                  <w14:ligatures w14:val="standardContextual"/>
                </w:rPr>
                <w:delText xml:space="preserve">" </w:delText>
              </w:r>
            </w:del>
            <w:ins w:id="1609" w:author="Fabienne Schmaus" w:date="2026-06-10T07:47:00Z" w16du:dateUtc="2026-06-10T05:47:00Z">
              <w:r>
                <w:rPr>
                  <w:rFonts w:eastAsia="Aptos" w:cstheme="minorHAnsi"/>
                  <w:kern w:val="2"/>
                  <w14:ligatures w14:val="standardContextual"/>
                </w:rPr>
                <w:t>“</w:t>
              </w:r>
              <w:r w:rsidRPr="00501B5D">
                <w:rPr>
                  <w:rFonts w:eastAsia="Aptos" w:cstheme="minorHAnsi"/>
                  <w:kern w:val="2"/>
                  <w14:ligatures w14:val="standardContextual"/>
                </w:rPr>
                <w:t xml:space="preserve"> </w:t>
              </w:r>
            </w:ins>
            <w:r w:rsidRPr="00501B5D">
              <w:rPr>
                <w:rFonts w:eastAsia="Aptos" w:cstheme="minorHAnsi"/>
                <w:kern w:val="2"/>
                <w14:ligatures w14:val="standardContextual"/>
              </w:rPr>
              <w:t>morgens, selten wirklich ausgelaugt</w:t>
            </w:r>
            <w:del w:id="1610" w:author="Fabienne Schmaus" w:date="2026-06-10T07:47:00Z" w16du:dateUtc="2026-06-10T05:47:00Z">
              <w:r w:rsidRPr="00501B5D" w:rsidDel="00501B5D">
                <w:rPr>
                  <w:rFonts w:eastAsia="Aptos" w:cstheme="minorHAnsi"/>
                  <w:kern w:val="2"/>
                  <w14:ligatures w14:val="standardContextual"/>
                </w:rPr>
                <w:delText>.</w:delText>
              </w:r>
            </w:del>
            <w:r w:rsidRPr="00240569">
              <w:rPr>
                <w:rFonts w:eastAsia="Aptos" w:cstheme="minorHAnsi"/>
                <w:kern w:val="2"/>
                <w14:ligatures w14:val="standardContextual"/>
              </w:rPr>
              <w:t>.</w:t>
            </w:r>
          </w:p>
          <w:p w14:paraId="5749DE87" w14:textId="77777777" w:rsidR="00501B5D" w:rsidRPr="00240569" w:rsidRDefault="00501B5D" w:rsidP="00371E27">
            <w:pPr>
              <w:spacing w:line="276" w:lineRule="auto"/>
              <w:rPr>
                <w:rFonts w:eastAsia="Aptos" w:cstheme="minorHAnsi"/>
                <w:kern w:val="2"/>
                <w14:ligatures w14:val="standardContextual"/>
              </w:rPr>
            </w:pPr>
          </w:p>
          <w:p w14:paraId="47EAD46F" w14:textId="77777777" w:rsidR="00501B5D" w:rsidRPr="00240569" w:rsidRDefault="00501B5D" w:rsidP="00371E27">
            <w:pPr>
              <w:spacing w:line="276" w:lineRule="auto"/>
              <w15:collapsed/>
              <w:rPr>
                <w:rFonts w:eastAsia="Aptos" w:cstheme="minorHAnsi"/>
                <w:kern w:val="2"/>
                <w14:ligatures w14:val="standardContextual"/>
              </w:rPr>
            </w:pPr>
          </w:p>
        </w:tc>
      </w:tr>
      <w:tr w:rsidR="00501B5D" w:rsidRPr="00240569" w14:paraId="6F9C513D" w14:textId="77777777" w:rsidTr="00371E27">
        <w:tc>
          <w:tcPr>
            <w:tcW w:w="5665" w:type="dxa"/>
            <w:tcBorders>
              <w:top w:val="nil"/>
            </w:tcBorders>
          </w:tcPr>
          <w:p w14:paraId="55832F09"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ins w:id="1611" w:author="Fabienne Schmaus" w:date="2026-06-10T07:37:00Z" w16du:dateUtc="2026-06-10T05:37:00Z">
              <w:r>
                <w:rPr>
                  <w:rFonts w:eastAsia="Aptos" w:cstheme="minorHAnsi"/>
                  <w:b/>
                  <w:bCs/>
                  <w:kern w:val="2"/>
                  <w14:ligatures w14:val="standardContextual"/>
                </w:rPr>
                <w:t>:</w:t>
              </w:r>
            </w:ins>
          </w:p>
          <w:p w14:paraId="6BF363FB" w14:textId="017408C1"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 xml:space="preserve">Was macht </w:t>
            </w:r>
            <w:del w:id="1612" w:author="Michael Kohl" w:date="2026-06-11T13:45:00Z" w16du:dateUtc="2026-06-11T11:45:00Z">
              <w:r w:rsidRPr="00501B5D" w:rsidDel="0032455E">
                <w:rPr>
                  <w:rFonts w:eastAsia="Aptos" w:cstheme="minorHAnsi"/>
                  <w:kern w:val="2"/>
                  <w14:ligatures w14:val="standardContextual"/>
                </w:rPr>
                <w:delText>Lena</w:delText>
              </w:r>
            </w:del>
            <w:ins w:id="1613" w:author="Michael Kohl" w:date="2026-06-11T13:45:00Z" w16du:dateUtc="2026-06-11T11:45:00Z">
              <w:r w:rsidR="0032455E">
                <w:rPr>
                  <w:rFonts w:eastAsia="Aptos" w:cstheme="minorHAnsi"/>
                  <w:kern w:val="2"/>
                  <w14:ligatures w14:val="standardContextual"/>
                </w:rPr>
                <w:t>Amelia</w:t>
              </w:r>
            </w:ins>
            <w:r w:rsidRPr="00501B5D">
              <w:rPr>
                <w:rFonts w:eastAsia="Aptos" w:cstheme="minorHAnsi"/>
                <w:kern w:val="2"/>
                <w14:ligatures w14:val="standardContextual"/>
              </w:rPr>
              <w:t xml:space="preserve"> vor dem Schlafen</w:t>
            </w:r>
            <w:ins w:id="1614" w:author="Fabienne Schmaus" w:date="2026-06-10T07:47:00Z" w16du:dateUtc="2026-06-10T05:47:00Z">
              <w:r>
                <w:rPr>
                  <w:rFonts w:eastAsia="Aptos" w:cstheme="minorHAnsi"/>
                  <w:kern w:val="2"/>
                  <w14:ligatures w14:val="standardContextual"/>
                </w:rPr>
                <w:t>,</w:t>
              </w:r>
            </w:ins>
            <w:del w:id="1615" w:author="Fabienne Schmaus" w:date="2026-06-10T07:47:00Z" w16du:dateUtc="2026-06-10T05:47:00Z">
              <w:r w:rsidRPr="00501B5D" w:rsidDel="00501B5D">
                <w:rPr>
                  <w:rFonts w:eastAsia="Aptos" w:cstheme="minorHAnsi"/>
                  <w:kern w:val="2"/>
                  <w14:ligatures w14:val="standardContextual"/>
                </w:rPr>
                <w:delText xml:space="preserve"> –</w:delText>
              </w:r>
            </w:del>
            <w:r w:rsidRPr="00501B5D">
              <w:rPr>
                <w:rFonts w:eastAsia="Aptos" w:cstheme="minorHAnsi"/>
                <w:kern w:val="2"/>
                <w14:ligatures w14:val="standardContextual"/>
              </w:rPr>
              <w:t xml:space="preserve"> und warum ist das problematisch?</w:t>
            </w:r>
          </w:p>
          <w:p w14:paraId="734F8FE3" w14:textId="2C05F3B1"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Welche biologischen Prozesse werden durch ihr Verhalten gestört? (Nutzt, was ihr in</w:t>
            </w:r>
            <w:ins w:id="1616" w:author="Michael Kohl" w:date="2026-06-11T15:34:00Z" w16du:dateUtc="2026-06-11T13:34:00Z">
              <w:r w:rsidR="00D03A3D">
                <w:rPr>
                  <w:rFonts w:eastAsia="Aptos" w:cstheme="minorHAnsi"/>
                  <w:kern w:val="2"/>
                  <w14:ligatures w14:val="standardContextual"/>
                </w:rPr>
                <w:t xml:space="preserve"> der Hinführung</w:t>
              </w:r>
            </w:ins>
            <w:r w:rsidRPr="00501B5D">
              <w:rPr>
                <w:rFonts w:eastAsia="Aptos" w:cstheme="minorHAnsi"/>
                <w:kern w:val="2"/>
                <w14:ligatures w14:val="standardContextual"/>
              </w:rPr>
              <w:t xml:space="preserve"> </w:t>
            </w:r>
            <w:commentRangeStart w:id="1617"/>
            <w:commentRangeStart w:id="1618"/>
            <w:r w:rsidRPr="00501B5D">
              <w:rPr>
                <w:rFonts w:eastAsia="Aptos" w:cstheme="minorHAnsi"/>
                <w:kern w:val="2"/>
                <w14:ligatures w14:val="standardContextual"/>
              </w:rPr>
              <w:t>Phase 2</w:t>
            </w:r>
            <w:commentRangeEnd w:id="1617"/>
            <w:r w:rsidRPr="00501B5D">
              <w:rPr>
                <w:rStyle w:val="Kommentarzeichen"/>
                <w:rFonts w:eastAsia="Aptos" w:cstheme="minorHAnsi"/>
                <w:kern w:val="2"/>
                <w:sz w:val="22"/>
                <w:szCs w:val="22"/>
                <w14:ligatures w14:val="standardContextual"/>
              </w:rPr>
              <w:commentReference w:id="1617"/>
            </w:r>
            <w:commentRangeEnd w:id="1618"/>
            <w:r w:rsidR="00D03A3D" w:rsidRPr="00501B5D">
              <w:rPr>
                <w:rStyle w:val="Kommentarzeichen"/>
                <w:rFonts w:eastAsia="Aptos" w:cstheme="minorHAnsi"/>
                <w:kern w:val="2"/>
                <w:sz w:val="22"/>
                <w:szCs w:val="22"/>
                <w14:ligatures w14:val="standardContextual"/>
              </w:rPr>
              <w:commentReference w:id="1618"/>
            </w:r>
            <w:r w:rsidRPr="00501B5D">
              <w:rPr>
                <w:rFonts w:eastAsia="Aptos" w:cstheme="minorHAnsi"/>
                <w:kern w:val="2"/>
                <w14:ligatures w14:val="standardContextual"/>
              </w:rPr>
              <w:t xml:space="preserve"> gelernt habt)</w:t>
            </w:r>
          </w:p>
          <w:p w14:paraId="4E4FF378" w14:textId="2DE84DAC"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del w:id="1619" w:author="Michael Kohl" w:date="2026-06-11T13:45:00Z" w16du:dateUtc="2026-06-11T11:45:00Z">
              <w:r w:rsidRPr="00501B5D" w:rsidDel="0032455E">
                <w:rPr>
                  <w:rFonts w:eastAsia="Aptos" w:cstheme="minorHAnsi"/>
                  <w:kern w:val="2"/>
                  <w14:ligatures w14:val="standardContextual"/>
                </w:rPr>
                <w:delText>Lena</w:delText>
              </w:r>
            </w:del>
            <w:ins w:id="1620" w:author="Michael Kohl" w:date="2026-06-11T13:45:00Z" w16du:dateUtc="2026-06-11T11:45:00Z">
              <w:r w:rsidR="0032455E">
                <w:rPr>
                  <w:rFonts w:eastAsia="Aptos" w:cstheme="minorHAnsi"/>
                  <w:kern w:val="2"/>
                  <w14:ligatures w14:val="standardContextual"/>
                </w:rPr>
                <w:t>Amelia</w:t>
              </w:r>
            </w:ins>
            <w:r w:rsidRPr="00501B5D">
              <w:rPr>
                <w:rFonts w:eastAsia="Aptos" w:cstheme="minorHAnsi"/>
                <w:kern w:val="2"/>
                <w14:ligatures w14:val="standardContextual"/>
              </w:rPr>
              <w:t xml:space="preserve"> denkt, Instagram entspannt sie. Was könnte wirklich passieren?</w:t>
            </w:r>
          </w:p>
          <w:p w14:paraId="00A9159F" w14:textId="6744E0E7" w:rsidR="00501B5D" w:rsidRPr="00501B5D" w:rsidRDefault="00501B5D" w:rsidP="00501B5D">
            <w:pPr>
              <w:numPr>
                <w:ilvl w:val="0"/>
                <w:numId w:val="34"/>
              </w:numPr>
              <w:tabs>
                <w:tab w:val="clear" w:pos="720"/>
              </w:tabs>
              <w:spacing w:line="276" w:lineRule="auto"/>
              <w:ind w:left="314" w:hanging="314"/>
              <w:rPr>
                <w:rFonts w:eastAsia="Aptos" w:cstheme="minorHAnsi"/>
                <w:kern w:val="2"/>
                <w14:ligatures w14:val="standardContextual"/>
              </w:rPr>
            </w:pPr>
            <w:r w:rsidRPr="00501B5D">
              <w:rPr>
                <w:rFonts w:eastAsia="Aptos" w:cstheme="minorHAnsi"/>
                <w:kern w:val="2"/>
                <w14:ligatures w14:val="standardContextual"/>
              </w:rPr>
              <w:t xml:space="preserve">Was könnte </w:t>
            </w:r>
            <w:del w:id="1621" w:author="Michael Kohl" w:date="2026-06-11T13:45:00Z" w16du:dateUtc="2026-06-11T11:45:00Z">
              <w:r w:rsidRPr="00501B5D" w:rsidDel="0032455E">
                <w:rPr>
                  <w:rFonts w:eastAsia="Aptos" w:cstheme="minorHAnsi"/>
                  <w:kern w:val="2"/>
                  <w14:ligatures w14:val="standardContextual"/>
                </w:rPr>
                <w:delText>Lena</w:delText>
              </w:r>
            </w:del>
            <w:ins w:id="1622" w:author="Michael Kohl" w:date="2026-06-11T13:45:00Z" w16du:dateUtc="2026-06-11T11:45:00Z">
              <w:r w:rsidR="0032455E">
                <w:rPr>
                  <w:rFonts w:eastAsia="Aptos" w:cstheme="minorHAnsi"/>
                  <w:kern w:val="2"/>
                  <w14:ligatures w14:val="standardContextual"/>
                </w:rPr>
                <w:t>Amelia</w:t>
              </w:r>
            </w:ins>
            <w:r w:rsidRPr="00501B5D">
              <w:rPr>
                <w:rFonts w:eastAsia="Aptos" w:cstheme="minorHAnsi"/>
                <w:kern w:val="2"/>
                <w14:ligatures w14:val="standardContextual"/>
              </w:rPr>
              <w:t xml:space="preserve"> konkret ändern</w:t>
            </w:r>
            <w:ins w:id="1623" w:author="Fabienne Schmaus" w:date="2026-06-10T07:47:00Z" w16du:dateUtc="2026-06-10T05:47:00Z">
              <w:r>
                <w:rPr>
                  <w:rFonts w:eastAsia="Aptos" w:cstheme="minorHAnsi"/>
                  <w:kern w:val="2"/>
                  <w14:ligatures w14:val="standardContextual"/>
                </w:rPr>
                <w:t>? U</w:t>
              </w:r>
            </w:ins>
            <w:del w:id="1624" w:author="Fabienne Schmaus" w:date="2026-06-10T07:47:00Z" w16du:dateUtc="2026-06-10T05:47:00Z">
              <w:r w:rsidRPr="00501B5D" w:rsidDel="00501B5D">
                <w:rPr>
                  <w:rFonts w:eastAsia="Aptos" w:cstheme="minorHAnsi"/>
                  <w:kern w:val="2"/>
                  <w14:ligatures w14:val="standardContextual"/>
                </w:rPr>
                <w:delText xml:space="preserve"> – u</w:delText>
              </w:r>
            </w:del>
            <w:r w:rsidRPr="00501B5D">
              <w:rPr>
                <w:rFonts w:eastAsia="Aptos" w:cstheme="minorHAnsi"/>
                <w:kern w:val="2"/>
                <w14:ligatures w14:val="standardContextual"/>
              </w:rPr>
              <w:t>nd was macht das schwer?</w:t>
            </w:r>
          </w:p>
          <w:p w14:paraId="71AF2324" w14:textId="77777777" w:rsidR="00501B5D" w:rsidRPr="00240569" w:rsidRDefault="00501B5D" w:rsidP="00371E27">
            <w:pPr>
              <w:spacing w:line="276" w:lineRule="auto"/>
              <w:rPr>
                <w:rFonts w:eastAsia="Aptos" w:cstheme="minorHAnsi"/>
                <w:kern w:val="2"/>
                <w14:ligatures w14:val="standardContextual"/>
              </w:rPr>
            </w:pPr>
          </w:p>
          <w:p w14:paraId="66E406A0"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ins w:id="1625" w:author="Fabienne Schmaus" w:date="2026-06-10T07:38:00Z" w16du:dateUtc="2026-06-10T05:38:00Z">
              <w:r>
                <w:rPr>
                  <w:rFonts w:eastAsia="Aptos" w:cstheme="minorHAnsi"/>
                  <w:b/>
                  <w:bCs/>
                  <w:kern w:val="2"/>
                  <w14:ligatures w14:val="standardContextual"/>
                </w:rPr>
                <w:t>:</w:t>
              </w:r>
            </w:ins>
          </w:p>
          <w:p w14:paraId="54DF18BE" w14:textId="18139312" w:rsidR="00501B5D" w:rsidRPr="00240569" w:rsidRDefault="00501B5D" w:rsidP="00371E27">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w:t>
            </w:r>
            <w:ins w:id="1626" w:author="Michael Kohl" w:date="2026-06-11T13:36:00Z" w16du:dateUtc="2026-06-11T11:36:00Z">
              <w:r w:rsidR="00811185">
                <w:rPr>
                  <w:rFonts w:eastAsia="Aptos" w:cstheme="minorHAnsi"/>
                  <w:kern w:val="2"/>
                  <w14:ligatures w14:val="standardContextual"/>
                </w:rPr>
                <w:t xml:space="preserve"> </w:t>
              </w:r>
              <w:commentRangeStart w:id="1627"/>
              <w:commentRangeStart w:id="1628"/>
              <w:r w:rsidR="00811185" w:rsidRPr="00240569">
                <w:rPr>
                  <w:rFonts w:eastAsia="Aptos" w:cstheme="minorHAnsi"/>
                  <w:kern w:val="2"/>
                  <w14:ligatures w14:val="standardContextual"/>
                </w:rPr>
                <w:t>→ Was können wir mitnehmen?</w:t>
              </w:r>
              <w:commentRangeEnd w:id="1627"/>
              <w:r w:rsidR="00811185" w:rsidRPr="00240569">
                <w:rPr>
                  <w:rStyle w:val="Kommentarzeichen"/>
                  <w:rFonts w:eastAsia="Aptos" w:cstheme="minorHAnsi"/>
                  <w:kern w:val="2"/>
                  <w:sz w:val="22"/>
                  <w:szCs w:val="22"/>
                  <w14:ligatures w14:val="standardContextual"/>
                </w:rPr>
                <w:commentReference w:id="1627"/>
              </w:r>
              <w:commentRangeEnd w:id="1628"/>
              <w:r w:rsidR="00811185" w:rsidRPr="00240569">
                <w:rPr>
                  <w:rStyle w:val="Kommentarzeichen"/>
                  <w:rFonts w:eastAsia="Aptos" w:cstheme="minorHAnsi"/>
                  <w:kern w:val="2"/>
                  <w:sz w:val="22"/>
                  <w:szCs w:val="22"/>
                  <w14:ligatures w14:val="standardContextual"/>
                </w:rPr>
                <w:commentReference w:id="1628"/>
              </w:r>
            </w:ins>
          </w:p>
        </w:tc>
        <w:tc>
          <w:tcPr>
            <w:tcW w:w="4791" w:type="dxa"/>
            <w:tcBorders>
              <w:top w:val="nil"/>
            </w:tcBorders>
          </w:tcPr>
          <w:p w14:paraId="0DC50B17"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ins w:id="1629" w:author="Fabienne Schmaus" w:date="2026-06-10T07:38:00Z" w16du:dateUtc="2026-06-10T05:38:00Z">
              <w:r>
                <w:rPr>
                  <w:rFonts w:eastAsia="Aptos" w:cstheme="minorHAnsi"/>
                  <w:b/>
                  <w:bCs/>
                  <w:kern w:val="2"/>
                  <w14:ligatures w14:val="standardContextual"/>
                </w:rPr>
                <w:t>:</w:t>
              </w:r>
            </w:ins>
          </w:p>
          <w:p w14:paraId="0A0A801F" w14:textId="065FEC54"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 xml:space="preserve">Was macht Malik anders als </w:t>
            </w:r>
            <w:del w:id="1630" w:author="Michael Kohl" w:date="2026-06-11T13:45:00Z" w16du:dateUtc="2026-06-11T11:45:00Z">
              <w:r w:rsidRPr="00501B5D" w:rsidDel="0032455E">
                <w:rPr>
                  <w:rFonts w:eastAsia="Aptos" w:cstheme="minorHAnsi"/>
                  <w:kern w:val="2"/>
                  <w14:ligatures w14:val="standardContextual"/>
                </w:rPr>
                <w:delText>Lena</w:delText>
              </w:r>
            </w:del>
            <w:ins w:id="1631" w:author="Michael Kohl" w:date="2026-06-11T13:45:00Z" w16du:dateUtc="2026-06-11T11:45:00Z">
              <w:r w:rsidR="0032455E">
                <w:rPr>
                  <w:rFonts w:eastAsia="Aptos" w:cstheme="minorHAnsi"/>
                  <w:kern w:val="2"/>
                  <w14:ligatures w14:val="standardContextual"/>
                </w:rPr>
                <w:t>Amelia</w:t>
              </w:r>
            </w:ins>
            <w:r w:rsidRPr="00501B5D">
              <w:rPr>
                <w:rFonts w:eastAsia="Aptos" w:cstheme="minorHAnsi"/>
                <w:kern w:val="2"/>
                <w14:ligatures w14:val="standardContextual"/>
              </w:rPr>
              <w:t>? Listet die Unterschiede auf.</w:t>
            </w:r>
          </w:p>
          <w:p w14:paraId="4FE1E241" w14:textId="77777777"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Warum schläft Malik schneller ein? Welche biologischen Prozesse helfen dabei?</w:t>
            </w:r>
          </w:p>
          <w:p w14:paraId="292A1853" w14:textId="4BAAFFC6" w:rsidR="00501B5D" w:rsidRPr="00501B5D" w:rsidRDefault="00501B5D" w:rsidP="00501B5D">
            <w:pPr>
              <w:numPr>
                <w:ilvl w:val="0"/>
                <w:numId w:val="35"/>
              </w:numPr>
              <w:tabs>
                <w:tab w:val="clear" w:pos="720"/>
                <w:tab w:val="left" w:pos="293"/>
              </w:tabs>
              <w:spacing w:line="276" w:lineRule="auto"/>
              <w:ind w:left="322" w:hanging="322"/>
              <w:rPr>
                <w:rFonts w:eastAsia="Aptos" w:cstheme="minorHAnsi"/>
                <w:kern w:val="2"/>
                <w14:ligatures w14:val="standardContextual"/>
              </w:rPr>
            </w:pPr>
            <w:r w:rsidRPr="00501B5D">
              <w:rPr>
                <w:rFonts w:eastAsia="Aptos" w:cstheme="minorHAnsi"/>
                <w:kern w:val="2"/>
                <w14:ligatures w14:val="standardContextual"/>
              </w:rPr>
              <w:t>Was können wir von Maliks Abend für unseren eigenen übernehmen?</w:t>
            </w:r>
          </w:p>
          <w:p w14:paraId="4EF3E84A" w14:textId="77777777" w:rsidR="00501B5D" w:rsidRPr="00240569" w:rsidRDefault="00501B5D" w:rsidP="00371E27">
            <w:pPr>
              <w:spacing w:line="276" w:lineRule="auto"/>
              <w:rPr>
                <w:rFonts w:eastAsia="Aptos" w:cstheme="minorHAnsi"/>
                <w:kern w:val="2"/>
                <w14:ligatures w14:val="standardContextual"/>
              </w:rPr>
            </w:pPr>
          </w:p>
          <w:p w14:paraId="7E234B4D" w14:textId="77777777" w:rsidR="00501B5D" w:rsidRPr="00240569" w:rsidRDefault="00501B5D" w:rsidP="00371E27">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ins w:id="1632" w:author="Fabienne Schmaus" w:date="2026-06-10T07:38:00Z" w16du:dateUtc="2026-06-10T05:38:00Z">
              <w:r>
                <w:rPr>
                  <w:rFonts w:eastAsia="Aptos" w:cstheme="minorHAnsi"/>
                  <w:b/>
                  <w:bCs/>
                  <w:kern w:val="2"/>
                  <w14:ligatures w14:val="standardContextual"/>
                </w:rPr>
                <w:t>:</w:t>
              </w:r>
            </w:ins>
          </w:p>
          <w:p w14:paraId="2B0CC2CF" w14:textId="77777777" w:rsidR="00501B5D" w:rsidRPr="00240569" w:rsidRDefault="00501B5D" w:rsidP="00371E27">
            <w:pPr>
              <w:spacing w:line="276" w:lineRule="auto"/>
              <w:rPr>
                <w:rFonts w:eastAsia="Aptos" w:cstheme="minorHAnsi"/>
                <w:kern w:val="2"/>
                <w14:ligatures w14:val="standardContextual"/>
              </w:rPr>
            </w:pPr>
            <w:r w:rsidRPr="00240569">
              <w:rPr>
                <w:rFonts w:eastAsia="Aptos" w:cstheme="minorHAnsi"/>
                <w:kern w:val="2"/>
                <w14:ligatures w14:val="standardContextual"/>
              </w:rPr>
              <w:t xml:space="preserve">Person → Verhalten → Schlafqualität → Erklärung </w:t>
            </w:r>
            <w:commentRangeStart w:id="1633"/>
            <w:commentRangeStart w:id="1634"/>
            <w:r w:rsidRPr="00240569">
              <w:rPr>
                <w:rFonts w:eastAsia="Aptos" w:cstheme="minorHAnsi"/>
                <w:kern w:val="2"/>
                <w14:ligatures w14:val="standardContextual"/>
              </w:rPr>
              <w:t>→ Was können wir mitnehmen?</w:t>
            </w:r>
            <w:commentRangeEnd w:id="1633"/>
            <w:r w:rsidRPr="00240569">
              <w:rPr>
                <w:rStyle w:val="Kommentarzeichen"/>
                <w:rFonts w:eastAsia="Aptos" w:cstheme="minorHAnsi"/>
                <w:kern w:val="2"/>
                <w:sz w:val="22"/>
                <w:szCs w:val="22"/>
                <w14:ligatures w14:val="standardContextual"/>
              </w:rPr>
              <w:commentReference w:id="1633"/>
            </w:r>
            <w:commentRangeEnd w:id="1634"/>
            <w:r w:rsidR="00811185" w:rsidRPr="00240569">
              <w:rPr>
                <w:rStyle w:val="Kommentarzeichen"/>
                <w:rFonts w:eastAsia="Aptos" w:cstheme="minorHAnsi"/>
                <w:kern w:val="2"/>
                <w:sz w:val="22"/>
                <w:szCs w:val="22"/>
                <w14:ligatures w14:val="standardContextual"/>
              </w:rPr>
              <w:commentReference w:id="1634"/>
            </w:r>
          </w:p>
          <w:p w14:paraId="239A402A" w14:textId="77777777" w:rsidR="00501B5D" w:rsidRPr="00240569" w:rsidRDefault="00501B5D" w:rsidP="00371E27">
            <w:pPr>
              <w:spacing w:line="276" w:lineRule="auto"/>
              <w15:collapsed/>
              <w:rPr>
                <w:rFonts w:eastAsia="Aptos" w:cstheme="minorHAnsi"/>
                <w:kern w:val="2"/>
                <w14:ligatures w14:val="standardContextual"/>
              </w:rPr>
            </w:pPr>
          </w:p>
        </w:tc>
      </w:tr>
    </w:tbl>
    <w:p w14:paraId="736109DC" w14:textId="7AB3B119" w:rsidR="008A0BA9" w:rsidRPr="00156CB1" w:rsidRDefault="008A0BA9" w:rsidP="008A0BA9">
      <w:pPr>
        <w:rPr>
          <w:rFonts w:cstheme="minorHAnsi"/>
        </w:rPr>
      </w:pPr>
      <w:r w:rsidRPr="00156CB1">
        <w:rPr>
          <w:rFonts w:cstheme="minorHAnsi"/>
        </w:rPr>
        <w:br w:type="page"/>
      </w:r>
    </w:p>
    <w:p w14:paraId="6CC439D3" w14:textId="2C128969" w:rsidR="008A0BA9" w:rsidRPr="00240569" w:rsidRDefault="008A0BA9" w:rsidP="00240569">
      <w:pPr>
        <w:spacing w:after="0" w:line="276" w:lineRule="auto"/>
        <w:rPr>
          <w:rFonts w:cstheme="minorHAnsi"/>
        </w:rPr>
      </w:pPr>
      <w:r w:rsidRPr="00240569">
        <w:rPr>
          <w:rFonts w:cstheme="minorHAnsi"/>
          <w:highlight w:val="yellow"/>
        </w:rPr>
        <w:lastRenderedPageBreak/>
        <w:t xml:space="preserve">((Seite </w:t>
      </w:r>
      <w:r w:rsidR="00385896" w:rsidRPr="00240569">
        <w:rPr>
          <w:rFonts w:cstheme="minorHAnsi"/>
          <w:highlight w:val="yellow"/>
        </w:rPr>
        <w:t>16</w:t>
      </w:r>
      <w:r w:rsidRPr="00240569">
        <w:rPr>
          <w:rFonts w:cstheme="minorHAnsi"/>
          <w:highlight w:val="yellow"/>
        </w:rPr>
        <w:t>))</w:t>
      </w:r>
      <w:r w:rsidRPr="00240569">
        <w:rPr>
          <w:rFonts w:cstheme="minorHAnsi"/>
          <w:highlight w:val="yellow"/>
          <w:rPrChange w:id="1635" w:author="Fabienne Schmaus" w:date="2026-06-10T07:35:00Z" w16du:dateUtc="2026-06-10T05:35:00Z">
            <w:rPr>
              <w:rFonts w:cstheme="minorHAnsi"/>
            </w:rPr>
          </w:rPrChange>
        </w:rPr>
        <w:t xml:space="preserve"> </w:t>
      </w:r>
      <w:ins w:id="1636" w:author="Fabienne Schmaus" w:date="2026-06-10T07:35:00Z">
        <w:r w:rsidR="00240569" w:rsidRPr="00240569">
          <w:rPr>
            <w:rFonts w:cstheme="minorHAnsi"/>
            <w:highlight w:val="yellow"/>
            <w:rPrChange w:id="1637" w:author="Fabienne Schmaus" w:date="2026-06-10T07:35:00Z" w16du:dateUtc="2026-06-10T05:35:00Z">
              <w:rPr>
                <w:rFonts w:cstheme="minorHAnsi"/>
              </w:rPr>
            </w:rPrChange>
          </w:rPr>
          <w:t>((Auf dieser Seite: Icons Durchblickt! einfügen))</w:t>
        </w:r>
      </w:ins>
    </w:p>
    <w:p w14:paraId="66A6E58E" w14:textId="6886633C" w:rsidR="006C653A" w:rsidRPr="00156CB1" w:rsidRDefault="006C653A" w:rsidP="00240569">
      <w:pPr>
        <w:spacing w:after="0" w:line="276" w:lineRule="auto"/>
        <w:rPr>
          <w:ins w:id="1638" w:author="Fabienne Schmaus" w:date="2026-06-10T07:34:00Z" w16du:dateUtc="2026-06-10T05:34:00Z"/>
          <w:rFonts w:cstheme="minorHAnsi"/>
          <w:b/>
          <w:bCs/>
          <w:sz w:val="24"/>
          <w:szCs w:val="24"/>
        </w:rPr>
      </w:pPr>
      <w:r w:rsidRPr="00156CB1">
        <w:rPr>
          <w:rFonts w:cstheme="minorHAnsi"/>
          <w:b/>
          <w:bCs/>
          <w:sz w:val="24"/>
          <w:szCs w:val="24"/>
        </w:rPr>
        <w:t>Arbeitsblatt 2</w:t>
      </w:r>
      <w:r w:rsidR="000E0DE9" w:rsidRPr="00156CB1">
        <w:rPr>
          <w:rFonts w:cstheme="minorHAnsi"/>
          <w:b/>
          <w:bCs/>
          <w:sz w:val="24"/>
          <w:szCs w:val="24"/>
        </w:rPr>
        <w:t>B</w:t>
      </w:r>
    </w:p>
    <w:p w14:paraId="3339C54D" w14:textId="09CE947C" w:rsidR="00240569" w:rsidRPr="00156CB1" w:rsidRDefault="00240569" w:rsidP="00240569">
      <w:pPr>
        <w:spacing w:after="0" w:line="276" w:lineRule="auto"/>
        <w:rPr>
          <w:rFonts w:cstheme="minorHAnsi"/>
          <w:sz w:val="24"/>
          <w:szCs w:val="24"/>
          <w:rPrChange w:id="1639" w:author="Fabienne Schmaus" w:date="2026-06-10T07:34:00Z" w16du:dateUtc="2026-06-10T05:34:00Z">
            <w:rPr>
              <w:rFonts w:cstheme="minorHAnsi"/>
              <w:b/>
              <w:bCs/>
              <w:sz w:val="24"/>
              <w:szCs w:val="24"/>
              <w:lang w:val="it-IT"/>
            </w:rPr>
          </w:rPrChange>
        </w:rPr>
      </w:pPr>
      <w:ins w:id="1640" w:author="Fabienne Schmaus" w:date="2026-06-10T07:34:00Z" w16du:dateUtc="2026-06-10T05:34:00Z">
        <w:r w:rsidRPr="00156CB1">
          <w:rPr>
            <w:rFonts w:cstheme="minorHAnsi"/>
            <w:sz w:val="24"/>
            <w:szCs w:val="24"/>
            <w:rPrChange w:id="1641" w:author="Fabienne Schmaus" w:date="2026-06-10T07:34:00Z" w16du:dateUtc="2026-06-10T05:34:00Z">
              <w:rPr>
                <w:rFonts w:cstheme="minorHAnsi"/>
                <w:b/>
                <w:bCs/>
                <w:sz w:val="24"/>
                <w:szCs w:val="24"/>
                <w:lang w:val="it-IT"/>
              </w:rPr>
            </w:rPrChange>
          </w:rPr>
          <w:t xml:space="preserve">Fallbeispiele </w:t>
        </w:r>
        <w:del w:id="1642" w:author="Michael Kohl" w:date="2026-06-11T13:46:00Z" w16du:dateUtc="2026-06-11T11:46:00Z">
          <w:r w:rsidRPr="00156CB1" w:rsidDel="0032455E">
            <w:rPr>
              <w:rFonts w:cstheme="minorHAnsi"/>
              <w:sz w:val="24"/>
              <w:szCs w:val="24"/>
              <w:rPrChange w:id="1643" w:author="Fabienne Schmaus" w:date="2026-06-10T07:34:00Z" w16du:dateUtc="2026-06-10T05:34:00Z">
                <w:rPr>
                  <w:rFonts w:cstheme="minorHAnsi"/>
                  <w:b/>
                  <w:bCs/>
                  <w:sz w:val="24"/>
                  <w:szCs w:val="24"/>
                  <w:lang w:val="it-IT"/>
                </w:rPr>
              </w:rPrChange>
            </w:rPr>
            <w:delText>Lena</w:delText>
          </w:r>
        </w:del>
      </w:ins>
      <w:ins w:id="1644" w:author="Michael Kohl" w:date="2026-06-11T13:46:00Z" w16du:dateUtc="2026-06-11T11:46:00Z">
        <w:r w:rsidR="0032455E">
          <w:rPr>
            <w:rFonts w:cstheme="minorHAnsi"/>
            <w:sz w:val="24"/>
            <w:szCs w:val="24"/>
          </w:rPr>
          <w:t>Amelia</w:t>
        </w:r>
      </w:ins>
      <w:ins w:id="1645" w:author="Fabienne Schmaus" w:date="2026-06-10T07:34:00Z" w16du:dateUtc="2026-06-10T05:34:00Z">
        <w:r w:rsidRPr="00156CB1">
          <w:rPr>
            <w:rFonts w:cstheme="minorHAnsi"/>
            <w:sz w:val="24"/>
            <w:szCs w:val="24"/>
          </w:rPr>
          <w:t xml:space="preserve"> und Malik</w:t>
        </w:r>
      </w:ins>
    </w:p>
    <w:p w14:paraId="0B8B22D3" w14:textId="77777777" w:rsidR="000E0DE9" w:rsidRPr="00240569" w:rsidRDefault="000E0DE9" w:rsidP="00240569">
      <w:pPr>
        <w:spacing w:after="0" w:line="276" w:lineRule="auto"/>
        <w15:collapsed/>
        <w:rPr>
          <w:rFonts w:eastAsia="Aptos" w:cstheme="minorHAnsi"/>
          <w:kern w:val="2"/>
          <w14:ligatures w14:val="standardContextual"/>
        </w:rPr>
      </w:pPr>
    </w:p>
    <w:tbl>
      <w:tblPr>
        <w:tblStyle w:val="Tabellenraster"/>
        <w:tblW w:w="0" w:type="auto"/>
        <w:tblLook w:val="04A0" w:firstRow="1" w:lastRow="0" w:firstColumn="1" w:lastColumn="0" w:noHBand="0" w:noVBand="1"/>
      </w:tblPr>
      <w:tblGrid>
        <w:gridCol w:w="5665"/>
        <w:gridCol w:w="4791"/>
      </w:tblGrid>
      <w:tr w:rsidR="000E0DE9" w:rsidRPr="00240569" w14:paraId="6F4582E4" w14:textId="77777777" w:rsidTr="00501B5D">
        <w:tc>
          <w:tcPr>
            <w:tcW w:w="5665" w:type="dxa"/>
            <w:tcBorders>
              <w:bottom w:val="nil"/>
            </w:tcBorders>
          </w:tcPr>
          <w:p w14:paraId="4F2ABF1F" w14:textId="21CE1BBF" w:rsidR="000E0DE9" w:rsidRPr="00240569" w:rsidDel="00240569" w:rsidRDefault="000E0DE9" w:rsidP="00240569">
            <w:pPr>
              <w:spacing w:line="276" w:lineRule="auto"/>
              <w:rPr>
                <w:del w:id="1646" w:author="Fabienne Schmaus" w:date="2026-06-10T07:35:00Z" w16du:dateUtc="2026-06-10T05:35:00Z"/>
                <w:rFonts w:eastAsia="Aptos" w:cstheme="minorHAnsi"/>
                <w:b/>
                <w:bCs/>
                <w:color w:val="0070C0"/>
                <w:kern w:val="2"/>
                <w14:ligatures w14:val="standardContextual"/>
              </w:rPr>
            </w:pPr>
            <w:del w:id="1647" w:author="Fabienne Schmaus" w:date="2026-06-10T07:35:00Z" w16du:dateUtc="2026-06-10T05:35:00Z">
              <w:r w:rsidRPr="00240569" w:rsidDel="00240569">
                <w:rPr>
                  <w:rFonts w:eastAsia="Aptos" w:cstheme="minorHAnsi"/>
                  <w:b/>
                  <w:bCs/>
                  <w:color w:val="0070C0"/>
                  <w:kern w:val="2"/>
                  <w14:ligatures w14:val="standardContextual"/>
                </w:rPr>
                <w:delText xml:space="preserve">AB 2aB: Fallbeispiel – </w:delText>
              </w:r>
            </w:del>
            <w:del w:id="1648" w:author="Michael Kohl" w:date="2026-06-11T13:46:00Z" w16du:dateUtc="2026-06-11T11:46:00Z">
              <w:r w:rsidRPr="00240569" w:rsidDel="0032455E">
                <w:rPr>
                  <w:rFonts w:eastAsia="Aptos" w:cstheme="minorHAnsi"/>
                  <w:b/>
                  <w:bCs/>
                  <w:color w:val="0070C0"/>
                  <w:kern w:val="2"/>
                  <w14:ligatures w14:val="standardContextual"/>
                </w:rPr>
                <w:delText>Lena</w:delText>
              </w:r>
            </w:del>
            <w:ins w:id="1649" w:author="Michael Kohl" w:date="2026-06-11T13:46:00Z" w16du:dateUtc="2026-06-11T11:46:00Z">
              <w:r w:rsidR="0032455E">
                <w:rPr>
                  <w:rFonts w:eastAsia="Aptos" w:cstheme="minorHAnsi"/>
                  <w:b/>
                  <w:bCs/>
                  <w:color w:val="0070C0"/>
                  <w:kern w:val="2"/>
                  <w14:ligatures w14:val="standardContextual"/>
                </w:rPr>
                <w:t>Amelia</w:t>
              </w:r>
            </w:ins>
          </w:p>
          <w:p w14:paraId="35F2E03A" w14:textId="44F1D3E8"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ins w:id="1650" w:author="Fabienne Schmaus" w:date="2026-06-10T07:35:00Z" w16du:dateUtc="2026-06-10T05:35:00Z">
              <w:r w:rsidR="00240569">
                <w:rPr>
                  <w:rFonts w:eastAsia="Aptos" w:cstheme="minorHAnsi"/>
                  <w:b/>
                  <w:bCs/>
                  <w:kern w:val="2"/>
                  <w14:ligatures w14:val="standardContextual"/>
                </w:rPr>
                <w:t xml:space="preserve"> von </w:t>
              </w:r>
              <w:commentRangeStart w:id="1651"/>
              <w:commentRangeStart w:id="1652"/>
              <w:del w:id="1653" w:author="Michael Kohl" w:date="2026-06-11T13:46:00Z" w16du:dateUtc="2026-06-11T11:46:00Z">
                <w:r w:rsidR="00240569" w:rsidDel="0032455E">
                  <w:rPr>
                    <w:rFonts w:eastAsia="Aptos" w:cstheme="minorHAnsi"/>
                    <w:b/>
                    <w:bCs/>
                    <w:kern w:val="2"/>
                    <w14:ligatures w14:val="standardContextual"/>
                  </w:rPr>
                  <w:delText>Lena</w:delText>
                </w:r>
              </w:del>
            </w:ins>
            <w:commentRangeEnd w:id="1651"/>
            <w:del w:id="1654" w:author="Michael Kohl" w:date="2026-06-11T13:46:00Z" w16du:dateUtc="2026-06-11T11:46:00Z">
              <w:r w:rsidR="00501B5D" w:rsidDel="0032455E">
                <w:rPr>
                  <w:rStyle w:val="Kommentarzeichen"/>
                  <w:rFonts w:eastAsia="Aptos" w:cstheme="minorHAnsi"/>
                  <w:b/>
                  <w:bCs/>
                  <w:kern w:val="2"/>
                  <w:sz w:val="22"/>
                  <w:szCs w:val="22"/>
                  <w14:ligatures w14:val="standardContextual"/>
                </w:rPr>
                <w:commentReference w:id="1651"/>
              </w:r>
            </w:del>
            <w:commentRangeEnd w:id="1652"/>
            <w:r w:rsidR="006E605D">
              <w:rPr>
                <w:rStyle w:val="Kommentarzeichen"/>
                <w:rFonts w:eastAsia="Aptos" w:cstheme="minorHAnsi"/>
                <w:b/>
                <w:bCs/>
                <w:kern w:val="2"/>
                <w:sz w:val="22"/>
                <w:szCs w:val="22"/>
                <w14:ligatures w14:val="standardContextual"/>
              </w:rPr>
              <w:commentReference w:id="1652"/>
            </w:r>
            <w:ins w:id="1655" w:author="Michael Kohl" w:date="2026-06-11T13:46:00Z" w16du:dateUtc="2026-06-11T11:46:00Z">
              <w:r w:rsidR="0032455E">
                <w:rPr>
                  <w:rFonts w:eastAsia="Aptos" w:cstheme="minorHAnsi"/>
                  <w:b/>
                  <w:bCs/>
                  <w:kern w:val="2"/>
                  <w14:ligatures w14:val="standardContextual"/>
                </w:rPr>
                <w:t>Amelia</w:t>
              </w:r>
            </w:ins>
          </w:p>
          <w:p w14:paraId="4190F45A" w14:textId="2188A507" w:rsidR="000E0DE9" w:rsidRPr="00240569" w:rsidDel="00240569" w:rsidRDefault="000E0DE9" w:rsidP="00240569">
            <w:pPr>
              <w:spacing w:line="276" w:lineRule="auto"/>
              <w:rPr>
                <w:del w:id="1656" w:author="Fabienne Schmaus" w:date="2026-06-10T07:36:00Z" w16du:dateUtc="2026-06-10T05:36:00Z"/>
                <w:rFonts w:eastAsia="Aptos" w:cstheme="minorHAnsi"/>
                <w:kern w:val="2"/>
                <w14:ligatures w14:val="standardContextual"/>
              </w:rPr>
            </w:pPr>
            <w:del w:id="1657" w:author="Michael Kohl" w:date="2026-06-11T13:46:00Z" w16du:dateUtc="2026-06-11T11:46:00Z">
              <w:r w:rsidRPr="00240569" w:rsidDel="0032455E">
                <w:rPr>
                  <w:rFonts w:eastAsia="Aptos" w:cstheme="minorHAnsi"/>
                  <w:kern w:val="2"/>
                  <w14:ligatures w14:val="standardContextual"/>
                </w:rPr>
                <w:delText>Lena</w:delText>
              </w:r>
            </w:del>
            <w:ins w:id="1658" w:author="Michael Kohl" w:date="2026-06-11T13:46:00Z" w16du:dateUtc="2026-06-11T11:46:00Z">
              <w:r w:rsidR="0032455E">
                <w:rPr>
                  <w:rFonts w:eastAsia="Aptos" w:cstheme="minorHAnsi"/>
                  <w:kern w:val="2"/>
                  <w14:ligatures w14:val="standardContextual"/>
                </w:rPr>
                <w:t>Amelia</w:t>
              </w:r>
            </w:ins>
            <w:r w:rsidRPr="00240569">
              <w:rPr>
                <w:rFonts w:eastAsia="Aptos" w:cstheme="minorHAnsi"/>
                <w:kern w:val="2"/>
                <w14:ligatures w14:val="standardContextual"/>
              </w:rPr>
              <w:t xml:space="preserve"> ist 16 und geht meistens gegen 23</w:t>
            </w:r>
            <w:del w:id="1659" w:author="Fabienne Schmaus" w:date="2026-06-10T07:36:00Z" w16du:dateUtc="2026-06-10T05:36:00Z">
              <w:r w:rsidRPr="00240569" w:rsidDel="00240569">
                <w:rPr>
                  <w:rFonts w:eastAsia="Aptos" w:cstheme="minorHAnsi"/>
                  <w:kern w:val="2"/>
                  <w14:ligatures w14:val="standardContextual"/>
                </w:rPr>
                <w:delText>:</w:delText>
              </w:r>
            </w:del>
            <w:ins w:id="1660" w:author="Fabienne Schmaus" w:date="2026-06-10T07:36:00Z" w16du:dateUtc="2026-06-10T05:36:00Z">
              <w:r w:rsidR="00240569">
                <w:rPr>
                  <w:rFonts w:eastAsia="Aptos" w:cstheme="minorHAnsi"/>
                  <w:kern w:val="2"/>
                  <w14:ligatures w14:val="standardContextual"/>
                </w:rPr>
                <w:t>.</w:t>
              </w:r>
            </w:ins>
            <w:r w:rsidRPr="00240569">
              <w:rPr>
                <w:rFonts w:eastAsia="Aptos" w:cstheme="minorHAnsi"/>
                <w:kern w:val="2"/>
                <w14:ligatures w14:val="standardContextual"/>
              </w:rPr>
              <w:t>30 Uhr schlafen</w:t>
            </w:r>
            <w:ins w:id="1661" w:author="Fabienne Schmaus" w:date="2026-06-10T07:36:00Z" w16du:dateUtc="2026-06-10T05:36:00Z">
              <w:r w:rsidR="00240569">
                <w:rPr>
                  <w:rFonts w:eastAsia="Aptos" w:cstheme="minorHAnsi"/>
                  <w:kern w:val="2"/>
                  <w14:ligatures w14:val="standardContextual"/>
                </w:rPr>
                <w:t>,</w:t>
              </w:r>
            </w:ins>
            <w:r w:rsidRPr="00240569">
              <w:rPr>
                <w:rFonts w:eastAsia="Aptos" w:cstheme="minorHAnsi"/>
                <w:kern w:val="2"/>
                <w14:ligatures w14:val="standardContextual"/>
              </w:rPr>
              <w:t xml:space="preserve"> </w:t>
            </w:r>
            <w:del w:id="1662" w:author="Fabienne Schmaus" w:date="2026-06-10T07:36:00Z" w16du:dateUtc="2026-06-10T05:36:00Z">
              <w:r w:rsidRPr="00240569" w:rsidDel="00240569">
                <w:rPr>
                  <w:rFonts w:eastAsia="Aptos" w:cstheme="minorHAnsi"/>
                  <w:kern w:val="2"/>
                  <w14:ligatures w14:val="standardContextual"/>
                </w:rPr>
                <w:delText xml:space="preserve">– </w:delText>
              </w:r>
            </w:del>
            <w:r w:rsidRPr="00240569">
              <w:rPr>
                <w:rFonts w:eastAsia="Aptos" w:cstheme="minorHAnsi"/>
                <w:kern w:val="2"/>
                <w14:ligatures w14:val="standardContextual"/>
              </w:rPr>
              <w:t>aber erst, nachdem sie mindestens eine Stunde lang durch Instagram gescrollt hat. Sie liegt dabei im Dunkeln, ihr Handy leuchtet hell ins Gesicht.</w:t>
            </w:r>
            <w:ins w:id="1663" w:author="Fabienne Schmaus" w:date="2026-06-10T07:36:00Z" w16du:dateUtc="2026-06-10T05:36:00Z">
              <w:r w:rsidR="00240569">
                <w:rPr>
                  <w:rFonts w:eastAsia="Aptos" w:cstheme="minorHAnsi"/>
                  <w:kern w:val="2"/>
                  <w14:ligatures w14:val="standardContextual"/>
                </w:rPr>
                <w:t xml:space="preserve"> </w:t>
              </w:r>
            </w:ins>
          </w:p>
          <w:p w14:paraId="70FAEE05" w14:textId="55DDC4C2"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Wenn sie das Handy endlich weglegt, dreht sie sich noch lange hin und her. Manchmal ist es 1 Uhr, manchmal später. Morgens klingelt der Wecker um 6</w:t>
            </w:r>
            <w:del w:id="1664" w:author="Fabienne Schmaus" w:date="2026-06-10T07:36:00Z" w16du:dateUtc="2026-06-10T05:36:00Z">
              <w:r w:rsidRPr="00240569" w:rsidDel="00240569">
                <w:rPr>
                  <w:rFonts w:eastAsia="Aptos" w:cstheme="minorHAnsi"/>
                  <w:kern w:val="2"/>
                  <w14:ligatures w14:val="standardContextual"/>
                </w:rPr>
                <w:delText>:</w:delText>
              </w:r>
            </w:del>
            <w:ins w:id="1665" w:author="Fabienne Schmaus" w:date="2026-06-10T07:36:00Z" w16du:dateUtc="2026-06-10T05:36:00Z">
              <w:r w:rsidR="00240569">
                <w:rPr>
                  <w:rFonts w:eastAsia="Aptos" w:cstheme="minorHAnsi"/>
                  <w:kern w:val="2"/>
                  <w14:ligatures w14:val="standardContextual"/>
                </w:rPr>
                <w:t>.</w:t>
              </w:r>
            </w:ins>
            <w:r w:rsidRPr="00240569">
              <w:rPr>
                <w:rFonts w:eastAsia="Aptos" w:cstheme="minorHAnsi"/>
                <w:kern w:val="2"/>
                <w14:ligatures w14:val="standardContextual"/>
              </w:rPr>
              <w:t xml:space="preserve">30 Uhr. </w:t>
            </w:r>
            <w:del w:id="1666" w:author="Michael Kohl" w:date="2026-06-11T13:46:00Z" w16du:dateUtc="2026-06-11T11:46:00Z">
              <w:r w:rsidRPr="00240569" w:rsidDel="0032455E">
                <w:rPr>
                  <w:rFonts w:eastAsia="Aptos" w:cstheme="minorHAnsi"/>
                  <w:kern w:val="2"/>
                  <w14:ligatures w14:val="standardContextual"/>
                </w:rPr>
                <w:delText>Lena</w:delText>
              </w:r>
            </w:del>
            <w:ins w:id="1667" w:author="Michael Kohl" w:date="2026-06-11T13:46:00Z" w16du:dateUtc="2026-06-11T11:46:00Z">
              <w:r w:rsidR="0032455E">
                <w:rPr>
                  <w:rFonts w:eastAsia="Aptos" w:cstheme="minorHAnsi"/>
                  <w:kern w:val="2"/>
                  <w14:ligatures w14:val="standardContextual"/>
                </w:rPr>
                <w:t>Amelia</w:t>
              </w:r>
            </w:ins>
            <w:r w:rsidRPr="00240569">
              <w:rPr>
                <w:rFonts w:eastAsia="Aptos" w:cstheme="minorHAnsi"/>
                <w:kern w:val="2"/>
                <w14:ligatures w14:val="standardContextual"/>
              </w:rPr>
              <w:t xml:space="preserve"> fühlt sich nie wirklich erholt. In der ersten Schulstunde kann sie sich kaum konzentrieren. Abends freut sie sich trotzdem auf ihr „Entspannungsprogramm</w:t>
            </w:r>
            <w:del w:id="1668" w:author="Fabienne Schmaus" w:date="2026-06-10T07:36:00Z" w16du:dateUtc="2026-06-10T05:36:00Z">
              <w:r w:rsidRPr="00240569" w:rsidDel="00240569">
                <w:rPr>
                  <w:rFonts w:eastAsia="Aptos" w:cstheme="minorHAnsi"/>
                  <w:kern w:val="2"/>
                  <w14:ligatures w14:val="standardContextual"/>
                </w:rPr>
                <w:delText xml:space="preserve">" </w:delText>
              </w:r>
            </w:del>
            <w:ins w:id="1669" w:author="Fabienne Schmaus" w:date="2026-06-10T07:36:00Z" w16du:dateUtc="2026-06-10T05:36:00Z">
              <w:r w:rsidR="00240569">
                <w:rPr>
                  <w:rFonts w:eastAsia="Aptos" w:cstheme="minorHAnsi"/>
                  <w:kern w:val="2"/>
                  <w14:ligatures w14:val="standardContextual"/>
                </w:rPr>
                <w:t>“</w:t>
              </w:r>
              <w:r w:rsidR="00240569" w:rsidRPr="00240569">
                <w:rPr>
                  <w:rFonts w:eastAsia="Aptos" w:cstheme="minorHAnsi"/>
                  <w:kern w:val="2"/>
                  <w14:ligatures w14:val="standardContextual"/>
                </w:rPr>
                <w:t xml:space="preserve"> </w:t>
              </w:r>
            </w:ins>
            <w:r w:rsidRPr="00240569">
              <w:rPr>
                <w:rFonts w:eastAsia="Aptos" w:cstheme="minorHAnsi"/>
                <w:kern w:val="2"/>
                <w14:ligatures w14:val="standardContextual"/>
              </w:rPr>
              <w:t>– Instagram ist für sie die Art, den Tag abzuschließen.</w:t>
            </w:r>
          </w:p>
          <w:p w14:paraId="4F75D6B4" w14:textId="77777777" w:rsidR="000E0DE9" w:rsidRPr="00240569" w:rsidRDefault="000E0DE9" w:rsidP="00240569">
            <w:pPr>
              <w:spacing w:line="276" w:lineRule="auto"/>
              <w15:collapsed/>
              <w:rPr>
                <w:rFonts w:eastAsia="Aptos" w:cstheme="minorHAnsi"/>
                <w:kern w:val="2"/>
                <w14:ligatures w14:val="standardContextual"/>
              </w:rPr>
            </w:pPr>
          </w:p>
        </w:tc>
        <w:tc>
          <w:tcPr>
            <w:tcW w:w="4791" w:type="dxa"/>
            <w:tcBorders>
              <w:bottom w:val="nil"/>
            </w:tcBorders>
          </w:tcPr>
          <w:p w14:paraId="46F877D9" w14:textId="180AD9D0" w:rsidR="000E0DE9" w:rsidRPr="00240569" w:rsidDel="00240569" w:rsidRDefault="000E0DE9" w:rsidP="00240569">
            <w:pPr>
              <w:spacing w:line="276" w:lineRule="auto"/>
              <w:rPr>
                <w:del w:id="1670" w:author="Fabienne Schmaus" w:date="2026-06-10T07:35:00Z" w16du:dateUtc="2026-06-10T05:35:00Z"/>
                <w:rFonts w:eastAsia="Aptos" w:cstheme="minorHAnsi"/>
                <w:b/>
                <w:bCs/>
                <w:color w:val="0070C0"/>
                <w:kern w:val="2"/>
                <w14:ligatures w14:val="standardContextual"/>
              </w:rPr>
            </w:pPr>
            <w:del w:id="1671" w:author="Fabienne Schmaus" w:date="2026-06-10T07:35:00Z" w16du:dateUtc="2026-06-10T05:35:00Z">
              <w:r w:rsidRPr="00240569" w:rsidDel="00240569">
                <w:rPr>
                  <w:rFonts w:eastAsia="Aptos" w:cstheme="minorHAnsi"/>
                  <w:b/>
                  <w:bCs/>
                  <w:color w:val="0070C0"/>
                  <w:kern w:val="2"/>
                  <w14:ligatures w14:val="standardContextual"/>
                </w:rPr>
                <w:delText>AB 2bB: Fallbeispiel – Malik</w:delText>
              </w:r>
            </w:del>
          </w:p>
          <w:p w14:paraId="451A94CD" w14:textId="1A98956C"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Die Geschichte</w:t>
            </w:r>
            <w:ins w:id="1672" w:author="Fabienne Schmaus" w:date="2026-06-10T07:35:00Z" w16du:dateUtc="2026-06-10T05:35:00Z">
              <w:r w:rsidR="00240569">
                <w:rPr>
                  <w:rFonts w:eastAsia="Aptos" w:cstheme="minorHAnsi"/>
                  <w:b/>
                  <w:bCs/>
                  <w:kern w:val="2"/>
                  <w14:ligatures w14:val="standardContextual"/>
                </w:rPr>
                <w:t xml:space="preserve"> von Malik</w:t>
              </w:r>
            </w:ins>
          </w:p>
          <w:p w14:paraId="27CB6107" w14:textId="2DDEA234" w:rsidR="000E0DE9" w:rsidRPr="00240569" w:rsidDel="00501B5D" w:rsidRDefault="000E0DE9" w:rsidP="00240569">
            <w:pPr>
              <w:spacing w:line="276" w:lineRule="auto"/>
              <w:rPr>
                <w:del w:id="1673" w:author="Fabienne Schmaus" w:date="2026-06-10T07:39:00Z" w16du:dateUtc="2026-06-10T05:39:00Z"/>
                <w:rFonts w:eastAsia="Aptos" w:cstheme="minorHAnsi"/>
                <w:kern w:val="2"/>
                <w14:ligatures w14:val="standardContextual"/>
              </w:rPr>
            </w:pPr>
            <w:r w:rsidRPr="00240569">
              <w:rPr>
                <w:rFonts w:eastAsia="Aptos" w:cstheme="minorHAnsi"/>
                <w:kern w:val="2"/>
                <w14:ligatures w14:val="standardContextual"/>
              </w:rPr>
              <w:t xml:space="preserve">Malik ist </w:t>
            </w:r>
            <w:commentRangeStart w:id="1674"/>
            <w:commentRangeStart w:id="1675"/>
            <w:r w:rsidRPr="00240569">
              <w:rPr>
                <w:rFonts w:eastAsia="Aptos" w:cstheme="minorHAnsi"/>
                <w:kern w:val="2"/>
                <w14:ligatures w14:val="standardContextual"/>
              </w:rPr>
              <w:t>1</w:t>
            </w:r>
            <w:del w:id="1676" w:author="Michael Kohl" w:date="2026-06-11T15:35:00Z" w16du:dateUtc="2026-06-11T13:35:00Z">
              <w:r w:rsidRPr="00240569" w:rsidDel="00D03A3D">
                <w:rPr>
                  <w:rFonts w:eastAsia="Aptos" w:cstheme="minorHAnsi"/>
                  <w:kern w:val="2"/>
                  <w14:ligatures w14:val="standardContextual"/>
                </w:rPr>
                <w:delText>4</w:delText>
              </w:r>
              <w:commentRangeEnd w:id="1674"/>
              <w:r w:rsidR="00501B5D" w:rsidDel="00D03A3D">
                <w:rPr>
                  <w:rStyle w:val="Kommentarzeichen"/>
                  <w:rFonts w:eastAsia="Aptos" w:cstheme="minorHAnsi"/>
                  <w:kern w:val="2"/>
                  <w:sz w:val="22"/>
                  <w:szCs w:val="22"/>
                  <w14:ligatures w14:val="standardContextual"/>
                </w:rPr>
                <w:commentReference w:id="1674"/>
              </w:r>
              <w:commentRangeEnd w:id="1675"/>
              <w:r w:rsidR="00D03A3D" w:rsidDel="00D03A3D">
                <w:rPr>
                  <w:rStyle w:val="Kommentarzeichen"/>
                  <w:rFonts w:eastAsia="Aptos" w:cstheme="minorHAnsi"/>
                  <w:kern w:val="2"/>
                  <w:sz w:val="22"/>
                  <w:szCs w:val="22"/>
                  <w14:ligatures w14:val="standardContextual"/>
                </w:rPr>
                <w:commentReference w:id="1675"/>
              </w:r>
            </w:del>
            <w:ins w:id="1677" w:author="Michael Kohl" w:date="2026-06-11T15:35:00Z" w16du:dateUtc="2026-06-11T13:35:00Z">
              <w:r w:rsidR="00D03A3D">
                <w:rPr>
                  <w:rFonts w:eastAsia="Aptos" w:cstheme="minorHAnsi"/>
                  <w:kern w:val="2"/>
                  <w14:ligatures w14:val="standardContextual"/>
                </w:rPr>
                <w:t>7</w:t>
              </w:r>
            </w:ins>
            <w:r w:rsidRPr="00240569">
              <w:rPr>
                <w:rFonts w:eastAsia="Aptos" w:cstheme="minorHAnsi"/>
                <w:kern w:val="2"/>
                <w14:ligatures w14:val="standardContextual"/>
              </w:rPr>
              <w:t>. Er liest jeden Abend ab 21 Uhr ein Buch – meistens Fantasy oder Sci-Fi. Sein Handy liegt dabei auf dem Schreibtisch im anderen Teil seines Zimmers, lautlos gestellt. Gegen 22 Uhr legt er das Buch weg, manchmal auch früher, wenn ihm die Augen zufallen.</w:t>
            </w:r>
            <w:ins w:id="1678" w:author="Fabienne Schmaus" w:date="2026-06-10T07:39:00Z" w16du:dateUtc="2026-06-10T05:39:00Z">
              <w:r w:rsidR="00501B5D">
                <w:rPr>
                  <w:rFonts w:eastAsia="Aptos" w:cstheme="minorHAnsi"/>
                  <w:kern w:val="2"/>
                  <w14:ligatures w14:val="standardContextual"/>
                </w:rPr>
                <w:t xml:space="preserve"> </w:t>
              </w:r>
            </w:ins>
          </w:p>
          <w:p w14:paraId="40561A3E" w14:textId="64F0232B" w:rsidR="000E0DE9" w:rsidRPr="00240569" w:rsidDel="00501B5D" w:rsidRDefault="000E0DE9" w:rsidP="00240569">
            <w:pPr>
              <w:spacing w:line="276" w:lineRule="auto"/>
              <w:rPr>
                <w:del w:id="1679" w:author="Fabienne Schmaus" w:date="2026-06-10T07:39:00Z" w16du:dateUtc="2026-06-10T05:39:00Z"/>
                <w:rFonts w:eastAsia="Aptos" w:cstheme="minorHAnsi"/>
                <w:kern w:val="2"/>
                <w14:ligatures w14:val="standardContextual"/>
              </w:rPr>
            </w:pPr>
            <w:r w:rsidRPr="00240569">
              <w:rPr>
                <w:rFonts w:eastAsia="Aptos" w:cstheme="minorHAnsi"/>
                <w:kern w:val="2"/>
                <w14:ligatures w14:val="standardContextual"/>
              </w:rPr>
              <w:t>Er schläft meistens innerhalb von 15</w:t>
            </w:r>
            <w:ins w:id="1680" w:author="Fabienne Schmaus" w:date="2026-06-10T07:39:00Z" w16du:dateUtc="2026-06-10T05:39:00Z">
              <w:r w:rsidR="00501B5D">
                <w:rPr>
                  <w:rFonts w:eastAsia="Aptos" w:cstheme="minorHAnsi"/>
                  <w:kern w:val="2"/>
                  <w14:ligatures w14:val="standardContextual"/>
                </w:rPr>
                <w:t> </w:t>
              </w:r>
            </w:ins>
            <w:r w:rsidRPr="00240569">
              <w:rPr>
                <w:rFonts w:eastAsia="Aptos" w:cstheme="minorHAnsi"/>
                <w:kern w:val="2"/>
                <w14:ligatures w14:val="standardContextual"/>
              </w:rPr>
              <w:t>–</w:t>
            </w:r>
            <w:ins w:id="1681" w:author="Fabienne Schmaus" w:date="2026-06-10T07:39:00Z" w16du:dateUtc="2026-06-10T05:39:00Z">
              <w:r w:rsidR="00501B5D">
                <w:rPr>
                  <w:rFonts w:eastAsia="Aptos" w:cstheme="minorHAnsi"/>
                  <w:kern w:val="2"/>
                  <w14:ligatures w14:val="standardContextual"/>
                </w:rPr>
                <w:t xml:space="preserve"> </w:t>
              </w:r>
            </w:ins>
            <w:r w:rsidRPr="00240569">
              <w:rPr>
                <w:rFonts w:eastAsia="Aptos" w:cstheme="minorHAnsi"/>
                <w:kern w:val="2"/>
                <w14:ligatures w14:val="standardContextual"/>
              </w:rPr>
              <w:t>20 Minuten ein. Morgens wacht er ohne Wecker auf – nicht immer, aber oft. Er sagt, er fühle sich „okay</w:t>
            </w:r>
            <w:del w:id="1682" w:author="Fabienne Schmaus" w:date="2026-06-10T07:39:00Z" w16du:dateUtc="2026-06-10T05:39:00Z">
              <w:r w:rsidRPr="00240569" w:rsidDel="00501B5D">
                <w:rPr>
                  <w:rFonts w:eastAsia="Aptos" w:cstheme="minorHAnsi"/>
                  <w:kern w:val="2"/>
                  <w14:ligatures w14:val="standardContextual"/>
                </w:rPr>
                <w:delText xml:space="preserve">" </w:delText>
              </w:r>
            </w:del>
            <w:ins w:id="1683" w:author="Fabienne Schmaus" w:date="2026-06-10T07:39:00Z" w16du:dateUtc="2026-06-10T05:39:00Z">
              <w:r w:rsidR="00501B5D">
                <w:rPr>
                  <w:rFonts w:eastAsia="Aptos" w:cstheme="minorHAnsi"/>
                  <w:kern w:val="2"/>
                  <w14:ligatures w14:val="standardContextual"/>
                </w:rPr>
                <w:t>“</w:t>
              </w:r>
              <w:r w:rsidR="00501B5D" w:rsidRPr="00240569">
                <w:rPr>
                  <w:rFonts w:eastAsia="Aptos" w:cstheme="minorHAnsi"/>
                  <w:kern w:val="2"/>
                  <w14:ligatures w14:val="standardContextual"/>
                </w:rPr>
                <w:t xml:space="preserve"> </w:t>
              </w:r>
            </w:ins>
            <w:r w:rsidRPr="00240569">
              <w:rPr>
                <w:rFonts w:eastAsia="Aptos" w:cstheme="minorHAnsi"/>
                <w:kern w:val="2"/>
                <w14:ligatures w14:val="standardContextual"/>
              </w:rPr>
              <w:t>morgens, selten wirklich ausgelaugt.</w:t>
            </w:r>
          </w:p>
          <w:p w14:paraId="4239880D" w14:textId="77777777" w:rsidR="000E0DE9" w:rsidRPr="00240569" w:rsidRDefault="000E0DE9" w:rsidP="00240569">
            <w:pPr>
              <w:spacing w:line="276" w:lineRule="auto"/>
              <w:rPr>
                <w:rFonts w:eastAsia="Aptos" w:cstheme="minorHAnsi"/>
                <w:kern w:val="2"/>
                <w14:ligatures w14:val="standardContextual"/>
              </w:rPr>
            </w:pPr>
          </w:p>
          <w:p w14:paraId="76BA9726" w14:textId="77777777" w:rsidR="000E0DE9" w:rsidRPr="00240569" w:rsidRDefault="000E0DE9" w:rsidP="00240569">
            <w:pPr>
              <w:spacing w:line="276" w:lineRule="auto"/>
              <w15:collapsed/>
              <w:rPr>
                <w:rFonts w:eastAsia="Aptos" w:cstheme="minorHAnsi"/>
                <w:kern w:val="2"/>
                <w14:ligatures w14:val="standardContextual"/>
              </w:rPr>
            </w:pPr>
          </w:p>
        </w:tc>
      </w:tr>
      <w:tr w:rsidR="000E0DE9" w:rsidRPr="00240569" w14:paraId="6C1D2122" w14:textId="77777777" w:rsidTr="00501B5D">
        <w:tc>
          <w:tcPr>
            <w:tcW w:w="5665" w:type="dxa"/>
            <w:tcBorders>
              <w:top w:val="nil"/>
            </w:tcBorders>
          </w:tcPr>
          <w:p w14:paraId="0C119A34" w14:textId="53E30829"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ins w:id="1684" w:author="Fabienne Schmaus" w:date="2026-06-10T07:37:00Z" w16du:dateUtc="2026-06-10T05:37:00Z">
              <w:r w:rsidR="00240569">
                <w:rPr>
                  <w:rFonts w:eastAsia="Aptos" w:cstheme="minorHAnsi"/>
                  <w:b/>
                  <w:bCs/>
                  <w:kern w:val="2"/>
                  <w14:ligatures w14:val="standardContextual"/>
                </w:rPr>
                <w:t>:</w:t>
              </w:r>
            </w:ins>
          </w:p>
          <w:p w14:paraId="1A5562BB" w14:textId="28B5F8F4" w:rsidR="000E0DE9" w:rsidRPr="00240569" w:rsidRDefault="000E0DE9" w:rsidP="00501B5D">
            <w:pPr>
              <w:numPr>
                <w:ilvl w:val="0"/>
                <w:numId w:val="45"/>
              </w:numPr>
              <w:tabs>
                <w:tab w:val="clear" w:pos="720"/>
              </w:tabs>
              <w:spacing w:line="276" w:lineRule="auto"/>
              <w:ind w:left="314" w:hanging="284"/>
              <w:rPr>
                <w:rFonts w:eastAsia="Aptos" w:cstheme="minorHAnsi"/>
                <w:kern w:val="2"/>
                <w14:ligatures w14:val="standardContextual"/>
              </w:rPr>
            </w:pPr>
            <w:r w:rsidRPr="00240569">
              <w:rPr>
                <w:rFonts w:eastAsia="Aptos" w:cstheme="minorHAnsi"/>
                <w:kern w:val="2"/>
                <w14:ligatures w14:val="standardContextual"/>
              </w:rPr>
              <w:t xml:space="preserve">Was macht </w:t>
            </w:r>
            <w:del w:id="1685" w:author="Michael Kohl" w:date="2026-06-11T13:46:00Z" w16du:dateUtc="2026-06-11T11:46:00Z">
              <w:r w:rsidRPr="00240569" w:rsidDel="0032455E">
                <w:rPr>
                  <w:rFonts w:eastAsia="Aptos" w:cstheme="minorHAnsi"/>
                  <w:kern w:val="2"/>
                  <w14:ligatures w14:val="standardContextual"/>
                </w:rPr>
                <w:delText>Lena</w:delText>
              </w:r>
            </w:del>
            <w:ins w:id="1686" w:author="Michael Kohl" w:date="2026-06-11T13:46:00Z" w16du:dateUtc="2026-06-11T11:46:00Z">
              <w:r w:rsidR="0032455E">
                <w:rPr>
                  <w:rFonts w:eastAsia="Aptos" w:cstheme="minorHAnsi"/>
                  <w:kern w:val="2"/>
                  <w14:ligatures w14:val="standardContextual"/>
                </w:rPr>
                <w:t>Amelia</w:t>
              </w:r>
            </w:ins>
            <w:r w:rsidRPr="00240569">
              <w:rPr>
                <w:rFonts w:eastAsia="Aptos" w:cstheme="minorHAnsi"/>
                <w:kern w:val="2"/>
                <w14:ligatures w14:val="standardContextual"/>
              </w:rPr>
              <w:t xml:space="preserve"> vor dem Schlafen</w:t>
            </w:r>
            <w:ins w:id="1687" w:author="Fabienne Schmaus" w:date="2026-06-10T07:37:00Z" w16du:dateUtc="2026-06-10T05:37:00Z">
              <w:r w:rsidR="00240569">
                <w:rPr>
                  <w:rFonts w:eastAsia="Aptos" w:cstheme="minorHAnsi"/>
                  <w:kern w:val="2"/>
                  <w14:ligatures w14:val="standardContextual"/>
                </w:rPr>
                <w:t>,</w:t>
              </w:r>
            </w:ins>
            <w:del w:id="1688" w:author="Fabienne Schmaus" w:date="2026-06-10T07:37:00Z" w16du:dateUtc="2026-06-10T05:37:00Z">
              <w:r w:rsidRPr="00240569" w:rsidDel="00240569">
                <w:rPr>
                  <w:rFonts w:eastAsia="Aptos" w:cstheme="minorHAnsi"/>
                  <w:kern w:val="2"/>
                  <w14:ligatures w14:val="standardContextual"/>
                </w:rPr>
                <w:delText xml:space="preserve"> –</w:delText>
              </w:r>
            </w:del>
            <w:r w:rsidRPr="00240569">
              <w:rPr>
                <w:rFonts w:eastAsia="Aptos" w:cstheme="minorHAnsi"/>
                <w:kern w:val="2"/>
                <w14:ligatures w14:val="standardContextual"/>
              </w:rPr>
              <w:t xml:space="preserve"> und warum ist das problematisch?</w:t>
            </w:r>
          </w:p>
          <w:p w14:paraId="5CF1E494" w14:textId="77777777"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Welche biologischen Prozesse werden durch ihr Verhalten gestört? (Nutzt, was ihr in </w:t>
            </w:r>
            <w:commentRangeStart w:id="1689"/>
            <w:commentRangeStart w:id="1690"/>
            <w:r w:rsidRPr="00240569">
              <w:rPr>
                <w:rFonts w:eastAsia="Aptos" w:cstheme="minorHAnsi"/>
                <w:kern w:val="2"/>
                <w14:ligatures w14:val="standardContextual"/>
              </w:rPr>
              <w:t>Phase 2</w:t>
            </w:r>
            <w:commentRangeEnd w:id="1689"/>
            <w:r w:rsidR="00501B5D" w:rsidRPr="00240569">
              <w:rPr>
                <w:rStyle w:val="Kommentarzeichen"/>
                <w:rFonts w:eastAsia="Aptos" w:cstheme="minorHAnsi"/>
                <w:kern w:val="2"/>
                <w:sz w:val="22"/>
                <w:szCs w:val="22"/>
                <w14:ligatures w14:val="standardContextual"/>
              </w:rPr>
              <w:commentReference w:id="1689"/>
            </w:r>
            <w:commentRangeEnd w:id="1690"/>
            <w:r w:rsidR="00D03A3D" w:rsidRPr="00240569">
              <w:rPr>
                <w:rStyle w:val="Kommentarzeichen"/>
                <w:rFonts w:eastAsia="Aptos" w:cstheme="minorHAnsi"/>
                <w:kern w:val="2"/>
                <w:sz w:val="22"/>
                <w:szCs w:val="22"/>
                <w14:ligatures w14:val="standardContextual"/>
              </w:rPr>
              <w:commentReference w:id="1690"/>
            </w:r>
            <w:r w:rsidRPr="00240569">
              <w:rPr>
                <w:rFonts w:eastAsia="Aptos" w:cstheme="minorHAnsi"/>
                <w:kern w:val="2"/>
                <w14:ligatures w14:val="standardContextual"/>
              </w:rPr>
              <w:t xml:space="preserve"> gelernt habt)</w:t>
            </w:r>
          </w:p>
          <w:p w14:paraId="54B1C048" w14:textId="40267D67"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del w:id="1691" w:author="Michael Kohl" w:date="2026-06-11T13:46:00Z" w16du:dateUtc="2026-06-11T11:46:00Z">
              <w:r w:rsidRPr="00240569" w:rsidDel="0032455E">
                <w:rPr>
                  <w:rFonts w:eastAsia="Aptos" w:cstheme="minorHAnsi"/>
                  <w:kern w:val="2"/>
                  <w14:ligatures w14:val="standardContextual"/>
                </w:rPr>
                <w:delText>Lena</w:delText>
              </w:r>
            </w:del>
            <w:ins w:id="1692" w:author="Michael Kohl" w:date="2026-06-11T13:46:00Z" w16du:dateUtc="2026-06-11T11:46:00Z">
              <w:r w:rsidR="0032455E">
                <w:rPr>
                  <w:rFonts w:eastAsia="Aptos" w:cstheme="minorHAnsi"/>
                  <w:kern w:val="2"/>
                  <w14:ligatures w14:val="standardContextual"/>
                </w:rPr>
                <w:t>Amelia</w:t>
              </w:r>
            </w:ins>
            <w:r w:rsidRPr="00240569">
              <w:rPr>
                <w:rFonts w:eastAsia="Aptos" w:cstheme="minorHAnsi"/>
                <w:kern w:val="2"/>
                <w14:ligatures w14:val="standardContextual"/>
              </w:rPr>
              <w:t xml:space="preserve"> denkt, Instagram entspannt sie. Was könnte wirklich passieren?</w:t>
            </w:r>
          </w:p>
          <w:p w14:paraId="718CC550" w14:textId="397AB25A"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Was könnte </w:t>
            </w:r>
            <w:del w:id="1693" w:author="Michael Kohl" w:date="2026-06-11T13:46:00Z" w16du:dateUtc="2026-06-11T11:46:00Z">
              <w:r w:rsidRPr="00240569" w:rsidDel="0032455E">
                <w:rPr>
                  <w:rFonts w:eastAsia="Aptos" w:cstheme="minorHAnsi"/>
                  <w:kern w:val="2"/>
                  <w14:ligatures w14:val="standardContextual"/>
                </w:rPr>
                <w:delText>Lena</w:delText>
              </w:r>
            </w:del>
            <w:ins w:id="1694" w:author="Michael Kohl" w:date="2026-06-11T13:46:00Z" w16du:dateUtc="2026-06-11T11:46:00Z">
              <w:r w:rsidR="0032455E">
                <w:rPr>
                  <w:rFonts w:eastAsia="Aptos" w:cstheme="minorHAnsi"/>
                  <w:kern w:val="2"/>
                  <w14:ligatures w14:val="standardContextual"/>
                </w:rPr>
                <w:t>Amelia</w:t>
              </w:r>
            </w:ins>
            <w:r w:rsidRPr="00240569">
              <w:rPr>
                <w:rFonts w:eastAsia="Aptos" w:cstheme="minorHAnsi"/>
                <w:kern w:val="2"/>
                <w14:ligatures w14:val="standardContextual"/>
              </w:rPr>
              <w:t xml:space="preserve"> konkret ändern</w:t>
            </w:r>
            <w:ins w:id="1695" w:author="Fabienne Schmaus" w:date="2026-06-10T07:37:00Z" w16du:dateUtc="2026-06-10T05:37:00Z">
              <w:r w:rsidR="00240569">
                <w:rPr>
                  <w:rFonts w:eastAsia="Aptos" w:cstheme="minorHAnsi"/>
                  <w:kern w:val="2"/>
                  <w14:ligatures w14:val="standardContextual"/>
                </w:rPr>
                <w:t>,</w:t>
              </w:r>
            </w:ins>
            <w:del w:id="1696" w:author="Fabienne Schmaus" w:date="2026-06-10T07:37:00Z" w16du:dateUtc="2026-06-10T05:37:00Z">
              <w:r w:rsidRPr="00240569" w:rsidDel="00240569">
                <w:rPr>
                  <w:rFonts w:eastAsia="Aptos" w:cstheme="minorHAnsi"/>
                  <w:kern w:val="2"/>
                  <w14:ligatures w14:val="standardContextual"/>
                </w:rPr>
                <w:delText xml:space="preserve"> –</w:delText>
              </w:r>
            </w:del>
            <w:r w:rsidRPr="00240569">
              <w:rPr>
                <w:rFonts w:eastAsia="Aptos" w:cstheme="minorHAnsi"/>
                <w:kern w:val="2"/>
                <w14:ligatures w14:val="standardContextual"/>
              </w:rPr>
              <w:t xml:space="preserve"> und was macht das schwer?</w:t>
            </w:r>
          </w:p>
          <w:p w14:paraId="3538607D" w14:textId="4D4ABFF2"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del w:id="1697" w:author="Michael Kohl" w:date="2026-06-11T13:46:00Z" w16du:dateUtc="2026-06-11T11:46:00Z">
              <w:r w:rsidRPr="00240569" w:rsidDel="0032455E">
                <w:rPr>
                  <w:rFonts w:eastAsia="Aptos" w:cstheme="minorHAnsi"/>
                  <w:kern w:val="2"/>
                  <w14:ligatures w14:val="standardContextual"/>
                </w:rPr>
                <w:delText>Lena</w:delText>
              </w:r>
            </w:del>
            <w:ins w:id="1698" w:author="Michael Kohl" w:date="2026-06-11T13:46:00Z" w16du:dateUtc="2026-06-11T11:46:00Z">
              <w:r w:rsidR="0032455E">
                <w:rPr>
                  <w:rFonts w:eastAsia="Aptos" w:cstheme="minorHAnsi"/>
                  <w:kern w:val="2"/>
                  <w14:ligatures w14:val="standardContextual"/>
                </w:rPr>
                <w:t>Amelia</w:t>
              </w:r>
            </w:ins>
            <w:r w:rsidRPr="00240569">
              <w:rPr>
                <w:rFonts w:eastAsia="Aptos" w:cstheme="minorHAnsi"/>
                <w:kern w:val="2"/>
                <w14:ligatures w14:val="standardContextual"/>
              </w:rPr>
              <w:t xml:space="preserve"> hat Instagram als Einschlafritual konditioniert. Was bedeutet das</w:t>
            </w:r>
            <w:ins w:id="1699" w:author="Fabienne Schmaus" w:date="2026-06-10T07:37:00Z" w16du:dateUtc="2026-06-10T05:37:00Z">
              <w:r w:rsidR="00240569">
                <w:rPr>
                  <w:rFonts w:eastAsia="Aptos" w:cstheme="minorHAnsi"/>
                  <w:kern w:val="2"/>
                  <w14:ligatures w14:val="standardContextual"/>
                </w:rPr>
                <w:t>,</w:t>
              </w:r>
            </w:ins>
            <w:del w:id="1700" w:author="Fabienne Schmaus" w:date="2026-06-10T07:37:00Z" w16du:dateUtc="2026-06-10T05:37:00Z">
              <w:r w:rsidRPr="00240569" w:rsidDel="00240569">
                <w:rPr>
                  <w:rFonts w:eastAsia="Aptos" w:cstheme="minorHAnsi"/>
                  <w:kern w:val="2"/>
                  <w14:ligatures w14:val="standardContextual"/>
                </w:rPr>
                <w:delText xml:space="preserve"> –</w:delText>
              </w:r>
            </w:del>
            <w:r w:rsidRPr="00240569">
              <w:rPr>
                <w:rFonts w:eastAsia="Aptos" w:cstheme="minorHAnsi"/>
                <w:kern w:val="2"/>
                <w14:ligatures w14:val="standardContextual"/>
              </w:rPr>
              <w:t xml:space="preserve"> und warum ist es schwer, das aufzugeben?</w:t>
            </w:r>
          </w:p>
          <w:p w14:paraId="4EDA63CA" w14:textId="1FBDACD4" w:rsidR="000E0DE9" w:rsidRPr="00240569" w:rsidRDefault="000E0DE9" w:rsidP="00501B5D">
            <w:pPr>
              <w:numPr>
                <w:ilvl w:val="0"/>
                <w:numId w:val="45"/>
              </w:numPr>
              <w:tabs>
                <w:tab w:val="clear" w:pos="720"/>
                <w:tab w:val="num" w:pos="314"/>
              </w:tabs>
              <w:spacing w:line="276" w:lineRule="auto"/>
              <w:ind w:left="314" w:hanging="314"/>
              <w:rPr>
                <w:rFonts w:eastAsia="Aptos" w:cstheme="minorHAnsi"/>
                <w:kern w:val="2"/>
                <w14:ligatures w14:val="standardContextual"/>
              </w:rPr>
            </w:pPr>
            <w:r w:rsidRPr="00240569">
              <w:rPr>
                <w:rFonts w:eastAsia="Aptos" w:cstheme="minorHAnsi"/>
                <w:kern w:val="2"/>
                <w14:ligatures w14:val="standardContextual"/>
              </w:rPr>
              <w:t xml:space="preserve">Welche Rolle spielt der Algorithmus in </w:t>
            </w:r>
            <w:del w:id="1701" w:author="Michael Kohl" w:date="2026-06-11T13:46:00Z" w16du:dateUtc="2026-06-11T11:46:00Z">
              <w:r w:rsidRPr="00240569" w:rsidDel="0032455E">
                <w:rPr>
                  <w:rFonts w:eastAsia="Aptos" w:cstheme="minorHAnsi"/>
                  <w:kern w:val="2"/>
                  <w14:ligatures w14:val="standardContextual"/>
                </w:rPr>
                <w:delText>Lena</w:delText>
              </w:r>
            </w:del>
            <w:ins w:id="1702" w:author="Michael Kohl" w:date="2026-06-11T13:46:00Z" w16du:dateUtc="2026-06-11T11:46:00Z">
              <w:r w:rsidR="0032455E">
                <w:rPr>
                  <w:rFonts w:eastAsia="Aptos" w:cstheme="minorHAnsi"/>
                  <w:kern w:val="2"/>
                  <w14:ligatures w14:val="standardContextual"/>
                </w:rPr>
                <w:t>Amelia</w:t>
              </w:r>
            </w:ins>
            <w:r w:rsidRPr="00240569">
              <w:rPr>
                <w:rFonts w:eastAsia="Aptos" w:cstheme="minorHAnsi"/>
                <w:kern w:val="2"/>
                <w14:ligatures w14:val="standardContextual"/>
              </w:rPr>
              <w:t>s Situation? Ist das allein ihr Problem?</w:t>
            </w:r>
          </w:p>
          <w:p w14:paraId="2B33280E" w14:textId="77777777" w:rsidR="000E0DE9" w:rsidRPr="00240569" w:rsidRDefault="000E0DE9" w:rsidP="00240569">
            <w:pPr>
              <w:spacing w:line="276" w:lineRule="auto"/>
              <w:rPr>
                <w:rFonts w:eastAsia="Aptos" w:cstheme="minorHAnsi"/>
                <w:kern w:val="2"/>
                <w14:ligatures w14:val="standardContextual"/>
              </w:rPr>
            </w:pPr>
          </w:p>
          <w:p w14:paraId="64947B99" w14:textId="43245BA4"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ins w:id="1703" w:author="Fabienne Schmaus" w:date="2026-06-10T07:38:00Z" w16du:dateUtc="2026-06-10T05:38:00Z">
              <w:r w:rsidR="00501B5D">
                <w:rPr>
                  <w:rFonts w:eastAsia="Aptos" w:cstheme="minorHAnsi"/>
                  <w:b/>
                  <w:bCs/>
                  <w:kern w:val="2"/>
                  <w14:ligatures w14:val="standardContextual"/>
                </w:rPr>
                <w:t>:</w:t>
              </w:r>
            </w:ins>
          </w:p>
          <w:p w14:paraId="58BB48DB" w14:textId="56DC398B"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Person → Verhalten → Schlafqualität → Erklärung</w:t>
            </w:r>
            <w:ins w:id="1704" w:author="Michael Kohl" w:date="2026-06-11T15:36:00Z" w16du:dateUtc="2026-06-11T13:36:00Z">
              <w:r w:rsidR="00D03A3D">
                <w:rPr>
                  <w:rFonts w:eastAsia="Aptos" w:cstheme="minorHAnsi"/>
                  <w:kern w:val="2"/>
                  <w14:ligatures w14:val="standardContextual"/>
                </w:rPr>
                <w:t xml:space="preserve"> </w:t>
              </w:r>
              <w:commentRangeStart w:id="1705"/>
              <w:commentRangeStart w:id="1706"/>
              <w:r w:rsidR="00D03A3D" w:rsidRPr="00240569">
                <w:rPr>
                  <w:rFonts w:eastAsia="Aptos" w:cstheme="minorHAnsi"/>
                  <w:kern w:val="2"/>
                  <w14:ligatures w14:val="standardContextual"/>
                </w:rPr>
                <w:t>→ Was können wir mitnehmen?</w:t>
              </w:r>
              <w:commentRangeEnd w:id="1705"/>
              <w:r w:rsidR="00D03A3D" w:rsidRPr="00240569">
                <w:rPr>
                  <w:rStyle w:val="Kommentarzeichen"/>
                  <w:rFonts w:eastAsia="Aptos" w:cstheme="minorHAnsi"/>
                  <w:kern w:val="2"/>
                  <w:sz w:val="22"/>
                  <w:szCs w:val="22"/>
                  <w14:ligatures w14:val="standardContextual"/>
                </w:rPr>
                <w:commentReference w:id="1705"/>
              </w:r>
            </w:ins>
            <w:commentRangeEnd w:id="1706"/>
            <w:r w:rsidR="00D03A3D" w:rsidRPr="00240569">
              <w:rPr>
                <w:rStyle w:val="Kommentarzeichen"/>
                <w:rFonts w:eastAsia="Aptos" w:cstheme="minorHAnsi"/>
                <w:kern w:val="2"/>
                <w:sz w:val="22"/>
                <w:szCs w:val="22"/>
                <w14:ligatures w14:val="standardContextual"/>
              </w:rPr>
              <w:commentReference w:id="1706"/>
            </w:r>
          </w:p>
        </w:tc>
        <w:tc>
          <w:tcPr>
            <w:tcW w:w="4791" w:type="dxa"/>
            <w:tcBorders>
              <w:top w:val="nil"/>
            </w:tcBorders>
          </w:tcPr>
          <w:p w14:paraId="6B246A43" w14:textId="04BABA5A"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Analysefragen</w:t>
            </w:r>
            <w:ins w:id="1707" w:author="Fabienne Schmaus" w:date="2026-06-10T07:38:00Z" w16du:dateUtc="2026-06-10T05:38:00Z">
              <w:r w:rsidR="00501B5D">
                <w:rPr>
                  <w:rFonts w:eastAsia="Aptos" w:cstheme="minorHAnsi"/>
                  <w:b/>
                  <w:bCs/>
                  <w:kern w:val="2"/>
                  <w14:ligatures w14:val="standardContextual"/>
                </w:rPr>
                <w:t>:</w:t>
              </w:r>
            </w:ins>
          </w:p>
          <w:p w14:paraId="6F0D8040" w14:textId="101C37CE" w:rsidR="000E0DE9" w:rsidRPr="00240569" w:rsidRDefault="000E0DE9" w:rsidP="00501B5D">
            <w:pPr>
              <w:numPr>
                <w:ilvl w:val="0"/>
                <w:numId w:val="46"/>
              </w:numPr>
              <w:tabs>
                <w:tab w:val="clear" w:pos="720"/>
                <w:tab w:val="left" w:pos="293"/>
              </w:tabs>
              <w:spacing w:line="276" w:lineRule="auto"/>
              <w:ind w:hanging="720"/>
              <w:rPr>
                <w:rFonts w:eastAsia="Aptos" w:cstheme="minorHAnsi"/>
                <w:kern w:val="2"/>
                <w14:ligatures w14:val="standardContextual"/>
              </w:rPr>
            </w:pPr>
            <w:r w:rsidRPr="00240569">
              <w:rPr>
                <w:rFonts w:eastAsia="Aptos" w:cstheme="minorHAnsi"/>
                <w:kern w:val="2"/>
                <w14:ligatures w14:val="standardContextual"/>
              </w:rPr>
              <w:t xml:space="preserve">Was macht Malik anders als </w:t>
            </w:r>
            <w:del w:id="1708" w:author="Michael Kohl" w:date="2026-06-11T13:46:00Z" w16du:dateUtc="2026-06-11T11:46:00Z">
              <w:r w:rsidRPr="00240569" w:rsidDel="0032455E">
                <w:rPr>
                  <w:rFonts w:eastAsia="Aptos" w:cstheme="minorHAnsi"/>
                  <w:kern w:val="2"/>
                  <w14:ligatures w14:val="standardContextual"/>
                </w:rPr>
                <w:delText>Lena</w:delText>
              </w:r>
            </w:del>
            <w:ins w:id="1709" w:author="Michael Kohl" w:date="2026-06-11T13:46:00Z" w16du:dateUtc="2026-06-11T11:46:00Z">
              <w:r w:rsidR="0032455E">
                <w:rPr>
                  <w:rFonts w:eastAsia="Aptos" w:cstheme="minorHAnsi"/>
                  <w:kern w:val="2"/>
                  <w14:ligatures w14:val="standardContextual"/>
                </w:rPr>
                <w:t>Amelia</w:t>
              </w:r>
            </w:ins>
            <w:r w:rsidRPr="00240569">
              <w:rPr>
                <w:rFonts w:eastAsia="Aptos" w:cstheme="minorHAnsi"/>
                <w:kern w:val="2"/>
                <w14:ligatures w14:val="standardContextual"/>
              </w:rPr>
              <w:t>? Listet die Unterschiede auf.</w:t>
            </w:r>
          </w:p>
          <w:p w14:paraId="75D68EE2" w14:textId="7777777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Warum schläft Malik schneller ein? Welche biologischen Prozesse helfen dabei?</w:t>
            </w:r>
          </w:p>
          <w:p w14:paraId="4F5B9AB4" w14:textId="77777777"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Was können wir von Maliks Abend für unseren eigenen übernehmen?</w:t>
            </w:r>
          </w:p>
          <w:p w14:paraId="35DC6CDC" w14:textId="4918AD46"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Maliks Ritual ist unbewusst entstanden</w:t>
            </w:r>
            <w:del w:id="1710" w:author="Fabienne Schmaus" w:date="2026-06-10T07:39:00Z" w16du:dateUtc="2026-06-10T05:39:00Z">
              <w:r w:rsidRPr="00240569" w:rsidDel="00501B5D">
                <w:rPr>
                  <w:rFonts w:eastAsia="Aptos" w:cstheme="minorHAnsi"/>
                  <w:kern w:val="2"/>
                  <w14:ligatures w14:val="standardContextual"/>
                </w:rPr>
                <w:delText xml:space="preserve"> – e</w:delText>
              </w:r>
            </w:del>
            <w:ins w:id="1711" w:author="Fabienne Schmaus" w:date="2026-06-10T07:39:00Z" w16du:dateUtc="2026-06-10T05:39:00Z">
              <w:r w:rsidR="00501B5D">
                <w:rPr>
                  <w:rFonts w:eastAsia="Aptos" w:cstheme="minorHAnsi"/>
                  <w:kern w:val="2"/>
                  <w14:ligatures w14:val="standardContextual"/>
                </w:rPr>
                <w:t xml:space="preserve">: </w:t>
              </w:r>
            </w:ins>
            <w:ins w:id="1712" w:author="Fabienne Schmaus" w:date="2026-06-10T07:40:00Z" w16du:dateUtc="2026-06-10T05:40:00Z">
              <w:r w:rsidR="00501B5D">
                <w:rPr>
                  <w:rFonts w:eastAsia="Aptos" w:cstheme="minorHAnsi"/>
                  <w:kern w:val="2"/>
                  <w14:ligatures w14:val="standardContextual"/>
                </w:rPr>
                <w:t>E</w:t>
              </w:r>
            </w:ins>
            <w:r w:rsidRPr="00240569">
              <w:rPr>
                <w:rFonts w:eastAsia="Aptos" w:cstheme="minorHAnsi"/>
                <w:kern w:val="2"/>
                <w14:ligatures w14:val="standardContextual"/>
              </w:rPr>
              <w:t>r hat nie „beschlossen</w:t>
            </w:r>
            <w:del w:id="1713" w:author="Fabienne Schmaus" w:date="2026-06-10T07:39:00Z" w16du:dateUtc="2026-06-10T05:39:00Z">
              <w:r w:rsidRPr="00240569" w:rsidDel="00501B5D">
                <w:rPr>
                  <w:rFonts w:eastAsia="Aptos" w:cstheme="minorHAnsi"/>
                  <w:kern w:val="2"/>
                  <w14:ligatures w14:val="standardContextual"/>
                </w:rPr>
                <w:delText xml:space="preserve">", </w:delText>
              </w:r>
            </w:del>
            <w:ins w:id="1714" w:author="Fabienne Schmaus" w:date="2026-06-10T07:39:00Z" w16du:dateUtc="2026-06-10T05:39:00Z">
              <w:r w:rsidR="00501B5D">
                <w:rPr>
                  <w:rFonts w:eastAsia="Aptos" w:cstheme="minorHAnsi"/>
                  <w:kern w:val="2"/>
                  <w14:ligatures w14:val="standardContextual"/>
                </w:rPr>
                <w:t>“</w:t>
              </w:r>
              <w:r w:rsidR="00501B5D" w:rsidRPr="00240569">
                <w:rPr>
                  <w:rFonts w:eastAsia="Aptos" w:cstheme="minorHAnsi"/>
                  <w:kern w:val="2"/>
                  <w14:ligatures w14:val="standardContextual"/>
                </w:rPr>
                <w:t xml:space="preserve">, </w:t>
              </w:r>
            </w:ins>
            <w:r w:rsidRPr="00240569">
              <w:rPr>
                <w:rFonts w:eastAsia="Aptos" w:cstheme="minorHAnsi"/>
                <w:kern w:val="2"/>
                <w14:ligatures w14:val="standardContextual"/>
              </w:rPr>
              <w:t>kein Handy abends zu nutzen. Was sagt das darüber, wie Gewohnheiten entstehen?</w:t>
            </w:r>
          </w:p>
          <w:p w14:paraId="6448FD0D" w14:textId="6EC95370" w:rsidR="000E0DE9" w:rsidRPr="00240569" w:rsidRDefault="000E0DE9" w:rsidP="00501B5D">
            <w:pPr>
              <w:numPr>
                <w:ilvl w:val="0"/>
                <w:numId w:val="46"/>
              </w:numPr>
              <w:tabs>
                <w:tab w:val="clear" w:pos="720"/>
                <w:tab w:val="left" w:pos="293"/>
              </w:tabs>
              <w:spacing w:line="276" w:lineRule="auto"/>
              <w:ind w:left="329" w:hanging="329"/>
              <w:rPr>
                <w:rFonts w:eastAsia="Aptos" w:cstheme="minorHAnsi"/>
                <w:kern w:val="2"/>
                <w14:ligatures w14:val="standardContextual"/>
              </w:rPr>
            </w:pPr>
            <w:r w:rsidRPr="00240569">
              <w:rPr>
                <w:rFonts w:eastAsia="Aptos" w:cstheme="minorHAnsi"/>
                <w:kern w:val="2"/>
                <w14:ligatures w14:val="standardContextual"/>
              </w:rPr>
              <w:t xml:space="preserve">Buch lesen gilt als klassische Einschlafhilfe. Warum </w:t>
            </w:r>
            <w:ins w:id="1715" w:author="Fabienne Schmaus" w:date="2026-06-10T07:40:00Z" w16du:dateUtc="2026-06-10T05:40:00Z">
              <w:r w:rsidR="00501B5D">
                <w:rPr>
                  <w:rFonts w:eastAsia="Aptos" w:cstheme="minorHAnsi"/>
                  <w:kern w:val="2"/>
                  <w14:ligatures w14:val="standardContextual"/>
                </w:rPr>
                <w:t>? U</w:t>
              </w:r>
            </w:ins>
            <w:del w:id="1716" w:author="Fabienne Schmaus" w:date="2026-06-10T07:40:00Z" w16du:dateUtc="2026-06-10T05:40:00Z">
              <w:r w:rsidRPr="00240569" w:rsidDel="00501B5D">
                <w:rPr>
                  <w:rFonts w:eastAsia="Aptos" w:cstheme="minorHAnsi"/>
                  <w:kern w:val="2"/>
                  <w14:ligatures w14:val="standardContextual"/>
                </w:rPr>
                <w:delText xml:space="preserve">– </w:delText>
              </w:r>
            </w:del>
            <w:ins w:id="1717" w:author="Fabienne Schmaus" w:date="2026-06-10T07:40:00Z" w16du:dateUtc="2026-06-10T05:40:00Z">
              <w:r w:rsidR="00501B5D">
                <w:rPr>
                  <w:rFonts w:eastAsia="Aptos" w:cstheme="minorHAnsi"/>
                  <w:kern w:val="2"/>
                  <w14:ligatures w14:val="standardContextual"/>
                </w:rPr>
                <w:t xml:space="preserve">nd </w:t>
              </w:r>
            </w:ins>
            <w:r w:rsidRPr="00240569">
              <w:rPr>
                <w:rFonts w:eastAsia="Aptos" w:cstheme="minorHAnsi"/>
                <w:kern w:val="2"/>
                <w14:ligatures w14:val="standardContextual"/>
              </w:rPr>
              <w:t>welche biologischen und psychologischen Mechanismen wirken dabei?</w:t>
            </w:r>
          </w:p>
          <w:p w14:paraId="5F20C05A" w14:textId="77777777" w:rsidR="000E0DE9" w:rsidRPr="00240569" w:rsidRDefault="000E0DE9" w:rsidP="00240569">
            <w:pPr>
              <w:spacing w:line="276" w:lineRule="auto"/>
              <w:rPr>
                <w:rFonts w:eastAsia="Aptos" w:cstheme="minorHAnsi"/>
                <w:kern w:val="2"/>
                <w14:ligatures w14:val="standardContextual"/>
              </w:rPr>
            </w:pPr>
          </w:p>
          <w:p w14:paraId="0680145E" w14:textId="02236763" w:rsidR="000E0DE9" w:rsidRPr="00240569" w:rsidRDefault="000E0DE9" w:rsidP="00240569">
            <w:pPr>
              <w:spacing w:line="276" w:lineRule="auto"/>
              <w:rPr>
                <w:rFonts w:eastAsia="Aptos" w:cstheme="minorHAnsi"/>
                <w:b/>
                <w:bCs/>
                <w:kern w:val="2"/>
                <w14:ligatures w14:val="standardContextual"/>
              </w:rPr>
            </w:pPr>
            <w:r w:rsidRPr="00240569">
              <w:rPr>
                <w:rFonts w:eastAsia="Aptos" w:cstheme="minorHAnsi"/>
                <w:b/>
                <w:bCs/>
                <w:kern w:val="2"/>
                <w14:ligatures w14:val="standardContextual"/>
              </w:rPr>
              <w:t>Für die Kurzpräsentation (90 Sekunden)</w:t>
            </w:r>
            <w:ins w:id="1718" w:author="Fabienne Schmaus" w:date="2026-06-10T07:38:00Z" w16du:dateUtc="2026-06-10T05:38:00Z">
              <w:r w:rsidR="00501B5D">
                <w:rPr>
                  <w:rFonts w:eastAsia="Aptos" w:cstheme="minorHAnsi"/>
                  <w:b/>
                  <w:bCs/>
                  <w:kern w:val="2"/>
                  <w14:ligatures w14:val="standardContextual"/>
                </w:rPr>
                <w:t>:</w:t>
              </w:r>
            </w:ins>
          </w:p>
          <w:p w14:paraId="7A99FB30" w14:textId="77777777" w:rsidR="000E0DE9" w:rsidRPr="00240569" w:rsidRDefault="000E0DE9" w:rsidP="00240569">
            <w:pPr>
              <w:spacing w:line="276" w:lineRule="auto"/>
              <w:rPr>
                <w:rFonts w:eastAsia="Aptos" w:cstheme="minorHAnsi"/>
                <w:kern w:val="2"/>
                <w14:ligatures w14:val="standardContextual"/>
              </w:rPr>
            </w:pPr>
            <w:r w:rsidRPr="00240569">
              <w:rPr>
                <w:rFonts w:eastAsia="Aptos" w:cstheme="minorHAnsi"/>
                <w:kern w:val="2"/>
                <w14:ligatures w14:val="standardContextual"/>
              </w:rPr>
              <w:t xml:space="preserve">Person → Verhalten → Schlafqualität → Erklärung </w:t>
            </w:r>
            <w:commentRangeStart w:id="1719"/>
            <w:commentRangeStart w:id="1720"/>
            <w:r w:rsidRPr="00240569">
              <w:rPr>
                <w:rFonts w:eastAsia="Aptos" w:cstheme="minorHAnsi"/>
                <w:kern w:val="2"/>
                <w14:ligatures w14:val="standardContextual"/>
              </w:rPr>
              <w:t>→ Was können wir mitnehmen?</w:t>
            </w:r>
            <w:commentRangeEnd w:id="1719"/>
            <w:r w:rsidR="00501B5D" w:rsidRPr="00240569">
              <w:rPr>
                <w:rStyle w:val="Kommentarzeichen"/>
                <w:rFonts w:eastAsia="Aptos" w:cstheme="minorHAnsi"/>
                <w:kern w:val="2"/>
                <w:sz w:val="22"/>
                <w:szCs w:val="22"/>
                <w14:ligatures w14:val="standardContextual"/>
              </w:rPr>
              <w:commentReference w:id="1719"/>
            </w:r>
            <w:commentRangeEnd w:id="1720"/>
            <w:r w:rsidR="00D03A3D" w:rsidRPr="00240569">
              <w:rPr>
                <w:rStyle w:val="Kommentarzeichen"/>
                <w:rFonts w:eastAsia="Aptos" w:cstheme="minorHAnsi"/>
                <w:kern w:val="2"/>
                <w:sz w:val="22"/>
                <w:szCs w:val="22"/>
                <w14:ligatures w14:val="standardContextual"/>
              </w:rPr>
              <w:commentReference w:id="1720"/>
            </w:r>
          </w:p>
          <w:p w14:paraId="23E6E648" w14:textId="77777777" w:rsidR="000E0DE9" w:rsidRPr="00240569" w:rsidRDefault="000E0DE9" w:rsidP="00240569">
            <w:pPr>
              <w:spacing w:line="276" w:lineRule="auto"/>
              <w15:collapsed/>
              <w:rPr>
                <w:rFonts w:eastAsia="Aptos" w:cstheme="minorHAnsi"/>
                <w:kern w:val="2"/>
                <w14:ligatures w14:val="standardContextual"/>
              </w:rPr>
            </w:pPr>
          </w:p>
        </w:tc>
      </w:tr>
    </w:tbl>
    <w:p w14:paraId="60B76BAC" w14:textId="65CCBA83" w:rsidR="006C653A" w:rsidRPr="00156CB1" w:rsidRDefault="006C653A">
      <w:pPr>
        <w:rPr>
          <w:rFonts w:cstheme="minorHAnsi"/>
          <w:b/>
          <w:bCs/>
          <w:sz w:val="24"/>
          <w:szCs w:val="24"/>
        </w:rPr>
      </w:pPr>
      <w:r w:rsidRPr="00156CB1">
        <w:rPr>
          <w:rFonts w:cstheme="minorHAnsi"/>
          <w:b/>
          <w:bCs/>
          <w:sz w:val="24"/>
          <w:szCs w:val="24"/>
        </w:rPr>
        <w:br w:type="page"/>
      </w:r>
    </w:p>
    <w:p w14:paraId="0D8D4B07" w14:textId="34F70F87" w:rsidR="009308C2" w:rsidRPr="008113E4" w:rsidRDefault="009308C2" w:rsidP="008113E4">
      <w:pPr>
        <w:spacing w:after="0" w:line="276" w:lineRule="auto"/>
        <w:rPr>
          <w:rFonts w:ascii="Calibri" w:hAnsi="Calibri" w:cs="Calibri"/>
        </w:rPr>
      </w:pPr>
      <w:r w:rsidRPr="008113E4">
        <w:rPr>
          <w:rFonts w:ascii="Calibri" w:hAnsi="Calibri" w:cs="Calibri"/>
          <w:highlight w:val="yellow"/>
        </w:rPr>
        <w:lastRenderedPageBreak/>
        <w:t>((Seite 1</w:t>
      </w:r>
      <w:r w:rsidR="000E2E2A">
        <w:rPr>
          <w:rFonts w:ascii="Calibri" w:hAnsi="Calibri" w:cs="Calibri"/>
          <w:highlight w:val="yellow"/>
        </w:rPr>
        <w:t>7</w:t>
      </w:r>
      <w:r w:rsidRPr="008113E4">
        <w:rPr>
          <w:rFonts w:ascii="Calibri" w:hAnsi="Calibri" w:cs="Calibri"/>
          <w:highlight w:val="yellow"/>
        </w:rPr>
        <w:t>))</w:t>
      </w:r>
      <w:r w:rsidRPr="008113E4">
        <w:rPr>
          <w:rFonts w:ascii="Calibri" w:hAnsi="Calibri" w:cs="Calibri"/>
        </w:rPr>
        <w:t xml:space="preserve"> </w:t>
      </w:r>
    </w:p>
    <w:p w14:paraId="0B1CCAE5" w14:textId="77777777" w:rsidR="006C653A" w:rsidRPr="008113E4" w:rsidRDefault="008A0BA9" w:rsidP="008113E4">
      <w:pPr>
        <w:spacing w:after="0" w:line="276" w:lineRule="auto"/>
        <w:rPr>
          <w:rFonts w:ascii="Calibri" w:hAnsi="Calibri" w:cs="Calibri"/>
          <w:b/>
          <w:bCs/>
          <w:sz w:val="24"/>
          <w:szCs w:val="24"/>
        </w:rPr>
      </w:pPr>
      <w:r w:rsidRPr="008113E4">
        <w:rPr>
          <w:rFonts w:ascii="Calibri" w:hAnsi="Calibri" w:cs="Calibri"/>
          <w:b/>
          <w:bCs/>
          <w:sz w:val="24"/>
          <w:szCs w:val="24"/>
        </w:rPr>
        <w:t>Arbeitsblatt 3</w:t>
      </w:r>
      <w:r w:rsidR="006C653A" w:rsidRPr="008113E4">
        <w:rPr>
          <w:rFonts w:ascii="Calibri" w:hAnsi="Calibri" w:cs="Calibri"/>
          <w:b/>
          <w:bCs/>
          <w:sz w:val="24"/>
          <w:szCs w:val="24"/>
        </w:rPr>
        <w:t>A</w:t>
      </w:r>
    </w:p>
    <w:p w14:paraId="5F86B97D" w14:textId="0817C510" w:rsidR="009308C2" w:rsidRPr="008113E4" w:rsidRDefault="009308C2" w:rsidP="008113E4">
      <w:pPr>
        <w:spacing w:after="0" w:line="276" w:lineRule="auto"/>
        <w15:collapsed/>
        <w:rPr>
          <w:rFonts w:ascii="Calibri" w:eastAsia="Aptos" w:hAnsi="Calibri" w:cs="Calibri"/>
          <w:kern w:val="2"/>
          <w:sz w:val="24"/>
          <w:szCs w:val="24"/>
          <w14:ligatures w14:val="standardContextual"/>
        </w:rPr>
      </w:pPr>
      <w:r w:rsidRPr="008113E4">
        <w:rPr>
          <w:rFonts w:ascii="Calibri" w:eastAsia="Aptos" w:hAnsi="Calibri" w:cs="Calibri"/>
          <w:kern w:val="2"/>
          <w:sz w:val="24"/>
          <w:szCs w:val="24"/>
          <w14:ligatures w14:val="standardContextual"/>
        </w:rPr>
        <w:t>Mein Abendritual</w:t>
      </w:r>
    </w:p>
    <w:p w14:paraId="298944E2" w14:textId="77777777" w:rsidR="008113E4" w:rsidRDefault="008113E4" w:rsidP="008113E4">
      <w:pPr>
        <w:spacing w:after="0" w:line="276" w:lineRule="auto"/>
        <w15:collapsed/>
        <w:rPr>
          <w:rFonts w:ascii="Calibri" w:eastAsia="Aptos" w:hAnsi="Calibri" w:cs="Calibri"/>
          <w:kern w:val="2"/>
          <w14:ligatures w14:val="standardContextual"/>
        </w:rPr>
      </w:pPr>
    </w:p>
    <w:p w14:paraId="4E86E0E1" w14:textId="5A1140FF" w:rsidR="009308C2" w:rsidRPr="008113E4" w:rsidRDefault="009308C2" w:rsidP="008113E4">
      <w:pPr>
        <w:spacing w:after="0" w:line="276" w:lineRule="auto"/>
        <w15:collapsed/>
        <w:rPr>
          <w:rFonts w:ascii="Calibri" w:eastAsia="Aptos" w:hAnsi="Calibri" w:cs="Calibri"/>
          <w:i/>
          <w:iCs/>
          <w:kern w:val="2"/>
          <w14:ligatures w14:val="standardContextual"/>
          <w:rPrChange w:id="1721" w:author="Fabienne Schmaus" w:date="2026-06-10T07:49:00Z" w16du:dateUtc="2026-06-10T05:49:00Z">
            <w:rPr>
              <w:rFonts w:ascii="Calibri" w:eastAsia="Aptos" w:hAnsi="Calibri" w:cs="Calibri"/>
              <w:kern w:val="2"/>
              <w14:ligatures w14:val="standardContextual"/>
            </w:rPr>
          </w:rPrChange>
        </w:rPr>
      </w:pPr>
      <w:r w:rsidRPr="008113E4">
        <w:rPr>
          <w:rFonts w:ascii="Calibri" w:eastAsia="Aptos" w:hAnsi="Calibri" w:cs="Calibri"/>
          <w:i/>
          <w:iCs/>
          <w:kern w:val="2"/>
          <w14:ligatures w14:val="standardContextual"/>
          <w:rPrChange w:id="1722" w:author="Fabienne Schmaus" w:date="2026-06-10T07:49:00Z" w16du:dateUtc="2026-06-10T05:49:00Z">
            <w:rPr>
              <w:rFonts w:ascii="Calibri" w:eastAsia="Aptos" w:hAnsi="Calibri" w:cs="Calibri"/>
              <w:kern w:val="2"/>
              <w14:ligatures w14:val="standardContextual"/>
            </w:rPr>
          </w:rPrChange>
        </w:rPr>
        <w:t xml:space="preserve">Entwirf für dich ein eigenes bildschirmfreies Abendritual für die </w:t>
      </w:r>
      <w:r w:rsidRPr="008113E4">
        <w:rPr>
          <w:rFonts w:ascii="Calibri" w:eastAsia="Aptos" w:hAnsi="Calibri" w:cs="Calibri"/>
          <w:b/>
          <w:bCs/>
          <w:i/>
          <w:iCs/>
          <w:kern w:val="2"/>
          <w14:ligatures w14:val="standardContextual"/>
          <w:rPrChange w:id="1723" w:author="Fabienne Schmaus" w:date="2026-06-10T07:49:00Z" w16du:dateUtc="2026-06-10T05:49:00Z">
            <w:rPr>
              <w:rFonts w:ascii="Calibri" w:eastAsia="Aptos" w:hAnsi="Calibri" w:cs="Calibri"/>
              <w:b/>
              <w:bCs/>
              <w:kern w:val="2"/>
              <w14:ligatures w14:val="standardContextual"/>
            </w:rPr>
          </w:rPrChange>
        </w:rPr>
        <w:t>30</w:t>
      </w:r>
      <w:ins w:id="1724" w:author="Fabienne Schmaus" w:date="2026-06-10T07:49:00Z" w16du:dateUtc="2026-06-10T05:49:00Z">
        <w:r w:rsidR="008113E4" w:rsidRPr="008113E4">
          <w:rPr>
            <w:rFonts w:ascii="Calibri" w:eastAsia="Aptos" w:hAnsi="Calibri" w:cs="Calibri"/>
            <w:b/>
            <w:bCs/>
            <w:i/>
            <w:iCs/>
            <w:kern w:val="2"/>
            <w14:ligatures w14:val="standardContextual"/>
            <w:rPrChange w:id="1725" w:author="Fabienne Schmaus" w:date="2026-06-10T07:49:00Z" w16du:dateUtc="2026-06-10T05:49:00Z">
              <w:rPr>
                <w:rFonts w:ascii="Calibri" w:eastAsia="Aptos" w:hAnsi="Calibri" w:cs="Calibri"/>
                <w:b/>
                <w:bCs/>
                <w:kern w:val="2"/>
                <w14:ligatures w14:val="standardContextual"/>
              </w:rPr>
            </w:rPrChange>
          </w:rPr>
          <w:t> </w:t>
        </w:r>
      </w:ins>
      <w:r w:rsidRPr="008113E4">
        <w:rPr>
          <w:rFonts w:ascii="Calibri" w:eastAsia="Aptos" w:hAnsi="Calibri" w:cs="Calibri"/>
          <w:b/>
          <w:bCs/>
          <w:i/>
          <w:iCs/>
          <w:kern w:val="2"/>
          <w14:ligatures w14:val="standardContextual"/>
          <w:rPrChange w:id="1726" w:author="Fabienne Schmaus" w:date="2026-06-10T07:49:00Z" w16du:dateUtc="2026-06-10T05:49:00Z">
            <w:rPr>
              <w:rFonts w:ascii="Calibri" w:eastAsia="Aptos" w:hAnsi="Calibri" w:cs="Calibri"/>
              <w:b/>
              <w:bCs/>
              <w:kern w:val="2"/>
              <w14:ligatures w14:val="standardContextual"/>
            </w:rPr>
          </w:rPrChange>
        </w:rPr>
        <w:t>–</w:t>
      </w:r>
      <w:ins w:id="1727" w:author="Fabienne Schmaus" w:date="2026-06-10T07:49:00Z" w16du:dateUtc="2026-06-10T05:49:00Z">
        <w:r w:rsidR="008113E4" w:rsidRPr="008113E4">
          <w:rPr>
            <w:rFonts w:ascii="Calibri" w:eastAsia="Aptos" w:hAnsi="Calibri" w:cs="Calibri"/>
            <w:b/>
            <w:bCs/>
            <w:i/>
            <w:iCs/>
            <w:kern w:val="2"/>
            <w14:ligatures w14:val="standardContextual"/>
            <w:rPrChange w:id="1728" w:author="Fabienne Schmaus" w:date="2026-06-10T07:49:00Z" w16du:dateUtc="2026-06-10T05:49:00Z">
              <w:rPr>
                <w:rFonts w:ascii="Calibri" w:eastAsia="Aptos" w:hAnsi="Calibri" w:cs="Calibri"/>
                <w:b/>
                <w:bCs/>
                <w:kern w:val="2"/>
                <w14:ligatures w14:val="standardContextual"/>
              </w:rPr>
            </w:rPrChange>
          </w:rPr>
          <w:t xml:space="preserve"> </w:t>
        </w:r>
      </w:ins>
      <w:r w:rsidRPr="008113E4">
        <w:rPr>
          <w:rFonts w:ascii="Calibri" w:eastAsia="Aptos" w:hAnsi="Calibri" w:cs="Calibri"/>
          <w:b/>
          <w:bCs/>
          <w:i/>
          <w:iCs/>
          <w:kern w:val="2"/>
          <w14:ligatures w14:val="standardContextual"/>
          <w:rPrChange w:id="1729" w:author="Fabienne Schmaus" w:date="2026-06-10T07:49:00Z" w16du:dateUtc="2026-06-10T05:49:00Z">
            <w:rPr>
              <w:rFonts w:ascii="Calibri" w:eastAsia="Aptos" w:hAnsi="Calibri" w:cs="Calibri"/>
              <w:b/>
              <w:bCs/>
              <w:kern w:val="2"/>
              <w14:ligatures w14:val="standardContextual"/>
            </w:rPr>
          </w:rPrChange>
        </w:rPr>
        <w:t xml:space="preserve">60 </w:t>
      </w:r>
      <w:del w:id="1730" w:author="Fabienne Schmaus" w:date="2026-06-10T07:49:00Z" w16du:dateUtc="2026-06-10T05:49:00Z">
        <w:r w:rsidRPr="008113E4" w:rsidDel="008113E4">
          <w:rPr>
            <w:rFonts w:ascii="Calibri" w:eastAsia="Aptos" w:hAnsi="Calibri" w:cs="Calibri"/>
            <w:b/>
            <w:bCs/>
            <w:i/>
            <w:iCs/>
            <w:kern w:val="2"/>
            <w14:ligatures w14:val="standardContextual"/>
            <w:rPrChange w:id="1731" w:author="Fabienne Schmaus" w:date="2026-06-10T07:49:00Z" w16du:dateUtc="2026-06-10T05:49:00Z">
              <w:rPr>
                <w:rFonts w:ascii="Calibri" w:eastAsia="Aptos" w:hAnsi="Calibri" w:cs="Calibri"/>
                <w:b/>
                <w:bCs/>
                <w:kern w:val="2"/>
                <w14:ligatures w14:val="standardContextual"/>
              </w:rPr>
            </w:rPrChange>
          </w:rPr>
          <w:delText xml:space="preserve">Minuten </w:delText>
        </w:r>
      </w:del>
      <w:ins w:id="1732" w:author="Fabienne Schmaus" w:date="2026-06-10T07:49:00Z" w16du:dateUtc="2026-06-10T05:49:00Z">
        <w:r w:rsidR="008113E4" w:rsidRPr="008113E4">
          <w:rPr>
            <w:rFonts w:ascii="Calibri" w:eastAsia="Aptos" w:hAnsi="Calibri" w:cs="Calibri"/>
            <w:b/>
            <w:bCs/>
            <w:i/>
            <w:iCs/>
            <w:kern w:val="2"/>
            <w14:ligatures w14:val="standardContextual"/>
            <w:rPrChange w:id="1733" w:author="Fabienne Schmaus" w:date="2026-06-10T07:49:00Z" w16du:dateUtc="2026-06-10T05:49:00Z">
              <w:rPr>
                <w:rFonts w:ascii="Calibri" w:eastAsia="Aptos" w:hAnsi="Calibri" w:cs="Calibri"/>
                <w:b/>
                <w:bCs/>
                <w:kern w:val="2"/>
                <w14:ligatures w14:val="standardContextual"/>
              </w:rPr>
            </w:rPrChange>
          </w:rPr>
          <w:t xml:space="preserve">Min. </w:t>
        </w:r>
      </w:ins>
      <w:r w:rsidRPr="008113E4">
        <w:rPr>
          <w:rFonts w:ascii="Calibri" w:eastAsia="Aptos" w:hAnsi="Calibri" w:cs="Calibri"/>
          <w:b/>
          <w:bCs/>
          <w:i/>
          <w:iCs/>
          <w:kern w:val="2"/>
          <w14:ligatures w14:val="standardContextual"/>
          <w:rPrChange w:id="1734" w:author="Fabienne Schmaus" w:date="2026-06-10T07:49:00Z" w16du:dateUtc="2026-06-10T05:49:00Z">
            <w:rPr>
              <w:rFonts w:ascii="Calibri" w:eastAsia="Aptos" w:hAnsi="Calibri" w:cs="Calibri"/>
              <w:b/>
              <w:bCs/>
              <w:kern w:val="2"/>
              <w14:ligatures w14:val="standardContextual"/>
            </w:rPr>
          </w:rPrChange>
        </w:rPr>
        <w:t>vor dem Schlafen</w:t>
      </w:r>
      <w:r w:rsidRPr="008113E4">
        <w:rPr>
          <w:rFonts w:ascii="Calibri" w:eastAsia="Aptos" w:hAnsi="Calibri" w:cs="Calibri"/>
          <w:i/>
          <w:iCs/>
          <w:kern w:val="2"/>
          <w14:ligatures w14:val="standardContextual"/>
          <w:rPrChange w:id="1735" w:author="Fabienne Schmaus" w:date="2026-06-10T07:49:00Z" w16du:dateUtc="2026-06-10T05:49:00Z">
            <w:rPr>
              <w:rFonts w:ascii="Calibri" w:eastAsia="Aptos" w:hAnsi="Calibri" w:cs="Calibri"/>
              <w:kern w:val="2"/>
              <w14:ligatures w14:val="standardContextual"/>
            </w:rPr>
          </w:rPrChange>
        </w:rPr>
        <w:t>.</w:t>
      </w:r>
      <w:ins w:id="1736" w:author="Fabienne Schmaus" w:date="2026-06-10T07:54:00Z" w16du:dateUtc="2026-06-10T05:54:00Z">
        <w:r w:rsidR="008113E4">
          <w:rPr>
            <w:rFonts w:ascii="Calibri" w:eastAsia="Aptos" w:hAnsi="Calibri" w:cs="Calibri"/>
            <w:i/>
            <w:iCs/>
            <w:kern w:val="2"/>
            <w14:ligatures w14:val="standardContextual"/>
          </w:rPr>
          <w:t xml:space="preserve"> Bearbeite die drei Schritte.</w:t>
        </w:r>
      </w:ins>
    </w:p>
    <w:p w14:paraId="276DE3DE" w14:textId="77777777" w:rsidR="009308C2" w:rsidRPr="008113E4" w:rsidRDefault="009308C2" w:rsidP="008113E4">
      <w:pPr>
        <w:spacing w:after="0" w:line="276" w:lineRule="auto"/>
        <w15:collapsed/>
        <w:rPr>
          <w:rFonts w:ascii="Calibri" w:eastAsia="Aptos" w:hAnsi="Calibri" w:cs="Calibri"/>
          <w:kern w:val="2"/>
          <w14:ligatures w14:val="standardContextual"/>
        </w:rPr>
      </w:pPr>
    </w:p>
    <w:p w14:paraId="3DCB841B" w14:textId="77777777" w:rsidR="009308C2" w:rsidRPr="008113E4" w:rsidRDefault="009308C2">
      <w:pPr>
        <w:spacing w:after="0" w:line="360" w:lineRule="auto"/>
        <w15:collapsed/>
        <w:rPr>
          <w:rFonts w:ascii="Calibri" w:eastAsia="Aptos" w:hAnsi="Calibri" w:cs="Calibri"/>
          <w:kern w:val="2"/>
          <w14:ligatures w14:val="standardContextual"/>
        </w:rPr>
        <w:pPrChange w:id="1737" w:author="Fabienne Schmaus" w:date="2026-06-10T07:50:00Z" w16du:dateUtc="2026-06-10T05:50:00Z">
          <w:pPr>
            <w:spacing w:after="0" w:line="276" w:lineRule="auto"/>
            <w15:collapsed/>
          </w:pPr>
        </w:pPrChange>
      </w:pPr>
      <w:r w:rsidRPr="008113E4">
        <w:rPr>
          <w:rFonts w:ascii="Calibri" w:eastAsia="Aptos" w:hAnsi="Calibri" w:cs="Calibri"/>
          <w:b/>
          <w:bCs/>
          <w:kern w:val="2"/>
          <w14:ligatures w14:val="standardContextual"/>
        </w:rPr>
        <w:t>Schritt 1: Was könnte ich tun?</w:t>
      </w:r>
    </w:p>
    <w:p w14:paraId="4397CC16" w14:textId="6C2D3C49" w:rsidR="009308C2" w:rsidRPr="008113E4" w:rsidRDefault="009308C2" w:rsidP="008113E4">
      <w:pPr>
        <w:spacing w:after="0" w:line="360" w:lineRule="auto"/>
        <w15:collapsed/>
        <w:rPr>
          <w:rFonts w:ascii="Calibri" w:eastAsia="Aptos" w:hAnsi="Calibri" w:cs="Calibri"/>
          <w:i/>
          <w:iCs/>
          <w:kern w:val="2"/>
          <w14:ligatures w14:val="standardContextual"/>
          <w:rPrChange w:id="1738" w:author="Fabienne Schmaus" w:date="2026-06-10T07:56:00Z" w16du:dateUtc="2026-06-10T05:56:00Z">
            <w:rPr>
              <w:rFonts w:ascii="Calibri" w:eastAsia="Aptos" w:hAnsi="Calibri" w:cs="Calibri"/>
              <w:kern w:val="2"/>
              <w14:ligatures w14:val="standardContextual"/>
            </w:rPr>
          </w:rPrChange>
        </w:rPr>
      </w:pPr>
      <w:r w:rsidRPr="008113E4">
        <w:rPr>
          <w:rFonts w:ascii="Calibri" w:eastAsia="Aptos" w:hAnsi="Calibri" w:cs="Calibri"/>
          <w:i/>
          <w:iCs/>
          <w:kern w:val="2"/>
          <w14:ligatures w14:val="standardContextual"/>
          <w:rPrChange w:id="1739" w:author="Fabienne Schmaus" w:date="2026-06-10T07:56:00Z" w16du:dateUtc="2026-06-10T05:56:00Z">
            <w:rPr>
              <w:rFonts w:ascii="Calibri" w:eastAsia="Aptos" w:hAnsi="Calibri" w:cs="Calibri"/>
              <w:kern w:val="2"/>
              <w14:ligatures w14:val="standardContextual"/>
            </w:rPr>
          </w:rPrChange>
        </w:rPr>
        <w:t>Wähle aus der Liste oder füge eigene Ideen hinzu</w:t>
      </w:r>
      <w:ins w:id="1740" w:author="Fabienne Schmaus" w:date="2026-06-10T07:50:00Z" w16du:dateUtc="2026-06-10T05:50:00Z">
        <w:r w:rsidR="008113E4" w:rsidRPr="008113E4">
          <w:rPr>
            <w:rFonts w:ascii="Calibri" w:eastAsia="Aptos" w:hAnsi="Calibri" w:cs="Calibri"/>
            <w:i/>
            <w:iCs/>
            <w:kern w:val="2"/>
            <w14:ligatures w14:val="standardContextual"/>
            <w:rPrChange w:id="1741" w:author="Fabienne Schmaus" w:date="2026-06-10T07:56:00Z" w16du:dateUtc="2026-06-10T05:56:00Z">
              <w:rPr>
                <w:rFonts w:ascii="Calibri" w:eastAsia="Aptos" w:hAnsi="Calibri" w:cs="Calibri"/>
                <w:kern w:val="2"/>
                <w14:ligatures w14:val="standardContextual"/>
              </w:rPr>
            </w:rPrChange>
          </w:rPr>
          <w:t>.</w:t>
        </w:r>
      </w:ins>
      <w:del w:id="1742" w:author="Fabienne Schmaus" w:date="2026-06-10T07:50:00Z" w16du:dateUtc="2026-06-10T05:50:00Z">
        <w:r w:rsidRPr="008113E4" w:rsidDel="008113E4">
          <w:rPr>
            <w:rFonts w:ascii="Calibri" w:eastAsia="Aptos" w:hAnsi="Calibri" w:cs="Calibri"/>
            <w:i/>
            <w:iCs/>
            <w:kern w:val="2"/>
            <w14:ligatures w14:val="standardContextual"/>
            <w:rPrChange w:id="1743" w:author="Fabienne Schmaus" w:date="2026-06-10T07:56:00Z" w16du:dateUtc="2026-06-10T05:56:00Z">
              <w:rPr>
                <w:rFonts w:ascii="Calibri" w:eastAsia="Aptos" w:hAnsi="Calibri" w:cs="Calibri"/>
                <w:kern w:val="2"/>
                <w14:ligatures w14:val="standardContextual"/>
              </w:rPr>
            </w:rPrChange>
          </w:rPr>
          <w:delText>:</w:delText>
        </w:r>
      </w:del>
    </w:p>
    <w:p w14:paraId="2CCF2000" w14:textId="456DF991"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Buch lesen (Print)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Ruhige Musik hören (z. B. Lofi, Klassik, Naturgeräusche) </w:t>
      </w:r>
    </w:p>
    <w:p w14:paraId="4FE6836F" w14:textId="37F3D935"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Tagebuch oder Journal schreiben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w:t>
      </w:r>
      <w:del w:id="1744" w:author="Fabienne Schmaus" w:date="2026-06-10T07:51:00Z" w16du:dateUtc="2026-06-10T05:51:00Z">
        <w:r w:rsidRPr="008113E4" w:rsidDel="008113E4">
          <w:rPr>
            <w:rFonts w:ascii="Calibri" w:eastAsia="Aptos" w:hAnsi="Calibri" w:cs="Calibri"/>
            <w:kern w:val="2"/>
            <w14:ligatures w14:val="standardContextual"/>
          </w:rPr>
          <w:delText xml:space="preserve">Atemübung </w:delText>
        </w:r>
      </w:del>
      <w:ins w:id="1745" w:author="Fabienne Schmaus" w:date="2026-06-10T07:51:00Z" w16du:dateUtc="2026-06-10T05:51:00Z">
        <w:r w:rsidR="008113E4" w:rsidRPr="008113E4">
          <w:rPr>
            <w:rFonts w:ascii="Calibri" w:eastAsia="Aptos" w:hAnsi="Calibri" w:cs="Calibri"/>
            <w:kern w:val="2"/>
            <w14:ligatures w14:val="standardContextual"/>
          </w:rPr>
          <w:t>Atem</w:t>
        </w:r>
        <w:r w:rsidR="008113E4">
          <w:rPr>
            <w:rFonts w:ascii="Calibri" w:eastAsia="Aptos" w:hAnsi="Calibri" w:cs="Calibri"/>
            <w:kern w:val="2"/>
            <w14:ligatures w14:val="standardContextual"/>
          </w:rPr>
          <w:t>-</w:t>
        </w:r>
        <w:r w:rsidR="008113E4" w:rsidRPr="008113E4">
          <w:rPr>
            <w:rFonts w:ascii="Calibri" w:eastAsia="Aptos" w:hAnsi="Calibri" w:cs="Calibri"/>
            <w:kern w:val="2"/>
            <w14:ligatures w14:val="standardContextual"/>
          </w:rPr>
          <w:t xml:space="preserve"> </w:t>
        </w:r>
      </w:ins>
      <w:r w:rsidRPr="008113E4">
        <w:rPr>
          <w:rFonts w:ascii="Calibri" w:eastAsia="Aptos" w:hAnsi="Calibri" w:cs="Calibri"/>
          <w:kern w:val="2"/>
          <w14:ligatures w14:val="standardContextual"/>
        </w:rPr>
        <w:t xml:space="preserve">oder Entspannungsübung (z. B. 4-7-8-Atmung) </w:t>
      </w:r>
    </w:p>
    <w:p w14:paraId="7C104D7F" w14:textId="493BF31B"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Kurze 7Mind@School-Einschlaf</w:t>
      </w:r>
      <w:del w:id="1746" w:author="Fabienne Schmaus" w:date="2026-06-10T07:51:00Z" w16du:dateUtc="2026-06-10T05:51:00Z">
        <w:r w:rsidRPr="008113E4" w:rsidDel="008113E4">
          <w:rPr>
            <w:rFonts w:ascii="Calibri" w:eastAsia="Aptos" w:hAnsi="Calibri" w:cs="Calibri"/>
            <w:kern w:val="2"/>
            <w14:ligatures w14:val="standardContextual"/>
          </w:rPr>
          <w:delText>-/</w:delText>
        </w:r>
      </w:del>
      <w:ins w:id="1747" w:author="Fabienne Schmaus" w:date="2026-06-10T07:51:00Z" w16du:dateUtc="2026-06-10T05:51:00Z">
        <w:r w:rsidR="008113E4" w:rsidRPr="008113E4">
          <w:rPr>
            <w:rFonts w:ascii="Calibri" w:eastAsia="Aptos" w:hAnsi="Calibri" w:cs="Calibri"/>
            <w:kern w:val="2"/>
            <w14:ligatures w14:val="standardContextual"/>
          </w:rPr>
          <w:t>-</w:t>
        </w:r>
        <w:r w:rsidR="008113E4">
          <w:rPr>
            <w:rFonts w:ascii="Calibri" w:eastAsia="Aptos" w:hAnsi="Calibri" w:cs="Calibri"/>
            <w:kern w:val="2"/>
            <w14:ligatures w14:val="standardContextual"/>
          </w:rPr>
          <w:t xml:space="preserve"> und </w:t>
        </w:r>
      </w:ins>
      <w:r w:rsidRPr="008113E4">
        <w:rPr>
          <w:rFonts w:ascii="Calibri" w:eastAsia="Aptos" w:hAnsi="Calibri" w:cs="Calibri"/>
          <w:kern w:val="2"/>
          <w14:ligatures w14:val="standardContextual"/>
        </w:rPr>
        <w:t>Atemübung</w:t>
      </w:r>
      <w:del w:id="1748" w:author="Fabienne Schmaus" w:date="2026-06-10T07:51:00Z" w16du:dateUtc="2026-06-10T05:51:00Z">
        <w:r w:rsidRPr="008113E4" w:rsidDel="008113E4">
          <w:rPr>
            <w:rFonts w:ascii="Calibri" w:eastAsia="Aptos" w:hAnsi="Calibri" w:cs="Calibri"/>
            <w:kern w:val="2"/>
            <w14:ligatures w14:val="standardContextual"/>
          </w:rPr>
          <w:delText xml:space="preserve"> </w:delText>
        </w:r>
      </w:del>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Gespräch mit jemandem aus der Familie </w:t>
      </w:r>
    </w:p>
    <w:p w14:paraId="1B363C7E" w14:textId="1C939BDC"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Leichtes Stretching oder Yoga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Sketchbook </w:t>
      </w:r>
      <w:del w:id="1749" w:author="Fabienne Schmaus" w:date="2026-06-10T07:51:00Z" w16du:dateUtc="2026-06-10T05:51:00Z">
        <w:r w:rsidRPr="008113E4" w:rsidDel="008113E4">
          <w:rPr>
            <w:rFonts w:ascii="Calibri" w:eastAsia="Aptos" w:hAnsi="Calibri" w:cs="Calibri"/>
            <w:kern w:val="2"/>
            <w14:ligatures w14:val="standardContextual"/>
          </w:rPr>
          <w:delText xml:space="preserve">/ </w:delText>
        </w:r>
      </w:del>
      <w:ins w:id="1750" w:author="Fabienne Schmaus" w:date="2026-06-10T07:51:00Z" w16du:dateUtc="2026-06-10T05:51:00Z">
        <w:r w:rsidR="008113E4">
          <w:rPr>
            <w:rFonts w:ascii="Calibri" w:eastAsia="Aptos" w:hAnsi="Calibri" w:cs="Calibri"/>
            <w:kern w:val="2"/>
            <w14:ligatures w14:val="standardContextual"/>
          </w:rPr>
          <w:t>oder</w:t>
        </w:r>
        <w:r w:rsidR="008113E4" w:rsidRPr="008113E4">
          <w:rPr>
            <w:rFonts w:ascii="Calibri" w:eastAsia="Aptos" w:hAnsi="Calibri" w:cs="Calibri"/>
            <w:kern w:val="2"/>
            <w14:ligatures w14:val="standardContextual"/>
          </w:rPr>
          <w:t xml:space="preserve"> </w:t>
        </w:r>
      </w:ins>
      <w:r w:rsidRPr="008113E4">
        <w:rPr>
          <w:rFonts w:ascii="Calibri" w:eastAsia="Aptos" w:hAnsi="Calibri" w:cs="Calibri"/>
          <w:kern w:val="2"/>
          <w14:ligatures w14:val="standardContextual"/>
        </w:rPr>
        <w:t xml:space="preserve">Zeichnen </w:t>
      </w:r>
    </w:p>
    <w:p w14:paraId="550C9DB3" w14:textId="6A0622EA" w:rsidR="009308C2" w:rsidRPr="008113E4" w:rsidRDefault="009308C2" w:rsidP="008113E4">
      <w:pPr>
        <w:tabs>
          <w:tab w:val="left" w:pos="4962"/>
        </w:tabs>
        <w:spacing w:after="0" w:line="276" w:lineRule="auto"/>
        <w15:collapsed/>
        <w:rPr>
          <w:rFonts w:ascii="Calibri" w:eastAsia="Aptos" w:hAnsi="Calibri" w:cs="Calibri"/>
          <w:kern w:val="2"/>
          <w14:ligatures w14:val="standardContextual"/>
        </w:rPr>
      </w:pP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Hörbuch oder Podcast hören </w:t>
      </w:r>
      <w:r w:rsidR="008113E4">
        <w:rPr>
          <w:rFonts w:ascii="Calibri" w:eastAsia="Aptos" w:hAnsi="Calibri" w:cs="Calibri"/>
          <w:kern w:val="2"/>
          <w14:ligatures w14:val="standardContextual"/>
        </w:rPr>
        <w:tab/>
      </w:r>
      <w:r w:rsidRPr="008113E4">
        <w:rPr>
          <w:rFonts w:ascii="Segoe UI Symbol" w:eastAsia="Aptos" w:hAnsi="Segoe UI Symbol" w:cs="Segoe UI Symbol"/>
          <w:kern w:val="2"/>
          <w14:ligatures w14:val="standardContextual"/>
        </w:rPr>
        <w:t>☐</w:t>
      </w:r>
      <w:r w:rsidRPr="008113E4">
        <w:rPr>
          <w:rFonts w:ascii="Calibri" w:eastAsia="Aptos" w:hAnsi="Calibri" w:cs="Calibri"/>
          <w:kern w:val="2"/>
          <w14:ligatures w14:val="standardContextual"/>
        </w:rPr>
        <w:t xml:space="preserve"> Eigene Idee: </w:t>
      </w:r>
      <w:ins w:id="1751" w:author="Fabienne Schmaus" w:date="2026-06-10T07:51:00Z" w16du:dateUtc="2026-06-10T05:51:00Z">
        <w:r w:rsidR="008113E4" w:rsidRPr="008113E4">
          <w:rPr>
            <w:rFonts w:ascii="Calibri" w:eastAsia="Aptos" w:hAnsi="Calibri" w:cs="Calibri"/>
            <w:b/>
            <w:bCs/>
            <w:kern w:val="2"/>
            <w14:ligatures w14:val="standardContextual"/>
          </w:rPr>
          <w:t>_______________</w:t>
        </w:r>
      </w:ins>
      <w:del w:id="1752" w:author="Fabienne Schmaus" w:date="2026-06-10T07:51:00Z" w16du:dateUtc="2026-06-10T05:51:00Z">
        <w:r w:rsidRPr="008113E4" w:rsidDel="008113E4">
          <w:rPr>
            <w:rFonts w:ascii="Calibri" w:eastAsia="Aptos" w:hAnsi="Calibri" w:cs="Calibri"/>
            <w:b/>
            <w:bCs/>
            <w:kern w:val="2"/>
            <w14:ligatures w14:val="standardContextual"/>
          </w:rPr>
          <w:delText>___</w:delText>
        </w:r>
      </w:del>
    </w:p>
    <w:p w14:paraId="600ACC1E" w14:textId="77777777" w:rsidR="009308C2" w:rsidRPr="008113E4" w:rsidRDefault="009308C2" w:rsidP="008113E4">
      <w:pPr>
        <w:spacing w:after="0" w:line="276" w:lineRule="auto"/>
        <w15:collapsed/>
        <w:rPr>
          <w:rFonts w:ascii="Calibri" w:eastAsia="Aptos" w:hAnsi="Calibri" w:cs="Calibri"/>
          <w:kern w:val="2"/>
          <w14:ligatures w14:val="standardContextual"/>
        </w:rPr>
      </w:pPr>
    </w:p>
    <w:p w14:paraId="194590EA" w14:textId="77777777" w:rsidR="009308C2" w:rsidRDefault="009308C2" w:rsidP="008113E4">
      <w:pPr>
        <w:spacing w:after="0" w:line="360"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Schritt 2: Mein konkretes Ritual</w:t>
      </w:r>
    </w:p>
    <w:p w14:paraId="2F2F8701" w14:textId="58A4C26F" w:rsidR="008113E4" w:rsidRPr="008113E4" w:rsidRDefault="008113E4" w:rsidP="008113E4">
      <w:pPr>
        <w:spacing w:after="0" w:line="360" w:lineRule="auto"/>
        <w15:collapsed/>
        <w:rPr>
          <w:rFonts w:ascii="Calibri" w:eastAsia="Aptos" w:hAnsi="Calibri" w:cs="Calibri"/>
          <w:i/>
          <w:iCs/>
          <w:kern w:val="2"/>
          <w14:ligatures w14:val="standardContextual"/>
          <w:rPrChange w:id="1753" w:author="Fabienne Schmaus" w:date="2026-06-10T07:57:00Z" w16du:dateUtc="2026-06-10T05:57:00Z">
            <w:rPr>
              <w:rFonts w:ascii="Calibri" w:eastAsia="Aptos" w:hAnsi="Calibri" w:cs="Calibri"/>
              <w:kern w:val="2"/>
              <w14:ligatures w14:val="standardContextual"/>
            </w:rPr>
          </w:rPrChange>
        </w:rPr>
      </w:pPr>
      <w:ins w:id="1754" w:author="Fabienne Schmaus" w:date="2026-06-10T07:57:00Z" w16du:dateUtc="2026-06-10T05:57:00Z">
        <w:r w:rsidRPr="008113E4">
          <w:rPr>
            <w:rFonts w:ascii="Calibri" w:eastAsia="Aptos" w:hAnsi="Calibri" w:cs="Calibri"/>
            <w:i/>
            <w:iCs/>
            <w:kern w:val="2"/>
            <w14:ligatures w14:val="standardContextual"/>
            <w:rPrChange w:id="1755" w:author="Fabienne Schmaus" w:date="2026-06-10T07:57:00Z" w16du:dateUtc="2026-06-10T05:57:00Z">
              <w:rPr>
                <w:rFonts w:ascii="Calibri" w:eastAsia="Aptos" w:hAnsi="Calibri" w:cs="Calibri"/>
                <w:kern w:val="2"/>
                <w14:ligatures w14:val="standardContextual"/>
              </w:rPr>
            </w:rPrChange>
          </w:rPr>
          <w:t>Fülle die Übersicht mit deinen persönlichen Angaben aus.</w:t>
        </w:r>
      </w:ins>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111"/>
        <w:gridCol w:w="4394"/>
      </w:tblGrid>
      <w:tr w:rsidR="009308C2" w:rsidRPr="008113E4" w14:paraId="1E5CFABE" w14:textId="77777777" w:rsidTr="008113E4">
        <w:trPr>
          <w:tblHeader/>
          <w:tblCellSpacing w:w="15" w:type="dxa"/>
        </w:trPr>
        <w:tc>
          <w:tcPr>
            <w:tcW w:w="1935" w:type="dxa"/>
            <w:vAlign w:val="center"/>
            <w:hideMark/>
          </w:tcPr>
          <w:p w14:paraId="1CD517B5" w14:textId="77777777"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Uhrzeit</w:t>
            </w:r>
          </w:p>
        </w:tc>
        <w:tc>
          <w:tcPr>
            <w:tcW w:w="4081" w:type="dxa"/>
            <w:vAlign w:val="center"/>
            <w:hideMark/>
          </w:tcPr>
          <w:p w14:paraId="35FB4529" w14:textId="617BC2F1"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 xml:space="preserve">Was </w:t>
            </w:r>
            <w:del w:id="1756" w:author="Fabienne Schmaus" w:date="2026-06-10T07:53:00Z" w16du:dateUtc="2026-06-10T05:53:00Z">
              <w:r w:rsidRPr="008113E4" w:rsidDel="008113E4">
                <w:rPr>
                  <w:rFonts w:ascii="Calibri" w:eastAsia="Aptos" w:hAnsi="Calibri" w:cs="Calibri"/>
                  <w:b/>
                  <w:bCs/>
                  <w:kern w:val="2"/>
                  <w14:ligatures w14:val="standardContextual"/>
                </w:rPr>
                <w:delText xml:space="preserve">ich </w:delText>
              </w:r>
            </w:del>
            <w:r w:rsidRPr="008113E4">
              <w:rPr>
                <w:rFonts w:ascii="Calibri" w:eastAsia="Aptos" w:hAnsi="Calibri" w:cs="Calibri"/>
                <w:b/>
                <w:bCs/>
                <w:kern w:val="2"/>
                <w14:ligatures w14:val="standardContextual"/>
              </w:rPr>
              <w:t>mache</w:t>
            </w:r>
            <w:ins w:id="1757" w:author="Fabienne Schmaus" w:date="2026-06-10T07:53:00Z" w16du:dateUtc="2026-06-10T05:53:00Z">
              <w:r w:rsidR="008113E4">
                <w:rPr>
                  <w:rFonts w:ascii="Calibri" w:eastAsia="Aptos" w:hAnsi="Calibri" w:cs="Calibri"/>
                  <w:b/>
                  <w:bCs/>
                  <w:kern w:val="2"/>
                  <w14:ligatures w14:val="standardContextual"/>
                </w:rPr>
                <w:t xml:space="preserve"> ich?</w:t>
              </w:r>
            </w:ins>
          </w:p>
        </w:tc>
        <w:tc>
          <w:tcPr>
            <w:tcW w:w="4349" w:type="dxa"/>
            <w:vAlign w:val="center"/>
            <w:hideMark/>
          </w:tcPr>
          <w:p w14:paraId="0398F789" w14:textId="64F032EA" w:rsidR="009308C2" w:rsidRPr="008113E4" w:rsidRDefault="009308C2" w:rsidP="008113E4">
            <w:pPr>
              <w:spacing w:after="0" w:line="276"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 xml:space="preserve">Warum </w:t>
            </w:r>
            <w:del w:id="1758" w:author="Fabienne Schmaus" w:date="2026-06-10T07:53:00Z" w16du:dateUtc="2026-06-10T05:53:00Z">
              <w:r w:rsidRPr="008113E4" w:rsidDel="008113E4">
                <w:rPr>
                  <w:rFonts w:ascii="Calibri" w:eastAsia="Aptos" w:hAnsi="Calibri" w:cs="Calibri"/>
                  <w:b/>
                  <w:bCs/>
                  <w:kern w:val="2"/>
                  <w14:ligatures w14:val="standardContextual"/>
                </w:rPr>
                <w:delText xml:space="preserve">das </w:delText>
              </w:r>
            </w:del>
            <w:r w:rsidRPr="008113E4">
              <w:rPr>
                <w:rFonts w:ascii="Calibri" w:eastAsia="Aptos" w:hAnsi="Calibri" w:cs="Calibri"/>
                <w:b/>
                <w:bCs/>
                <w:kern w:val="2"/>
                <w14:ligatures w14:val="standardContextual"/>
              </w:rPr>
              <w:t>hilft</w:t>
            </w:r>
            <w:ins w:id="1759" w:author="Fabienne Schmaus" w:date="2026-06-10T07:53:00Z" w16du:dateUtc="2026-06-10T05:53:00Z">
              <w:r w:rsidR="008113E4">
                <w:rPr>
                  <w:rFonts w:ascii="Calibri" w:eastAsia="Aptos" w:hAnsi="Calibri" w:cs="Calibri"/>
                  <w:b/>
                  <w:bCs/>
                  <w:kern w:val="2"/>
                  <w14:ligatures w14:val="standardContextual"/>
                </w:rPr>
                <w:t xml:space="preserve"> das?</w:t>
              </w:r>
            </w:ins>
          </w:p>
        </w:tc>
      </w:tr>
      <w:tr w:rsidR="009308C2" w:rsidRPr="008113E4" w14:paraId="2E620B25" w14:textId="77777777" w:rsidTr="008113E4">
        <w:trPr>
          <w:tblCellSpacing w:w="15" w:type="dxa"/>
        </w:trPr>
        <w:tc>
          <w:tcPr>
            <w:tcW w:w="1935" w:type="dxa"/>
            <w:vAlign w:val="center"/>
            <w:hideMark/>
          </w:tcPr>
          <w:p w14:paraId="700C18CC" w14:textId="0ADE1049" w:rsidR="009308C2" w:rsidRPr="008113E4" w:rsidRDefault="009308C2"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 xml:space="preserve">Ab </w:t>
            </w:r>
            <w:r w:rsidR="008113E4" w:rsidRPr="008113E4">
              <w:rPr>
                <w:rFonts w:ascii="Calibri" w:eastAsia="Aptos" w:hAnsi="Calibri" w:cs="Calibri"/>
                <w:b/>
                <w:bCs/>
                <w:kern w:val="2"/>
                <w14:ligatures w14:val="standardContextual"/>
              </w:rPr>
              <w:t>____</w:t>
            </w:r>
            <w:r w:rsidRPr="008113E4">
              <w:rPr>
                <w:rFonts w:ascii="Calibri" w:eastAsia="Aptos" w:hAnsi="Calibri" w:cs="Calibri"/>
                <w:kern w:val="2"/>
                <w14:ligatures w14:val="standardContextual"/>
              </w:rPr>
              <w:t xml:space="preserve"> Uhr</w:t>
            </w:r>
          </w:p>
        </w:tc>
        <w:tc>
          <w:tcPr>
            <w:tcW w:w="4081" w:type="dxa"/>
            <w:vAlign w:val="center"/>
            <w:hideMark/>
          </w:tcPr>
          <w:p w14:paraId="1B2038C8" w14:textId="618A84F1" w:rsidR="009308C2" w:rsidRPr="008113E4" w:rsidRDefault="009308C2"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Handy weglegen</w:t>
            </w:r>
            <w:ins w:id="1760" w:author="Fabienne Schmaus" w:date="2026-06-10T07:53:00Z" w16du:dateUtc="2026-06-10T05:53:00Z">
              <w:r w:rsidR="008113E4">
                <w:rPr>
                  <w:rFonts w:ascii="Calibri" w:eastAsia="Aptos" w:hAnsi="Calibri" w:cs="Calibri"/>
                  <w:kern w:val="2"/>
                  <w14:ligatures w14:val="standardContextual"/>
                </w:rPr>
                <w:t xml:space="preserve">, </w:t>
              </w:r>
            </w:ins>
            <w:del w:id="1761" w:author="Fabienne Schmaus" w:date="2026-06-10T07:53:00Z" w16du:dateUtc="2026-06-10T05:53:00Z">
              <w:r w:rsidRPr="008113E4" w:rsidDel="008113E4">
                <w:rPr>
                  <w:rFonts w:ascii="Calibri" w:eastAsia="Aptos" w:hAnsi="Calibri" w:cs="Calibri"/>
                  <w:kern w:val="2"/>
                  <w14:ligatures w14:val="standardContextual"/>
                </w:rPr>
                <w:delText xml:space="preserve"> / </w:delText>
              </w:r>
            </w:del>
            <w:r w:rsidRPr="008113E4">
              <w:rPr>
                <w:rFonts w:ascii="Calibri" w:eastAsia="Aptos" w:hAnsi="Calibri" w:cs="Calibri"/>
                <w:kern w:val="2"/>
                <w14:ligatures w14:val="standardContextual"/>
              </w:rPr>
              <w:t>auf Schreibtisch</w:t>
            </w:r>
          </w:p>
        </w:tc>
        <w:tc>
          <w:tcPr>
            <w:tcW w:w="4349" w:type="dxa"/>
            <w:vAlign w:val="center"/>
            <w:hideMark/>
          </w:tcPr>
          <w:p w14:paraId="3E2F0F12" w14:textId="7F68C38D" w:rsidR="009308C2" w:rsidRPr="008113E4" w:rsidRDefault="008113E4" w:rsidP="008113E4">
            <w:pPr>
              <w:spacing w:after="0" w:line="276" w:lineRule="auto"/>
              <w15:collapsed/>
              <w:rPr>
                <w:rFonts w:ascii="Calibri" w:eastAsia="Aptos" w:hAnsi="Calibri" w:cs="Calibri"/>
                <w:kern w:val="2"/>
                <w14:ligatures w14:val="standardContextual"/>
              </w:rPr>
            </w:pPr>
            <w:ins w:id="1762" w:author="Fabienne Schmaus" w:date="2026-06-10T07:53:00Z" w16du:dateUtc="2026-06-10T05:53:00Z">
              <w:r>
                <w:rPr>
                  <w:rFonts w:ascii="Calibri" w:eastAsia="Aptos" w:hAnsi="Calibri" w:cs="Calibri"/>
                  <w:kern w:val="2"/>
                  <w14:ligatures w14:val="standardContextual"/>
                </w:rPr>
                <w:t>k</w:t>
              </w:r>
            </w:ins>
            <w:del w:id="1763" w:author="Fabienne Schmaus" w:date="2026-06-10T07:53:00Z" w16du:dateUtc="2026-06-10T05:53:00Z">
              <w:r w:rsidR="009308C2" w:rsidRPr="008113E4" w:rsidDel="008113E4">
                <w:rPr>
                  <w:rFonts w:ascii="Calibri" w:eastAsia="Aptos" w:hAnsi="Calibri" w:cs="Calibri"/>
                  <w:kern w:val="2"/>
                  <w14:ligatures w14:val="standardContextual"/>
                </w:rPr>
                <w:delText>K</w:delText>
              </w:r>
            </w:del>
            <w:r w:rsidR="009308C2" w:rsidRPr="008113E4">
              <w:rPr>
                <w:rFonts w:ascii="Calibri" w:eastAsia="Aptos" w:hAnsi="Calibri" w:cs="Calibri"/>
                <w:kern w:val="2"/>
                <w14:ligatures w14:val="standardContextual"/>
              </w:rPr>
              <w:t>ein Blaulicht, keine Notifications</w:t>
            </w:r>
          </w:p>
        </w:tc>
      </w:tr>
      <w:tr w:rsidR="009308C2" w:rsidRPr="008113E4" w14:paraId="3159FFD3" w14:textId="77777777" w:rsidTr="008113E4">
        <w:trPr>
          <w:tblCellSpacing w:w="15" w:type="dxa"/>
        </w:trPr>
        <w:tc>
          <w:tcPr>
            <w:tcW w:w="1935" w:type="dxa"/>
            <w:vAlign w:val="center"/>
            <w:hideMark/>
          </w:tcPr>
          <w:p w14:paraId="0252499C" w14:textId="4B5AD751"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 </w:t>
            </w: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29DE9DDF"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c>
          <w:tcPr>
            <w:tcW w:w="4349" w:type="dxa"/>
            <w:vAlign w:val="center"/>
            <w:hideMark/>
          </w:tcPr>
          <w:p w14:paraId="5C5B3054"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r w:rsidR="009308C2" w:rsidRPr="008113E4" w14:paraId="34BA6CF8" w14:textId="77777777" w:rsidTr="008113E4">
        <w:trPr>
          <w:tblCellSpacing w:w="15" w:type="dxa"/>
        </w:trPr>
        <w:tc>
          <w:tcPr>
            <w:tcW w:w="1935" w:type="dxa"/>
            <w:vAlign w:val="center"/>
            <w:hideMark/>
          </w:tcPr>
          <w:p w14:paraId="64B81E69" w14:textId="2D22818D"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 </w:t>
            </w: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06739D68"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c>
          <w:tcPr>
            <w:tcW w:w="4349" w:type="dxa"/>
            <w:vAlign w:val="center"/>
            <w:hideMark/>
          </w:tcPr>
          <w:p w14:paraId="1C6A4A8B"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r w:rsidR="009308C2" w:rsidRPr="008113E4" w14:paraId="49EC889D" w14:textId="77777777" w:rsidTr="008113E4">
        <w:trPr>
          <w:tblCellSpacing w:w="15" w:type="dxa"/>
        </w:trPr>
        <w:tc>
          <w:tcPr>
            <w:tcW w:w="1935" w:type="dxa"/>
            <w:vAlign w:val="center"/>
            <w:hideMark/>
          </w:tcPr>
          <w:p w14:paraId="6EF341F4" w14:textId="27751036" w:rsidR="009308C2" w:rsidRPr="008113E4" w:rsidRDefault="008113E4" w:rsidP="008113E4">
            <w:pPr>
              <w:spacing w:after="0" w:line="276" w:lineRule="auto"/>
              <w15:collapsed/>
              <w:rPr>
                <w:rFonts w:ascii="Calibri" w:eastAsia="Aptos" w:hAnsi="Calibri" w:cs="Calibri"/>
                <w:kern w:val="2"/>
                <w14:ligatures w14:val="standardContextual"/>
              </w:rPr>
            </w:pPr>
            <w:r w:rsidRPr="008113E4">
              <w:rPr>
                <w:rFonts w:ascii="Calibri" w:eastAsia="Aptos" w:hAnsi="Calibri" w:cs="Calibri"/>
                <w:b/>
                <w:bCs/>
                <w:kern w:val="2"/>
                <w14:ligatures w14:val="standardContextual"/>
              </w:rPr>
              <w:t>____</w:t>
            </w:r>
            <w:r w:rsidR="009308C2" w:rsidRPr="008113E4">
              <w:rPr>
                <w:rFonts w:ascii="Calibri" w:eastAsia="Aptos" w:hAnsi="Calibri" w:cs="Calibri"/>
                <w:kern w:val="2"/>
                <w14:ligatures w14:val="standardContextual"/>
              </w:rPr>
              <w:t xml:space="preserve"> Uhr</w:t>
            </w:r>
          </w:p>
        </w:tc>
        <w:tc>
          <w:tcPr>
            <w:tcW w:w="4081" w:type="dxa"/>
            <w:vAlign w:val="center"/>
            <w:hideMark/>
          </w:tcPr>
          <w:p w14:paraId="05362202" w14:textId="728DE3E5" w:rsidR="009308C2" w:rsidRPr="008113E4" w:rsidRDefault="008113E4" w:rsidP="008113E4">
            <w:pPr>
              <w:spacing w:after="0" w:line="276" w:lineRule="auto"/>
              <w15:collapsed/>
              <w:rPr>
                <w:rFonts w:ascii="Calibri" w:eastAsia="Aptos" w:hAnsi="Calibri" w:cs="Calibri"/>
                <w:kern w:val="2"/>
                <w14:ligatures w14:val="standardContextual"/>
              </w:rPr>
            </w:pPr>
            <w:ins w:id="1764" w:author="Fabienne Schmaus" w:date="2026-06-10T07:55:00Z" w16du:dateUtc="2026-06-10T05:55:00Z">
              <w:r>
                <w:rPr>
                  <w:rFonts w:ascii="Calibri" w:eastAsia="Aptos" w:hAnsi="Calibri" w:cs="Calibri"/>
                  <w:kern w:val="2"/>
                  <w14:ligatures w14:val="standardContextual"/>
                </w:rPr>
                <w:t>s</w:t>
              </w:r>
            </w:ins>
            <w:del w:id="1765" w:author="Fabienne Schmaus" w:date="2026-06-10T07:55:00Z" w16du:dateUtc="2026-06-10T05:55:00Z">
              <w:r w:rsidR="009308C2" w:rsidRPr="008113E4" w:rsidDel="008113E4">
                <w:rPr>
                  <w:rFonts w:ascii="Calibri" w:eastAsia="Aptos" w:hAnsi="Calibri" w:cs="Calibri"/>
                  <w:kern w:val="2"/>
                  <w14:ligatures w14:val="standardContextual"/>
                </w:rPr>
                <w:delText>S</w:delText>
              </w:r>
            </w:del>
            <w:r w:rsidR="009308C2" w:rsidRPr="008113E4">
              <w:rPr>
                <w:rFonts w:ascii="Calibri" w:eastAsia="Aptos" w:hAnsi="Calibri" w:cs="Calibri"/>
                <w:kern w:val="2"/>
                <w14:ligatures w14:val="standardContextual"/>
              </w:rPr>
              <w:t>chlafen gehen</w:t>
            </w:r>
          </w:p>
        </w:tc>
        <w:tc>
          <w:tcPr>
            <w:tcW w:w="4349" w:type="dxa"/>
            <w:vAlign w:val="center"/>
            <w:hideMark/>
          </w:tcPr>
          <w:p w14:paraId="08C35DA7" w14:textId="77777777" w:rsidR="009308C2" w:rsidRPr="008113E4" w:rsidRDefault="009308C2" w:rsidP="008113E4">
            <w:pPr>
              <w:spacing w:after="0" w:line="276" w:lineRule="auto"/>
              <w15:collapsed/>
              <w:rPr>
                <w:rFonts w:ascii="Calibri" w:eastAsia="Aptos" w:hAnsi="Calibri" w:cs="Calibri"/>
                <w:kern w:val="2"/>
                <w14:ligatures w14:val="standardContextual"/>
              </w:rPr>
            </w:pPr>
          </w:p>
        </w:tc>
      </w:tr>
    </w:tbl>
    <w:p w14:paraId="205CFA45" w14:textId="77777777" w:rsidR="008113E4" w:rsidRDefault="008113E4" w:rsidP="008113E4">
      <w:pPr>
        <w:spacing w:after="0" w:line="276" w:lineRule="auto"/>
        <w15:collapsed/>
        <w:rPr>
          <w:rFonts w:ascii="Calibri" w:eastAsia="Aptos" w:hAnsi="Calibri" w:cs="Calibri"/>
          <w:kern w:val="2"/>
          <w14:ligatures w14:val="standardContextual"/>
        </w:rPr>
      </w:pPr>
    </w:p>
    <w:p w14:paraId="10789DB4" w14:textId="77777777" w:rsidR="00787482" w:rsidRDefault="00787482" w:rsidP="00787482">
      <w:pPr>
        <w:spacing w:after="0" w:line="276" w:lineRule="auto"/>
        <w15:collapsed/>
        <w:rPr>
          <w:ins w:id="1766" w:author="Michael Kohl" w:date="2026-06-11T15:31:00Z" w16du:dateUtc="2026-06-11T13:31:00Z"/>
          <w:rFonts w:eastAsia="Aptos" w:cstheme="minorHAnsi"/>
          <w:kern w:val="2"/>
          <w14:ligatures w14:val="standardContextual"/>
        </w:rPr>
      </w:pPr>
      <w:ins w:id="1767" w:author="Michael Kohl" w:date="2026-06-11T15:31:00Z" w16du:dateUtc="2026-06-11T13:31:00Z">
        <w:r>
          <w:rPr>
            <w:rFonts w:eastAsia="Aptos" w:cstheme="minorHAnsi"/>
            <w:kern w:val="2"/>
            <w14:ligatures w14:val="standardContextual"/>
          </w:rPr>
          <w:t>Mögliche Hindernisse oder Schwierigkeiten:</w:t>
        </w:r>
      </w:ins>
    </w:p>
    <w:p w14:paraId="7E46CF57" w14:textId="77777777" w:rsidR="00787482" w:rsidRPr="00C83CB6" w:rsidRDefault="00000000" w:rsidP="00787482">
      <w:pPr>
        <w:spacing w:after="0" w:line="276" w:lineRule="auto"/>
        <w15:collapsed/>
        <w:rPr>
          <w:ins w:id="1768" w:author="Michael Kohl" w:date="2026-06-11T15:31:00Z" w16du:dateUtc="2026-06-11T13:31:00Z"/>
          <w:rFonts w:eastAsia="Aptos" w:cstheme="minorHAnsi"/>
          <w:kern w:val="2"/>
          <w14:ligatures w14:val="standardContextual"/>
        </w:rPr>
      </w:pPr>
      <w:ins w:id="1769" w:author="Michael Kohl" w:date="2026-06-11T15:31:00Z" w16du:dateUtc="2026-06-11T13:31:00Z">
        <w:r>
          <w:rPr>
            <w:rFonts w:eastAsia="Aptos" w:cstheme="minorHAnsi"/>
            <w:kern w:val="2"/>
            <w14:ligatures w14:val="standardContextual"/>
          </w:rPr>
          <w:pict w14:anchorId="04F584F9">
            <v:rect id="_x0000_i1025" style="width:0;height:1.5pt" o:hralign="center" o:hrstd="t" o:hr="t" fillcolor="#a0a0a0" stroked="f"/>
          </w:pict>
        </w:r>
      </w:ins>
    </w:p>
    <w:p w14:paraId="7D8D2B59" w14:textId="77777777" w:rsidR="00787482" w:rsidRPr="00C83CB6" w:rsidRDefault="00000000" w:rsidP="00787482">
      <w:pPr>
        <w:spacing w:after="0" w:line="276" w:lineRule="auto"/>
        <w15:collapsed/>
        <w:rPr>
          <w:ins w:id="1770" w:author="Michael Kohl" w:date="2026-06-11T15:31:00Z" w16du:dateUtc="2026-06-11T13:31:00Z"/>
          <w:rFonts w:eastAsia="Aptos" w:cstheme="minorHAnsi"/>
          <w:kern w:val="2"/>
          <w14:ligatures w14:val="standardContextual"/>
        </w:rPr>
      </w:pPr>
      <w:ins w:id="1771" w:author="Michael Kohl" w:date="2026-06-11T15:31:00Z" w16du:dateUtc="2026-06-11T13:31:00Z">
        <w:r>
          <w:rPr>
            <w:rFonts w:eastAsia="Aptos" w:cstheme="minorHAnsi"/>
            <w:kern w:val="2"/>
            <w14:ligatures w14:val="standardContextual"/>
          </w:rPr>
          <w:pict w14:anchorId="59FAFF59">
            <v:rect id="_x0000_i1026" style="width:0;height:1.5pt" o:hralign="center" o:hrstd="t" o:hr="t" fillcolor="#a0a0a0" stroked="f"/>
          </w:pict>
        </w:r>
      </w:ins>
    </w:p>
    <w:p w14:paraId="2BC4E128" w14:textId="77777777" w:rsidR="00787482" w:rsidRPr="00C83CB6" w:rsidRDefault="00000000" w:rsidP="00787482">
      <w:pPr>
        <w:spacing w:after="0" w:line="276" w:lineRule="auto"/>
        <w15:collapsed/>
        <w:rPr>
          <w:ins w:id="1772" w:author="Michael Kohl" w:date="2026-06-11T15:31:00Z" w16du:dateUtc="2026-06-11T13:31:00Z"/>
          <w:rFonts w:eastAsia="Aptos" w:cstheme="minorHAnsi"/>
          <w:kern w:val="2"/>
          <w14:ligatures w14:val="standardContextual"/>
        </w:rPr>
      </w:pPr>
      <w:ins w:id="1773" w:author="Michael Kohl" w:date="2026-06-11T15:31:00Z" w16du:dateUtc="2026-06-11T13:31:00Z">
        <w:r>
          <w:rPr>
            <w:rFonts w:eastAsia="Aptos" w:cstheme="minorHAnsi"/>
            <w:kern w:val="2"/>
            <w14:ligatures w14:val="standardContextual"/>
          </w:rPr>
          <w:pict w14:anchorId="0D22F0B2">
            <v:rect id="_x0000_i1027" style="width:0;height:1.5pt" o:hralign="center" o:hrstd="t" o:hr="t" fillcolor="#a0a0a0" stroked="f"/>
          </w:pict>
        </w:r>
      </w:ins>
    </w:p>
    <w:p w14:paraId="1A3FFDFA" w14:textId="77777777" w:rsidR="00787482" w:rsidRDefault="00787482" w:rsidP="008113E4">
      <w:pPr>
        <w:spacing w:after="0" w:line="360" w:lineRule="auto"/>
        <w15:collapsed/>
        <w:rPr>
          <w:ins w:id="1774" w:author="Michael Kohl" w:date="2026-06-11T15:31:00Z" w16du:dateUtc="2026-06-11T13:31:00Z"/>
          <w:rFonts w:ascii="Calibri" w:eastAsia="Aptos" w:hAnsi="Calibri" w:cs="Calibri"/>
          <w:b/>
          <w:bCs/>
          <w:kern w:val="2"/>
          <w14:ligatures w14:val="standardContextual"/>
        </w:rPr>
      </w:pPr>
    </w:p>
    <w:p w14:paraId="010907F2" w14:textId="677BFA58" w:rsidR="009308C2" w:rsidRPr="008113E4" w:rsidRDefault="009308C2" w:rsidP="008113E4">
      <w:pPr>
        <w:spacing w:after="0" w:line="360" w:lineRule="auto"/>
        <w15:collapsed/>
        <w:rPr>
          <w:rFonts w:ascii="Calibri" w:eastAsia="Aptos" w:hAnsi="Calibri" w:cs="Calibri"/>
          <w:b/>
          <w:bCs/>
          <w:kern w:val="2"/>
          <w14:ligatures w14:val="standardContextual"/>
        </w:rPr>
      </w:pPr>
      <w:r w:rsidRPr="008113E4">
        <w:rPr>
          <w:rFonts w:ascii="Calibri" w:eastAsia="Aptos" w:hAnsi="Calibri" w:cs="Calibri"/>
          <w:b/>
          <w:bCs/>
          <w:kern w:val="2"/>
          <w14:ligatures w14:val="standardContextual"/>
        </w:rPr>
        <w:t>Schritt 3: Austausch</w:t>
      </w:r>
      <w:del w:id="1775" w:author="Fabienne Schmaus" w:date="2026-06-10T07:55:00Z" w16du:dateUtc="2026-06-10T05:55:00Z">
        <w:r w:rsidRPr="008113E4" w:rsidDel="008113E4">
          <w:rPr>
            <w:rFonts w:ascii="Calibri" w:eastAsia="Aptos" w:hAnsi="Calibri" w:cs="Calibri"/>
            <w:b/>
            <w:bCs/>
            <w:kern w:val="2"/>
            <w14:ligatures w14:val="standardContextual"/>
          </w:rPr>
          <w:delText xml:space="preserve"> mit der Partnerin / dem Partner</w:delText>
        </w:r>
      </w:del>
    </w:p>
    <w:p w14:paraId="52829220" w14:textId="46E1A41A" w:rsidR="009308C2" w:rsidRPr="008113E4" w:rsidRDefault="008113E4" w:rsidP="008113E4">
      <w:pPr>
        <w:spacing w:after="0" w:line="276" w:lineRule="auto"/>
        <w15:collapsed/>
        <w:rPr>
          <w:rFonts w:ascii="Calibri" w:eastAsia="Aptos" w:hAnsi="Calibri" w:cs="Calibri"/>
          <w:i/>
          <w:iCs/>
          <w:kern w:val="2"/>
          <w14:ligatures w14:val="standardContextual"/>
          <w:rPrChange w:id="1776" w:author="Fabienne Schmaus" w:date="2026-06-10T07:57:00Z" w16du:dateUtc="2026-06-10T05:57:00Z">
            <w:rPr>
              <w:rFonts w:ascii="Calibri" w:eastAsia="Aptos" w:hAnsi="Calibri" w:cs="Calibri"/>
              <w:kern w:val="2"/>
              <w14:ligatures w14:val="standardContextual"/>
            </w:rPr>
          </w:rPrChange>
        </w:rPr>
      </w:pPr>
      <w:ins w:id="1777" w:author="Fabienne Schmaus" w:date="2026-06-10T07:57:00Z" w16du:dateUtc="2026-06-10T05:57:00Z">
        <w:r>
          <w:rPr>
            <w:rFonts w:ascii="Calibri" w:eastAsia="Aptos" w:hAnsi="Calibri" w:cs="Calibri"/>
            <w:i/>
            <w:iCs/>
            <w:kern w:val="2"/>
            <w14:ligatures w14:val="standardContextual"/>
          </w:rPr>
          <w:t>Arbeite</w:t>
        </w:r>
      </w:ins>
      <w:ins w:id="1778" w:author="Fabienne Schmaus" w:date="2026-06-10T07:58:00Z" w16du:dateUtc="2026-06-10T05:58:00Z">
        <w:r>
          <w:rPr>
            <w:rFonts w:ascii="Calibri" w:eastAsia="Aptos" w:hAnsi="Calibri" w:cs="Calibri"/>
            <w:i/>
            <w:iCs/>
            <w:kern w:val="2"/>
            <w14:ligatures w14:val="standardContextual"/>
          </w:rPr>
          <w:t xml:space="preserve"> mit deiner Partnerin und deinem Partner: </w:t>
        </w:r>
      </w:ins>
      <w:r w:rsidR="009308C2" w:rsidRPr="008113E4">
        <w:rPr>
          <w:rFonts w:ascii="Calibri" w:eastAsia="Aptos" w:hAnsi="Calibri" w:cs="Calibri"/>
          <w:i/>
          <w:iCs/>
          <w:kern w:val="2"/>
          <w14:ligatures w14:val="standardContextual"/>
          <w:rPrChange w:id="1779" w:author="Fabienne Schmaus" w:date="2026-06-10T07:57:00Z" w16du:dateUtc="2026-06-10T05:57:00Z">
            <w:rPr>
              <w:rFonts w:ascii="Calibri" w:eastAsia="Aptos" w:hAnsi="Calibri" w:cs="Calibri"/>
              <w:kern w:val="2"/>
              <w14:ligatures w14:val="standardContextual"/>
            </w:rPr>
          </w:rPrChange>
        </w:rPr>
        <w:t>Zeigt euch eure Rituale</w:t>
      </w:r>
      <w:ins w:id="1780" w:author="Fabienne Schmaus" w:date="2026-06-10T07:55:00Z" w16du:dateUtc="2026-06-10T05:55:00Z">
        <w:r w:rsidRPr="008113E4">
          <w:rPr>
            <w:rFonts w:ascii="Calibri" w:eastAsia="Aptos" w:hAnsi="Calibri" w:cs="Calibri"/>
            <w:i/>
            <w:iCs/>
            <w:kern w:val="2"/>
            <w14:ligatures w14:val="standardContextual"/>
            <w:rPrChange w:id="1781" w:author="Fabienne Schmaus" w:date="2026-06-10T07:57:00Z" w16du:dateUtc="2026-06-10T05:57:00Z">
              <w:rPr>
                <w:rFonts w:ascii="Calibri" w:eastAsia="Aptos" w:hAnsi="Calibri" w:cs="Calibri"/>
                <w:kern w:val="2"/>
                <w14:ligatures w14:val="standardContextual"/>
              </w:rPr>
            </w:rPrChange>
          </w:rPr>
          <w:t xml:space="preserve"> </w:t>
        </w:r>
      </w:ins>
      <w:ins w:id="1782" w:author="Fabienne Schmaus" w:date="2026-06-10T07:56:00Z" w16du:dateUtc="2026-06-10T05:56:00Z">
        <w:r w:rsidRPr="008113E4">
          <w:rPr>
            <w:rFonts w:ascii="Calibri" w:eastAsia="Aptos" w:hAnsi="Calibri" w:cs="Calibri"/>
            <w:i/>
            <w:iCs/>
            <w:kern w:val="2"/>
            <w14:ligatures w14:val="standardContextual"/>
            <w:rPrChange w:id="1783" w:author="Fabienne Schmaus" w:date="2026-06-10T07:57:00Z" w16du:dateUtc="2026-06-10T05:57:00Z">
              <w:rPr>
                <w:rFonts w:ascii="Calibri" w:eastAsia="Aptos" w:hAnsi="Calibri" w:cs="Calibri"/>
                <w:kern w:val="2"/>
                <w14:ligatures w14:val="standardContextual"/>
              </w:rPr>
            </w:rPrChange>
          </w:rPr>
          <w:t>und b</w:t>
        </w:r>
      </w:ins>
      <w:del w:id="1784" w:author="Fabienne Schmaus" w:date="2026-06-10T07:56:00Z" w16du:dateUtc="2026-06-10T05:56:00Z">
        <w:r w:rsidR="009308C2" w:rsidRPr="008113E4" w:rsidDel="008113E4">
          <w:rPr>
            <w:rFonts w:ascii="Calibri" w:eastAsia="Aptos" w:hAnsi="Calibri" w:cs="Calibri"/>
            <w:i/>
            <w:iCs/>
            <w:kern w:val="2"/>
            <w14:ligatures w14:val="standardContextual"/>
            <w:rPrChange w:id="1785" w:author="Fabienne Schmaus" w:date="2026-06-10T07:57:00Z" w16du:dateUtc="2026-06-10T05:57:00Z">
              <w:rPr>
                <w:rFonts w:ascii="Calibri" w:eastAsia="Aptos" w:hAnsi="Calibri" w:cs="Calibri"/>
                <w:kern w:val="2"/>
                <w14:ligatures w14:val="standardContextual"/>
              </w:rPr>
            </w:rPrChange>
          </w:rPr>
          <w:delText>. B</w:delText>
        </w:r>
      </w:del>
      <w:r w:rsidR="009308C2" w:rsidRPr="008113E4">
        <w:rPr>
          <w:rFonts w:ascii="Calibri" w:eastAsia="Aptos" w:hAnsi="Calibri" w:cs="Calibri"/>
          <w:i/>
          <w:iCs/>
          <w:kern w:val="2"/>
          <w14:ligatures w14:val="standardContextual"/>
          <w:rPrChange w:id="1786" w:author="Fabienne Schmaus" w:date="2026-06-10T07:57:00Z" w16du:dateUtc="2026-06-10T05:57:00Z">
            <w:rPr>
              <w:rFonts w:ascii="Calibri" w:eastAsia="Aptos" w:hAnsi="Calibri" w:cs="Calibri"/>
              <w:kern w:val="2"/>
              <w14:ligatures w14:val="standardContextual"/>
            </w:rPr>
          </w:rPrChange>
        </w:rPr>
        <w:t>esprecht</w:t>
      </w:r>
      <w:ins w:id="1787" w:author="Fabienne Schmaus" w:date="2026-06-10T07:56:00Z" w16du:dateUtc="2026-06-10T05:56:00Z">
        <w:r w:rsidRPr="008113E4">
          <w:rPr>
            <w:rFonts w:ascii="Calibri" w:eastAsia="Aptos" w:hAnsi="Calibri" w:cs="Calibri"/>
            <w:i/>
            <w:iCs/>
            <w:kern w:val="2"/>
            <w14:ligatures w14:val="standardContextual"/>
            <w:rPrChange w:id="1788" w:author="Fabienne Schmaus" w:date="2026-06-10T07:57:00Z" w16du:dateUtc="2026-06-10T05:57:00Z">
              <w:rPr>
                <w:rFonts w:ascii="Calibri" w:eastAsia="Aptos" w:hAnsi="Calibri" w:cs="Calibri"/>
                <w:kern w:val="2"/>
                <w14:ligatures w14:val="standardContextual"/>
              </w:rPr>
            </w:rPrChange>
          </w:rPr>
          <w:t xml:space="preserve"> </w:t>
        </w:r>
      </w:ins>
      <w:ins w:id="1789" w:author="Fabienne Schmaus" w:date="2026-06-10T07:58:00Z" w16du:dateUtc="2026-06-10T05:58:00Z">
        <w:r w:rsidR="00C83CB6">
          <w:rPr>
            <w:rFonts w:ascii="Calibri" w:eastAsia="Aptos" w:hAnsi="Calibri" w:cs="Calibri"/>
            <w:i/>
            <w:iCs/>
            <w:kern w:val="2"/>
            <w14:ligatures w14:val="standardContextual"/>
          </w:rPr>
          <w:t>sie</w:t>
        </w:r>
      </w:ins>
      <w:ins w:id="1790" w:author="Fabienne Schmaus" w:date="2026-06-10T07:56:00Z" w16du:dateUtc="2026-06-10T05:56:00Z">
        <w:r w:rsidRPr="008113E4">
          <w:rPr>
            <w:rFonts w:ascii="Calibri" w:eastAsia="Aptos" w:hAnsi="Calibri" w:cs="Calibri"/>
            <w:i/>
            <w:iCs/>
            <w:kern w:val="2"/>
            <w14:ligatures w14:val="standardContextual"/>
            <w:rPrChange w:id="1791" w:author="Fabienne Schmaus" w:date="2026-06-10T07:57:00Z" w16du:dateUtc="2026-06-10T05:57:00Z">
              <w:rPr>
                <w:rFonts w:ascii="Calibri" w:eastAsia="Aptos" w:hAnsi="Calibri" w:cs="Calibri"/>
                <w:kern w:val="2"/>
                <w14:ligatures w14:val="standardContextual"/>
              </w:rPr>
            </w:rPrChange>
          </w:rPr>
          <w:t xml:space="preserve"> anhand dieser Fragen.</w:t>
        </w:r>
      </w:ins>
      <w:del w:id="1792" w:author="Fabienne Schmaus" w:date="2026-06-10T07:56:00Z" w16du:dateUtc="2026-06-10T05:56:00Z">
        <w:r w:rsidR="009308C2" w:rsidRPr="008113E4" w:rsidDel="008113E4">
          <w:rPr>
            <w:rFonts w:ascii="Calibri" w:eastAsia="Aptos" w:hAnsi="Calibri" w:cs="Calibri"/>
            <w:i/>
            <w:iCs/>
            <w:kern w:val="2"/>
            <w14:ligatures w14:val="standardContextual"/>
            <w:rPrChange w:id="1793" w:author="Fabienne Schmaus" w:date="2026-06-10T07:57:00Z" w16du:dateUtc="2026-06-10T05:57:00Z">
              <w:rPr>
                <w:rFonts w:ascii="Calibri" w:eastAsia="Aptos" w:hAnsi="Calibri" w:cs="Calibri"/>
                <w:kern w:val="2"/>
                <w14:ligatures w14:val="standardContextual"/>
              </w:rPr>
            </w:rPrChange>
          </w:rPr>
          <w:delText>:</w:delText>
        </w:r>
      </w:del>
    </w:p>
    <w:p w14:paraId="762CACD7"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Was klingt gut umsetzbar?</w:t>
      </w:r>
    </w:p>
    <w:p w14:paraId="2AEFA9E5"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Was könnte schwierig sein?</w:t>
      </w:r>
    </w:p>
    <w:p w14:paraId="47557E59" w14:textId="77777777" w:rsidR="009308C2" w:rsidRPr="008113E4" w:rsidRDefault="009308C2" w:rsidP="008113E4">
      <w:pPr>
        <w:numPr>
          <w:ilvl w:val="0"/>
          <w:numId w:val="41"/>
        </w:numPr>
        <w:tabs>
          <w:tab w:val="clear" w:pos="720"/>
          <w:tab w:val="num" w:pos="284"/>
        </w:tabs>
        <w:spacing w:after="0" w:line="276" w:lineRule="auto"/>
        <w:ind w:left="284" w:hanging="284"/>
        <w15:collapsed/>
        <w:rPr>
          <w:rFonts w:ascii="Calibri" w:eastAsia="Aptos" w:hAnsi="Calibri" w:cs="Calibri"/>
          <w:kern w:val="2"/>
          <w14:ligatures w14:val="standardContextual"/>
        </w:rPr>
      </w:pPr>
      <w:r w:rsidRPr="008113E4">
        <w:rPr>
          <w:rFonts w:ascii="Calibri" w:eastAsia="Aptos" w:hAnsi="Calibri" w:cs="Calibri"/>
          <w:kern w:val="2"/>
          <w14:ligatures w14:val="standardContextual"/>
        </w:rPr>
        <w:t>Habt ihr Ideen füreinander?</w:t>
      </w:r>
    </w:p>
    <w:p w14:paraId="3AC5902F" w14:textId="77777777" w:rsidR="006E605D" w:rsidRDefault="006E605D">
      <w:pPr>
        <w:rPr>
          <w:ins w:id="1794" w:author="Michael Kohl" w:date="2026-06-11T15:51:00Z" w16du:dateUtc="2026-06-11T13:51:00Z"/>
          <w:rFonts w:cstheme="minorHAnsi"/>
          <w:highlight w:val="yellow"/>
        </w:rPr>
      </w:pPr>
    </w:p>
    <w:p w14:paraId="64C52F7A" w14:textId="77777777" w:rsidR="006E605D" w:rsidRPr="004B2AC2" w:rsidRDefault="006E605D" w:rsidP="006E605D">
      <w:pPr>
        <w:spacing w:after="0" w:line="276" w:lineRule="auto"/>
        <w15:collapsed/>
        <w:rPr>
          <w:ins w:id="1795" w:author="Michael Kohl" w:date="2026-06-11T15:52:00Z" w16du:dateUtc="2026-06-11T13:52:00Z"/>
          <w:rFonts w:cstheme="minorHAnsi"/>
        </w:rPr>
      </w:pPr>
      <w:ins w:id="1796" w:author="Michael Kohl" w:date="2026-06-11T15:52:00Z" w16du:dateUtc="2026-06-11T13:52:00Z">
        <w:r w:rsidRPr="004B2AC2">
          <w:rPr>
            <w:rFonts w:eastAsia="Aptos" w:cstheme="minorHAnsi"/>
            <w:kern w:val="2"/>
            <w14:ligatures w14:val="standardContextual"/>
          </w:rPr>
          <w:t>Heute abend starte ich</w:t>
        </w:r>
        <w:r w:rsidRPr="004B2AC2">
          <w:rPr>
            <w:rFonts w:cstheme="minorHAnsi"/>
          </w:rPr>
          <w:t xml:space="preserve"> so: </w:t>
        </w:r>
      </w:ins>
    </w:p>
    <w:p w14:paraId="7BBB36F4" w14:textId="77777777" w:rsidR="006E605D" w:rsidRDefault="006E605D" w:rsidP="006E605D">
      <w:pPr>
        <w:spacing w:after="0" w:line="276" w:lineRule="auto"/>
        <w:ind w:left="360"/>
        <w15:collapsed/>
        <w:rPr>
          <w:ins w:id="1797" w:author="Michael Kohl" w:date="2026-06-11T15:52:00Z" w16du:dateUtc="2026-06-11T13:52:00Z"/>
          <w:rFonts w:eastAsia="Aptos" w:cstheme="minorHAnsi"/>
          <w:kern w:val="2"/>
          <w14:ligatures w14:val="standardContextual"/>
        </w:rPr>
      </w:pPr>
    </w:p>
    <w:p w14:paraId="5203D0F8" w14:textId="58383476" w:rsidR="006E605D" w:rsidRDefault="006E605D" w:rsidP="006E605D">
      <w:pPr>
        <w:rPr>
          <w:ins w:id="1798" w:author="Michael Kohl" w:date="2026-06-11T15:51:00Z" w16du:dateUtc="2026-06-11T13:51:00Z"/>
          <w:rFonts w:cstheme="minorHAnsi"/>
          <w:highlight w:val="yellow"/>
        </w:rPr>
      </w:pPr>
      <w:ins w:id="1799" w:author="Michael Kohl" w:date="2026-06-11T15:52:00Z" w16du:dateUtc="2026-06-11T13:52:00Z">
        <w:r>
          <w:rPr>
            <w:rFonts w:eastAsia="Aptos" w:cstheme="minorHAnsi"/>
            <w:kern w:val="2"/>
            <w14:ligatures w14:val="standardContextual"/>
          </w:rPr>
          <w:t>Wenn ich…</w:t>
        </w:r>
      </w:ins>
    </w:p>
    <w:p w14:paraId="38D199A2" w14:textId="64BD0763" w:rsidR="00385896" w:rsidRPr="0009301D" w:rsidRDefault="00385896" w:rsidP="006E605D">
      <w:pPr>
        <w:rPr>
          <w:rFonts w:cstheme="minorHAnsi"/>
          <w:highlight w:val="yellow"/>
        </w:rPr>
      </w:pPr>
      <w:r w:rsidRPr="0009301D">
        <w:rPr>
          <w:rFonts w:cstheme="minorHAnsi"/>
          <w:highlight w:val="yellow"/>
        </w:rPr>
        <w:br w:type="page"/>
      </w:r>
    </w:p>
    <w:p w14:paraId="097544FD" w14:textId="0B3BC628" w:rsidR="00CD6B49" w:rsidRPr="00C83CB6" w:rsidRDefault="00CD6B49" w:rsidP="00C83CB6">
      <w:pPr>
        <w:spacing w:after="0" w:line="276" w:lineRule="auto"/>
        <w:rPr>
          <w:rFonts w:cstheme="minorHAnsi"/>
        </w:rPr>
      </w:pPr>
      <w:r w:rsidRPr="00C83CB6">
        <w:rPr>
          <w:rFonts w:cstheme="minorHAnsi"/>
          <w:highlight w:val="yellow"/>
        </w:rPr>
        <w:lastRenderedPageBreak/>
        <w:t xml:space="preserve">((Seite </w:t>
      </w:r>
      <w:r w:rsidR="00385896" w:rsidRPr="00C83CB6">
        <w:rPr>
          <w:rFonts w:cstheme="minorHAnsi"/>
          <w:highlight w:val="yellow"/>
        </w:rPr>
        <w:t>1</w:t>
      </w:r>
      <w:r w:rsidR="000E2E2A">
        <w:rPr>
          <w:rFonts w:cstheme="minorHAnsi"/>
          <w:highlight w:val="yellow"/>
        </w:rPr>
        <w:t>8</w:t>
      </w:r>
      <w:r w:rsidRPr="00C83CB6">
        <w:rPr>
          <w:rFonts w:cstheme="minorHAnsi"/>
          <w:highlight w:val="yellow"/>
        </w:rPr>
        <w:t>))</w:t>
      </w:r>
      <w:r w:rsidRPr="00C83CB6">
        <w:rPr>
          <w:rFonts w:cstheme="minorHAnsi"/>
        </w:rPr>
        <w:t xml:space="preserve"> </w:t>
      </w:r>
    </w:p>
    <w:p w14:paraId="146A8D62" w14:textId="24A2C2C6" w:rsidR="006C653A" w:rsidRPr="00C83CB6" w:rsidRDefault="006C653A" w:rsidP="00C83CB6">
      <w:pPr>
        <w:spacing w:after="0" w:line="276" w:lineRule="auto"/>
        <w:rPr>
          <w:rFonts w:cstheme="minorHAnsi"/>
          <w:b/>
          <w:bCs/>
          <w:sz w:val="24"/>
          <w:szCs w:val="24"/>
        </w:rPr>
      </w:pPr>
      <w:r w:rsidRPr="00C83CB6">
        <w:rPr>
          <w:rFonts w:cstheme="minorHAnsi"/>
          <w:b/>
          <w:bCs/>
          <w:sz w:val="24"/>
          <w:szCs w:val="24"/>
        </w:rPr>
        <w:t>Arbeitsblatt 3B</w:t>
      </w:r>
    </w:p>
    <w:p w14:paraId="18217FB5" w14:textId="2D864390" w:rsidR="009308C2" w:rsidRPr="00C83CB6" w:rsidRDefault="009308C2" w:rsidP="00C83CB6">
      <w:pPr>
        <w:spacing w:after="0" w:line="276" w:lineRule="auto"/>
        <w15:collapsed/>
        <w:rPr>
          <w:rFonts w:eastAsia="Aptos" w:cstheme="minorHAnsi"/>
          <w:kern w:val="2"/>
          <w:sz w:val="24"/>
          <w:szCs w:val="24"/>
          <w14:ligatures w14:val="standardContextual"/>
        </w:rPr>
      </w:pPr>
      <w:r w:rsidRPr="00C83CB6">
        <w:rPr>
          <w:rFonts w:eastAsia="Aptos" w:cstheme="minorHAnsi"/>
          <w:kern w:val="2"/>
          <w:sz w:val="24"/>
          <w:szCs w:val="24"/>
          <w14:ligatures w14:val="standardContextual"/>
        </w:rPr>
        <w:t>Mein Abendritual</w:t>
      </w:r>
    </w:p>
    <w:p w14:paraId="4E29EB58" w14:textId="77777777" w:rsidR="00C83CB6" w:rsidRDefault="00C83CB6" w:rsidP="00C83CB6">
      <w:pPr>
        <w:spacing w:after="0" w:line="276" w:lineRule="auto"/>
        <w15:collapsed/>
        <w:rPr>
          <w:rFonts w:eastAsia="Aptos" w:cstheme="minorHAnsi"/>
          <w:kern w:val="2"/>
          <w14:ligatures w14:val="standardContextual"/>
        </w:rPr>
      </w:pPr>
    </w:p>
    <w:p w14:paraId="582D0D3B" w14:textId="02B3FE28" w:rsidR="009308C2" w:rsidRPr="00C83CB6" w:rsidRDefault="009308C2" w:rsidP="00C83CB6">
      <w:pPr>
        <w:spacing w:after="0" w:line="276" w:lineRule="auto"/>
        <w15:collapsed/>
        <w:rPr>
          <w:rFonts w:eastAsia="Aptos" w:cstheme="minorHAnsi"/>
          <w:i/>
          <w:iCs/>
          <w:kern w:val="2"/>
          <w14:ligatures w14:val="standardContextual"/>
        </w:rPr>
      </w:pPr>
      <w:r w:rsidRPr="00C83CB6">
        <w:rPr>
          <w:rFonts w:eastAsia="Aptos" w:cstheme="minorHAnsi"/>
          <w:i/>
          <w:iCs/>
          <w:kern w:val="2"/>
          <w14:ligatures w14:val="standardContextual"/>
        </w:rPr>
        <w:t xml:space="preserve">Entwirf dein eigenes bildschirmfreies Abendritual. Formuliere dein Ziel nach dem </w:t>
      </w:r>
      <w:r w:rsidRPr="00C83CB6">
        <w:rPr>
          <w:rFonts w:eastAsia="Aptos" w:cstheme="minorHAnsi"/>
          <w:b/>
          <w:bCs/>
          <w:i/>
          <w:iCs/>
          <w:kern w:val="2"/>
          <w14:ligatures w14:val="standardContextual"/>
        </w:rPr>
        <w:t>SMART-Prinzip</w:t>
      </w:r>
      <w:r w:rsidRPr="00C83CB6">
        <w:rPr>
          <w:rFonts w:eastAsia="Aptos" w:cstheme="minorHAnsi"/>
          <w:i/>
          <w:iCs/>
          <w:kern w:val="2"/>
          <w14:ligatures w14:val="standardContextual"/>
        </w:rPr>
        <w:t xml:space="preserve"> und reflektiere mögliche Hindernisse.</w:t>
      </w:r>
    </w:p>
    <w:p w14:paraId="06CD93DB" w14:textId="77777777" w:rsidR="00C83CB6" w:rsidRPr="00C83CB6" w:rsidRDefault="00C83CB6" w:rsidP="00C83CB6">
      <w:pPr>
        <w:spacing w:after="0" w:line="276" w:lineRule="auto"/>
        <w15:collapsed/>
        <w:rPr>
          <w:rFonts w:eastAsia="Aptos" w:cstheme="minorHAnsi"/>
          <w:kern w:val="2"/>
          <w14:ligatures w14:val="standardContextual"/>
        </w:rPr>
      </w:pPr>
    </w:p>
    <w:p w14:paraId="53617F67"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Mein Ritual:</w:t>
      </w:r>
    </w:p>
    <w:p w14:paraId="5E616CA1"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4602EBA9">
          <v:rect id="_x0000_i1028" style="width:0;height:1.5pt" o:hralign="center" o:hrstd="t" o:hr="t" fillcolor="#a0a0a0" stroked="f"/>
        </w:pict>
      </w:r>
    </w:p>
    <w:p w14:paraId="5A915100"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79179FB6">
          <v:rect id="_x0000_i1029" style="width:0;height:1.5pt" o:hralign="center" o:hrstd="t" o:hr="t" fillcolor="#a0a0a0" stroked="f"/>
        </w:pict>
      </w:r>
    </w:p>
    <w:p w14:paraId="13DD5827" w14:textId="77777777" w:rsidR="009308C2" w:rsidRPr="00C83CB6" w:rsidRDefault="00000000" w:rsidP="00C83CB6">
      <w:pPr>
        <w:spacing w:after="0" w:line="276" w:lineRule="auto"/>
        <w15:collapsed/>
        <w:rPr>
          <w:rFonts w:eastAsia="Aptos" w:cstheme="minorHAnsi"/>
          <w:kern w:val="2"/>
          <w14:ligatures w14:val="standardContextual"/>
        </w:rPr>
      </w:pPr>
      <w:r>
        <w:rPr>
          <w:rFonts w:eastAsia="Aptos" w:cstheme="minorHAnsi"/>
          <w:kern w:val="2"/>
          <w14:ligatures w14:val="standardContextual"/>
        </w:rPr>
        <w:pict w14:anchorId="1A5709D9">
          <v:rect id="_x0000_i1030" style="width:0;height:1.5pt" o:hralign="center" o:hrstd="t" o:hr="t" fillcolor="#a0a0a0" stroked="f"/>
        </w:pict>
      </w:r>
    </w:p>
    <w:p w14:paraId="2D8B79E8" w14:textId="77777777" w:rsidR="009308C2" w:rsidRPr="00C83CB6" w:rsidRDefault="009308C2" w:rsidP="00C83CB6">
      <w:pPr>
        <w:spacing w:after="0" w:line="276" w:lineRule="auto"/>
        <w15:collapsed/>
        <w:rPr>
          <w:rFonts w:eastAsia="Aptos" w:cstheme="minorHAnsi"/>
          <w:kern w:val="2"/>
          <w14:ligatures w14:val="standardContextu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7087"/>
      </w:tblGrid>
      <w:tr w:rsidR="009308C2" w:rsidRPr="00C83CB6" w14:paraId="48FDFB77" w14:textId="77777777" w:rsidTr="00C83CB6">
        <w:trPr>
          <w:tblHeader/>
          <w:tblCellSpacing w:w="15" w:type="dxa"/>
        </w:trPr>
        <w:tc>
          <w:tcPr>
            <w:tcW w:w="3211" w:type="dxa"/>
            <w:vAlign w:val="center"/>
            <w:hideMark/>
          </w:tcPr>
          <w:p w14:paraId="5AD0736D"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SMART</w:t>
            </w:r>
          </w:p>
        </w:tc>
        <w:tc>
          <w:tcPr>
            <w:tcW w:w="7042" w:type="dxa"/>
            <w:vAlign w:val="center"/>
            <w:hideMark/>
          </w:tcPr>
          <w:p w14:paraId="09E8F4A4" w14:textId="77777777" w:rsidR="009308C2" w:rsidRPr="00C83CB6" w:rsidRDefault="009308C2" w:rsidP="00C83CB6">
            <w:pPr>
              <w:spacing w:after="0" w:line="276" w:lineRule="auto"/>
              <w15:collapsed/>
              <w:rPr>
                <w:rFonts w:eastAsia="Aptos" w:cstheme="minorHAnsi"/>
                <w:b/>
                <w:bCs/>
                <w:kern w:val="2"/>
                <w14:ligatures w14:val="standardContextual"/>
              </w:rPr>
            </w:pPr>
            <w:r w:rsidRPr="00C83CB6">
              <w:rPr>
                <w:rFonts w:eastAsia="Aptos" w:cstheme="minorHAnsi"/>
                <w:b/>
                <w:bCs/>
                <w:kern w:val="2"/>
                <w14:ligatures w14:val="standardContextual"/>
              </w:rPr>
              <w:t>Mein Ziel</w:t>
            </w:r>
          </w:p>
        </w:tc>
      </w:tr>
      <w:tr w:rsidR="009308C2" w:rsidRPr="00C83CB6" w14:paraId="59985F47" w14:textId="77777777" w:rsidTr="00C83CB6">
        <w:trPr>
          <w:tblCellSpacing w:w="15" w:type="dxa"/>
        </w:trPr>
        <w:tc>
          <w:tcPr>
            <w:tcW w:w="3211" w:type="dxa"/>
            <w:vAlign w:val="center"/>
            <w:hideMark/>
          </w:tcPr>
          <w:p w14:paraId="52A4CD6F"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S</w:t>
            </w:r>
            <w:r w:rsidRPr="00C83CB6">
              <w:rPr>
                <w:rFonts w:eastAsia="Aptos" w:cstheme="minorHAnsi"/>
                <w:kern w:val="2"/>
                <w14:ligatures w14:val="standardContextual"/>
              </w:rPr>
              <w:t>pezifisch (Was genau?)</w:t>
            </w:r>
          </w:p>
        </w:tc>
        <w:tc>
          <w:tcPr>
            <w:tcW w:w="7042" w:type="dxa"/>
            <w:vAlign w:val="center"/>
            <w:hideMark/>
          </w:tcPr>
          <w:p w14:paraId="402F8AD4" w14:textId="77777777" w:rsidR="009308C2" w:rsidRDefault="009308C2" w:rsidP="00C83CB6">
            <w:pPr>
              <w:spacing w:after="0" w:line="276" w:lineRule="auto"/>
              <w15:collapsed/>
              <w:rPr>
                <w:rFonts w:eastAsia="Aptos" w:cstheme="minorHAnsi"/>
                <w:kern w:val="2"/>
                <w14:ligatures w14:val="standardContextual"/>
              </w:rPr>
            </w:pPr>
          </w:p>
          <w:p w14:paraId="176A06ED"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2CA0BE71" w14:textId="77777777" w:rsidTr="00C83CB6">
        <w:trPr>
          <w:tblCellSpacing w:w="15" w:type="dxa"/>
        </w:trPr>
        <w:tc>
          <w:tcPr>
            <w:tcW w:w="3211" w:type="dxa"/>
            <w:vAlign w:val="center"/>
            <w:hideMark/>
          </w:tcPr>
          <w:p w14:paraId="458C14F0"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M</w:t>
            </w:r>
            <w:r w:rsidRPr="00C83CB6">
              <w:rPr>
                <w:rFonts w:eastAsia="Aptos" w:cstheme="minorHAnsi"/>
                <w:kern w:val="2"/>
                <w14:ligatures w14:val="standardContextual"/>
              </w:rPr>
              <w:t>essbar (Woran merke ich es?)</w:t>
            </w:r>
          </w:p>
        </w:tc>
        <w:tc>
          <w:tcPr>
            <w:tcW w:w="7042" w:type="dxa"/>
            <w:vAlign w:val="center"/>
            <w:hideMark/>
          </w:tcPr>
          <w:p w14:paraId="55F0AF2B" w14:textId="77777777" w:rsidR="009308C2" w:rsidRDefault="009308C2" w:rsidP="00C83CB6">
            <w:pPr>
              <w:spacing w:after="0" w:line="276" w:lineRule="auto"/>
              <w15:collapsed/>
              <w:rPr>
                <w:rFonts w:eastAsia="Aptos" w:cstheme="minorHAnsi"/>
                <w:kern w:val="2"/>
                <w14:ligatures w14:val="standardContextual"/>
              </w:rPr>
            </w:pPr>
          </w:p>
          <w:p w14:paraId="2A0C157A"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44CC56A0" w14:textId="77777777" w:rsidTr="00C83CB6">
        <w:trPr>
          <w:tblCellSpacing w:w="15" w:type="dxa"/>
        </w:trPr>
        <w:tc>
          <w:tcPr>
            <w:tcW w:w="3211" w:type="dxa"/>
            <w:vAlign w:val="center"/>
            <w:hideMark/>
          </w:tcPr>
          <w:p w14:paraId="2DB6B5B7"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A</w:t>
            </w:r>
            <w:r w:rsidRPr="00C83CB6">
              <w:rPr>
                <w:rFonts w:eastAsia="Aptos" w:cstheme="minorHAnsi"/>
                <w:kern w:val="2"/>
                <w14:ligatures w14:val="standardContextual"/>
              </w:rPr>
              <w:t>ttraktiv (Warum will ich das?)</w:t>
            </w:r>
          </w:p>
        </w:tc>
        <w:tc>
          <w:tcPr>
            <w:tcW w:w="7042" w:type="dxa"/>
            <w:vAlign w:val="center"/>
            <w:hideMark/>
          </w:tcPr>
          <w:p w14:paraId="5C7DFCE0" w14:textId="77777777" w:rsidR="009308C2" w:rsidRDefault="009308C2" w:rsidP="00C83CB6">
            <w:pPr>
              <w:spacing w:after="0" w:line="276" w:lineRule="auto"/>
              <w15:collapsed/>
              <w:rPr>
                <w:rFonts w:eastAsia="Aptos" w:cstheme="minorHAnsi"/>
                <w:kern w:val="2"/>
                <w14:ligatures w14:val="standardContextual"/>
              </w:rPr>
            </w:pPr>
          </w:p>
          <w:p w14:paraId="5565FDF4"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6C491D97" w14:textId="77777777" w:rsidTr="00C83CB6">
        <w:trPr>
          <w:tblCellSpacing w:w="15" w:type="dxa"/>
        </w:trPr>
        <w:tc>
          <w:tcPr>
            <w:tcW w:w="3211" w:type="dxa"/>
            <w:vAlign w:val="center"/>
            <w:hideMark/>
          </w:tcPr>
          <w:p w14:paraId="6E2421EC"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R</w:t>
            </w:r>
            <w:r w:rsidRPr="00C83CB6">
              <w:rPr>
                <w:rFonts w:eastAsia="Aptos" w:cstheme="minorHAnsi"/>
                <w:kern w:val="2"/>
                <w14:ligatures w14:val="standardContextual"/>
              </w:rPr>
              <w:t>ealistisch (Ist das machbar?)</w:t>
            </w:r>
          </w:p>
        </w:tc>
        <w:tc>
          <w:tcPr>
            <w:tcW w:w="7042" w:type="dxa"/>
            <w:vAlign w:val="center"/>
            <w:hideMark/>
          </w:tcPr>
          <w:p w14:paraId="0BAAEE42" w14:textId="77777777" w:rsidR="009308C2" w:rsidRDefault="009308C2" w:rsidP="00C83CB6">
            <w:pPr>
              <w:spacing w:after="0" w:line="276" w:lineRule="auto"/>
              <w15:collapsed/>
              <w:rPr>
                <w:rFonts w:eastAsia="Aptos" w:cstheme="minorHAnsi"/>
                <w:kern w:val="2"/>
                <w14:ligatures w14:val="standardContextual"/>
              </w:rPr>
            </w:pPr>
          </w:p>
          <w:p w14:paraId="7B3646DA" w14:textId="77777777" w:rsidR="00C83CB6" w:rsidRPr="00C83CB6" w:rsidRDefault="00C83CB6" w:rsidP="00C83CB6">
            <w:pPr>
              <w:spacing w:after="0" w:line="276" w:lineRule="auto"/>
              <w15:collapsed/>
              <w:rPr>
                <w:rFonts w:eastAsia="Aptos" w:cstheme="minorHAnsi"/>
                <w:kern w:val="2"/>
                <w14:ligatures w14:val="standardContextual"/>
              </w:rPr>
            </w:pPr>
          </w:p>
        </w:tc>
      </w:tr>
      <w:tr w:rsidR="009308C2" w:rsidRPr="00C83CB6" w14:paraId="6D7F3FB5" w14:textId="77777777" w:rsidTr="00C83CB6">
        <w:trPr>
          <w:tblCellSpacing w:w="15" w:type="dxa"/>
        </w:trPr>
        <w:tc>
          <w:tcPr>
            <w:tcW w:w="3211" w:type="dxa"/>
            <w:vAlign w:val="center"/>
            <w:hideMark/>
          </w:tcPr>
          <w:p w14:paraId="4C01288F" w14:textId="77777777" w:rsidR="009308C2" w:rsidRPr="00C83CB6" w:rsidRDefault="009308C2" w:rsidP="00C83CB6">
            <w:pPr>
              <w:spacing w:after="0" w:line="276" w:lineRule="auto"/>
              <w15:collapsed/>
              <w:rPr>
                <w:rFonts w:eastAsia="Aptos" w:cstheme="minorHAnsi"/>
                <w:kern w:val="2"/>
                <w14:ligatures w14:val="standardContextual"/>
              </w:rPr>
            </w:pPr>
            <w:r w:rsidRPr="00C83CB6">
              <w:rPr>
                <w:rFonts w:eastAsia="Aptos" w:cstheme="minorHAnsi"/>
                <w:b/>
                <w:bCs/>
                <w:kern w:val="2"/>
                <w14:ligatures w14:val="standardContextual"/>
              </w:rPr>
              <w:t>T</w:t>
            </w:r>
            <w:r w:rsidRPr="00C83CB6">
              <w:rPr>
                <w:rFonts w:eastAsia="Aptos" w:cstheme="minorHAnsi"/>
                <w:kern w:val="2"/>
                <w14:ligatures w14:val="standardContextual"/>
              </w:rPr>
              <w:t>erminiert (Ab wann?)</w:t>
            </w:r>
          </w:p>
        </w:tc>
        <w:tc>
          <w:tcPr>
            <w:tcW w:w="7042" w:type="dxa"/>
            <w:vAlign w:val="center"/>
            <w:hideMark/>
          </w:tcPr>
          <w:p w14:paraId="29D0D8C4" w14:textId="77777777" w:rsidR="009308C2" w:rsidRDefault="009308C2" w:rsidP="00C83CB6">
            <w:pPr>
              <w:spacing w:after="0" w:line="276" w:lineRule="auto"/>
              <w15:collapsed/>
              <w:rPr>
                <w:rFonts w:eastAsia="Aptos" w:cstheme="minorHAnsi"/>
                <w:kern w:val="2"/>
                <w14:ligatures w14:val="standardContextual"/>
              </w:rPr>
            </w:pPr>
          </w:p>
          <w:p w14:paraId="637DD5C8" w14:textId="77777777" w:rsidR="00C83CB6" w:rsidRPr="00C83CB6" w:rsidRDefault="00C83CB6" w:rsidP="00C83CB6">
            <w:pPr>
              <w:spacing w:after="0" w:line="276" w:lineRule="auto"/>
              <w15:collapsed/>
              <w:rPr>
                <w:rFonts w:eastAsia="Aptos" w:cstheme="minorHAnsi"/>
                <w:kern w:val="2"/>
                <w14:ligatures w14:val="standardContextual"/>
              </w:rPr>
            </w:pPr>
          </w:p>
        </w:tc>
      </w:tr>
    </w:tbl>
    <w:p w14:paraId="45BBEBBA" w14:textId="77777777" w:rsidR="009308C2" w:rsidRDefault="009308C2" w:rsidP="00C83CB6">
      <w:pPr>
        <w:spacing w:after="0" w:line="276" w:lineRule="auto"/>
        <w15:collapsed/>
        <w:rPr>
          <w:rFonts w:eastAsia="Aptos" w:cstheme="minorHAnsi"/>
          <w:kern w:val="2"/>
          <w14:ligatures w14:val="standardContextual"/>
        </w:rPr>
      </w:pPr>
    </w:p>
    <w:p w14:paraId="085DC369" w14:textId="1E9D1DA2" w:rsidR="00C83CB6" w:rsidRDefault="00787482" w:rsidP="00C83CB6">
      <w:pPr>
        <w:spacing w:after="0" w:line="276" w:lineRule="auto"/>
        <w15:collapsed/>
        <w:rPr>
          <w:ins w:id="1800" w:author="Michael Kohl" w:date="2026-06-11T15:29:00Z" w16du:dateUtc="2026-06-11T13:29:00Z"/>
          <w:rFonts w:eastAsia="Aptos" w:cstheme="minorHAnsi"/>
          <w:kern w:val="2"/>
          <w14:ligatures w14:val="standardContextual"/>
        </w:rPr>
      </w:pPr>
      <w:ins w:id="1801" w:author="Michael Kohl" w:date="2026-06-11T15:29:00Z" w16du:dateUtc="2026-06-11T13:29:00Z">
        <w:r>
          <w:rPr>
            <w:rFonts w:eastAsia="Aptos" w:cstheme="minorHAnsi"/>
            <w:kern w:val="2"/>
            <w14:ligatures w14:val="standardContextual"/>
          </w:rPr>
          <w:t>Mögliche Hindernisse oder Schwierigkeiten:</w:t>
        </w:r>
      </w:ins>
    </w:p>
    <w:p w14:paraId="4CA99CB5" w14:textId="77777777" w:rsidR="00787482" w:rsidRPr="00C83CB6" w:rsidRDefault="00000000" w:rsidP="00787482">
      <w:pPr>
        <w:spacing w:after="0" w:line="276" w:lineRule="auto"/>
        <w15:collapsed/>
        <w:rPr>
          <w:ins w:id="1802" w:author="Michael Kohl" w:date="2026-06-11T15:29:00Z" w16du:dateUtc="2026-06-11T13:29:00Z"/>
          <w:rFonts w:eastAsia="Aptos" w:cstheme="minorHAnsi"/>
          <w:kern w:val="2"/>
          <w14:ligatures w14:val="standardContextual"/>
        </w:rPr>
      </w:pPr>
      <w:ins w:id="1803" w:author="Michael Kohl" w:date="2026-06-11T15:29:00Z" w16du:dateUtc="2026-06-11T13:29:00Z">
        <w:r>
          <w:rPr>
            <w:rFonts w:eastAsia="Aptos" w:cstheme="minorHAnsi"/>
            <w:kern w:val="2"/>
            <w14:ligatures w14:val="standardContextual"/>
          </w:rPr>
          <w:pict w14:anchorId="77ECF6C1">
            <v:rect id="_x0000_i1031" style="width:0;height:1.5pt" o:hralign="center" o:hrstd="t" o:hr="t" fillcolor="#a0a0a0" stroked="f"/>
          </w:pict>
        </w:r>
      </w:ins>
    </w:p>
    <w:p w14:paraId="21EDB208" w14:textId="77777777" w:rsidR="00787482" w:rsidRPr="00C83CB6" w:rsidRDefault="00000000" w:rsidP="00787482">
      <w:pPr>
        <w:spacing w:after="0" w:line="276" w:lineRule="auto"/>
        <w15:collapsed/>
        <w:rPr>
          <w:ins w:id="1804" w:author="Michael Kohl" w:date="2026-06-11T15:29:00Z" w16du:dateUtc="2026-06-11T13:29:00Z"/>
          <w:rFonts w:eastAsia="Aptos" w:cstheme="minorHAnsi"/>
          <w:kern w:val="2"/>
          <w14:ligatures w14:val="standardContextual"/>
        </w:rPr>
      </w:pPr>
      <w:ins w:id="1805" w:author="Michael Kohl" w:date="2026-06-11T15:29:00Z" w16du:dateUtc="2026-06-11T13:29:00Z">
        <w:r>
          <w:rPr>
            <w:rFonts w:eastAsia="Aptos" w:cstheme="minorHAnsi"/>
            <w:kern w:val="2"/>
            <w14:ligatures w14:val="standardContextual"/>
          </w:rPr>
          <w:pict w14:anchorId="58C338EE">
            <v:rect id="_x0000_i1032" style="width:0;height:1.5pt" o:hralign="center" o:hrstd="t" o:hr="t" fillcolor="#a0a0a0" stroked="f"/>
          </w:pict>
        </w:r>
      </w:ins>
    </w:p>
    <w:p w14:paraId="36D3B46C" w14:textId="77777777" w:rsidR="00787482" w:rsidRPr="00C83CB6" w:rsidRDefault="00000000" w:rsidP="00787482">
      <w:pPr>
        <w:spacing w:after="0" w:line="276" w:lineRule="auto"/>
        <w15:collapsed/>
        <w:rPr>
          <w:ins w:id="1806" w:author="Michael Kohl" w:date="2026-06-11T15:29:00Z" w16du:dateUtc="2026-06-11T13:29:00Z"/>
          <w:rFonts w:eastAsia="Aptos" w:cstheme="minorHAnsi"/>
          <w:kern w:val="2"/>
          <w14:ligatures w14:val="standardContextual"/>
        </w:rPr>
      </w:pPr>
      <w:ins w:id="1807" w:author="Michael Kohl" w:date="2026-06-11T15:29:00Z" w16du:dateUtc="2026-06-11T13:29:00Z">
        <w:r>
          <w:rPr>
            <w:rFonts w:eastAsia="Aptos" w:cstheme="minorHAnsi"/>
            <w:kern w:val="2"/>
            <w14:ligatures w14:val="standardContextual"/>
          </w:rPr>
          <w:pict w14:anchorId="546BF52D">
            <v:rect id="_x0000_i1033" style="width:0;height:1.5pt" o:hralign="center" o:hrstd="t" o:hr="t" fillcolor="#a0a0a0" stroked="f"/>
          </w:pict>
        </w:r>
      </w:ins>
    </w:p>
    <w:p w14:paraId="44CE959E" w14:textId="77777777" w:rsidR="00787482" w:rsidRDefault="00787482" w:rsidP="00C83CB6">
      <w:pPr>
        <w:spacing w:after="0" w:line="276" w:lineRule="auto"/>
        <w15:collapsed/>
        <w:rPr>
          <w:ins w:id="1808" w:author="Michael Kohl" w:date="2026-06-11T15:29:00Z" w16du:dateUtc="2026-06-11T13:29:00Z"/>
          <w:rFonts w:eastAsia="Aptos" w:cstheme="minorHAnsi"/>
          <w:kern w:val="2"/>
          <w14:ligatures w14:val="standardContextual"/>
        </w:rPr>
      </w:pPr>
    </w:p>
    <w:p w14:paraId="5106CC35" w14:textId="77777777" w:rsidR="00787482" w:rsidRDefault="00787482" w:rsidP="00C83CB6">
      <w:pPr>
        <w:spacing w:after="0" w:line="276" w:lineRule="auto"/>
        <w15:collapsed/>
        <w:rPr>
          <w:rFonts w:eastAsia="Aptos" w:cstheme="minorHAnsi"/>
          <w:kern w:val="2"/>
          <w14:ligatures w14:val="standardContextual"/>
        </w:rPr>
      </w:pPr>
    </w:p>
    <w:p w14:paraId="15E856A6" w14:textId="2B0D31D5" w:rsidR="00C83CB6" w:rsidRPr="008113E4" w:rsidRDefault="00C83CB6" w:rsidP="00C83CB6">
      <w:pPr>
        <w:spacing w:after="0" w:line="360" w:lineRule="auto"/>
        <w15:collapsed/>
        <w:rPr>
          <w:rFonts w:ascii="Calibri" w:eastAsia="Aptos" w:hAnsi="Calibri" w:cs="Calibri"/>
          <w:i/>
          <w:iCs/>
          <w:kern w:val="2"/>
          <w14:ligatures w14:val="standardContextual"/>
          <w:rPrChange w:id="1809" w:author="Fabienne Schmaus" w:date="2026-06-10T07:57:00Z" w16du:dateUtc="2026-06-10T05:57:00Z">
            <w:rPr>
              <w:rFonts w:ascii="Calibri" w:eastAsia="Aptos" w:hAnsi="Calibri" w:cs="Calibri"/>
              <w:kern w:val="2"/>
              <w14:ligatures w14:val="standardContextual"/>
            </w:rPr>
          </w:rPrChange>
        </w:rPr>
      </w:pPr>
      <w:ins w:id="1810" w:author="Fabienne Schmaus" w:date="2026-06-10T08:03:00Z" w16du:dateUtc="2026-06-10T06:03:00Z">
        <w:r w:rsidRPr="00C83CB6">
          <w:rPr>
            <w:rFonts w:ascii="Calibri" w:eastAsia="Aptos" w:hAnsi="Calibri" w:cs="Calibri"/>
            <w:i/>
            <w:iCs/>
            <w:kern w:val="2"/>
            <w14:ligatures w14:val="standardContextual"/>
          </w:rPr>
          <w:t xml:space="preserve">Arbeite mit deiner Partnerin </w:t>
        </w:r>
        <w:r>
          <w:rPr>
            <w:rFonts w:ascii="Calibri" w:eastAsia="Aptos" w:hAnsi="Calibri" w:cs="Calibri"/>
            <w:i/>
            <w:iCs/>
            <w:kern w:val="2"/>
            <w14:ligatures w14:val="standardContextual"/>
          </w:rPr>
          <w:t>oder</w:t>
        </w:r>
        <w:r w:rsidRPr="00C83CB6">
          <w:rPr>
            <w:rFonts w:ascii="Calibri" w:eastAsia="Aptos" w:hAnsi="Calibri" w:cs="Calibri"/>
            <w:i/>
            <w:iCs/>
            <w:kern w:val="2"/>
            <w14:ligatures w14:val="standardContextual"/>
          </w:rPr>
          <w:t xml:space="preserve"> deinem Partner in deiner Gruppe</w:t>
        </w:r>
        <w:r>
          <w:rPr>
            <w:rFonts w:ascii="Calibri" w:eastAsia="Aptos" w:hAnsi="Calibri" w:cs="Calibri"/>
            <w:i/>
            <w:iCs/>
            <w:kern w:val="2"/>
            <w14:ligatures w14:val="standardContextual"/>
          </w:rPr>
          <w:t>. Tauscht euch aus</w:t>
        </w:r>
      </w:ins>
      <w:ins w:id="1811" w:author="Fabienne Schmaus" w:date="2026-06-10T08:04:00Z" w16du:dateUtc="2026-06-10T06:04:00Z">
        <w:r>
          <w:rPr>
            <w:rFonts w:ascii="Calibri" w:eastAsia="Aptos" w:hAnsi="Calibri" w:cs="Calibri"/>
            <w:i/>
            <w:iCs/>
            <w:kern w:val="2"/>
            <w14:ligatures w14:val="standardContextual"/>
          </w:rPr>
          <w:t xml:space="preserve"> und g</w:t>
        </w:r>
        <w:r w:rsidRPr="00C83CB6">
          <w:rPr>
            <w:rFonts w:ascii="Calibri" w:eastAsia="Aptos" w:hAnsi="Calibri" w:cs="Calibri"/>
            <w:i/>
            <w:iCs/>
            <w:kern w:val="2"/>
            <w14:ligatures w14:val="standardContextual"/>
          </w:rPr>
          <w:t>ebt euch gegenseitig konstruktives Feedback</w:t>
        </w:r>
      </w:ins>
      <w:ins w:id="1812" w:author="Fabienne Schmaus" w:date="2026-06-10T08:03:00Z" w16du:dateUtc="2026-06-10T06:03:00Z">
        <w:r w:rsidRPr="00C83CB6">
          <w:rPr>
            <w:rFonts w:ascii="Calibri" w:eastAsia="Aptos" w:hAnsi="Calibri" w:cs="Calibri"/>
            <w:i/>
            <w:iCs/>
            <w:kern w:val="2"/>
            <w14:ligatures w14:val="standardContextual"/>
          </w:rPr>
          <w:t>.</w:t>
        </w:r>
      </w:ins>
    </w:p>
    <w:p w14:paraId="554F2AD7" w14:textId="77777777" w:rsidR="009308C2" w:rsidRPr="00C83CB6" w:rsidRDefault="009308C2"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C83CB6">
        <w:rPr>
          <w:rFonts w:eastAsia="Aptos" w:cstheme="minorHAnsi"/>
          <w:kern w:val="2"/>
          <w14:ligatures w14:val="standardContextual"/>
        </w:rPr>
        <w:t>Was könnte schwierig sein?</w:t>
      </w:r>
    </w:p>
    <w:p w14:paraId="70F4FD6A" w14:textId="6F5B3B26" w:rsidR="009308C2" w:rsidRPr="00C83CB6" w:rsidRDefault="009308C2" w:rsidP="00C83CB6">
      <w:pPr>
        <w:pStyle w:val="Listenabsatz"/>
        <w:numPr>
          <w:ilvl w:val="0"/>
          <w:numId w:val="47"/>
        </w:numPr>
        <w:spacing w:after="0" w:line="276" w:lineRule="auto"/>
        <w:ind w:left="284" w:hanging="284"/>
        <w15:collapsed/>
        <w:rPr>
          <w:rFonts w:eastAsia="Aptos" w:cstheme="minorHAnsi"/>
          <w:kern w:val="2"/>
          <w14:ligatures w14:val="standardContextual"/>
        </w:rPr>
      </w:pPr>
      <w:r w:rsidRPr="00C83CB6">
        <w:rPr>
          <w:rFonts w:eastAsia="Aptos" w:cstheme="minorHAnsi"/>
          <w:kern w:val="2"/>
          <w14:ligatures w14:val="standardContextual"/>
        </w:rPr>
        <w:t>Wie geh</w:t>
      </w:r>
      <w:del w:id="1813" w:author="Fabienne Schmaus" w:date="2026-06-10T08:03:00Z" w16du:dateUtc="2026-06-10T06:03:00Z">
        <w:r w:rsidRPr="00C83CB6" w:rsidDel="00C83CB6">
          <w:rPr>
            <w:rFonts w:eastAsia="Aptos" w:cstheme="minorHAnsi"/>
            <w:kern w:val="2"/>
            <w14:ligatures w14:val="standardContextual"/>
          </w:rPr>
          <w:delText>e ich</w:delText>
        </w:r>
      </w:del>
      <w:ins w:id="1814" w:author="Fabienne Schmaus" w:date="2026-06-10T08:03:00Z" w16du:dateUtc="2026-06-10T06:03:00Z">
        <w:r w:rsidR="00C83CB6">
          <w:rPr>
            <w:rFonts w:eastAsia="Aptos" w:cstheme="minorHAnsi"/>
            <w:kern w:val="2"/>
            <w14:ligatures w14:val="standardContextual"/>
          </w:rPr>
          <w:t>t man</w:t>
        </w:r>
      </w:ins>
      <w:r w:rsidRPr="00C83CB6">
        <w:rPr>
          <w:rFonts w:eastAsia="Aptos" w:cstheme="minorHAnsi"/>
          <w:kern w:val="2"/>
          <w14:ligatures w14:val="standardContextual"/>
        </w:rPr>
        <w:t xml:space="preserve"> damit um?</w:t>
      </w:r>
    </w:p>
    <w:p w14:paraId="4C65825E" w14:textId="3AE74216" w:rsidR="00C83CB6" w:rsidRDefault="00C83CB6" w:rsidP="00C83CB6">
      <w:pPr>
        <w:pStyle w:val="Listenabsatz"/>
        <w:numPr>
          <w:ilvl w:val="0"/>
          <w:numId w:val="47"/>
        </w:numPr>
        <w:spacing w:after="0" w:line="276" w:lineRule="auto"/>
        <w:ind w:left="284" w:hanging="284"/>
        <w15:collapsed/>
        <w:rPr>
          <w:ins w:id="1815" w:author="Michael Kohl" w:date="2026-06-11T15:32:00Z" w16du:dateUtc="2026-06-11T13:32:00Z"/>
          <w:rFonts w:eastAsia="Aptos" w:cstheme="minorHAnsi"/>
          <w:kern w:val="2"/>
          <w14:ligatures w14:val="standardContextual"/>
        </w:rPr>
      </w:pPr>
      <w:commentRangeStart w:id="1816"/>
      <w:commentRangeStart w:id="1817"/>
      <w:ins w:id="1818" w:author="Fabienne Schmaus" w:date="2026-06-10T08:04:00Z" w16du:dateUtc="2026-06-10T06:04:00Z">
        <w:del w:id="1819" w:author="Michael Kohl" w:date="2026-06-11T15:32:00Z" w16du:dateUtc="2026-06-11T13:32:00Z">
          <w:r w:rsidDel="00787482">
            <w:rPr>
              <w:rFonts w:eastAsia="Aptos" w:cstheme="minorHAnsi"/>
              <w:kern w:val="2"/>
              <w14:ligatures w14:val="standardContextual"/>
            </w:rPr>
            <w:delText>xx</w:delText>
          </w:r>
        </w:del>
      </w:ins>
      <w:commentRangeEnd w:id="1816"/>
      <w:del w:id="1820" w:author="Michael Kohl" w:date="2026-06-11T15:32:00Z" w16du:dateUtc="2026-06-11T13:32:00Z">
        <w:r w:rsidDel="00787482">
          <w:rPr>
            <w:rStyle w:val="Kommentarzeichen"/>
            <w:rFonts w:eastAsia="Aptos" w:cstheme="minorHAnsi"/>
            <w:kern w:val="2"/>
            <w:sz w:val="22"/>
            <w:szCs w:val="22"/>
            <w14:ligatures w14:val="standardContextual"/>
          </w:rPr>
          <w:commentReference w:id="1816"/>
        </w:r>
        <w:commentRangeEnd w:id="1817"/>
        <w:r w:rsidR="00787482" w:rsidDel="00787482">
          <w:rPr>
            <w:rStyle w:val="Kommentarzeichen"/>
            <w:rFonts w:eastAsia="Aptos" w:cstheme="minorHAnsi"/>
            <w:kern w:val="2"/>
            <w:sz w:val="22"/>
            <w:szCs w:val="22"/>
            <w14:ligatures w14:val="standardContextual"/>
          </w:rPr>
          <w:commentReference w:id="1817"/>
        </w:r>
      </w:del>
      <w:ins w:id="1821" w:author="Michael Kohl" w:date="2026-06-11T15:32:00Z" w16du:dateUtc="2026-06-11T13:32:00Z">
        <w:r w:rsidR="00787482">
          <w:rPr>
            <w:rFonts w:eastAsia="Aptos" w:cstheme="minorHAnsi"/>
            <w:kern w:val="2"/>
            <w14:ligatures w14:val="standardContextual"/>
          </w:rPr>
          <w:t>Bist du realistisch geblieben mit deiner Zielsetzung?</w:t>
        </w:r>
      </w:ins>
    </w:p>
    <w:p w14:paraId="4DF35568" w14:textId="415749BC" w:rsidR="00787482" w:rsidRDefault="00787482" w:rsidP="00C83CB6">
      <w:pPr>
        <w:pStyle w:val="Listenabsatz"/>
        <w:numPr>
          <w:ilvl w:val="0"/>
          <w:numId w:val="47"/>
        </w:numPr>
        <w:spacing w:after="0" w:line="276" w:lineRule="auto"/>
        <w:ind w:left="284" w:hanging="284"/>
        <w15:collapsed/>
        <w:rPr>
          <w:ins w:id="1822" w:author="Fabienne Schmaus" w:date="2026-06-10T08:04:00Z" w16du:dateUtc="2026-06-10T06:04:00Z"/>
          <w:rFonts w:eastAsia="Aptos" w:cstheme="minorHAnsi"/>
          <w:kern w:val="2"/>
          <w14:ligatures w14:val="standardContextual"/>
        </w:rPr>
      </w:pPr>
      <w:ins w:id="1823" w:author="Michael Kohl" w:date="2026-06-11T15:32:00Z" w16du:dateUtc="2026-06-11T13:32:00Z">
        <w:r>
          <w:rPr>
            <w:rFonts w:eastAsia="Aptos" w:cstheme="minorHAnsi"/>
            <w:kern w:val="2"/>
            <w14:ligatures w14:val="standardContextual"/>
          </w:rPr>
          <w:t>Findet Ideen</w:t>
        </w:r>
      </w:ins>
      <w:ins w:id="1824" w:author="Michael Kohl" w:date="2026-06-11T15:33:00Z" w16du:dateUtc="2026-06-11T13:33:00Z">
        <w:r w:rsidR="00D03A3D">
          <w:rPr>
            <w:rFonts w:eastAsia="Aptos" w:cstheme="minorHAnsi"/>
            <w:kern w:val="2"/>
            <w14:ligatures w14:val="standardContextual"/>
          </w:rPr>
          <w:t>, was dabei noch unterstützen könnte.</w:t>
        </w:r>
      </w:ins>
    </w:p>
    <w:p w14:paraId="10E87059" w14:textId="365A9727" w:rsidR="009308C2" w:rsidRPr="00C83CB6" w:rsidRDefault="009308C2">
      <w:pPr>
        <w:pStyle w:val="Listenabsatz"/>
        <w:spacing w:after="0" w:line="276" w:lineRule="auto"/>
        <w:ind w:left="284"/>
        <w15:collapsed/>
        <w:rPr>
          <w:rFonts w:eastAsia="Aptos" w:cstheme="minorHAnsi"/>
          <w:kern w:val="2"/>
          <w14:ligatures w14:val="standardContextual"/>
          <w:rPrChange w:id="1825" w:author="Fabienne Schmaus" w:date="2026-06-10T08:04:00Z" w16du:dateUtc="2026-06-10T06:04:00Z">
            <w:rPr/>
          </w:rPrChange>
        </w:rPr>
        <w:pPrChange w:id="1826" w:author="Fabienne Schmaus" w:date="2026-06-10T08:04:00Z" w16du:dateUtc="2026-06-10T06:04:00Z">
          <w:pPr>
            <w:pStyle w:val="Listenabsatz"/>
            <w:numPr>
              <w:numId w:val="47"/>
            </w:numPr>
            <w:spacing w:after="0" w:line="276" w:lineRule="auto"/>
            <w:ind w:left="284" w:hanging="284"/>
            <w15:collapsed/>
          </w:pPr>
        </w:pPrChange>
      </w:pPr>
      <w:del w:id="1827" w:author="Fabienne Schmaus" w:date="2026-06-10T08:04:00Z" w16du:dateUtc="2026-06-10T06:04:00Z">
        <w:r w:rsidRPr="00C83CB6" w:rsidDel="00C83CB6">
          <w:rPr>
            <w:rFonts w:eastAsia="Aptos" w:cstheme="minorHAnsi"/>
            <w:kern w:val="2"/>
            <w14:ligatures w14:val="standardContextual"/>
            <w:rPrChange w:id="1828" w:author="Fabienne Schmaus" w:date="2026-06-10T08:04:00Z" w16du:dateUtc="2026-06-10T06:04:00Z">
              <w:rPr/>
            </w:rPrChange>
          </w:rPr>
          <w:delText>Austausch: Tauscht euch mit eurer Partnerin / eurem Partner aus. Gebt euch gegenseitig konstruktives Feedback.</w:delText>
        </w:r>
      </w:del>
    </w:p>
    <w:p w14:paraId="66678D3E" w14:textId="77777777" w:rsidR="009308C2" w:rsidRPr="00C83CB6" w:rsidRDefault="009308C2" w:rsidP="00C83CB6">
      <w:pPr>
        <w:spacing w:after="0" w:line="276" w:lineRule="auto"/>
        <w:rPr>
          <w:rFonts w:cstheme="minorHAnsi"/>
        </w:rPr>
      </w:pPr>
    </w:p>
    <w:bookmarkEnd w:id="1409"/>
    <w:p w14:paraId="500098B6" w14:textId="77777777" w:rsidR="006E605D" w:rsidRDefault="006E605D">
      <w:pPr>
        <w:rPr>
          <w:ins w:id="1829" w:author="Michael Kohl" w:date="2026-06-11T15:50:00Z" w16du:dateUtc="2026-06-11T13:50:00Z"/>
          <w:rFonts w:cstheme="minorHAnsi"/>
          <w:highlight w:val="yellow"/>
        </w:rPr>
      </w:pPr>
    </w:p>
    <w:p w14:paraId="2918E7DC" w14:textId="77777777" w:rsidR="006E605D" w:rsidRPr="004B2AC2" w:rsidRDefault="006E605D" w:rsidP="006E605D">
      <w:pPr>
        <w:spacing w:after="0" w:line="276" w:lineRule="auto"/>
        <w15:collapsed/>
        <w:rPr>
          <w:ins w:id="1830" w:author="Michael Kohl" w:date="2026-06-11T15:52:00Z" w16du:dateUtc="2026-06-11T13:52:00Z"/>
          <w:rFonts w:cstheme="minorHAnsi"/>
        </w:rPr>
      </w:pPr>
      <w:ins w:id="1831" w:author="Michael Kohl" w:date="2026-06-11T15:52:00Z" w16du:dateUtc="2026-06-11T13:52:00Z">
        <w:r w:rsidRPr="004B2AC2">
          <w:rPr>
            <w:rFonts w:eastAsia="Aptos" w:cstheme="minorHAnsi"/>
            <w:kern w:val="2"/>
            <w14:ligatures w14:val="standardContextual"/>
          </w:rPr>
          <w:t>Heute abend starte ich</w:t>
        </w:r>
        <w:r w:rsidRPr="004B2AC2">
          <w:rPr>
            <w:rFonts w:cstheme="minorHAnsi"/>
          </w:rPr>
          <w:t xml:space="preserve"> so: </w:t>
        </w:r>
      </w:ins>
    </w:p>
    <w:p w14:paraId="3B83B21F" w14:textId="77777777" w:rsidR="006E605D" w:rsidRDefault="006E605D" w:rsidP="006E605D">
      <w:pPr>
        <w:spacing w:after="0" w:line="276" w:lineRule="auto"/>
        <w:ind w:left="360"/>
        <w15:collapsed/>
        <w:rPr>
          <w:ins w:id="1832" w:author="Michael Kohl" w:date="2026-06-11T15:52:00Z" w16du:dateUtc="2026-06-11T13:52:00Z"/>
          <w:rFonts w:eastAsia="Aptos" w:cstheme="minorHAnsi"/>
          <w:kern w:val="2"/>
          <w14:ligatures w14:val="standardContextual"/>
        </w:rPr>
      </w:pPr>
    </w:p>
    <w:p w14:paraId="4B2877A3" w14:textId="465528E0" w:rsidR="009308C2" w:rsidRPr="006E605D" w:rsidRDefault="006E605D">
      <w:pPr>
        <w:spacing w:after="0" w:line="276" w:lineRule="auto"/>
        <w15:collapsed/>
        <w:rPr>
          <w:rFonts w:cstheme="minorHAnsi"/>
          <w:highlight w:val="yellow"/>
        </w:rPr>
        <w:pPrChange w:id="1833" w:author="Michael Kohl" w:date="2026-06-11T15:51:00Z" w16du:dateUtc="2026-06-11T13:51:00Z">
          <w:pPr/>
        </w:pPrChange>
      </w:pPr>
      <w:ins w:id="1834" w:author="Michael Kohl" w:date="2026-06-11T15:52:00Z" w16du:dateUtc="2026-06-11T13:52:00Z">
        <w:r>
          <w:rPr>
            <w:rFonts w:eastAsia="Aptos" w:cstheme="minorHAnsi"/>
            <w:kern w:val="2"/>
            <w14:ligatures w14:val="standardContextual"/>
          </w:rPr>
          <w:t>Wenn ich…</w:t>
        </w:r>
      </w:ins>
      <w:r w:rsidR="009308C2" w:rsidRPr="006E605D">
        <w:rPr>
          <w:rFonts w:cstheme="minorHAnsi"/>
          <w:highlight w:val="yellow"/>
        </w:rPr>
        <w:br w:type="page"/>
      </w:r>
    </w:p>
    <w:p w14:paraId="44EC36D8" w14:textId="66E9E12B" w:rsidR="009308C2" w:rsidRPr="00C83CB6" w:rsidRDefault="009308C2" w:rsidP="00C83CB6">
      <w:pPr>
        <w:spacing w:after="0" w:line="276" w:lineRule="auto"/>
        <w:rPr>
          <w:rFonts w:ascii="Calibri" w:hAnsi="Calibri" w:cs="Calibri"/>
        </w:rPr>
      </w:pPr>
      <w:r w:rsidRPr="00C83CB6">
        <w:rPr>
          <w:rFonts w:ascii="Calibri" w:hAnsi="Calibri" w:cs="Calibri"/>
          <w:highlight w:val="yellow"/>
        </w:rPr>
        <w:lastRenderedPageBreak/>
        <w:t>((Seite 1</w:t>
      </w:r>
      <w:r w:rsidR="000E2E2A">
        <w:rPr>
          <w:rFonts w:ascii="Calibri" w:hAnsi="Calibri" w:cs="Calibri"/>
          <w:highlight w:val="yellow"/>
        </w:rPr>
        <w:t>9</w:t>
      </w:r>
      <w:r w:rsidRPr="00C83CB6">
        <w:rPr>
          <w:rFonts w:ascii="Calibri" w:hAnsi="Calibri" w:cs="Calibri"/>
          <w:highlight w:val="yellow"/>
        </w:rPr>
        <w:t>))</w:t>
      </w:r>
      <w:r w:rsidRPr="00C83CB6">
        <w:rPr>
          <w:rFonts w:ascii="Calibri" w:hAnsi="Calibri" w:cs="Calibri"/>
        </w:rPr>
        <w:t xml:space="preserve"> </w:t>
      </w:r>
    </w:p>
    <w:p w14:paraId="5F388AE8" w14:textId="77777777" w:rsidR="006C653A" w:rsidRPr="00C83CB6" w:rsidRDefault="008A0BA9" w:rsidP="00C83CB6">
      <w:pPr>
        <w:spacing w:after="0" w:line="276" w:lineRule="auto"/>
        <w:rPr>
          <w:rFonts w:ascii="Calibri" w:hAnsi="Calibri" w:cs="Calibri"/>
          <w:b/>
          <w:bCs/>
          <w:sz w:val="24"/>
          <w:szCs w:val="24"/>
        </w:rPr>
      </w:pPr>
      <w:r w:rsidRPr="00C83CB6">
        <w:rPr>
          <w:rFonts w:ascii="Calibri" w:hAnsi="Calibri" w:cs="Calibri"/>
          <w:b/>
          <w:bCs/>
          <w:sz w:val="24"/>
          <w:szCs w:val="24"/>
        </w:rPr>
        <w:t>Arbeitsblatt 4</w:t>
      </w:r>
      <w:r w:rsidR="006C653A" w:rsidRPr="00C83CB6">
        <w:rPr>
          <w:rFonts w:ascii="Calibri" w:hAnsi="Calibri" w:cs="Calibri"/>
          <w:b/>
          <w:bCs/>
          <w:sz w:val="24"/>
          <w:szCs w:val="24"/>
        </w:rPr>
        <w:t>A</w:t>
      </w:r>
    </w:p>
    <w:p w14:paraId="5E06EC48" w14:textId="26D66CAF" w:rsidR="009308C2" w:rsidRPr="00C83CB6" w:rsidRDefault="009308C2" w:rsidP="00C83CB6">
      <w:pPr>
        <w:spacing w:after="0" w:line="276" w:lineRule="auto"/>
        <w15:collapsed/>
        <w:rPr>
          <w:rFonts w:ascii="Calibri" w:eastAsia="Aptos" w:hAnsi="Calibri" w:cs="Calibri"/>
          <w:kern w:val="2"/>
          <w:sz w:val="24"/>
          <w:szCs w:val="24"/>
          <w14:ligatures w14:val="standardContextual"/>
        </w:rPr>
      </w:pPr>
      <w:r w:rsidRPr="00C83CB6">
        <w:rPr>
          <w:rFonts w:ascii="Calibri" w:eastAsia="Aptos" w:hAnsi="Calibri" w:cs="Calibri"/>
          <w:kern w:val="2"/>
          <w:sz w:val="24"/>
          <w:szCs w:val="24"/>
          <w14:ligatures w14:val="standardContextual"/>
        </w:rPr>
        <w:t>Schlafprotokoll – 7 Tage</w:t>
      </w:r>
    </w:p>
    <w:p w14:paraId="3719A4D8" w14:textId="77777777" w:rsidR="00C83CB6" w:rsidRDefault="00C83CB6" w:rsidP="00C83CB6">
      <w:pPr>
        <w:spacing w:after="0" w:line="276" w:lineRule="auto"/>
        <w15:collapsed/>
        <w:rPr>
          <w:rFonts w:ascii="Calibri" w:eastAsia="Aptos" w:hAnsi="Calibri" w:cs="Calibri"/>
          <w:i/>
          <w:iCs/>
          <w:kern w:val="2"/>
          <w14:ligatures w14:val="standardContextual"/>
        </w:rPr>
      </w:pPr>
    </w:p>
    <w:tbl>
      <w:tblPr>
        <w:tblStyle w:val="Tabellenraster"/>
        <w:tblW w:w="0" w:type="auto"/>
        <w:tblInd w:w="421" w:type="dxa"/>
        <w:tblLook w:val="04A0" w:firstRow="1" w:lastRow="0" w:firstColumn="1" w:lastColumn="0" w:noHBand="0" w:noVBand="1"/>
      </w:tblPr>
      <w:tblGrid>
        <w:gridCol w:w="9780"/>
      </w:tblGrid>
      <w:tr w:rsidR="00C83CB6" w:rsidRPr="00C83CB6" w14:paraId="24748477" w14:textId="77777777" w:rsidTr="00650125">
        <w:tc>
          <w:tcPr>
            <w:tcW w:w="9780" w:type="dxa"/>
          </w:tcPr>
          <w:p w14:paraId="7EC1F58B" w14:textId="77777777" w:rsidR="00C83CB6" w:rsidRDefault="00C83CB6" w:rsidP="00650125">
            <w:pPr>
              <w:spacing w:line="276" w:lineRule="auto"/>
              <w15:collapsed/>
              <w:rPr>
                <w:rFonts w:ascii="Calibri" w:eastAsia="Aptos" w:hAnsi="Calibri" w:cs="Calibri"/>
                <w:kern w:val="2"/>
                <w14:ligatures w14:val="standardContextual"/>
              </w:rPr>
            </w:pPr>
            <w:ins w:id="1835" w:author="Fabienne Schmaus" w:date="2026-06-10T08:07:00Z" w16du:dateUtc="2026-06-10T06:07:00Z">
              <w:r w:rsidRPr="00C83CB6">
                <w:rPr>
                  <w:rFonts w:ascii="Calibri" w:eastAsia="Aptos" w:hAnsi="Calibri" w:cs="Calibri"/>
                  <w:b/>
                  <w:bCs/>
                  <w:kern w:val="2"/>
                  <w14:ligatures w14:val="standardContextual"/>
                  <w:rPrChange w:id="1836" w:author="Fabienne Schmaus" w:date="2026-06-10T08:07:00Z" w16du:dateUtc="2026-06-10T06:07:00Z">
                    <w:rPr>
                      <w:rFonts w:ascii="Calibri" w:eastAsia="Aptos" w:hAnsi="Calibri" w:cs="Calibri"/>
                      <w:kern w:val="2"/>
                      <w14:ligatures w14:val="standardContextual"/>
                    </w:rPr>
                  </w:rPrChange>
                </w:rPr>
                <w:t xml:space="preserve">Beachte: </w:t>
              </w:r>
            </w:ins>
            <w:r w:rsidRPr="00C83CB6">
              <w:rPr>
                <w:rFonts w:ascii="Calibri" w:eastAsia="Aptos" w:hAnsi="Calibri" w:cs="Calibri"/>
                <w:kern w:val="2"/>
                <w14:ligatures w14:val="standardContextual"/>
              </w:rPr>
              <w:t>Dieses Protokoll ist nur für dich. Es wird nicht eingesammelt und nicht bewertet.</w:t>
            </w:r>
          </w:p>
          <w:p w14:paraId="26775F79" w14:textId="7F05D358" w:rsidR="00C83CB6" w:rsidRPr="00C83CB6" w:rsidRDefault="00C83CB6" w:rsidP="00650125">
            <w:pPr>
              <w:spacing w:line="276" w:lineRule="auto"/>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Warum ein Schlafprotokoll?</w:t>
            </w:r>
            <w:r>
              <w:rPr>
                <w:rFonts w:ascii="Calibri" w:eastAsia="Aptos" w:hAnsi="Calibri" w:cs="Calibri"/>
                <w:b/>
                <w:bCs/>
                <w:kern w:val="2"/>
                <w14:ligatures w14:val="standardContextual"/>
              </w:rPr>
              <w:t xml:space="preserve"> </w:t>
            </w:r>
            <w:r w:rsidRPr="00C83CB6">
              <w:rPr>
                <w:rFonts w:ascii="Calibri" w:eastAsia="Aptos" w:hAnsi="Calibri" w:cs="Calibri"/>
                <w:kern w:val="2"/>
                <w14:ligatures w14:val="standardContextual"/>
              </w:rPr>
              <w:t>Du führst eine Woche lang Buch über deinen Schlaf – und darüber, was du abends vor dem Schlafen gemacht hast. Am Ende kannst du selbst prüfen: Gibt es einen Zusammenhang zwischen meiner Bildschirmzeit und meiner Schlafqualität?</w:t>
            </w:r>
          </w:p>
          <w:p w14:paraId="58072071" w14:textId="3FC75EAA" w:rsidR="00C83CB6" w:rsidRPr="00C83CB6" w:rsidRDefault="00C83CB6" w:rsidP="00650125">
            <w:pPr>
              <w:spacing w:line="276" w:lineRule="auto"/>
              <w15:collapsed/>
              <w:rPr>
                <w:rFonts w:ascii="Calibri" w:eastAsia="Aptos" w:hAnsi="Calibri" w:cs="Calibri"/>
                <w:kern w:val="2"/>
                <w14:ligatures w14:val="standardContextual"/>
              </w:rPr>
            </w:pPr>
            <w:r w:rsidRPr="00B9783C">
              <w:rPr>
                <w:rFonts w:ascii="Calibri" w:eastAsia="Aptos" w:hAnsi="Calibri" w:cs="Calibri"/>
                <w:b/>
                <w:bCs/>
                <w:kern w:val="2"/>
                <w14:ligatures w14:val="standardContextual"/>
              </w:rPr>
              <w:t>Das ist kein Test.</w:t>
            </w:r>
            <w:r w:rsidRPr="00C83CB6">
              <w:rPr>
                <w:rFonts w:ascii="Calibri" w:eastAsia="Aptos" w:hAnsi="Calibri" w:cs="Calibri"/>
                <w:kern w:val="2"/>
                <w14:ligatures w14:val="standardContextual"/>
              </w:rPr>
              <w:t xml:space="preserve"> Es geht nicht darum, „richtig</w:t>
            </w:r>
            <w:r w:rsidR="00B9783C">
              <w:rPr>
                <w:rFonts w:ascii="Calibri" w:eastAsia="Aptos" w:hAnsi="Calibri" w:cs="Calibri"/>
                <w:kern w:val="2"/>
                <w14:ligatures w14:val="standardContextual"/>
              </w:rPr>
              <w:t>“</w:t>
            </w:r>
            <w:r w:rsidRPr="00C83CB6">
              <w:rPr>
                <w:rFonts w:ascii="Calibri" w:eastAsia="Aptos" w:hAnsi="Calibri" w:cs="Calibri"/>
                <w:kern w:val="2"/>
                <w14:ligatures w14:val="standardContextual"/>
              </w:rPr>
              <w:t xml:space="preserve"> zu schlafen. Es geht darum, dich selbst besser zu verstehen.</w:t>
            </w:r>
          </w:p>
        </w:tc>
      </w:tr>
    </w:tbl>
    <w:p w14:paraId="324F973E" w14:textId="0E29303C" w:rsidR="00C83CB6" w:rsidDel="00C83CB6" w:rsidRDefault="00C83CB6" w:rsidP="00C83CB6">
      <w:pPr>
        <w:spacing w:after="0" w:line="276" w:lineRule="auto"/>
        <w15:collapsed/>
        <w:rPr>
          <w:del w:id="1837" w:author="Fabienne Schmaus" w:date="2026-06-10T08:07:00Z" w16du:dateUtc="2026-06-10T06:07:00Z"/>
          <w:rFonts w:ascii="Calibri" w:eastAsia="Aptos" w:hAnsi="Calibri" w:cs="Calibri"/>
          <w:i/>
          <w:iCs/>
          <w:kern w:val="2"/>
          <w14:ligatures w14:val="standardContextual"/>
        </w:rPr>
      </w:pPr>
    </w:p>
    <w:p w14:paraId="3AEF1620" w14:textId="36D2D898" w:rsidR="00C83CB6" w:rsidRPr="00C83CB6" w:rsidDel="00B9783C" w:rsidRDefault="00C83CB6" w:rsidP="00C83CB6">
      <w:pPr>
        <w:spacing w:after="0" w:line="276" w:lineRule="auto"/>
        <w15:collapsed/>
        <w:rPr>
          <w:del w:id="1838" w:author="Fabienne Schmaus" w:date="2026-06-10T08:09:00Z" w16du:dateUtc="2026-06-10T06:09:00Z"/>
          <w:rFonts w:ascii="Calibri" w:eastAsia="Aptos" w:hAnsi="Calibri" w:cs="Calibri"/>
          <w:kern w:val="2"/>
          <w14:ligatures w14:val="standardContextual"/>
        </w:rPr>
      </w:pPr>
    </w:p>
    <w:p w14:paraId="22FA74DB" w14:textId="2A9FF48B" w:rsidR="009308C2" w:rsidRPr="00C83CB6" w:rsidRDefault="009308C2" w:rsidP="00C83CB6">
      <w:pPr>
        <w:spacing w:after="0" w:line="276" w:lineRule="auto"/>
        <w15:collapsed/>
        <w:rPr>
          <w:rFonts w:ascii="Calibri" w:eastAsia="Aptos" w:hAnsi="Calibri" w:cs="Calibri"/>
          <w:kern w:val="2"/>
          <w14:ligatures w14:val="standardContextual"/>
        </w:rPr>
      </w:pPr>
    </w:p>
    <w:p w14:paraId="7D61B58B" w14:textId="1E50C1F5" w:rsidR="009308C2" w:rsidRDefault="009308C2">
      <w:pPr>
        <w:spacing w:after="0" w:line="360" w:lineRule="auto"/>
        <w15:collapsed/>
        <w:rPr>
          <w:ins w:id="1839" w:author="Fabienne Schmaus" w:date="2026-06-10T08:09:00Z" w16du:dateUtc="2026-06-10T06:09:00Z"/>
          <w:rFonts w:ascii="Calibri" w:eastAsia="Aptos" w:hAnsi="Calibri" w:cs="Calibri"/>
          <w:b/>
          <w:bCs/>
          <w:kern w:val="2"/>
          <w14:ligatures w14:val="standardContextual"/>
        </w:rPr>
        <w:pPrChange w:id="1840" w:author="Fabienne Schmaus" w:date="2026-06-10T08:09:00Z" w16du:dateUtc="2026-06-10T06:09:00Z">
          <w:pPr>
            <w:spacing w:after="0" w:line="276" w:lineRule="auto"/>
            <w15:collapsed/>
          </w:pPr>
        </w:pPrChange>
      </w:pPr>
      <w:r w:rsidRPr="00C83CB6">
        <w:rPr>
          <w:rFonts w:ascii="Calibri" w:eastAsia="Aptos" w:hAnsi="Calibri" w:cs="Calibri"/>
          <w:b/>
          <w:bCs/>
          <w:kern w:val="2"/>
          <w14:ligatures w14:val="standardContextual"/>
        </w:rPr>
        <w:t>Schlafqualität: Skala 1</w:t>
      </w:r>
      <w:ins w:id="1841" w:author="Fabienne Schmaus" w:date="2026-06-10T08:09:00Z" w16du:dateUtc="2026-06-10T06:09:00Z">
        <w:r w:rsidR="00B9783C">
          <w:rPr>
            <w:rFonts w:ascii="Calibri" w:eastAsia="Aptos" w:hAnsi="Calibri" w:cs="Calibri"/>
            <w:b/>
            <w:bCs/>
            <w:kern w:val="2"/>
            <w14:ligatures w14:val="standardContextual"/>
          </w:rPr>
          <w:t> </w:t>
        </w:r>
      </w:ins>
      <w:r w:rsidRPr="00C83CB6">
        <w:rPr>
          <w:rFonts w:ascii="Calibri" w:eastAsia="Aptos" w:hAnsi="Calibri" w:cs="Calibri"/>
          <w:b/>
          <w:bCs/>
          <w:kern w:val="2"/>
          <w14:ligatures w14:val="standardContextual"/>
        </w:rPr>
        <w:t>–</w:t>
      </w:r>
      <w:ins w:id="1842" w:author="Fabienne Schmaus" w:date="2026-06-10T08:09:00Z" w16du:dateUtc="2026-06-10T06:09:00Z">
        <w:r w:rsidR="00B9783C">
          <w:rPr>
            <w:rFonts w:ascii="Calibri" w:eastAsia="Aptos" w:hAnsi="Calibri" w:cs="Calibri"/>
            <w:b/>
            <w:bCs/>
            <w:kern w:val="2"/>
            <w14:ligatures w14:val="standardContextual"/>
          </w:rPr>
          <w:t xml:space="preserve"> </w:t>
        </w:r>
      </w:ins>
      <w:r w:rsidRPr="00C83CB6">
        <w:rPr>
          <w:rFonts w:ascii="Calibri" w:eastAsia="Aptos" w:hAnsi="Calibri" w:cs="Calibri"/>
          <w:b/>
          <w:bCs/>
          <w:kern w:val="2"/>
          <w14:ligatures w14:val="standardContextual"/>
        </w:rPr>
        <w:t>5</w:t>
      </w:r>
    </w:p>
    <w:p w14:paraId="0D49381B" w14:textId="15DFF8BF" w:rsidR="00B9783C" w:rsidRPr="00B9783C" w:rsidRDefault="00B9783C">
      <w:pPr>
        <w:spacing w:after="0" w:line="360" w:lineRule="auto"/>
        <w15:collapsed/>
        <w:rPr>
          <w:rFonts w:ascii="Calibri" w:eastAsia="Aptos" w:hAnsi="Calibri" w:cs="Calibri"/>
          <w:i/>
          <w:iCs/>
          <w:kern w:val="2"/>
          <w14:ligatures w14:val="standardContextual"/>
          <w:rPrChange w:id="1843" w:author="Fabienne Schmaus" w:date="2026-06-10T08:10:00Z" w16du:dateUtc="2026-06-10T06:10:00Z">
            <w:rPr>
              <w:rFonts w:ascii="Calibri" w:eastAsia="Aptos" w:hAnsi="Calibri" w:cs="Calibri"/>
              <w:b/>
              <w:bCs/>
              <w:kern w:val="2"/>
              <w14:ligatures w14:val="standardContextual"/>
            </w:rPr>
          </w:rPrChange>
        </w:rPr>
        <w:pPrChange w:id="1844" w:author="Fabienne Schmaus" w:date="2026-06-10T08:09:00Z" w16du:dateUtc="2026-06-10T06:09:00Z">
          <w:pPr>
            <w:spacing w:after="0" w:line="276" w:lineRule="auto"/>
            <w15:collapsed/>
          </w:pPr>
        </w:pPrChange>
      </w:pPr>
      <w:ins w:id="1845" w:author="Fabienne Schmaus" w:date="2026-06-10T08:10:00Z" w16du:dateUtc="2026-06-10T06:10:00Z">
        <w:r w:rsidRPr="00B9783C">
          <w:rPr>
            <w:rFonts w:ascii="Calibri" w:eastAsia="Aptos" w:hAnsi="Calibri" w:cs="Calibri"/>
            <w:i/>
            <w:iCs/>
            <w:kern w:val="2"/>
            <w14:ligatures w14:val="standardContextual"/>
          </w:rPr>
          <w:t>Wie würdest du deinen Schlaf allgemein beschreiben?</w:t>
        </w:r>
      </w:ins>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1989"/>
        <w:gridCol w:w="1861"/>
        <w:gridCol w:w="1845"/>
        <w:gridCol w:w="2171"/>
      </w:tblGrid>
      <w:tr w:rsidR="009308C2" w:rsidRPr="00C83CB6" w14:paraId="128DEB29" w14:textId="77777777" w:rsidTr="00650125">
        <w:trPr>
          <w:tblHeader/>
          <w:tblCellSpacing w:w="15" w:type="dxa"/>
        </w:trPr>
        <w:tc>
          <w:tcPr>
            <w:tcW w:w="2863" w:type="dxa"/>
            <w:vAlign w:val="center"/>
            <w:hideMark/>
          </w:tcPr>
          <w:p w14:paraId="287E9A59"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1</w:t>
            </w:r>
          </w:p>
        </w:tc>
        <w:tc>
          <w:tcPr>
            <w:tcW w:w="0" w:type="auto"/>
            <w:vAlign w:val="center"/>
            <w:hideMark/>
          </w:tcPr>
          <w:p w14:paraId="1BF3FDC2"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2</w:t>
            </w:r>
          </w:p>
        </w:tc>
        <w:tc>
          <w:tcPr>
            <w:tcW w:w="0" w:type="auto"/>
            <w:vAlign w:val="center"/>
            <w:hideMark/>
          </w:tcPr>
          <w:p w14:paraId="7A5AC281"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3</w:t>
            </w:r>
          </w:p>
        </w:tc>
        <w:tc>
          <w:tcPr>
            <w:tcW w:w="0" w:type="auto"/>
            <w:vAlign w:val="center"/>
            <w:hideMark/>
          </w:tcPr>
          <w:p w14:paraId="06E4D690"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4</w:t>
            </w:r>
          </w:p>
        </w:tc>
        <w:tc>
          <w:tcPr>
            <w:tcW w:w="2126" w:type="dxa"/>
            <w:vAlign w:val="center"/>
            <w:hideMark/>
          </w:tcPr>
          <w:p w14:paraId="140803FE"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5</w:t>
            </w:r>
          </w:p>
        </w:tc>
      </w:tr>
      <w:tr w:rsidR="009308C2" w:rsidRPr="00C83CB6" w14:paraId="1C3030B7" w14:textId="77777777" w:rsidTr="00650125">
        <w:trPr>
          <w:tblCellSpacing w:w="15" w:type="dxa"/>
        </w:trPr>
        <w:tc>
          <w:tcPr>
            <w:tcW w:w="2863" w:type="dxa"/>
            <w:vAlign w:val="center"/>
            <w:hideMark/>
          </w:tcPr>
          <w:p w14:paraId="69834D19" w14:textId="3AE0ADAB" w:rsidR="009308C2" w:rsidRPr="00C83CB6" w:rsidRDefault="00B9783C" w:rsidP="00C83CB6">
            <w:pPr>
              <w:spacing w:after="0" w:line="276" w:lineRule="auto"/>
              <w15:collapsed/>
              <w:rPr>
                <w:rFonts w:ascii="Calibri" w:eastAsia="Aptos" w:hAnsi="Calibri" w:cs="Calibri"/>
                <w:kern w:val="2"/>
                <w14:ligatures w14:val="standardContextual"/>
              </w:rPr>
            </w:pPr>
            <w:ins w:id="1846" w:author="Fabienne Schmaus" w:date="2026-06-10T08:11:00Z" w16du:dateUtc="2026-06-10T06:11:00Z">
              <w:r>
                <w:rPr>
                  <w:rFonts w:ascii="Calibri" w:eastAsia="Aptos" w:hAnsi="Calibri" w:cs="Calibri"/>
                  <w:kern w:val="2"/>
                  <w14:ligatures w14:val="standardContextual"/>
                </w:rPr>
                <w:t>s</w:t>
              </w:r>
            </w:ins>
            <w:del w:id="1847" w:author="Fabienne Schmaus" w:date="2026-06-10T08:11:00Z" w16du:dateUtc="2026-06-10T06:11:00Z">
              <w:r w:rsidR="009308C2" w:rsidRPr="00C83CB6" w:rsidDel="00B9783C">
                <w:rPr>
                  <w:rFonts w:ascii="Calibri" w:eastAsia="Aptos" w:hAnsi="Calibri" w:cs="Calibri"/>
                  <w:kern w:val="2"/>
                  <w14:ligatures w14:val="standardContextual"/>
                </w:rPr>
                <w:delText>S</w:delText>
              </w:r>
            </w:del>
            <w:r w:rsidR="009308C2" w:rsidRPr="00C83CB6">
              <w:rPr>
                <w:rFonts w:ascii="Calibri" w:eastAsia="Aptos" w:hAnsi="Calibri" w:cs="Calibri"/>
                <w:kern w:val="2"/>
                <w14:ligatures w14:val="standardContextual"/>
              </w:rPr>
              <w:t>ehr schlecht – kaum geschlafen, total müde</w:t>
            </w:r>
          </w:p>
        </w:tc>
        <w:tc>
          <w:tcPr>
            <w:tcW w:w="0" w:type="auto"/>
            <w:vAlign w:val="center"/>
            <w:hideMark/>
          </w:tcPr>
          <w:p w14:paraId="6D31A3AD" w14:textId="1E7DE83F" w:rsidR="009308C2" w:rsidRPr="00C83CB6" w:rsidRDefault="009308C2" w:rsidP="00C83CB6">
            <w:pPr>
              <w:spacing w:after="0" w:line="276" w:lineRule="auto"/>
              <w15:collapsed/>
              <w:rPr>
                <w:rFonts w:ascii="Calibri" w:eastAsia="Aptos" w:hAnsi="Calibri" w:cs="Calibri"/>
                <w:kern w:val="2"/>
                <w14:ligatures w14:val="standardContextual"/>
              </w:rPr>
            </w:pPr>
            <w:del w:id="1848" w:author="Fabienne Schmaus" w:date="2026-06-10T08:11:00Z" w16du:dateUtc="2026-06-10T06:11:00Z">
              <w:r w:rsidRPr="00C83CB6" w:rsidDel="00B9783C">
                <w:rPr>
                  <w:rFonts w:ascii="Calibri" w:eastAsia="Aptos" w:hAnsi="Calibri" w:cs="Calibri"/>
                  <w:kern w:val="2"/>
                  <w14:ligatures w14:val="standardContextual"/>
                </w:rPr>
                <w:delText xml:space="preserve">Schlecht </w:delText>
              </w:r>
            </w:del>
            <w:ins w:id="1849" w:author="Fabienne Schmaus" w:date="2026-06-10T08:11:00Z" w16du:dateUtc="2026-06-10T06:11:00Z">
              <w:r w:rsidR="00B9783C">
                <w:rPr>
                  <w:rFonts w:ascii="Calibri" w:eastAsia="Aptos" w:hAnsi="Calibri" w:cs="Calibri"/>
                  <w:kern w:val="2"/>
                  <w14:ligatures w14:val="standardContextual"/>
                </w:rPr>
                <w:t>s</w:t>
              </w:r>
              <w:r w:rsidR="00B9783C" w:rsidRPr="00C83CB6">
                <w:rPr>
                  <w:rFonts w:ascii="Calibri" w:eastAsia="Aptos" w:hAnsi="Calibri" w:cs="Calibri"/>
                  <w:kern w:val="2"/>
                  <w14:ligatures w14:val="standardContextual"/>
                </w:rPr>
                <w:t xml:space="preserve">chlecht </w:t>
              </w:r>
            </w:ins>
            <w:r w:rsidRPr="00C83CB6">
              <w:rPr>
                <w:rFonts w:ascii="Calibri" w:eastAsia="Aptos" w:hAnsi="Calibri" w:cs="Calibri"/>
                <w:kern w:val="2"/>
                <w14:ligatures w14:val="standardContextual"/>
              </w:rPr>
              <w:t>– wenig, unruhig</w:t>
            </w:r>
          </w:p>
        </w:tc>
        <w:tc>
          <w:tcPr>
            <w:tcW w:w="0" w:type="auto"/>
            <w:vAlign w:val="center"/>
            <w:hideMark/>
          </w:tcPr>
          <w:p w14:paraId="24611DC2"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Okay – weder gut noch schlecht</w:t>
            </w:r>
          </w:p>
        </w:tc>
        <w:tc>
          <w:tcPr>
            <w:tcW w:w="0" w:type="auto"/>
            <w:vAlign w:val="center"/>
            <w:hideMark/>
          </w:tcPr>
          <w:p w14:paraId="3CBF6355" w14:textId="1C640C25" w:rsidR="009308C2" w:rsidRPr="00C83CB6" w:rsidRDefault="009308C2" w:rsidP="00C83CB6">
            <w:pPr>
              <w:spacing w:after="0" w:line="276" w:lineRule="auto"/>
              <w15:collapsed/>
              <w:rPr>
                <w:rFonts w:ascii="Calibri" w:eastAsia="Aptos" w:hAnsi="Calibri" w:cs="Calibri"/>
                <w:kern w:val="2"/>
                <w14:ligatures w14:val="standardContextual"/>
              </w:rPr>
            </w:pPr>
            <w:del w:id="1850" w:author="Fabienne Schmaus" w:date="2026-06-10T08:11:00Z" w16du:dateUtc="2026-06-10T06:11:00Z">
              <w:r w:rsidRPr="00C83CB6" w:rsidDel="00B9783C">
                <w:rPr>
                  <w:rFonts w:ascii="Calibri" w:eastAsia="Aptos" w:hAnsi="Calibri" w:cs="Calibri"/>
                  <w:kern w:val="2"/>
                  <w14:ligatures w14:val="standardContextual"/>
                </w:rPr>
                <w:delText xml:space="preserve">Gut </w:delText>
              </w:r>
            </w:del>
            <w:ins w:id="1851" w:author="Fabienne Schmaus" w:date="2026-06-10T08:11:00Z" w16du:dateUtc="2026-06-10T06:11:00Z">
              <w:r w:rsidR="00B9783C">
                <w:rPr>
                  <w:rFonts w:ascii="Calibri" w:eastAsia="Aptos" w:hAnsi="Calibri" w:cs="Calibri"/>
                  <w:kern w:val="2"/>
                  <w14:ligatures w14:val="standardContextual"/>
                </w:rPr>
                <w:t>g</w:t>
              </w:r>
              <w:r w:rsidR="00B9783C" w:rsidRPr="00C83CB6">
                <w:rPr>
                  <w:rFonts w:ascii="Calibri" w:eastAsia="Aptos" w:hAnsi="Calibri" w:cs="Calibri"/>
                  <w:kern w:val="2"/>
                  <w14:ligatures w14:val="standardContextual"/>
                </w:rPr>
                <w:t xml:space="preserve">ut </w:t>
              </w:r>
            </w:ins>
            <w:r w:rsidRPr="00C83CB6">
              <w:rPr>
                <w:rFonts w:ascii="Calibri" w:eastAsia="Aptos" w:hAnsi="Calibri" w:cs="Calibri"/>
                <w:kern w:val="2"/>
                <w14:ligatures w14:val="standardContextual"/>
              </w:rPr>
              <w:t>– erholt aufgewacht</w:t>
            </w:r>
          </w:p>
        </w:tc>
        <w:tc>
          <w:tcPr>
            <w:tcW w:w="2126" w:type="dxa"/>
            <w:vAlign w:val="center"/>
            <w:hideMark/>
          </w:tcPr>
          <w:p w14:paraId="15529524" w14:textId="0E98D501" w:rsidR="009308C2" w:rsidRPr="00C83CB6" w:rsidRDefault="00B9783C" w:rsidP="00C83CB6">
            <w:pPr>
              <w:spacing w:after="0" w:line="276" w:lineRule="auto"/>
              <w15:collapsed/>
              <w:rPr>
                <w:rFonts w:ascii="Calibri" w:eastAsia="Aptos" w:hAnsi="Calibri" w:cs="Calibri"/>
                <w:kern w:val="2"/>
                <w14:ligatures w14:val="standardContextual"/>
              </w:rPr>
            </w:pPr>
            <w:ins w:id="1852" w:author="Fabienne Schmaus" w:date="2026-06-10T08:11:00Z" w16du:dateUtc="2026-06-10T06:11:00Z">
              <w:r>
                <w:rPr>
                  <w:rFonts w:ascii="Calibri" w:eastAsia="Aptos" w:hAnsi="Calibri" w:cs="Calibri"/>
                  <w:kern w:val="2"/>
                  <w14:ligatures w14:val="standardContextual"/>
                </w:rPr>
                <w:t>s</w:t>
              </w:r>
            </w:ins>
            <w:del w:id="1853" w:author="Fabienne Schmaus" w:date="2026-06-10T08:11:00Z" w16du:dateUtc="2026-06-10T06:11:00Z">
              <w:r w:rsidR="009308C2" w:rsidRPr="00C83CB6" w:rsidDel="00B9783C">
                <w:rPr>
                  <w:rFonts w:ascii="Calibri" w:eastAsia="Aptos" w:hAnsi="Calibri" w:cs="Calibri"/>
                  <w:kern w:val="2"/>
                  <w14:ligatures w14:val="standardContextual"/>
                </w:rPr>
                <w:delText>S</w:delText>
              </w:r>
            </w:del>
            <w:r w:rsidR="009308C2" w:rsidRPr="00C83CB6">
              <w:rPr>
                <w:rFonts w:ascii="Calibri" w:eastAsia="Aptos" w:hAnsi="Calibri" w:cs="Calibri"/>
                <w:kern w:val="2"/>
                <w14:ligatures w14:val="standardContextual"/>
              </w:rPr>
              <w:t>ehr gut – tief und lang geschlafen</w:t>
            </w:r>
          </w:p>
        </w:tc>
      </w:tr>
    </w:tbl>
    <w:p w14:paraId="7FC99D84" w14:textId="77777777" w:rsidR="009308C2" w:rsidRPr="00C83CB6" w:rsidRDefault="009308C2" w:rsidP="00C83CB6">
      <w:pPr>
        <w:spacing w:after="0" w:line="276" w:lineRule="auto"/>
        <w15:collapsed/>
        <w:rPr>
          <w:rFonts w:ascii="Calibri" w:eastAsia="Aptos" w:hAnsi="Calibri" w:cs="Calibri"/>
          <w:kern w:val="2"/>
          <w14:ligatures w14:val="standardContextual"/>
        </w:rPr>
      </w:pPr>
    </w:p>
    <w:p w14:paraId="74ACC444" w14:textId="77777777" w:rsidR="009308C2" w:rsidRPr="00C83CB6" w:rsidRDefault="009308C2">
      <w:pPr>
        <w:spacing w:after="0" w:line="360" w:lineRule="auto"/>
        <w15:collapsed/>
        <w:rPr>
          <w:rFonts w:ascii="Calibri" w:eastAsia="Aptos" w:hAnsi="Calibri" w:cs="Calibri"/>
          <w:b/>
          <w:bCs/>
          <w:kern w:val="2"/>
          <w14:ligatures w14:val="standardContextual"/>
        </w:rPr>
        <w:pPrChange w:id="1854" w:author="Fabienne Schmaus" w:date="2026-06-10T08:11:00Z" w16du:dateUtc="2026-06-10T06:11:00Z">
          <w:pPr>
            <w:spacing w:after="0" w:line="276" w:lineRule="auto"/>
            <w15:collapsed/>
          </w:pPr>
        </w:pPrChange>
      </w:pPr>
      <w:r w:rsidRPr="00C83CB6">
        <w:rPr>
          <w:rFonts w:ascii="Calibri" w:eastAsia="Aptos" w:hAnsi="Calibri" w:cs="Calibri"/>
          <w:b/>
          <w:bCs/>
          <w:kern w:val="2"/>
          <w14:ligatures w14:val="standardContextual"/>
        </w:rPr>
        <w:t xml:space="preserve">Das </w:t>
      </w:r>
      <w:commentRangeStart w:id="1855"/>
      <w:commentRangeStart w:id="1856"/>
      <w:r w:rsidRPr="00C83CB6">
        <w:rPr>
          <w:rFonts w:ascii="Calibri" w:eastAsia="Aptos" w:hAnsi="Calibri" w:cs="Calibri"/>
          <w:b/>
          <w:bCs/>
          <w:kern w:val="2"/>
          <w14:ligatures w14:val="standardContextual"/>
        </w:rPr>
        <w:t>Protokoll</w:t>
      </w:r>
      <w:commentRangeEnd w:id="1855"/>
      <w:r w:rsidRPr="00C83CB6">
        <w:rPr>
          <w:rStyle w:val="Kommentarzeichen"/>
          <w:rFonts w:ascii="Calibri" w:eastAsia="Aptos" w:hAnsi="Calibri" w:cs="Calibri"/>
          <w:b/>
          <w:bCs/>
          <w:kern w:val="2"/>
          <w:sz w:val="22"/>
          <w:szCs w:val="22"/>
          <w14:ligatures w14:val="standardContextual"/>
        </w:rPr>
        <w:commentReference w:id="1855"/>
      </w:r>
      <w:commentRangeEnd w:id="1856"/>
      <w:r w:rsidR="00B9783C" w:rsidRPr="00C83CB6">
        <w:rPr>
          <w:rStyle w:val="Kommentarzeichen"/>
          <w:rFonts w:ascii="Calibri" w:eastAsia="Aptos" w:hAnsi="Calibri" w:cs="Calibri"/>
          <w:b/>
          <w:bCs/>
          <w:kern w:val="2"/>
          <w:sz w:val="22"/>
          <w:szCs w:val="22"/>
          <w14:ligatures w14:val="standardContextual"/>
        </w:rPr>
        <w:commentReference w:id="1856"/>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134"/>
        <w:gridCol w:w="1134"/>
        <w:gridCol w:w="1134"/>
        <w:gridCol w:w="1134"/>
        <w:gridCol w:w="1134"/>
        <w:gridCol w:w="1134"/>
        <w:gridCol w:w="1276"/>
      </w:tblGrid>
      <w:tr w:rsidR="009308C2" w:rsidRPr="00C83CB6" w14:paraId="52E0A24E" w14:textId="77777777" w:rsidTr="00650125">
        <w:trPr>
          <w:tblHeader/>
          <w:tblCellSpacing w:w="15" w:type="dxa"/>
        </w:trPr>
        <w:tc>
          <w:tcPr>
            <w:tcW w:w="2649" w:type="dxa"/>
            <w:vAlign w:val="center"/>
            <w:hideMark/>
          </w:tcPr>
          <w:p w14:paraId="22F2538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57B0808"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1</w:t>
            </w:r>
          </w:p>
        </w:tc>
        <w:tc>
          <w:tcPr>
            <w:tcW w:w="1104" w:type="dxa"/>
            <w:vAlign w:val="center"/>
            <w:hideMark/>
          </w:tcPr>
          <w:p w14:paraId="1BEFF845"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2</w:t>
            </w:r>
          </w:p>
        </w:tc>
        <w:tc>
          <w:tcPr>
            <w:tcW w:w="1104" w:type="dxa"/>
            <w:vAlign w:val="center"/>
            <w:hideMark/>
          </w:tcPr>
          <w:p w14:paraId="60142EFB"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3</w:t>
            </w:r>
          </w:p>
        </w:tc>
        <w:tc>
          <w:tcPr>
            <w:tcW w:w="1104" w:type="dxa"/>
            <w:vAlign w:val="center"/>
            <w:hideMark/>
          </w:tcPr>
          <w:p w14:paraId="015B2AB4"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4</w:t>
            </w:r>
          </w:p>
        </w:tc>
        <w:tc>
          <w:tcPr>
            <w:tcW w:w="1104" w:type="dxa"/>
            <w:vAlign w:val="center"/>
            <w:hideMark/>
          </w:tcPr>
          <w:p w14:paraId="2181F4DD"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5</w:t>
            </w:r>
          </w:p>
        </w:tc>
        <w:tc>
          <w:tcPr>
            <w:tcW w:w="1104" w:type="dxa"/>
            <w:vAlign w:val="center"/>
            <w:hideMark/>
          </w:tcPr>
          <w:p w14:paraId="119B81FB"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6</w:t>
            </w:r>
          </w:p>
        </w:tc>
        <w:tc>
          <w:tcPr>
            <w:tcW w:w="1231" w:type="dxa"/>
            <w:vAlign w:val="center"/>
            <w:hideMark/>
          </w:tcPr>
          <w:p w14:paraId="15D621F0" w14:textId="77777777" w:rsidR="009308C2" w:rsidRPr="00C83CB6" w:rsidRDefault="009308C2" w:rsidP="00C83CB6">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7</w:t>
            </w:r>
          </w:p>
        </w:tc>
      </w:tr>
      <w:tr w:rsidR="009308C2" w:rsidRPr="00C83CB6" w14:paraId="78CF743A" w14:textId="77777777" w:rsidTr="00650125">
        <w:trPr>
          <w:tblCellSpacing w:w="15" w:type="dxa"/>
        </w:trPr>
        <w:tc>
          <w:tcPr>
            <w:tcW w:w="2649" w:type="dxa"/>
            <w:vAlign w:val="center"/>
            <w:hideMark/>
          </w:tcPr>
          <w:p w14:paraId="0EBF6FAE"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Datum</w:t>
            </w:r>
          </w:p>
        </w:tc>
        <w:tc>
          <w:tcPr>
            <w:tcW w:w="1104" w:type="dxa"/>
            <w:vAlign w:val="center"/>
            <w:hideMark/>
          </w:tcPr>
          <w:p w14:paraId="612C203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4DC5B5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4A9A48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B1A7DA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54487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66DB9C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6A7DD7D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0003BEBF" w14:textId="77777777" w:rsidTr="00650125">
        <w:trPr>
          <w:tblCellSpacing w:w="15" w:type="dxa"/>
        </w:trPr>
        <w:tc>
          <w:tcPr>
            <w:tcW w:w="2649" w:type="dxa"/>
            <w:vAlign w:val="center"/>
            <w:hideMark/>
          </w:tcPr>
          <w:p w14:paraId="49AADCB1"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Einschlafzeit</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AE1437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6EE561C0"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0E3EDD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32780D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D873D3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844DB05"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64933FC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F6E631D" w14:textId="77777777" w:rsidTr="00650125">
        <w:trPr>
          <w:tblCellSpacing w:w="15" w:type="dxa"/>
        </w:trPr>
        <w:tc>
          <w:tcPr>
            <w:tcW w:w="2649" w:type="dxa"/>
            <w:vAlign w:val="center"/>
            <w:hideMark/>
          </w:tcPr>
          <w:p w14:paraId="2AB950FF"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Aufwachzeit</w:t>
            </w:r>
          </w:p>
        </w:tc>
        <w:tc>
          <w:tcPr>
            <w:tcW w:w="1104" w:type="dxa"/>
            <w:vAlign w:val="center"/>
            <w:hideMark/>
          </w:tcPr>
          <w:p w14:paraId="2265158A"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AF81AB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B2512C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84DC13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9F9E1D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5B1D21"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7C792AD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0F3E1816" w14:textId="77777777" w:rsidTr="00650125">
        <w:trPr>
          <w:tblCellSpacing w:w="15" w:type="dxa"/>
        </w:trPr>
        <w:tc>
          <w:tcPr>
            <w:tcW w:w="2649" w:type="dxa"/>
            <w:vAlign w:val="center"/>
            <w:hideMark/>
          </w:tcPr>
          <w:p w14:paraId="58DD1FA2"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Schlafdauer</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6136A5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1E4237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831501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6DB581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7CFC90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9607E8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55E3624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125B4386" w14:textId="77777777" w:rsidTr="00650125">
        <w:trPr>
          <w:tblCellSpacing w:w="15" w:type="dxa"/>
        </w:trPr>
        <w:tc>
          <w:tcPr>
            <w:tcW w:w="2649" w:type="dxa"/>
            <w:vAlign w:val="center"/>
            <w:hideMark/>
          </w:tcPr>
          <w:p w14:paraId="5C2EB2BF" w14:textId="77777777"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Bildschirm in letzter Stunde vor Schlaf?</w:t>
            </w:r>
            <w:r w:rsidRPr="00C83CB6">
              <w:rPr>
                <w:rFonts w:ascii="Calibri" w:eastAsia="Aptos" w:hAnsi="Calibri" w:cs="Calibri"/>
                <w:kern w:val="2"/>
                <w14:ligatures w14:val="standardContextual"/>
              </w:rPr>
              <w:t xml:space="preserve">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Ja /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Nein</w:t>
            </w:r>
          </w:p>
        </w:tc>
        <w:tc>
          <w:tcPr>
            <w:tcW w:w="1104" w:type="dxa"/>
            <w:vAlign w:val="center"/>
            <w:hideMark/>
          </w:tcPr>
          <w:p w14:paraId="068C306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B2A22F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A8CD42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7B45F6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DBD77FE"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8B1294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4F8A93F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126514F" w14:textId="77777777" w:rsidTr="00650125">
        <w:trPr>
          <w:tblCellSpacing w:w="15" w:type="dxa"/>
        </w:trPr>
        <w:tc>
          <w:tcPr>
            <w:tcW w:w="2649" w:type="dxa"/>
            <w:vAlign w:val="center"/>
            <w:hideMark/>
          </w:tcPr>
          <w:p w14:paraId="523A2885" w14:textId="10207FF8"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 Was?</w:t>
            </w:r>
            <w:r w:rsidRPr="00C83CB6">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
              <w:t>(Instagram, Netflix, Handy</w:t>
            </w:r>
            <w:r w:rsidR="00B9783C">
              <w:rPr>
                <w:rFonts w:ascii="Calibri" w:eastAsia="Aptos" w:hAnsi="Calibri" w:cs="Calibri"/>
                <w:kern w:val="2"/>
                <w14:ligatures w14:val="standardContextual"/>
              </w:rPr>
              <w:t> </w:t>
            </w:r>
            <w:r w:rsidRPr="00B9783C">
              <w:rPr>
                <w:rFonts w:ascii="Calibri" w:eastAsia="Aptos" w:hAnsi="Calibri" w:cs="Calibri"/>
                <w:kern w:val="2"/>
                <w14:ligatures w14:val="standardContextual"/>
              </w:rPr>
              <w:t>…)</w:t>
            </w:r>
          </w:p>
        </w:tc>
        <w:tc>
          <w:tcPr>
            <w:tcW w:w="1104" w:type="dxa"/>
            <w:vAlign w:val="center"/>
            <w:hideMark/>
          </w:tcPr>
          <w:p w14:paraId="1C31630A"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DB13F9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3E240B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9D9FF7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B2AD85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5BA667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2AF98314"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5A0EC3EE" w14:textId="77777777" w:rsidTr="00650125">
        <w:trPr>
          <w:tblCellSpacing w:w="15" w:type="dxa"/>
        </w:trPr>
        <w:tc>
          <w:tcPr>
            <w:tcW w:w="2649" w:type="dxa"/>
            <w:vAlign w:val="center"/>
            <w:hideMark/>
          </w:tcPr>
          <w:p w14:paraId="760A22A1" w14:textId="671F14AC"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w:t>
            </w:r>
            <w:ins w:id="1857" w:author="Fabienne Schmaus" w:date="2026-06-10T08:12:00Z" w16du:dateUtc="2026-06-10T06:12:00Z">
              <w:r w:rsidR="00B9783C">
                <w:rPr>
                  <w:rFonts w:ascii="Calibri" w:eastAsia="Aptos" w:hAnsi="Calibri" w:cs="Calibri"/>
                  <w:b/>
                  <w:bCs/>
                  <w:kern w:val="2"/>
                  <w14:ligatures w14:val="standardContextual"/>
                </w:rPr>
                <w:t>, w</w:t>
              </w:r>
            </w:ins>
            <w:del w:id="1858" w:author="Fabienne Schmaus" w:date="2026-06-10T08:12:00Z" w16du:dateUtc="2026-06-10T06:12:00Z">
              <w:r w:rsidRPr="00C83CB6" w:rsidDel="00B9783C">
                <w:rPr>
                  <w:rFonts w:ascii="Calibri" w:eastAsia="Aptos" w:hAnsi="Calibri" w:cs="Calibri"/>
                  <w:b/>
                  <w:bCs/>
                  <w:kern w:val="2"/>
                  <w14:ligatures w14:val="standardContextual"/>
                </w:rPr>
                <w:delText>: W</w:delText>
              </w:r>
            </w:del>
            <w:r w:rsidRPr="00C83CB6">
              <w:rPr>
                <w:rFonts w:ascii="Calibri" w:eastAsia="Aptos" w:hAnsi="Calibri" w:cs="Calibri"/>
                <w:b/>
                <w:bCs/>
                <w:kern w:val="2"/>
                <w14:ligatures w14:val="standardContextual"/>
              </w:rPr>
              <w:t>ie lange?</w:t>
            </w:r>
          </w:p>
        </w:tc>
        <w:tc>
          <w:tcPr>
            <w:tcW w:w="1104" w:type="dxa"/>
            <w:vAlign w:val="center"/>
            <w:hideMark/>
          </w:tcPr>
          <w:p w14:paraId="7DDF800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23EC0F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C7CACE6"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601DB1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603F8CB3"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1058C78"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4CEA781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4D4ECBBC" w14:textId="77777777" w:rsidTr="00650125">
        <w:trPr>
          <w:tblCellSpacing w:w="15" w:type="dxa"/>
        </w:trPr>
        <w:tc>
          <w:tcPr>
            <w:tcW w:w="2649" w:type="dxa"/>
            <w:vAlign w:val="center"/>
            <w:hideMark/>
          </w:tcPr>
          <w:p w14:paraId="037F6D23" w14:textId="52DD6389"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Schlafqualität (1</w:t>
            </w:r>
            <w:ins w:id="1859" w:author="Fabienne Schmaus" w:date="2026-06-10T08:12:00Z" w16du:dateUtc="2026-06-10T06:12:00Z">
              <w:r w:rsidR="00B9783C">
                <w:rPr>
                  <w:rFonts w:ascii="Calibri" w:eastAsia="Aptos" w:hAnsi="Calibri" w:cs="Calibri"/>
                  <w:b/>
                  <w:bCs/>
                  <w:kern w:val="2"/>
                  <w14:ligatures w14:val="standardContextual"/>
                </w:rPr>
                <w:t> </w:t>
              </w:r>
            </w:ins>
            <w:r w:rsidRPr="00C83CB6">
              <w:rPr>
                <w:rFonts w:ascii="Calibri" w:eastAsia="Aptos" w:hAnsi="Calibri" w:cs="Calibri"/>
                <w:b/>
                <w:bCs/>
                <w:kern w:val="2"/>
                <w14:ligatures w14:val="standardContextual"/>
              </w:rPr>
              <w:t>–</w:t>
            </w:r>
            <w:ins w:id="1860" w:author="Fabienne Schmaus" w:date="2026-06-10T08:12:00Z" w16du:dateUtc="2026-06-10T06:12:00Z">
              <w:r w:rsidR="00B9783C">
                <w:rPr>
                  <w:rFonts w:ascii="Calibri" w:eastAsia="Aptos" w:hAnsi="Calibri" w:cs="Calibri"/>
                  <w:b/>
                  <w:bCs/>
                  <w:kern w:val="2"/>
                  <w14:ligatures w14:val="standardContextual"/>
                </w:rPr>
                <w:t xml:space="preserve"> </w:t>
              </w:r>
            </w:ins>
            <w:r w:rsidRPr="00C83CB6">
              <w:rPr>
                <w:rFonts w:ascii="Calibri" w:eastAsia="Aptos" w:hAnsi="Calibri" w:cs="Calibri"/>
                <w:b/>
                <w:bCs/>
                <w:kern w:val="2"/>
                <w14:ligatures w14:val="standardContextual"/>
              </w:rPr>
              <w:t>5)</w:t>
            </w:r>
          </w:p>
        </w:tc>
        <w:tc>
          <w:tcPr>
            <w:tcW w:w="1104" w:type="dxa"/>
            <w:vAlign w:val="center"/>
            <w:hideMark/>
          </w:tcPr>
          <w:p w14:paraId="4A8A8BD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024874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5467BC5D"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AB20D62"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0BB83B0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35BD278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34A2316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r w:rsidR="009308C2" w:rsidRPr="00C83CB6" w14:paraId="6E3A11EA" w14:textId="77777777" w:rsidTr="00650125">
        <w:trPr>
          <w:tblCellSpacing w:w="15" w:type="dxa"/>
        </w:trPr>
        <w:tc>
          <w:tcPr>
            <w:tcW w:w="2649" w:type="dxa"/>
            <w:vAlign w:val="center"/>
            <w:hideMark/>
          </w:tcPr>
          <w:p w14:paraId="62EABA6B" w14:textId="56439CE4" w:rsidR="009308C2" w:rsidRPr="00C83CB6" w:rsidRDefault="009308C2" w:rsidP="00C83CB6">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Notiz</w:t>
            </w:r>
            <w:r w:rsidRPr="00B9783C">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Change w:id="1861" w:author="Fabienne Schmaus" w:date="2026-06-10T08:12:00Z" w16du:dateUtc="2026-06-10T06:12:00Z">
                  <w:rPr>
                    <w:rFonts w:ascii="Calibri" w:eastAsia="Aptos" w:hAnsi="Calibri" w:cs="Calibri"/>
                    <w:i/>
                    <w:iCs/>
                    <w:kern w:val="2"/>
                    <w14:ligatures w14:val="standardContextual"/>
                  </w:rPr>
                </w:rPrChange>
              </w:rPr>
              <w:t>(</w:t>
            </w:r>
            <w:ins w:id="1862" w:author="Fabienne Schmaus" w:date="2026-06-10T08:12:00Z" w16du:dateUtc="2026-06-10T06:12:00Z">
              <w:r w:rsidR="00B9783C">
                <w:rPr>
                  <w:rFonts w:ascii="Calibri" w:eastAsia="Aptos" w:hAnsi="Calibri" w:cs="Calibri"/>
                  <w:kern w:val="2"/>
                  <w14:ligatures w14:val="standardContextual"/>
                </w:rPr>
                <w:t>W</w:t>
              </w:r>
            </w:ins>
            <w:del w:id="1863" w:author="Fabienne Schmaus" w:date="2026-06-10T08:12:00Z" w16du:dateUtc="2026-06-10T06:12:00Z">
              <w:r w:rsidRPr="00B9783C" w:rsidDel="00B9783C">
                <w:rPr>
                  <w:rFonts w:ascii="Calibri" w:eastAsia="Aptos" w:hAnsi="Calibri" w:cs="Calibri"/>
                  <w:kern w:val="2"/>
                  <w14:ligatures w14:val="standardContextual"/>
                  <w:rPrChange w:id="1864" w:author="Fabienne Schmaus" w:date="2026-06-10T08:12:00Z" w16du:dateUtc="2026-06-10T06:12:00Z">
                    <w:rPr>
                      <w:rFonts w:ascii="Calibri" w:eastAsia="Aptos" w:hAnsi="Calibri" w:cs="Calibri"/>
                      <w:i/>
                      <w:iCs/>
                      <w:kern w:val="2"/>
                      <w14:ligatures w14:val="standardContextual"/>
                    </w:rPr>
                  </w:rPrChange>
                </w:rPr>
                <w:delText>w</w:delText>
              </w:r>
            </w:del>
            <w:r w:rsidRPr="00B9783C">
              <w:rPr>
                <w:rFonts w:ascii="Calibri" w:eastAsia="Aptos" w:hAnsi="Calibri" w:cs="Calibri"/>
                <w:kern w:val="2"/>
                <w14:ligatures w14:val="standardContextual"/>
                <w:rPrChange w:id="1865" w:author="Fabienne Schmaus" w:date="2026-06-10T08:12:00Z" w16du:dateUtc="2026-06-10T06:12:00Z">
                  <w:rPr>
                    <w:rFonts w:ascii="Calibri" w:eastAsia="Aptos" w:hAnsi="Calibri" w:cs="Calibri"/>
                    <w:i/>
                    <w:iCs/>
                    <w:kern w:val="2"/>
                    <w14:ligatures w14:val="standardContextual"/>
                  </w:rPr>
                </w:rPrChange>
              </w:rPr>
              <w:t>as war heute besonders?)</w:t>
            </w:r>
          </w:p>
        </w:tc>
        <w:tc>
          <w:tcPr>
            <w:tcW w:w="1104" w:type="dxa"/>
            <w:vAlign w:val="center"/>
            <w:hideMark/>
          </w:tcPr>
          <w:p w14:paraId="7B6433B1" w14:textId="77777777" w:rsidR="009308C2" w:rsidRDefault="009308C2" w:rsidP="00C83CB6">
            <w:pPr>
              <w:spacing w:after="0" w:line="276" w:lineRule="auto"/>
              <w15:collapsed/>
              <w:rPr>
                <w:rFonts w:ascii="Calibri" w:eastAsia="Aptos" w:hAnsi="Calibri" w:cs="Calibri"/>
                <w:kern w:val="2"/>
                <w14:ligatures w14:val="standardContextual"/>
              </w:rPr>
            </w:pPr>
          </w:p>
          <w:p w14:paraId="61FE93E1" w14:textId="77777777" w:rsidR="00650125" w:rsidRPr="00C83CB6" w:rsidRDefault="00650125"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E7C05FC"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76FEA049"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21580795"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4927AABB"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104" w:type="dxa"/>
            <w:vAlign w:val="center"/>
            <w:hideMark/>
          </w:tcPr>
          <w:p w14:paraId="11CDAC57"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c>
          <w:tcPr>
            <w:tcW w:w="1231" w:type="dxa"/>
            <w:vAlign w:val="center"/>
            <w:hideMark/>
          </w:tcPr>
          <w:p w14:paraId="1A59485F" w14:textId="77777777" w:rsidR="009308C2" w:rsidRPr="00C83CB6" w:rsidRDefault="009308C2" w:rsidP="00C83CB6">
            <w:pPr>
              <w:spacing w:after="0" w:line="276" w:lineRule="auto"/>
              <w15:collapsed/>
              <w:rPr>
                <w:rFonts w:ascii="Calibri" w:eastAsia="Aptos" w:hAnsi="Calibri" w:cs="Calibri"/>
                <w:kern w:val="2"/>
                <w14:ligatures w14:val="standardContextual"/>
              </w:rPr>
            </w:pPr>
          </w:p>
        </w:tc>
      </w:tr>
    </w:tbl>
    <w:p w14:paraId="44CE410F" w14:textId="77777777" w:rsidR="009308C2" w:rsidRPr="00C83CB6" w:rsidRDefault="009308C2" w:rsidP="00C83CB6">
      <w:pPr>
        <w:spacing w:after="0" w:line="276" w:lineRule="auto"/>
        <w15:collapsed/>
        <w:rPr>
          <w:rFonts w:ascii="Calibri" w:eastAsia="Aptos" w:hAnsi="Calibri" w:cs="Calibri"/>
          <w:kern w:val="2"/>
          <w14:ligatures w14:val="standardContextual"/>
        </w:rPr>
      </w:pPr>
    </w:p>
    <w:p w14:paraId="37A2AA73" w14:textId="3497FEF8" w:rsidR="009308C2" w:rsidRPr="00C83CB6" w:rsidRDefault="009308C2" w:rsidP="00B9783C">
      <w:pPr>
        <w:spacing w:after="0" w:line="360" w:lineRule="auto"/>
        <w15:collapsed/>
        <w:rPr>
          <w:rFonts w:ascii="Calibri" w:eastAsia="Aptos" w:hAnsi="Calibri" w:cs="Calibri"/>
          <w:b/>
          <w:bCs/>
          <w:kern w:val="2"/>
          <w14:ligatures w14:val="standardContextual"/>
        </w:rPr>
      </w:pPr>
      <w:del w:id="1866" w:author="Fabienne Schmaus" w:date="2026-06-10T08:14:00Z" w16du:dateUtc="2026-06-10T06:14:00Z">
        <w:r w:rsidRPr="00C83CB6" w:rsidDel="00B9783C">
          <w:rPr>
            <w:rFonts w:ascii="Calibri" w:eastAsia="Aptos" w:hAnsi="Calibri" w:cs="Calibri"/>
            <w:b/>
            <w:bCs/>
            <w:kern w:val="2"/>
            <w14:ligatures w14:val="standardContextual"/>
          </w:rPr>
          <w:delText>Auswertung (n</w:delText>
        </w:r>
      </w:del>
      <w:ins w:id="1867" w:author="Fabienne Schmaus" w:date="2026-06-10T08:14:00Z" w16du:dateUtc="2026-06-10T06:14:00Z">
        <w:r w:rsidR="00B9783C">
          <w:rPr>
            <w:rFonts w:ascii="Calibri" w:eastAsia="Aptos" w:hAnsi="Calibri" w:cs="Calibri"/>
            <w:b/>
            <w:bCs/>
            <w:kern w:val="2"/>
            <w14:ligatures w14:val="standardContextual"/>
          </w:rPr>
          <w:t>N</w:t>
        </w:r>
      </w:ins>
      <w:r w:rsidRPr="00C83CB6">
        <w:rPr>
          <w:rFonts w:ascii="Calibri" w:eastAsia="Aptos" w:hAnsi="Calibri" w:cs="Calibri"/>
          <w:b/>
          <w:bCs/>
          <w:kern w:val="2"/>
          <w14:ligatures w14:val="standardContextual"/>
        </w:rPr>
        <w:t>ach 7 Tagen</w:t>
      </w:r>
      <w:del w:id="1868" w:author="Fabienne Schmaus" w:date="2026-06-10T08:14:00Z" w16du:dateUtc="2026-06-10T06:14:00Z">
        <w:r w:rsidRPr="00C83CB6" w:rsidDel="00B9783C">
          <w:rPr>
            <w:rFonts w:ascii="Calibri" w:eastAsia="Aptos" w:hAnsi="Calibri" w:cs="Calibri"/>
            <w:b/>
            <w:bCs/>
            <w:kern w:val="2"/>
            <w14:ligatures w14:val="standardContextual"/>
          </w:rPr>
          <w:delText>)</w:delText>
        </w:r>
      </w:del>
      <w:ins w:id="1869" w:author="Fabienne Schmaus" w:date="2026-06-10T08:14:00Z" w16du:dateUtc="2026-06-10T06:14:00Z">
        <w:r w:rsidR="00B9783C">
          <w:rPr>
            <w:rFonts w:ascii="Calibri" w:eastAsia="Aptos" w:hAnsi="Calibri" w:cs="Calibri"/>
            <w:b/>
            <w:bCs/>
            <w:kern w:val="2"/>
            <w14:ligatures w14:val="standardContextual"/>
          </w:rPr>
          <w:t>: Auswertung</w:t>
        </w:r>
      </w:ins>
    </w:p>
    <w:p w14:paraId="7671DAFC" w14:textId="694CAA67" w:rsidR="009308C2" w:rsidRPr="00B9783C" w:rsidRDefault="009308C2">
      <w:pPr>
        <w:spacing w:after="0" w:line="360" w:lineRule="auto"/>
        <w15:collapsed/>
        <w:rPr>
          <w:rFonts w:ascii="Calibri" w:eastAsia="Aptos" w:hAnsi="Calibri" w:cs="Calibri"/>
          <w:i/>
          <w:iCs/>
          <w:kern w:val="2"/>
          <w14:ligatures w14:val="standardContextual"/>
          <w:rPrChange w:id="1870" w:author="Fabienne Schmaus" w:date="2026-06-10T08:14:00Z" w16du:dateUtc="2026-06-10T06:14:00Z">
            <w:rPr>
              <w:rFonts w:ascii="Calibri" w:eastAsia="Aptos" w:hAnsi="Calibri" w:cs="Calibri"/>
              <w:kern w:val="2"/>
              <w14:ligatures w14:val="standardContextual"/>
            </w:rPr>
          </w:rPrChange>
        </w:rPr>
        <w:pPrChange w:id="1871" w:author="Fabienne Schmaus" w:date="2026-06-10T08:14:00Z" w16du:dateUtc="2026-06-10T06:14:00Z">
          <w:pPr>
            <w:spacing w:after="0" w:line="276" w:lineRule="auto"/>
            <w15:collapsed/>
          </w:pPr>
        </w:pPrChange>
      </w:pPr>
      <w:r w:rsidRPr="00B9783C">
        <w:rPr>
          <w:rFonts w:ascii="Calibri" w:eastAsia="Aptos" w:hAnsi="Calibri" w:cs="Calibri"/>
          <w:i/>
          <w:iCs/>
          <w:kern w:val="2"/>
          <w14:ligatures w14:val="standardContextual"/>
          <w:rPrChange w:id="1872" w:author="Fabienne Schmaus" w:date="2026-06-10T08:14:00Z" w16du:dateUtc="2026-06-10T06:14:00Z">
            <w:rPr>
              <w:rFonts w:ascii="Calibri" w:eastAsia="Aptos" w:hAnsi="Calibri" w:cs="Calibri"/>
              <w:kern w:val="2"/>
              <w14:ligatures w14:val="standardContextual"/>
            </w:rPr>
          </w:rPrChange>
        </w:rPr>
        <w:t>Schau dir dein Protokoll an und beantworte die Fragen</w:t>
      </w:r>
      <w:ins w:id="1873" w:author="Fabienne Schmaus" w:date="2026-06-10T08:14:00Z" w16du:dateUtc="2026-06-10T06:14:00Z">
        <w:r w:rsidR="00B9783C" w:rsidRPr="00B9783C">
          <w:rPr>
            <w:rFonts w:ascii="Calibri" w:eastAsia="Aptos" w:hAnsi="Calibri" w:cs="Calibri"/>
            <w:i/>
            <w:iCs/>
            <w:kern w:val="2"/>
            <w14:ligatures w14:val="standardContextual"/>
            <w:rPrChange w:id="1874" w:author="Fabienne Schmaus" w:date="2026-06-10T08:14:00Z" w16du:dateUtc="2026-06-10T06:14:00Z">
              <w:rPr>
                <w:rFonts w:ascii="Calibri" w:eastAsia="Aptos" w:hAnsi="Calibri" w:cs="Calibri"/>
                <w:kern w:val="2"/>
                <w14:ligatures w14:val="standardContextual"/>
              </w:rPr>
            </w:rPrChange>
          </w:rPr>
          <w:t>.</w:t>
        </w:r>
      </w:ins>
      <w:del w:id="1875" w:author="Fabienne Schmaus" w:date="2026-06-10T08:14:00Z" w16du:dateUtc="2026-06-10T06:14:00Z">
        <w:r w:rsidRPr="00B9783C" w:rsidDel="00B9783C">
          <w:rPr>
            <w:rFonts w:ascii="Calibri" w:eastAsia="Aptos" w:hAnsi="Calibri" w:cs="Calibri"/>
            <w:i/>
            <w:iCs/>
            <w:kern w:val="2"/>
            <w14:ligatures w14:val="standardContextual"/>
            <w:rPrChange w:id="1876" w:author="Fabienne Schmaus" w:date="2026-06-10T08:14:00Z" w16du:dateUtc="2026-06-10T06:14:00Z">
              <w:rPr>
                <w:rFonts w:ascii="Calibri" w:eastAsia="Aptos" w:hAnsi="Calibri" w:cs="Calibri"/>
                <w:kern w:val="2"/>
                <w14:ligatures w14:val="standardContextual"/>
              </w:rPr>
            </w:rPrChange>
          </w:rPr>
          <w:delText>:</w:delText>
        </w:r>
      </w:del>
    </w:p>
    <w:p w14:paraId="08EAF441"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An welchen Tagen hast du am besten geschlafen? Was hast du an diesen Abenden gemacht?</w:t>
      </w:r>
    </w:p>
    <w:p w14:paraId="4A80DAAE"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An welchen Tagen hast du am schlechtesten geschlafen? Was hast du an diesen Abenden gemacht?</w:t>
      </w:r>
    </w:p>
    <w:p w14:paraId="07C2AD46"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Gibt es einen Zusammenhang zwischen deiner Bildschirmzeit und deiner Schlafqualität? Was beobachtest du?</w:t>
      </w:r>
    </w:p>
    <w:p w14:paraId="49F847D0"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Was hat dich überrascht?</w:t>
      </w:r>
    </w:p>
    <w:p w14:paraId="5CB70B24" w14:textId="77777777" w:rsidR="009308C2" w:rsidRPr="00C83CB6" w:rsidRDefault="009308C2" w:rsidP="00B9783C">
      <w:pPr>
        <w:numPr>
          <w:ilvl w:val="0"/>
          <w:numId w:val="42"/>
        </w:numPr>
        <w:tabs>
          <w:tab w:val="clear" w:pos="720"/>
          <w:tab w:val="num" w:pos="284"/>
        </w:tabs>
        <w:spacing w:after="0" w:line="276" w:lineRule="auto"/>
        <w:ind w:hanging="720"/>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Was nimmst du aus diesem Experiment mit?</w:t>
      </w:r>
    </w:p>
    <w:p w14:paraId="785E1387" w14:textId="77777777" w:rsidR="009308C2" w:rsidRPr="00C83CB6" w:rsidRDefault="009308C2" w:rsidP="00C83CB6">
      <w:pPr>
        <w:spacing w:after="0" w:line="276" w:lineRule="auto"/>
        <w:rPr>
          <w:rFonts w:ascii="Calibri" w:hAnsi="Calibri" w:cs="Calibri"/>
          <w:highlight w:val="yellow"/>
        </w:rPr>
      </w:pPr>
      <w:r w:rsidRPr="00C83CB6">
        <w:rPr>
          <w:rFonts w:ascii="Calibri" w:hAnsi="Calibri" w:cs="Calibri"/>
          <w:highlight w:val="yellow"/>
        </w:rPr>
        <w:br w:type="page"/>
      </w:r>
    </w:p>
    <w:p w14:paraId="0A05FB5A" w14:textId="6B32DFB9" w:rsidR="009308C2" w:rsidRPr="0009301D" w:rsidRDefault="009308C2" w:rsidP="009308C2">
      <w:pPr>
        <w:spacing w:after="0" w:line="276" w:lineRule="auto"/>
        <w:rPr>
          <w:rFonts w:cstheme="minorHAnsi"/>
        </w:rPr>
      </w:pPr>
      <w:r w:rsidRPr="0009301D">
        <w:rPr>
          <w:rFonts w:cstheme="minorHAnsi"/>
          <w:highlight w:val="yellow"/>
        </w:rPr>
        <w:lastRenderedPageBreak/>
        <w:t xml:space="preserve">((Seite </w:t>
      </w:r>
      <w:r w:rsidR="000E2E2A">
        <w:rPr>
          <w:rFonts w:cstheme="minorHAnsi"/>
          <w:highlight w:val="yellow"/>
        </w:rPr>
        <w:t>20</w:t>
      </w:r>
      <w:r w:rsidRPr="0009301D">
        <w:rPr>
          <w:rFonts w:cstheme="minorHAnsi"/>
          <w:highlight w:val="yellow"/>
        </w:rPr>
        <w:t>))</w:t>
      </w:r>
      <w:r w:rsidRPr="0009301D">
        <w:rPr>
          <w:rFonts w:cstheme="minorHAnsi"/>
        </w:rPr>
        <w:t xml:space="preserve"> </w:t>
      </w:r>
    </w:p>
    <w:p w14:paraId="241B9498" w14:textId="3303F830" w:rsidR="00A97D08" w:rsidRDefault="00A97D08">
      <w:pPr>
        <w:spacing w:after="0" w:line="276" w:lineRule="auto"/>
        <w:rPr>
          <w:ins w:id="1877" w:author="Michael Kohl" w:date="2026-06-11T15:22:00Z" w16du:dateUtc="2026-06-11T13:22:00Z"/>
          <w:rFonts w:ascii="Calibri" w:eastAsia="Aptos" w:hAnsi="Calibri" w:cs="Calibri"/>
          <w:kern w:val="2"/>
          <w:sz w:val="24"/>
          <w:szCs w:val="24"/>
          <w14:ligatures w14:val="standardContextual"/>
        </w:rPr>
        <w:pPrChange w:id="1878" w:author="Michael Kohl" w:date="2026-06-11T15:22:00Z" w16du:dateUtc="2026-06-11T13:22:00Z">
          <w:pPr>
            <w:spacing w:after="0" w:line="276" w:lineRule="auto"/>
            <w15:collapsed/>
          </w:pPr>
        </w:pPrChange>
      </w:pPr>
      <w:ins w:id="1879" w:author="Michael Kohl" w:date="2026-06-11T15:22:00Z" w16du:dateUtc="2026-06-11T13:22:00Z">
        <w:r w:rsidRPr="00C83CB6">
          <w:rPr>
            <w:rFonts w:ascii="Calibri" w:hAnsi="Calibri" w:cs="Calibri"/>
            <w:b/>
            <w:bCs/>
            <w:sz w:val="24"/>
            <w:szCs w:val="24"/>
          </w:rPr>
          <w:t>Arbeitsblatt 4</w:t>
        </w:r>
        <w:r>
          <w:rPr>
            <w:rFonts w:ascii="Calibri" w:hAnsi="Calibri" w:cs="Calibri"/>
            <w:b/>
            <w:bCs/>
            <w:sz w:val="24"/>
            <w:szCs w:val="24"/>
          </w:rPr>
          <w:t>B</w:t>
        </w:r>
      </w:ins>
    </w:p>
    <w:p w14:paraId="322FB794" w14:textId="47ABC7C4" w:rsidR="00B9783C" w:rsidRPr="00C83CB6" w:rsidRDefault="00B9783C" w:rsidP="00B9783C">
      <w:pPr>
        <w:spacing w:after="0" w:line="276" w:lineRule="auto"/>
        <w15:collapsed/>
        <w:rPr>
          <w:rFonts w:ascii="Calibri" w:eastAsia="Aptos" w:hAnsi="Calibri" w:cs="Calibri"/>
          <w:kern w:val="2"/>
          <w:sz w:val="24"/>
          <w:szCs w:val="24"/>
          <w14:ligatures w14:val="standardContextual"/>
        </w:rPr>
      </w:pPr>
      <w:r w:rsidRPr="00C83CB6">
        <w:rPr>
          <w:rFonts w:ascii="Calibri" w:eastAsia="Aptos" w:hAnsi="Calibri" w:cs="Calibri"/>
          <w:kern w:val="2"/>
          <w:sz w:val="24"/>
          <w:szCs w:val="24"/>
          <w14:ligatures w14:val="standardContextual"/>
        </w:rPr>
        <w:t>Schlafprotokoll – 7 Tage</w:t>
      </w:r>
    </w:p>
    <w:p w14:paraId="6BA270FF" w14:textId="77777777" w:rsidR="00B9783C" w:rsidRDefault="00B9783C" w:rsidP="00B9783C">
      <w:pPr>
        <w:spacing w:after="0" w:line="276" w:lineRule="auto"/>
        <w15:collapsed/>
        <w:rPr>
          <w:rFonts w:ascii="Calibri" w:eastAsia="Aptos" w:hAnsi="Calibri" w:cs="Calibri"/>
          <w:i/>
          <w:iCs/>
          <w:kern w:val="2"/>
          <w14:ligatures w14:val="standardContextual"/>
        </w:rPr>
      </w:pPr>
    </w:p>
    <w:tbl>
      <w:tblPr>
        <w:tblStyle w:val="Tabellenraster"/>
        <w:tblW w:w="0" w:type="auto"/>
        <w:tblInd w:w="421" w:type="dxa"/>
        <w:tblLook w:val="04A0" w:firstRow="1" w:lastRow="0" w:firstColumn="1" w:lastColumn="0" w:noHBand="0" w:noVBand="1"/>
      </w:tblPr>
      <w:tblGrid>
        <w:gridCol w:w="9780"/>
      </w:tblGrid>
      <w:tr w:rsidR="00B9783C" w:rsidRPr="00C83CB6" w14:paraId="087F97B2" w14:textId="77777777" w:rsidTr="00650125">
        <w:tc>
          <w:tcPr>
            <w:tcW w:w="9780" w:type="dxa"/>
          </w:tcPr>
          <w:p w14:paraId="51D5C45F" w14:textId="77777777" w:rsidR="00B9783C" w:rsidRDefault="00B9783C" w:rsidP="00650125">
            <w:pPr>
              <w:spacing w:line="276" w:lineRule="auto"/>
              <w15:collapsed/>
              <w:rPr>
                <w:rFonts w:ascii="Calibri" w:eastAsia="Aptos" w:hAnsi="Calibri" w:cs="Calibri"/>
                <w:kern w:val="2"/>
                <w14:ligatures w14:val="standardContextual"/>
              </w:rPr>
            </w:pPr>
            <w:ins w:id="1880" w:author="Fabienne Schmaus" w:date="2026-06-10T08:07:00Z" w16du:dateUtc="2026-06-10T06:07:00Z">
              <w:r w:rsidRPr="00C83CB6">
                <w:rPr>
                  <w:rFonts w:ascii="Calibri" w:eastAsia="Aptos" w:hAnsi="Calibri" w:cs="Calibri"/>
                  <w:b/>
                  <w:bCs/>
                  <w:kern w:val="2"/>
                  <w14:ligatures w14:val="standardContextual"/>
                  <w:rPrChange w:id="1881" w:author="Fabienne Schmaus" w:date="2026-06-10T08:07:00Z" w16du:dateUtc="2026-06-10T06:07:00Z">
                    <w:rPr>
                      <w:rFonts w:ascii="Calibri" w:eastAsia="Aptos" w:hAnsi="Calibri" w:cs="Calibri"/>
                      <w:kern w:val="2"/>
                      <w14:ligatures w14:val="standardContextual"/>
                    </w:rPr>
                  </w:rPrChange>
                </w:rPr>
                <w:t xml:space="preserve">Beachte: </w:t>
              </w:r>
            </w:ins>
            <w:r w:rsidRPr="00C83CB6">
              <w:rPr>
                <w:rFonts w:ascii="Calibri" w:eastAsia="Aptos" w:hAnsi="Calibri" w:cs="Calibri"/>
                <w:kern w:val="2"/>
                <w14:ligatures w14:val="standardContextual"/>
              </w:rPr>
              <w:t>Dieses Protokoll ist nur für dich. Es wird nicht eingesammelt und nicht bewertet.</w:t>
            </w:r>
          </w:p>
          <w:p w14:paraId="10DB5358" w14:textId="77777777" w:rsidR="00B9783C" w:rsidRPr="00C83CB6" w:rsidRDefault="00B9783C" w:rsidP="00650125">
            <w:pPr>
              <w:spacing w:line="276" w:lineRule="auto"/>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Warum ein Schlafprotokoll?</w:t>
            </w:r>
            <w:r>
              <w:rPr>
                <w:rFonts w:ascii="Calibri" w:eastAsia="Aptos" w:hAnsi="Calibri" w:cs="Calibri"/>
                <w:b/>
                <w:bCs/>
                <w:kern w:val="2"/>
                <w14:ligatures w14:val="standardContextual"/>
              </w:rPr>
              <w:t xml:space="preserve"> </w:t>
            </w:r>
            <w:r w:rsidRPr="00C83CB6">
              <w:rPr>
                <w:rFonts w:ascii="Calibri" w:eastAsia="Aptos" w:hAnsi="Calibri" w:cs="Calibri"/>
                <w:kern w:val="2"/>
                <w14:ligatures w14:val="standardContextual"/>
              </w:rPr>
              <w:t>Du führst eine Woche lang Buch über deinen Schlaf – und darüber, was du abends vor dem Schlafen gemacht hast. Am Ende kannst du selbst prüfen: Gibt es einen Zusammenhang zwischen meiner Bildschirmzeit und meiner Schlafqualität?</w:t>
            </w:r>
          </w:p>
          <w:p w14:paraId="640E026A" w14:textId="77777777" w:rsidR="00B9783C" w:rsidRPr="00C83CB6" w:rsidRDefault="00B9783C" w:rsidP="00650125">
            <w:pPr>
              <w:spacing w:line="276" w:lineRule="auto"/>
              <w15:collapsed/>
              <w:rPr>
                <w:rFonts w:ascii="Calibri" w:eastAsia="Aptos" w:hAnsi="Calibri" w:cs="Calibri"/>
                <w:kern w:val="2"/>
                <w14:ligatures w14:val="standardContextual"/>
              </w:rPr>
            </w:pPr>
            <w:r w:rsidRPr="00B9783C">
              <w:rPr>
                <w:rFonts w:ascii="Calibri" w:eastAsia="Aptos" w:hAnsi="Calibri" w:cs="Calibri"/>
                <w:b/>
                <w:bCs/>
                <w:kern w:val="2"/>
                <w14:ligatures w14:val="standardContextual"/>
              </w:rPr>
              <w:t>Das ist kein Test.</w:t>
            </w:r>
            <w:r w:rsidRPr="00C83CB6">
              <w:rPr>
                <w:rFonts w:ascii="Calibri" w:eastAsia="Aptos" w:hAnsi="Calibri" w:cs="Calibri"/>
                <w:kern w:val="2"/>
                <w14:ligatures w14:val="standardContextual"/>
              </w:rPr>
              <w:t xml:space="preserve"> Es geht nicht darum, „richtig</w:t>
            </w:r>
            <w:r>
              <w:rPr>
                <w:rFonts w:ascii="Calibri" w:eastAsia="Aptos" w:hAnsi="Calibri" w:cs="Calibri"/>
                <w:kern w:val="2"/>
                <w14:ligatures w14:val="standardContextual"/>
              </w:rPr>
              <w:t>“</w:t>
            </w:r>
            <w:r w:rsidRPr="00C83CB6">
              <w:rPr>
                <w:rFonts w:ascii="Calibri" w:eastAsia="Aptos" w:hAnsi="Calibri" w:cs="Calibri"/>
                <w:kern w:val="2"/>
                <w14:ligatures w14:val="standardContextual"/>
              </w:rPr>
              <w:t xml:space="preserve"> zu schlafen. Es geht darum, dich selbst besser zu verstehen.</w:t>
            </w:r>
          </w:p>
        </w:tc>
      </w:tr>
    </w:tbl>
    <w:p w14:paraId="21EB2C75" w14:textId="77777777" w:rsidR="00B9783C" w:rsidRPr="00B9783C" w:rsidRDefault="00B9783C" w:rsidP="00B9783C">
      <w:pPr>
        <w:spacing w:after="0" w:line="276" w:lineRule="auto"/>
        <w15:collapsed/>
        <w:rPr>
          <w:rFonts w:ascii="Calibri" w:eastAsia="Aptos" w:hAnsi="Calibri" w:cs="Calibri"/>
          <w:kern w:val="2"/>
          <w14:ligatures w14:val="standardContextual"/>
        </w:rPr>
      </w:pPr>
    </w:p>
    <w:p w14:paraId="4FD42029" w14:textId="5F1C61F3" w:rsidR="00B9783C" w:rsidRPr="00B9783C" w:rsidRDefault="00B9783C">
      <w:pPr>
        <w:spacing w:after="0" w:line="360" w:lineRule="auto"/>
        <w15:collapsed/>
        <w:rPr>
          <w:rFonts w:ascii="Calibri" w:eastAsia="Aptos" w:hAnsi="Calibri" w:cs="Calibri"/>
          <w:b/>
          <w:bCs/>
          <w:kern w:val="2"/>
          <w14:ligatures w14:val="standardContextual"/>
          <w:rPrChange w:id="1882" w:author="Fabienne Schmaus" w:date="2026-06-10T08:16:00Z" w16du:dateUtc="2026-06-10T06:16:00Z">
            <w:rPr>
              <w:rFonts w:ascii="Calibri" w:eastAsia="Aptos" w:hAnsi="Calibri" w:cs="Calibri"/>
              <w:kern w:val="2"/>
              <w14:ligatures w14:val="standardContextual"/>
            </w:rPr>
          </w:rPrChange>
        </w:rPr>
        <w:pPrChange w:id="1883" w:author="Fabienne Schmaus" w:date="2026-06-10T08:16:00Z" w16du:dateUtc="2026-06-10T06:16:00Z">
          <w:pPr>
            <w:spacing w:after="0" w:line="276" w:lineRule="auto"/>
            <w15:collapsed/>
          </w:pPr>
        </w:pPrChange>
      </w:pPr>
      <w:del w:id="1884" w:author="Fabienne Schmaus" w:date="2026-06-10T08:16:00Z" w16du:dateUtc="2026-06-10T06:16:00Z">
        <w:r w:rsidRPr="00B9783C" w:rsidDel="00B9783C">
          <w:rPr>
            <w:rFonts w:ascii="Calibri" w:eastAsia="Aptos" w:hAnsi="Calibri" w:cs="Calibri"/>
            <w:b/>
            <w:bCs/>
            <w:kern w:val="2"/>
            <w14:ligatures w14:val="standardContextual"/>
            <w:rPrChange w:id="1885" w:author="Fabienne Schmaus" w:date="2026-06-10T08:16:00Z" w16du:dateUtc="2026-06-10T06:16:00Z">
              <w:rPr>
                <w:rFonts w:ascii="Calibri" w:eastAsia="Aptos" w:hAnsi="Calibri" w:cs="Calibri"/>
                <w:kern w:val="2"/>
                <w14:ligatures w14:val="standardContextual"/>
              </w:rPr>
            </w:rPrChange>
          </w:rPr>
          <w:delText>Eigene Hypothese (</w:delText>
        </w:r>
      </w:del>
      <w:ins w:id="1886" w:author="Fabienne Schmaus" w:date="2026-06-10T08:16:00Z" w16du:dateUtc="2026-06-10T06:16:00Z">
        <w:r>
          <w:rPr>
            <w:rFonts w:ascii="Calibri" w:eastAsia="Aptos" w:hAnsi="Calibri" w:cs="Calibri"/>
            <w:b/>
            <w:bCs/>
            <w:kern w:val="2"/>
            <w14:ligatures w14:val="standardContextual"/>
          </w:rPr>
          <w:t>V</w:t>
        </w:r>
      </w:ins>
      <w:del w:id="1887" w:author="Fabienne Schmaus" w:date="2026-06-10T08:16:00Z" w16du:dateUtc="2026-06-10T06:16:00Z">
        <w:r w:rsidRPr="00B9783C" w:rsidDel="00B9783C">
          <w:rPr>
            <w:rFonts w:ascii="Calibri" w:eastAsia="Aptos" w:hAnsi="Calibri" w:cs="Calibri"/>
            <w:b/>
            <w:bCs/>
            <w:kern w:val="2"/>
            <w14:ligatures w14:val="standardContextual"/>
            <w:rPrChange w:id="1888" w:author="Fabienne Schmaus" w:date="2026-06-10T08:16:00Z" w16du:dateUtc="2026-06-10T06:16:00Z">
              <w:rPr>
                <w:rFonts w:ascii="Calibri" w:eastAsia="Aptos" w:hAnsi="Calibri" w:cs="Calibri"/>
                <w:kern w:val="2"/>
                <w14:ligatures w14:val="standardContextual"/>
              </w:rPr>
            </w:rPrChange>
          </w:rPr>
          <w:delText>v</w:delText>
        </w:r>
      </w:del>
      <w:r w:rsidRPr="00B9783C">
        <w:rPr>
          <w:rFonts w:ascii="Calibri" w:eastAsia="Aptos" w:hAnsi="Calibri" w:cs="Calibri"/>
          <w:b/>
          <w:bCs/>
          <w:kern w:val="2"/>
          <w14:ligatures w14:val="standardContextual"/>
          <w:rPrChange w:id="1889" w:author="Fabienne Schmaus" w:date="2026-06-10T08:16:00Z" w16du:dateUtc="2026-06-10T06:16:00Z">
            <w:rPr>
              <w:rFonts w:ascii="Calibri" w:eastAsia="Aptos" w:hAnsi="Calibri" w:cs="Calibri"/>
              <w:kern w:val="2"/>
              <w14:ligatures w14:val="standardContextual"/>
            </w:rPr>
          </w:rPrChange>
        </w:rPr>
        <w:t>or dem Start ausfüllen</w:t>
      </w:r>
      <w:ins w:id="1890" w:author="Fabienne Schmaus" w:date="2026-06-10T08:16:00Z" w16du:dateUtc="2026-06-10T06:16:00Z">
        <w:r>
          <w:rPr>
            <w:rFonts w:ascii="Calibri" w:eastAsia="Aptos" w:hAnsi="Calibri" w:cs="Calibri"/>
            <w:b/>
            <w:bCs/>
            <w:kern w:val="2"/>
            <w14:ligatures w14:val="standardContextual"/>
          </w:rPr>
          <w:t xml:space="preserve">: </w:t>
        </w:r>
        <w:r w:rsidRPr="00371E27">
          <w:rPr>
            <w:rFonts w:ascii="Calibri" w:eastAsia="Aptos" w:hAnsi="Calibri" w:cs="Calibri"/>
            <w:b/>
            <w:bCs/>
            <w:kern w:val="2"/>
            <w14:ligatures w14:val="standardContextual"/>
          </w:rPr>
          <w:t>Eigene Hypothese</w:t>
        </w:r>
      </w:ins>
      <w:del w:id="1891" w:author="Fabienne Schmaus" w:date="2026-06-10T08:16:00Z" w16du:dateUtc="2026-06-10T06:16:00Z">
        <w:r w:rsidRPr="00B9783C" w:rsidDel="00B9783C">
          <w:rPr>
            <w:rFonts w:ascii="Calibri" w:eastAsia="Aptos" w:hAnsi="Calibri" w:cs="Calibri"/>
            <w:b/>
            <w:bCs/>
            <w:kern w:val="2"/>
            <w14:ligatures w14:val="standardContextual"/>
            <w:rPrChange w:id="1892" w:author="Fabienne Schmaus" w:date="2026-06-10T08:16:00Z" w16du:dateUtc="2026-06-10T06:16:00Z">
              <w:rPr>
                <w:rFonts w:ascii="Calibri" w:eastAsia="Aptos" w:hAnsi="Calibri" w:cs="Calibri"/>
                <w:kern w:val="2"/>
                <w14:ligatures w14:val="standardContextual"/>
              </w:rPr>
            </w:rPrChange>
          </w:rPr>
          <w:delText>)</w:delText>
        </w:r>
      </w:del>
    </w:p>
    <w:p w14:paraId="17E29479" w14:textId="6EE69704" w:rsidR="00B9783C" w:rsidRPr="00B9783C" w:rsidRDefault="00B9783C">
      <w:pPr>
        <w:spacing w:after="0" w:line="360" w:lineRule="auto"/>
        <w15:collapsed/>
        <w:rPr>
          <w:rFonts w:ascii="Calibri" w:eastAsia="Aptos" w:hAnsi="Calibri" w:cs="Calibri"/>
          <w:i/>
          <w:iCs/>
          <w:kern w:val="2"/>
          <w14:ligatures w14:val="standardContextual"/>
          <w:rPrChange w:id="1893" w:author="Fabienne Schmaus" w:date="2026-06-10T08:17:00Z" w16du:dateUtc="2026-06-10T06:17:00Z">
            <w:rPr>
              <w:rFonts w:ascii="Calibri" w:eastAsia="Aptos" w:hAnsi="Calibri" w:cs="Calibri"/>
              <w:kern w:val="2"/>
              <w14:ligatures w14:val="standardContextual"/>
            </w:rPr>
          </w:rPrChange>
        </w:rPr>
        <w:pPrChange w:id="1894" w:author="Fabienne Schmaus" w:date="2026-06-10T08:17:00Z" w16du:dateUtc="2026-06-10T06:17:00Z">
          <w:pPr>
            <w:spacing w:after="0" w:line="276" w:lineRule="auto"/>
            <w15:collapsed/>
          </w:pPr>
        </w:pPrChange>
      </w:pPr>
      <w:r w:rsidRPr="00B9783C">
        <w:rPr>
          <w:rFonts w:ascii="Calibri" w:eastAsia="Aptos" w:hAnsi="Calibri" w:cs="Calibri"/>
          <w:i/>
          <w:iCs/>
          <w:kern w:val="2"/>
          <w14:ligatures w14:val="standardContextual"/>
          <w:rPrChange w:id="1895" w:author="Fabienne Schmaus" w:date="2026-06-10T08:17:00Z" w16du:dateUtc="2026-06-10T06:17:00Z">
            <w:rPr>
              <w:rFonts w:ascii="Calibri" w:eastAsia="Aptos" w:hAnsi="Calibri" w:cs="Calibri"/>
              <w:kern w:val="2"/>
              <w14:ligatures w14:val="standardContextual"/>
            </w:rPr>
          </w:rPrChange>
        </w:rPr>
        <w:t>Formuliere vor Beginn des Protokolls eine Hypothese</w:t>
      </w:r>
      <w:ins w:id="1896" w:author="Fabienne Schmaus" w:date="2026-06-10T08:17:00Z" w16du:dateUtc="2026-06-10T06:17:00Z">
        <w:r>
          <w:rPr>
            <w:rFonts w:ascii="Calibri" w:eastAsia="Aptos" w:hAnsi="Calibri" w:cs="Calibri"/>
            <w:i/>
            <w:iCs/>
            <w:kern w:val="2"/>
            <w14:ligatures w14:val="standardContextual"/>
          </w:rPr>
          <w:t>. Vervollständige den Satz.</w:t>
        </w:r>
      </w:ins>
      <w:del w:id="1897" w:author="Fabienne Schmaus" w:date="2026-06-10T08:17:00Z" w16du:dateUtc="2026-06-10T06:17:00Z">
        <w:r w:rsidRPr="00B9783C" w:rsidDel="00B9783C">
          <w:rPr>
            <w:rFonts w:ascii="Calibri" w:eastAsia="Aptos" w:hAnsi="Calibri" w:cs="Calibri"/>
            <w:i/>
            <w:iCs/>
            <w:kern w:val="2"/>
            <w14:ligatures w14:val="standardContextual"/>
            <w:rPrChange w:id="1898" w:author="Fabienne Schmaus" w:date="2026-06-10T08:17:00Z" w16du:dateUtc="2026-06-10T06:17:00Z">
              <w:rPr>
                <w:rFonts w:ascii="Calibri" w:eastAsia="Aptos" w:hAnsi="Calibri" w:cs="Calibri"/>
                <w:kern w:val="2"/>
                <w14:ligatures w14:val="standardContextual"/>
              </w:rPr>
            </w:rPrChange>
          </w:rPr>
          <w:delText>:</w:delText>
        </w:r>
      </w:del>
    </w:p>
    <w:p w14:paraId="6A6695AF" w14:textId="07CC934F" w:rsidR="00B9783C" w:rsidRPr="00B9783C" w:rsidDel="00B9783C" w:rsidRDefault="00B9783C" w:rsidP="00B9783C">
      <w:pPr>
        <w:spacing w:after="0" w:line="276" w:lineRule="auto"/>
        <w15:collapsed/>
        <w:rPr>
          <w:del w:id="1899" w:author="Fabienne Schmaus" w:date="2026-06-10T08:17:00Z" w16du:dateUtc="2026-06-10T06:17:00Z"/>
          <w:rFonts w:ascii="Calibri" w:eastAsia="Aptos" w:hAnsi="Calibri" w:cs="Calibri"/>
          <w:kern w:val="2"/>
          <w14:ligatures w14:val="standardContextual"/>
        </w:rPr>
      </w:pPr>
      <w:del w:id="1900" w:author="Fabienne Schmaus" w:date="2026-06-10T08:17:00Z" w16du:dateUtc="2026-06-10T06:17:00Z">
        <w:r w:rsidRPr="00B9783C" w:rsidDel="00B9783C">
          <w:rPr>
            <w:rFonts w:ascii="Calibri" w:eastAsia="Aptos" w:hAnsi="Calibri" w:cs="Calibri"/>
            <w:kern w:val="2"/>
            <w14:ligatures w14:val="standardContextual"/>
          </w:rPr>
          <w:delText>„</w:delText>
        </w:r>
      </w:del>
      <w:r w:rsidRPr="00B9783C">
        <w:rPr>
          <w:rFonts w:ascii="Calibri" w:eastAsia="Aptos" w:hAnsi="Calibri" w:cs="Calibri"/>
          <w:kern w:val="2"/>
          <w14:ligatures w14:val="standardContextual"/>
        </w:rPr>
        <w:t xml:space="preserve">Ich vermute, dass ich besser schlafe, wenn ich </w:t>
      </w:r>
      <w:del w:id="1901" w:author="Fabienne Schmaus" w:date="2026-06-10T08:17:00Z" w16du:dateUtc="2026-06-10T06:17:00Z">
        <w:r w:rsidRPr="00B9783C" w:rsidDel="00B9783C">
          <w:rPr>
            <w:rFonts w:ascii="Calibri" w:eastAsia="Aptos" w:hAnsi="Calibri" w:cs="Calibri"/>
            <w:kern w:val="2"/>
            <w14:ligatures w14:val="standardContextual"/>
          </w:rPr>
          <w:delText>…"</w:delText>
        </w:r>
      </w:del>
    </w:p>
    <w:p w14:paraId="201A88D6" w14:textId="1FA05EBD" w:rsidR="00B9783C" w:rsidRPr="00B9783C" w:rsidRDefault="00B9783C" w:rsidP="00B9783C">
      <w:pPr>
        <w:spacing w:after="0" w:line="276" w:lineRule="auto"/>
        <w15:collapsed/>
        <w:rPr>
          <w:rFonts w:ascii="Calibri" w:eastAsia="Aptos" w:hAnsi="Calibri" w:cs="Calibri"/>
          <w:kern w:val="2"/>
          <w14:ligatures w14:val="standardContextual"/>
        </w:rPr>
      </w:pPr>
      <w:del w:id="1902" w:author="Fabienne Schmaus" w:date="2026-06-10T08:17:00Z" w16du:dateUtc="2026-06-10T06:17:00Z">
        <w:r w:rsidRPr="00B9783C" w:rsidDel="00B9783C">
          <w:rPr>
            <w:rFonts w:ascii="Calibri" w:eastAsia="Aptos" w:hAnsi="Calibri" w:cs="Calibri"/>
            <w:kern w:val="2"/>
            <w14:ligatures w14:val="standardContextual"/>
          </w:rPr>
          <w:delText>___</w:delText>
        </w:r>
      </w:del>
      <w:ins w:id="1903" w:author="Fabienne Schmaus" w:date="2026-06-10T08:17:00Z" w16du:dateUtc="2026-06-10T06:17:00Z">
        <w:r>
          <w:rPr>
            <w:rFonts w:ascii="Calibri" w:eastAsia="Aptos" w:hAnsi="Calibri" w:cs="Calibri"/>
            <w:kern w:val="2"/>
            <w14:ligatures w14:val="standardContextual"/>
          </w:rPr>
          <w:t>________________________________________________________.</w:t>
        </w:r>
      </w:ins>
    </w:p>
    <w:p w14:paraId="5A40DBCD" w14:textId="77777777" w:rsidR="00B9783C" w:rsidRPr="00B9783C" w:rsidDel="00C83CB6" w:rsidRDefault="00B9783C" w:rsidP="00B9783C">
      <w:pPr>
        <w:spacing w:after="0" w:line="276" w:lineRule="auto"/>
        <w15:collapsed/>
        <w:rPr>
          <w:del w:id="1904" w:author="Fabienne Schmaus" w:date="2026-06-10T08:07:00Z" w16du:dateUtc="2026-06-10T06:07:00Z"/>
          <w:rFonts w:ascii="Calibri" w:eastAsia="Aptos" w:hAnsi="Calibri" w:cs="Calibri"/>
          <w:kern w:val="2"/>
          <w14:ligatures w14:val="standardContextual"/>
        </w:rPr>
      </w:pPr>
    </w:p>
    <w:p w14:paraId="56153F19" w14:textId="77777777" w:rsidR="00B9783C" w:rsidRPr="00B9783C" w:rsidDel="00B9783C" w:rsidRDefault="00B9783C" w:rsidP="00B9783C">
      <w:pPr>
        <w:spacing w:after="0" w:line="276" w:lineRule="auto"/>
        <w15:collapsed/>
        <w:rPr>
          <w:del w:id="1905" w:author="Fabienne Schmaus" w:date="2026-06-10T08:09:00Z" w16du:dateUtc="2026-06-10T06:09:00Z"/>
          <w:rFonts w:ascii="Calibri" w:eastAsia="Aptos" w:hAnsi="Calibri" w:cs="Calibri"/>
          <w:kern w:val="2"/>
          <w14:ligatures w14:val="standardContextual"/>
        </w:rPr>
      </w:pPr>
    </w:p>
    <w:p w14:paraId="08227D93" w14:textId="77777777" w:rsidR="00B9783C" w:rsidRPr="00B9783C" w:rsidRDefault="00B9783C" w:rsidP="00B9783C">
      <w:pPr>
        <w:spacing w:after="0" w:line="276" w:lineRule="auto"/>
        <w15:collapsed/>
        <w:rPr>
          <w:rFonts w:ascii="Calibri" w:eastAsia="Aptos" w:hAnsi="Calibri" w:cs="Calibri"/>
          <w:kern w:val="2"/>
          <w14:ligatures w14:val="standardContextual"/>
        </w:rPr>
      </w:pPr>
    </w:p>
    <w:p w14:paraId="2E381B90" w14:textId="77777777" w:rsidR="00B9783C" w:rsidRDefault="00B9783C">
      <w:pPr>
        <w:spacing w:after="0" w:line="360" w:lineRule="auto"/>
        <w15:collapsed/>
        <w:rPr>
          <w:ins w:id="1906" w:author="Fabienne Schmaus" w:date="2026-06-10T08:09:00Z" w16du:dateUtc="2026-06-10T06:09:00Z"/>
          <w:rFonts w:ascii="Calibri" w:eastAsia="Aptos" w:hAnsi="Calibri" w:cs="Calibri"/>
          <w:b/>
          <w:bCs/>
          <w:kern w:val="2"/>
          <w14:ligatures w14:val="standardContextual"/>
        </w:rPr>
        <w:pPrChange w:id="1907" w:author="Fabienne Schmaus" w:date="2026-06-10T08:09:00Z" w16du:dateUtc="2026-06-10T06:09:00Z">
          <w:pPr>
            <w:spacing w:after="0" w:line="276" w:lineRule="auto"/>
            <w15:collapsed/>
          </w:pPr>
        </w:pPrChange>
      </w:pPr>
      <w:r w:rsidRPr="00C83CB6">
        <w:rPr>
          <w:rFonts w:ascii="Calibri" w:eastAsia="Aptos" w:hAnsi="Calibri" w:cs="Calibri"/>
          <w:b/>
          <w:bCs/>
          <w:kern w:val="2"/>
          <w14:ligatures w14:val="standardContextual"/>
        </w:rPr>
        <w:t>Schlafqualität: Skala 1</w:t>
      </w:r>
      <w:ins w:id="1908" w:author="Fabienne Schmaus" w:date="2026-06-10T08:09:00Z" w16du:dateUtc="2026-06-10T06:09:00Z">
        <w:r>
          <w:rPr>
            <w:rFonts w:ascii="Calibri" w:eastAsia="Aptos" w:hAnsi="Calibri" w:cs="Calibri"/>
            <w:b/>
            <w:bCs/>
            <w:kern w:val="2"/>
            <w14:ligatures w14:val="standardContextual"/>
          </w:rPr>
          <w:t> </w:t>
        </w:r>
      </w:ins>
      <w:r w:rsidRPr="00C83CB6">
        <w:rPr>
          <w:rFonts w:ascii="Calibri" w:eastAsia="Aptos" w:hAnsi="Calibri" w:cs="Calibri"/>
          <w:b/>
          <w:bCs/>
          <w:kern w:val="2"/>
          <w14:ligatures w14:val="standardContextual"/>
        </w:rPr>
        <w:t>–</w:t>
      </w:r>
      <w:ins w:id="1909" w:author="Fabienne Schmaus" w:date="2026-06-10T08:09:00Z" w16du:dateUtc="2026-06-10T06:09:00Z">
        <w:r>
          <w:rPr>
            <w:rFonts w:ascii="Calibri" w:eastAsia="Aptos" w:hAnsi="Calibri" w:cs="Calibri"/>
            <w:b/>
            <w:bCs/>
            <w:kern w:val="2"/>
            <w14:ligatures w14:val="standardContextual"/>
          </w:rPr>
          <w:t xml:space="preserve"> </w:t>
        </w:r>
      </w:ins>
      <w:r w:rsidRPr="00C83CB6">
        <w:rPr>
          <w:rFonts w:ascii="Calibri" w:eastAsia="Aptos" w:hAnsi="Calibri" w:cs="Calibri"/>
          <w:b/>
          <w:bCs/>
          <w:kern w:val="2"/>
          <w14:ligatures w14:val="standardContextual"/>
        </w:rPr>
        <w:t>5</w:t>
      </w:r>
    </w:p>
    <w:p w14:paraId="39862EC4" w14:textId="77777777" w:rsidR="00B9783C" w:rsidRPr="00B9783C" w:rsidRDefault="00B9783C">
      <w:pPr>
        <w:spacing w:after="0" w:line="360" w:lineRule="auto"/>
        <w15:collapsed/>
        <w:rPr>
          <w:rFonts w:ascii="Calibri" w:eastAsia="Aptos" w:hAnsi="Calibri" w:cs="Calibri"/>
          <w:i/>
          <w:iCs/>
          <w:kern w:val="2"/>
          <w14:ligatures w14:val="standardContextual"/>
          <w:rPrChange w:id="1910" w:author="Fabienne Schmaus" w:date="2026-06-10T08:10:00Z" w16du:dateUtc="2026-06-10T06:10:00Z">
            <w:rPr>
              <w:rFonts w:ascii="Calibri" w:eastAsia="Aptos" w:hAnsi="Calibri" w:cs="Calibri"/>
              <w:b/>
              <w:bCs/>
              <w:kern w:val="2"/>
              <w14:ligatures w14:val="standardContextual"/>
            </w:rPr>
          </w:rPrChange>
        </w:rPr>
        <w:pPrChange w:id="1911" w:author="Fabienne Schmaus" w:date="2026-06-10T08:09:00Z" w16du:dateUtc="2026-06-10T06:09:00Z">
          <w:pPr>
            <w:spacing w:after="0" w:line="276" w:lineRule="auto"/>
            <w15:collapsed/>
          </w:pPr>
        </w:pPrChange>
      </w:pPr>
      <w:ins w:id="1912" w:author="Fabienne Schmaus" w:date="2026-06-10T08:10:00Z" w16du:dateUtc="2026-06-10T06:10:00Z">
        <w:r w:rsidRPr="00B9783C">
          <w:rPr>
            <w:rFonts w:ascii="Calibri" w:eastAsia="Aptos" w:hAnsi="Calibri" w:cs="Calibri"/>
            <w:i/>
            <w:iCs/>
            <w:kern w:val="2"/>
            <w14:ligatures w14:val="standardContextual"/>
          </w:rPr>
          <w:t>Wie würdest du deinen Schlaf allgemein beschreiben?</w:t>
        </w:r>
      </w:ins>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1989"/>
        <w:gridCol w:w="1861"/>
        <w:gridCol w:w="1845"/>
        <w:gridCol w:w="2171"/>
      </w:tblGrid>
      <w:tr w:rsidR="00B9783C" w:rsidRPr="00C83CB6" w14:paraId="689DE39A" w14:textId="77777777" w:rsidTr="00650125">
        <w:trPr>
          <w:tblHeader/>
          <w:tblCellSpacing w:w="15" w:type="dxa"/>
        </w:trPr>
        <w:tc>
          <w:tcPr>
            <w:tcW w:w="2863" w:type="dxa"/>
            <w:vAlign w:val="center"/>
            <w:hideMark/>
          </w:tcPr>
          <w:p w14:paraId="6BBCEBA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1</w:t>
            </w:r>
          </w:p>
        </w:tc>
        <w:tc>
          <w:tcPr>
            <w:tcW w:w="0" w:type="auto"/>
            <w:vAlign w:val="center"/>
            <w:hideMark/>
          </w:tcPr>
          <w:p w14:paraId="49A9F07D"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2</w:t>
            </w:r>
          </w:p>
        </w:tc>
        <w:tc>
          <w:tcPr>
            <w:tcW w:w="0" w:type="auto"/>
            <w:vAlign w:val="center"/>
            <w:hideMark/>
          </w:tcPr>
          <w:p w14:paraId="177BBE82"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3</w:t>
            </w:r>
          </w:p>
        </w:tc>
        <w:tc>
          <w:tcPr>
            <w:tcW w:w="0" w:type="auto"/>
            <w:vAlign w:val="center"/>
            <w:hideMark/>
          </w:tcPr>
          <w:p w14:paraId="01484591"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4</w:t>
            </w:r>
          </w:p>
        </w:tc>
        <w:tc>
          <w:tcPr>
            <w:tcW w:w="2126" w:type="dxa"/>
            <w:vAlign w:val="center"/>
            <w:hideMark/>
          </w:tcPr>
          <w:p w14:paraId="4CA171F7"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5</w:t>
            </w:r>
          </w:p>
        </w:tc>
      </w:tr>
      <w:tr w:rsidR="00B9783C" w:rsidRPr="00C83CB6" w14:paraId="7643BEF9" w14:textId="77777777" w:rsidTr="00650125">
        <w:trPr>
          <w:tblCellSpacing w:w="15" w:type="dxa"/>
        </w:trPr>
        <w:tc>
          <w:tcPr>
            <w:tcW w:w="2863" w:type="dxa"/>
            <w:vAlign w:val="center"/>
            <w:hideMark/>
          </w:tcPr>
          <w:p w14:paraId="0C316C35" w14:textId="77777777" w:rsidR="00B9783C" w:rsidRPr="00C83CB6" w:rsidRDefault="00B9783C" w:rsidP="00371E27">
            <w:pPr>
              <w:spacing w:after="0" w:line="276" w:lineRule="auto"/>
              <w15:collapsed/>
              <w:rPr>
                <w:rFonts w:ascii="Calibri" w:eastAsia="Aptos" w:hAnsi="Calibri" w:cs="Calibri"/>
                <w:kern w:val="2"/>
                <w14:ligatures w14:val="standardContextual"/>
              </w:rPr>
            </w:pPr>
            <w:ins w:id="1913" w:author="Fabienne Schmaus" w:date="2026-06-10T08:11:00Z" w16du:dateUtc="2026-06-10T06:11:00Z">
              <w:r>
                <w:rPr>
                  <w:rFonts w:ascii="Calibri" w:eastAsia="Aptos" w:hAnsi="Calibri" w:cs="Calibri"/>
                  <w:kern w:val="2"/>
                  <w14:ligatures w14:val="standardContextual"/>
                </w:rPr>
                <w:t>s</w:t>
              </w:r>
            </w:ins>
            <w:del w:id="1914" w:author="Fabienne Schmaus" w:date="2026-06-10T08:11:00Z" w16du:dateUtc="2026-06-10T06:11:00Z">
              <w:r w:rsidRPr="00C83CB6" w:rsidDel="00B9783C">
                <w:rPr>
                  <w:rFonts w:ascii="Calibri" w:eastAsia="Aptos" w:hAnsi="Calibri" w:cs="Calibri"/>
                  <w:kern w:val="2"/>
                  <w14:ligatures w14:val="standardContextual"/>
                </w:rPr>
                <w:delText>S</w:delText>
              </w:r>
            </w:del>
            <w:r w:rsidRPr="00C83CB6">
              <w:rPr>
                <w:rFonts w:ascii="Calibri" w:eastAsia="Aptos" w:hAnsi="Calibri" w:cs="Calibri"/>
                <w:kern w:val="2"/>
                <w14:ligatures w14:val="standardContextual"/>
              </w:rPr>
              <w:t>ehr schlecht – kaum geschlafen, total müde</w:t>
            </w:r>
          </w:p>
        </w:tc>
        <w:tc>
          <w:tcPr>
            <w:tcW w:w="0" w:type="auto"/>
            <w:vAlign w:val="center"/>
            <w:hideMark/>
          </w:tcPr>
          <w:p w14:paraId="5F10D7E3" w14:textId="77777777" w:rsidR="00B9783C" w:rsidRPr="00C83CB6" w:rsidRDefault="00B9783C" w:rsidP="00371E27">
            <w:pPr>
              <w:spacing w:after="0" w:line="276" w:lineRule="auto"/>
              <w15:collapsed/>
              <w:rPr>
                <w:rFonts w:ascii="Calibri" w:eastAsia="Aptos" w:hAnsi="Calibri" w:cs="Calibri"/>
                <w:kern w:val="2"/>
                <w14:ligatures w14:val="standardContextual"/>
              </w:rPr>
            </w:pPr>
            <w:del w:id="1915" w:author="Fabienne Schmaus" w:date="2026-06-10T08:11:00Z" w16du:dateUtc="2026-06-10T06:11:00Z">
              <w:r w:rsidRPr="00C83CB6" w:rsidDel="00B9783C">
                <w:rPr>
                  <w:rFonts w:ascii="Calibri" w:eastAsia="Aptos" w:hAnsi="Calibri" w:cs="Calibri"/>
                  <w:kern w:val="2"/>
                  <w14:ligatures w14:val="standardContextual"/>
                </w:rPr>
                <w:delText xml:space="preserve">Schlecht </w:delText>
              </w:r>
            </w:del>
            <w:ins w:id="1916" w:author="Fabienne Schmaus" w:date="2026-06-10T08:11:00Z" w16du:dateUtc="2026-06-10T06:11:00Z">
              <w:r>
                <w:rPr>
                  <w:rFonts w:ascii="Calibri" w:eastAsia="Aptos" w:hAnsi="Calibri" w:cs="Calibri"/>
                  <w:kern w:val="2"/>
                  <w14:ligatures w14:val="standardContextual"/>
                </w:rPr>
                <w:t>s</w:t>
              </w:r>
              <w:r w:rsidRPr="00C83CB6">
                <w:rPr>
                  <w:rFonts w:ascii="Calibri" w:eastAsia="Aptos" w:hAnsi="Calibri" w:cs="Calibri"/>
                  <w:kern w:val="2"/>
                  <w14:ligatures w14:val="standardContextual"/>
                </w:rPr>
                <w:t xml:space="preserve">chlecht </w:t>
              </w:r>
            </w:ins>
            <w:r w:rsidRPr="00C83CB6">
              <w:rPr>
                <w:rFonts w:ascii="Calibri" w:eastAsia="Aptos" w:hAnsi="Calibri" w:cs="Calibri"/>
                <w:kern w:val="2"/>
                <w14:ligatures w14:val="standardContextual"/>
              </w:rPr>
              <w:t>– wenig, unruhig</w:t>
            </w:r>
          </w:p>
        </w:tc>
        <w:tc>
          <w:tcPr>
            <w:tcW w:w="0" w:type="auto"/>
            <w:vAlign w:val="center"/>
            <w:hideMark/>
          </w:tcPr>
          <w:p w14:paraId="243706DE"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kern w:val="2"/>
                <w14:ligatures w14:val="standardContextual"/>
              </w:rPr>
              <w:t>Okay – weder gut noch schlecht</w:t>
            </w:r>
          </w:p>
        </w:tc>
        <w:tc>
          <w:tcPr>
            <w:tcW w:w="0" w:type="auto"/>
            <w:vAlign w:val="center"/>
            <w:hideMark/>
          </w:tcPr>
          <w:p w14:paraId="6E0F3F99" w14:textId="77777777" w:rsidR="00B9783C" w:rsidRPr="00C83CB6" w:rsidRDefault="00B9783C" w:rsidP="00371E27">
            <w:pPr>
              <w:spacing w:after="0" w:line="276" w:lineRule="auto"/>
              <w15:collapsed/>
              <w:rPr>
                <w:rFonts w:ascii="Calibri" w:eastAsia="Aptos" w:hAnsi="Calibri" w:cs="Calibri"/>
                <w:kern w:val="2"/>
                <w14:ligatures w14:val="standardContextual"/>
              </w:rPr>
            </w:pPr>
            <w:del w:id="1917" w:author="Fabienne Schmaus" w:date="2026-06-10T08:11:00Z" w16du:dateUtc="2026-06-10T06:11:00Z">
              <w:r w:rsidRPr="00C83CB6" w:rsidDel="00B9783C">
                <w:rPr>
                  <w:rFonts w:ascii="Calibri" w:eastAsia="Aptos" w:hAnsi="Calibri" w:cs="Calibri"/>
                  <w:kern w:val="2"/>
                  <w14:ligatures w14:val="standardContextual"/>
                </w:rPr>
                <w:delText xml:space="preserve">Gut </w:delText>
              </w:r>
            </w:del>
            <w:ins w:id="1918" w:author="Fabienne Schmaus" w:date="2026-06-10T08:11:00Z" w16du:dateUtc="2026-06-10T06:11:00Z">
              <w:r>
                <w:rPr>
                  <w:rFonts w:ascii="Calibri" w:eastAsia="Aptos" w:hAnsi="Calibri" w:cs="Calibri"/>
                  <w:kern w:val="2"/>
                  <w14:ligatures w14:val="standardContextual"/>
                </w:rPr>
                <w:t>g</w:t>
              </w:r>
              <w:r w:rsidRPr="00C83CB6">
                <w:rPr>
                  <w:rFonts w:ascii="Calibri" w:eastAsia="Aptos" w:hAnsi="Calibri" w:cs="Calibri"/>
                  <w:kern w:val="2"/>
                  <w14:ligatures w14:val="standardContextual"/>
                </w:rPr>
                <w:t xml:space="preserve">ut </w:t>
              </w:r>
            </w:ins>
            <w:r w:rsidRPr="00C83CB6">
              <w:rPr>
                <w:rFonts w:ascii="Calibri" w:eastAsia="Aptos" w:hAnsi="Calibri" w:cs="Calibri"/>
                <w:kern w:val="2"/>
                <w14:ligatures w14:val="standardContextual"/>
              </w:rPr>
              <w:t>– erholt aufgewacht</w:t>
            </w:r>
          </w:p>
        </w:tc>
        <w:tc>
          <w:tcPr>
            <w:tcW w:w="2126" w:type="dxa"/>
            <w:vAlign w:val="center"/>
            <w:hideMark/>
          </w:tcPr>
          <w:p w14:paraId="5A07BF53" w14:textId="77777777" w:rsidR="00B9783C" w:rsidRPr="00C83CB6" w:rsidRDefault="00B9783C" w:rsidP="00371E27">
            <w:pPr>
              <w:spacing w:after="0" w:line="276" w:lineRule="auto"/>
              <w15:collapsed/>
              <w:rPr>
                <w:rFonts w:ascii="Calibri" w:eastAsia="Aptos" w:hAnsi="Calibri" w:cs="Calibri"/>
                <w:kern w:val="2"/>
                <w14:ligatures w14:val="standardContextual"/>
              </w:rPr>
            </w:pPr>
            <w:ins w:id="1919" w:author="Fabienne Schmaus" w:date="2026-06-10T08:11:00Z" w16du:dateUtc="2026-06-10T06:11:00Z">
              <w:r>
                <w:rPr>
                  <w:rFonts w:ascii="Calibri" w:eastAsia="Aptos" w:hAnsi="Calibri" w:cs="Calibri"/>
                  <w:kern w:val="2"/>
                  <w14:ligatures w14:val="standardContextual"/>
                </w:rPr>
                <w:t>s</w:t>
              </w:r>
            </w:ins>
            <w:del w:id="1920" w:author="Fabienne Schmaus" w:date="2026-06-10T08:11:00Z" w16du:dateUtc="2026-06-10T06:11:00Z">
              <w:r w:rsidRPr="00C83CB6" w:rsidDel="00B9783C">
                <w:rPr>
                  <w:rFonts w:ascii="Calibri" w:eastAsia="Aptos" w:hAnsi="Calibri" w:cs="Calibri"/>
                  <w:kern w:val="2"/>
                  <w14:ligatures w14:val="standardContextual"/>
                </w:rPr>
                <w:delText>S</w:delText>
              </w:r>
            </w:del>
            <w:r w:rsidRPr="00C83CB6">
              <w:rPr>
                <w:rFonts w:ascii="Calibri" w:eastAsia="Aptos" w:hAnsi="Calibri" w:cs="Calibri"/>
                <w:kern w:val="2"/>
                <w14:ligatures w14:val="standardContextual"/>
              </w:rPr>
              <w:t>ehr gut – tief und lang geschlafen</w:t>
            </w:r>
          </w:p>
        </w:tc>
      </w:tr>
    </w:tbl>
    <w:p w14:paraId="20023EE9" w14:textId="77777777" w:rsidR="00B9783C" w:rsidRPr="00C83CB6" w:rsidRDefault="00B9783C" w:rsidP="00B9783C">
      <w:pPr>
        <w:spacing w:after="0" w:line="276" w:lineRule="auto"/>
        <w15:collapsed/>
        <w:rPr>
          <w:rFonts w:ascii="Calibri" w:eastAsia="Aptos" w:hAnsi="Calibri" w:cs="Calibri"/>
          <w:kern w:val="2"/>
          <w14:ligatures w14:val="standardContextual"/>
        </w:rPr>
      </w:pPr>
    </w:p>
    <w:p w14:paraId="11342C37" w14:textId="77777777" w:rsidR="00B9783C" w:rsidRPr="00C83CB6" w:rsidRDefault="00B9783C">
      <w:pPr>
        <w:spacing w:after="0" w:line="360" w:lineRule="auto"/>
        <w15:collapsed/>
        <w:rPr>
          <w:rFonts w:ascii="Calibri" w:eastAsia="Aptos" w:hAnsi="Calibri" w:cs="Calibri"/>
          <w:b/>
          <w:bCs/>
          <w:kern w:val="2"/>
          <w14:ligatures w14:val="standardContextual"/>
        </w:rPr>
        <w:pPrChange w:id="1921" w:author="Fabienne Schmaus" w:date="2026-06-10T08:11:00Z" w16du:dateUtc="2026-06-10T06:11:00Z">
          <w:pPr>
            <w:spacing w:after="0" w:line="276" w:lineRule="auto"/>
            <w15:collapsed/>
          </w:pPr>
        </w:pPrChange>
      </w:pPr>
      <w:r w:rsidRPr="00C83CB6">
        <w:rPr>
          <w:rFonts w:ascii="Calibri" w:eastAsia="Aptos" w:hAnsi="Calibri" w:cs="Calibri"/>
          <w:b/>
          <w:bCs/>
          <w:kern w:val="2"/>
          <w14:ligatures w14:val="standardContextual"/>
        </w:rPr>
        <w:t>Das Protokoll</w:t>
      </w:r>
    </w:p>
    <w:tbl>
      <w:tblPr>
        <w:tblW w:w="10774"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134"/>
        <w:gridCol w:w="1134"/>
        <w:gridCol w:w="1134"/>
        <w:gridCol w:w="1134"/>
        <w:gridCol w:w="1134"/>
        <w:gridCol w:w="1134"/>
        <w:gridCol w:w="1276"/>
      </w:tblGrid>
      <w:tr w:rsidR="00B9783C" w:rsidRPr="00C83CB6" w14:paraId="3CEE4390" w14:textId="77777777" w:rsidTr="00650125">
        <w:trPr>
          <w:tblHeader/>
          <w:tblCellSpacing w:w="15" w:type="dxa"/>
        </w:trPr>
        <w:tc>
          <w:tcPr>
            <w:tcW w:w="2649" w:type="dxa"/>
            <w:vAlign w:val="center"/>
            <w:hideMark/>
          </w:tcPr>
          <w:p w14:paraId="1990FCF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A457867"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1</w:t>
            </w:r>
          </w:p>
        </w:tc>
        <w:tc>
          <w:tcPr>
            <w:tcW w:w="1104" w:type="dxa"/>
            <w:vAlign w:val="center"/>
            <w:hideMark/>
          </w:tcPr>
          <w:p w14:paraId="0628FE1C"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2</w:t>
            </w:r>
          </w:p>
        </w:tc>
        <w:tc>
          <w:tcPr>
            <w:tcW w:w="1104" w:type="dxa"/>
            <w:vAlign w:val="center"/>
            <w:hideMark/>
          </w:tcPr>
          <w:p w14:paraId="6DA920D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3</w:t>
            </w:r>
          </w:p>
        </w:tc>
        <w:tc>
          <w:tcPr>
            <w:tcW w:w="1104" w:type="dxa"/>
            <w:vAlign w:val="center"/>
            <w:hideMark/>
          </w:tcPr>
          <w:p w14:paraId="0C5E639A"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4</w:t>
            </w:r>
          </w:p>
        </w:tc>
        <w:tc>
          <w:tcPr>
            <w:tcW w:w="1104" w:type="dxa"/>
            <w:vAlign w:val="center"/>
            <w:hideMark/>
          </w:tcPr>
          <w:p w14:paraId="1C1FD01B"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5</w:t>
            </w:r>
          </w:p>
        </w:tc>
        <w:tc>
          <w:tcPr>
            <w:tcW w:w="1104" w:type="dxa"/>
            <w:vAlign w:val="center"/>
            <w:hideMark/>
          </w:tcPr>
          <w:p w14:paraId="0B7F6864"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6</w:t>
            </w:r>
          </w:p>
        </w:tc>
        <w:tc>
          <w:tcPr>
            <w:tcW w:w="1231" w:type="dxa"/>
            <w:vAlign w:val="center"/>
            <w:hideMark/>
          </w:tcPr>
          <w:p w14:paraId="31D469DE" w14:textId="77777777" w:rsidR="00B9783C" w:rsidRPr="00C83CB6" w:rsidRDefault="00B9783C" w:rsidP="00371E27">
            <w:pPr>
              <w:spacing w:after="0" w:line="276" w:lineRule="auto"/>
              <w15:collapsed/>
              <w:rPr>
                <w:rFonts w:ascii="Calibri" w:eastAsia="Aptos" w:hAnsi="Calibri" w:cs="Calibri"/>
                <w:b/>
                <w:bCs/>
                <w:kern w:val="2"/>
                <w14:ligatures w14:val="standardContextual"/>
              </w:rPr>
            </w:pPr>
            <w:r w:rsidRPr="00C83CB6">
              <w:rPr>
                <w:rFonts w:ascii="Calibri" w:eastAsia="Aptos" w:hAnsi="Calibri" w:cs="Calibri"/>
                <w:b/>
                <w:bCs/>
                <w:kern w:val="2"/>
                <w14:ligatures w14:val="standardContextual"/>
              </w:rPr>
              <w:t>Tag 7</w:t>
            </w:r>
          </w:p>
        </w:tc>
      </w:tr>
      <w:tr w:rsidR="00B9783C" w:rsidRPr="00C83CB6" w14:paraId="63824D2F" w14:textId="77777777" w:rsidTr="00650125">
        <w:trPr>
          <w:tblCellSpacing w:w="15" w:type="dxa"/>
        </w:trPr>
        <w:tc>
          <w:tcPr>
            <w:tcW w:w="2649" w:type="dxa"/>
            <w:vAlign w:val="center"/>
            <w:hideMark/>
          </w:tcPr>
          <w:p w14:paraId="1BA2C3F5"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Datum</w:t>
            </w:r>
          </w:p>
        </w:tc>
        <w:tc>
          <w:tcPr>
            <w:tcW w:w="1104" w:type="dxa"/>
            <w:vAlign w:val="center"/>
            <w:hideMark/>
          </w:tcPr>
          <w:p w14:paraId="4E443CE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AE1853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8C18A1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3DC7EA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CF2EF9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EDEF69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7AA693D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17B82FF" w14:textId="77777777" w:rsidTr="00650125">
        <w:trPr>
          <w:tblCellSpacing w:w="15" w:type="dxa"/>
        </w:trPr>
        <w:tc>
          <w:tcPr>
            <w:tcW w:w="2649" w:type="dxa"/>
            <w:vAlign w:val="center"/>
            <w:hideMark/>
          </w:tcPr>
          <w:p w14:paraId="18D7F931"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Einschlafzeit</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307F7C9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DC1BC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8236AFB"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1CBDB0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49F609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1490C5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2A6A779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753EF4C" w14:textId="77777777" w:rsidTr="00650125">
        <w:trPr>
          <w:tblCellSpacing w:w="15" w:type="dxa"/>
        </w:trPr>
        <w:tc>
          <w:tcPr>
            <w:tcW w:w="2649" w:type="dxa"/>
            <w:vAlign w:val="center"/>
            <w:hideMark/>
          </w:tcPr>
          <w:p w14:paraId="0A5D5CFD"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Aufwachzeit</w:t>
            </w:r>
          </w:p>
        </w:tc>
        <w:tc>
          <w:tcPr>
            <w:tcW w:w="1104" w:type="dxa"/>
            <w:vAlign w:val="center"/>
            <w:hideMark/>
          </w:tcPr>
          <w:p w14:paraId="3AC4FC0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20643A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55E621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0E4FE7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C020DD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D9D450"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30B2D2F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7AAD7DEE" w14:textId="77777777" w:rsidTr="00650125">
        <w:trPr>
          <w:tblCellSpacing w:w="15" w:type="dxa"/>
        </w:trPr>
        <w:tc>
          <w:tcPr>
            <w:tcW w:w="2649" w:type="dxa"/>
            <w:vAlign w:val="center"/>
            <w:hideMark/>
          </w:tcPr>
          <w:p w14:paraId="4A101ED6"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Schlafdauer</w:t>
            </w:r>
            <w:r w:rsidRPr="00C83CB6">
              <w:rPr>
                <w:rFonts w:ascii="Calibri" w:eastAsia="Aptos" w:hAnsi="Calibri" w:cs="Calibri"/>
                <w:kern w:val="2"/>
                <w14:ligatures w14:val="standardContextual"/>
              </w:rPr>
              <w:t xml:space="preserve"> </w:t>
            </w:r>
            <w:r w:rsidRPr="00C83CB6">
              <w:rPr>
                <w:rFonts w:ascii="Calibri" w:eastAsia="Aptos" w:hAnsi="Calibri" w:cs="Calibri"/>
                <w:i/>
                <w:iCs/>
                <w:kern w:val="2"/>
                <w14:ligatures w14:val="standardContextual"/>
              </w:rPr>
              <w:t>(geschätzt)</w:t>
            </w:r>
          </w:p>
        </w:tc>
        <w:tc>
          <w:tcPr>
            <w:tcW w:w="1104" w:type="dxa"/>
            <w:vAlign w:val="center"/>
            <w:hideMark/>
          </w:tcPr>
          <w:p w14:paraId="677BC49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232C92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15C8CC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691886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82BD18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7411312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5296B51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452B631B" w14:textId="77777777" w:rsidTr="00650125">
        <w:trPr>
          <w:tblCellSpacing w:w="15" w:type="dxa"/>
        </w:trPr>
        <w:tc>
          <w:tcPr>
            <w:tcW w:w="2649" w:type="dxa"/>
            <w:vAlign w:val="center"/>
            <w:hideMark/>
          </w:tcPr>
          <w:p w14:paraId="6CC5001B"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Bildschirm in letzter Stunde vor Schlaf?</w:t>
            </w:r>
            <w:r w:rsidRPr="00C83CB6">
              <w:rPr>
                <w:rFonts w:ascii="Calibri" w:eastAsia="Aptos" w:hAnsi="Calibri" w:cs="Calibri"/>
                <w:kern w:val="2"/>
                <w14:ligatures w14:val="standardContextual"/>
              </w:rPr>
              <w:t xml:space="preserve">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Ja / </w:t>
            </w:r>
            <w:r w:rsidRPr="00C83CB6">
              <w:rPr>
                <w:rFonts w:ascii="Segoe UI Symbol" w:eastAsia="Aptos" w:hAnsi="Segoe UI Symbol" w:cs="Segoe UI Symbol"/>
                <w:kern w:val="2"/>
                <w14:ligatures w14:val="standardContextual"/>
              </w:rPr>
              <w:t>☐</w:t>
            </w:r>
            <w:r w:rsidRPr="00C83CB6">
              <w:rPr>
                <w:rFonts w:ascii="Calibri" w:eastAsia="Aptos" w:hAnsi="Calibri" w:cs="Calibri"/>
                <w:kern w:val="2"/>
                <w14:ligatures w14:val="standardContextual"/>
              </w:rPr>
              <w:t xml:space="preserve"> Nein</w:t>
            </w:r>
          </w:p>
        </w:tc>
        <w:tc>
          <w:tcPr>
            <w:tcW w:w="1104" w:type="dxa"/>
            <w:vAlign w:val="center"/>
            <w:hideMark/>
          </w:tcPr>
          <w:p w14:paraId="5CA1F45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C2749B4"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A435CA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546397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217C9C0"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5A388B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5DC0B6A3"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4163826" w14:textId="77777777" w:rsidTr="00650125">
        <w:trPr>
          <w:tblCellSpacing w:w="15" w:type="dxa"/>
        </w:trPr>
        <w:tc>
          <w:tcPr>
            <w:tcW w:w="2649" w:type="dxa"/>
            <w:vAlign w:val="center"/>
            <w:hideMark/>
          </w:tcPr>
          <w:p w14:paraId="2C85DF1F"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 Was?</w:t>
            </w:r>
            <w:r w:rsidRPr="00C83CB6">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
              <w:t>(Instagram, Netflix, Handy</w:t>
            </w:r>
            <w:r>
              <w:rPr>
                <w:rFonts w:ascii="Calibri" w:eastAsia="Aptos" w:hAnsi="Calibri" w:cs="Calibri"/>
                <w:kern w:val="2"/>
                <w14:ligatures w14:val="standardContextual"/>
              </w:rPr>
              <w:t> </w:t>
            </w:r>
            <w:r w:rsidRPr="00B9783C">
              <w:rPr>
                <w:rFonts w:ascii="Calibri" w:eastAsia="Aptos" w:hAnsi="Calibri" w:cs="Calibri"/>
                <w:kern w:val="2"/>
                <w14:ligatures w14:val="standardContextual"/>
              </w:rPr>
              <w:t>…)</w:t>
            </w:r>
          </w:p>
        </w:tc>
        <w:tc>
          <w:tcPr>
            <w:tcW w:w="1104" w:type="dxa"/>
            <w:vAlign w:val="center"/>
            <w:hideMark/>
          </w:tcPr>
          <w:p w14:paraId="26CD79B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3C2FF9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AD4918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7DFFF66"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5755C29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017398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6607CB7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7CFC71F4" w14:textId="77777777" w:rsidTr="00650125">
        <w:trPr>
          <w:tblCellSpacing w:w="15" w:type="dxa"/>
        </w:trPr>
        <w:tc>
          <w:tcPr>
            <w:tcW w:w="2649" w:type="dxa"/>
            <w:vAlign w:val="center"/>
            <w:hideMark/>
          </w:tcPr>
          <w:p w14:paraId="7374FD6B"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Falls ja</w:t>
            </w:r>
            <w:ins w:id="1922" w:author="Fabienne Schmaus" w:date="2026-06-10T08:12:00Z" w16du:dateUtc="2026-06-10T06:12:00Z">
              <w:r>
                <w:rPr>
                  <w:rFonts w:ascii="Calibri" w:eastAsia="Aptos" w:hAnsi="Calibri" w:cs="Calibri"/>
                  <w:b/>
                  <w:bCs/>
                  <w:kern w:val="2"/>
                  <w14:ligatures w14:val="standardContextual"/>
                </w:rPr>
                <w:t>, w</w:t>
              </w:r>
            </w:ins>
            <w:del w:id="1923" w:author="Fabienne Schmaus" w:date="2026-06-10T08:12:00Z" w16du:dateUtc="2026-06-10T06:12:00Z">
              <w:r w:rsidRPr="00C83CB6" w:rsidDel="00B9783C">
                <w:rPr>
                  <w:rFonts w:ascii="Calibri" w:eastAsia="Aptos" w:hAnsi="Calibri" w:cs="Calibri"/>
                  <w:b/>
                  <w:bCs/>
                  <w:kern w:val="2"/>
                  <w14:ligatures w14:val="standardContextual"/>
                </w:rPr>
                <w:delText>: W</w:delText>
              </w:r>
            </w:del>
            <w:r w:rsidRPr="00C83CB6">
              <w:rPr>
                <w:rFonts w:ascii="Calibri" w:eastAsia="Aptos" w:hAnsi="Calibri" w:cs="Calibri"/>
                <w:b/>
                <w:bCs/>
                <w:kern w:val="2"/>
                <w14:ligatures w14:val="standardContextual"/>
              </w:rPr>
              <w:t>ie lange?</w:t>
            </w:r>
          </w:p>
        </w:tc>
        <w:tc>
          <w:tcPr>
            <w:tcW w:w="1104" w:type="dxa"/>
            <w:vAlign w:val="center"/>
            <w:hideMark/>
          </w:tcPr>
          <w:p w14:paraId="6A2AD61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86564F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4DF1B5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E27C61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6E868F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1D10373C"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1223A84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ACEB860" w14:textId="77777777" w:rsidTr="00650125">
        <w:trPr>
          <w:tblCellSpacing w:w="15" w:type="dxa"/>
        </w:trPr>
        <w:tc>
          <w:tcPr>
            <w:tcW w:w="2649" w:type="dxa"/>
            <w:vAlign w:val="center"/>
            <w:hideMark/>
          </w:tcPr>
          <w:p w14:paraId="7BAC91A0"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Schlafqualität (1</w:t>
            </w:r>
            <w:ins w:id="1924" w:author="Fabienne Schmaus" w:date="2026-06-10T08:12:00Z" w16du:dateUtc="2026-06-10T06:12:00Z">
              <w:r>
                <w:rPr>
                  <w:rFonts w:ascii="Calibri" w:eastAsia="Aptos" w:hAnsi="Calibri" w:cs="Calibri"/>
                  <w:b/>
                  <w:bCs/>
                  <w:kern w:val="2"/>
                  <w14:ligatures w14:val="standardContextual"/>
                </w:rPr>
                <w:t> </w:t>
              </w:r>
            </w:ins>
            <w:r w:rsidRPr="00C83CB6">
              <w:rPr>
                <w:rFonts w:ascii="Calibri" w:eastAsia="Aptos" w:hAnsi="Calibri" w:cs="Calibri"/>
                <w:b/>
                <w:bCs/>
                <w:kern w:val="2"/>
                <w14:ligatures w14:val="standardContextual"/>
              </w:rPr>
              <w:t>–</w:t>
            </w:r>
            <w:ins w:id="1925" w:author="Fabienne Schmaus" w:date="2026-06-10T08:12:00Z" w16du:dateUtc="2026-06-10T06:12:00Z">
              <w:r>
                <w:rPr>
                  <w:rFonts w:ascii="Calibri" w:eastAsia="Aptos" w:hAnsi="Calibri" w:cs="Calibri"/>
                  <w:b/>
                  <w:bCs/>
                  <w:kern w:val="2"/>
                  <w14:ligatures w14:val="standardContextual"/>
                </w:rPr>
                <w:t xml:space="preserve"> </w:t>
              </w:r>
            </w:ins>
            <w:r w:rsidRPr="00C83CB6">
              <w:rPr>
                <w:rFonts w:ascii="Calibri" w:eastAsia="Aptos" w:hAnsi="Calibri" w:cs="Calibri"/>
                <w:b/>
                <w:bCs/>
                <w:kern w:val="2"/>
                <w14:ligatures w14:val="standardContextual"/>
              </w:rPr>
              <w:t>5)</w:t>
            </w:r>
          </w:p>
        </w:tc>
        <w:tc>
          <w:tcPr>
            <w:tcW w:w="1104" w:type="dxa"/>
            <w:vAlign w:val="center"/>
            <w:hideMark/>
          </w:tcPr>
          <w:p w14:paraId="265BAE39"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637875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B50DFA4"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8A05CCA"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2B146C6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49907088"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4539F091"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r w:rsidR="00B9783C" w:rsidRPr="00C83CB6" w14:paraId="515D03DB" w14:textId="77777777" w:rsidTr="00650125">
        <w:trPr>
          <w:tblCellSpacing w:w="15" w:type="dxa"/>
        </w:trPr>
        <w:tc>
          <w:tcPr>
            <w:tcW w:w="2649" w:type="dxa"/>
            <w:vAlign w:val="center"/>
            <w:hideMark/>
          </w:tcPr>
          <w:p w14:paraId="47842293" w14:textId="77777777" w:rsidR="00B9783C" w:rsidRPr="00C83CB6" w:rsidRDefault="00B9783C" w:rsidP="00371E27">
            <w:pPr>
              <w:spacing w:after="0" w:line="276" w:lineRule="auto"/>
              <w15:collapsed/>
              <w:rPr>
                <w:rFonts w:ascii="Calibri" w:eastAsia="Aptos" w:hAnsi="Calibri" w:cs="Calibri"/>
                <w:kern w:val="2"/>
                <w14:ligatures w14:val="standardContextual"/>
              </w:rPr>
            </w:pPr>
            <w:r w:rsidRPr="00C83CB6">
              <w:rPr>
                <w:rFonts w:ascii="Calibri" w:eastAsia="Aptos" w:hAnsi="Calibri" w:cs="Calibri"/>
                <w:b/>
                <w:bCs/>
                <w:kern w:val="2"/>
                <w14:ligatures w14:val="standardContextual"/>
              </w:rPr>
              <w:t>Notiz</w:t>
            </w:r>
            <w:r w:rsidRPr="00B9783C">
              <w:rPr>
                <w:rFonts w:ascii="Calibri" w:eastAsia="Aptos" w:hAnsi="Calibri" w:cs="Calibri"/>
                <w:kern w:val="2"/>
                <w14:ligatures w14:val="standardContextual"/>
              </w:rPr>
              <w:t xml:space="preserve"> </w:t>
            </w:r>
            <w:r w:rsidRPr="00B9783C">
              <w:rPr>
                <w:rFonts w:ascii="Calibri" w:eastAsia="Aptos" w:hAnsi="Calibri" w:cs="Calibri"/>
                <w:kern w:val="2"/>
                <w14:ligatures w14:val="standardContextual"/>
                <w:rPrChange w:id="1926" w:author="Fabienne Schmaus" w:date="2026-06-10T08:12:00Z" w16du:dateUtc="2026-06-10T06:12:00Z">
                  <w:rPr>
                    <w:rFonts w:ascii="Calibri" w:eastAsia="Aptos" w:hAnsi="Calibri" w:cs="Calibri"/>
                    <w:i/>
                    <w:iCs/>
                    <w:kern w:val="2"/>
                    <w14:ligatures w14:val="standardContextual"/>
                  </w:rPr>
                </w:rPrChange>
              </w:rPr>
              <w:t>(</w:t>
            </w:r>
            <w:ins w:id="1927" w:author="Fabienne Schmaus" w:date="2026-06-10T08:12:00Z" w16du:dateUtc="2026-06-10T06:12:00Z">
              <w:r>
                <w:rPr>
                  <w:rFonts w:ascii="Calibri" w:eastAsia="Aptos" w:hAnsi="Calibri" w:cs="Calibri"/>
                  <w:kern w:val="2"/>
                  <w14:ligatures w14:val="standardContextual"/>
                </w:rPr>
                <w:t>W</w:t>
              </w:r>
            </w:ins>
            <w:del w:id="1928" w:author="Fabienne Schmaus" w:date="2026-06-10T08:12:00Z" w16du:dateUtc="2026-06-10T06:12:00Z">
              <w:r w:rsidRPr="00B9783C" w:rsidDel="00B9783C">
                <w:rPr>
                  <w:rFonts w:ascii="Calibri" w:eastAsia="Aptos" w:hAnsi="Calibri" w:cs="Calibri"/>
                  <w:kern w:val="2"/>
                  <w14:ligatures w14:val="standardContextual"/>
                  <w:rPrChange w:id="1929" w:author="Fabienne Schmaus" w:date="2026-06-10T08:12:00Z" w16du:dateUtc="2026-06-10T06:12:00Z">
                    <w:rPr>
                      <w:rFonts w:ascii="Calibri" w:eastAsia="Aptos" w:hAnsi="Calibri" w:cs="Calibri"/>
                      <w:i/>
                      <w:iCs/>
                      <w:kern w:val="2"/>
                      <w14:ligatures w14:val="standardContextual"/>
                    </w:rPr>
                  </w:rPrChange>
                </w:rPr>
                <w:delText>w</w:delText>
              </w:r>
            </w:del>
            <w:r w:rsidRPr="00B9783C">
              <w:rPr>
                <w:rFonts w:ascii="Calibri" w:eastAsia="Aptos" w:hAnsi="Calibri" w:cs="Calibri"/>
                <w:kern w:val="2"/>
                <w14:ligatures w14:val="standardContextual"/>
                <w:rPrChange w:id="1930" w:author="Fabienne Schmaus" w:date="2026-06-10T08:12:00Z" w16du:dateUtc="2026-06-10T06:12:00Z">
                  <w:rPr>
                    <w:rFonts w:ascii="Calibri" w:eastAsia="Aptos" w:hAnsi="Calibri" w:cs="Calibri"/>
                    <w:i/>
                    <w:iCs/>
                    <w:kern w:val="2"/>
                    <w14:ligatures w14:val="standardContextual"/>
                  </w:rPr>
                </w:rPrChange>
              </w:rPr>
              <w:t>as war heute besonders?)</w:t>
            </w:r>
          </w:p>
        </w:tc>
        <w:tc>
          <w:tcPr>
            <w:tcW w:w="1104" w:type="dxa"/>
            <w:vAlign w:val="center"/>
            <w:hideMark/>
          </w:tcPr>
          <w:p w14:paraId="6F39DA17" w14:textId="77777777" w:rsidR="00B9783C" w:rsidRDefault="00B9783C" w:rsidP="00371E27">
            <w:pPr>
              <w:spacing w:after="0" w:line="276" w:lineRule="auto"/>
              <w15:collapsed/>
              <w:rPr>
                <w:rFonts w:ascii="Calibri" w:eastAsia="Aptos" w:hAnsi="Calibri" w:cs="Calibri"/>
                <w:kern w:val="2"/>
                <w14:ligatures w14:val="standardContextual"/>
              </w:rPr>
            </w:pPr>
          </w:p>
          <w:p w14:paraId="332F4A3A" w14:textId="77777777" w:rsidR="00650125" w:rsidRPr="00C83CB6" w:rsidRDefault="00650125"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383F7155"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74EB90AF"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C1A7C5E"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6F21E01D"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104" w:type="dxa"/>
            <w:vAlign w:val="center"/>
            <w:hideMark/>
          </w:tcPr>
          <w:p w14:paraId="019F9AB2"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c>
          <w:tcPr>
            <w:tcW w:w="1231" w:type="dxa"/>
            <w:vAlign w:val="center"/>
            <w:hideMark/>
          </w:tcPr>
          <w:p w14:paraId="62FE5057" w14:textId="77777777" w:rsidR="00B9783C" w:rsidRPr="00C83CB6" w:rsidRDefault="00B9783C" w:rsidP="00371E27">
            <w:pPr>
              <w:spacing w:after="0" w:line="276" w:lineRule="auto"/>
              <w15:collapsed/>
              <w:rPr>
                <w:rFonts w:ascii="Calibri" w:eastAsia="Aptos" w:hAnsi="Calibri" w:cs="Calibri"/>
                <w:kern w:val="2"/>
                <w14:ligatures w14:val="standardContextual"/>
              </w:rPr>
            </w:pPr>
          </w:p>
        </w:tc>
      </w:tr>
    </w:tbl>
    <w:p w14:paraId="7869BD39" w14:textId="77777777" w:rsidR="00B9783C" w:rsidRPr="00C83CB6" w:rsidRDefault="00B9783C" w:rsidP="00B9783C">
      <w:pPr>
        <w:spacing w:after="0" w:line="276" w:lineRule="auto"/>
        <w15:collapsed/>
        <w:rPr>
          <w:rFonts w:ascii="Calibri" w:eastAsia="Aptos" w:hAnsi="Calibri" w:cs="Calibri"/>
          <w:kern w:val="2"/>
          <w14:ligatures w14:val="standardContextual"/>
        </w:rPr>
      </w:pPr>
    </w:p>
    <w:p w14:paraId="0B8D3DA7" w14:textId="77777777" w:rsidR="00B9783C" w:rsidRPr="00C83CB6" w:rsidRDefault="00B9783C" w:rsidP="00B9783C">
      <w:pPr>
        <w:spacing w:after="0" w:line="360" w:lineRule="auto"/>
        <w15:collapsed/>
        <w:rPr>
          <w:rFonts w:ascii="Calibri" w:eastAsia="Aptos" w:hAnsi="Calibri" w:cs="Calibri"/>
          <w:b/>
          <w:bCs/>
          <w:kern w:val="2"/>
          <w14:ligatures w14:val="standardContextual"/>
        </w:rPr>
      </w:pPr>
      <w:del w:id="1931" w:author="Fabienne Schmaus" w:date="2026-06-10T08:14:00Z" w16du:dateUtc="2026-06-10T06:14:00Z">
        <w:r w:rsidRPr="00C83CB6" w:rsidDel="00B9783C">
          <w:rPr>
            <w:rFonts w:ascii="Calibri" w:eastAsia="Aptos" w:hAnsi="Calibri" w:cs="Calibri"/>
            <w:b/>
            <w:bCs/>
            <w:kern w:val="2"/>
            <w14:ligatures w14:val="standardContextual"/>
          </w:rPr>
          <w:delText>Auswertung (n</w:delText>
        </w:r>
      </w:del>
      <w:ins w:id="1932" w:author="Fabienne Schmaus" w:date="2026-06-10T08:14:00Z" w16du:dateUtc="2026-06-10T06:14:00Z">
        <w:r>
          <w:rPr>
            <w:rFonts w:ascii="Calibri" w:eastAsia="Aptos" w:hAnsi="Calibri" w:cs="Calibri"/>
            <w:b/>
            <w:bCs/>
            <w:kern w:val="2"/>
            <w14:ligatures w14:val="standardContextual"/>
          </w:rPr>
          <w:t>N</w:t>
        </w:r>
      </w:ins>
      <w:r w:rsidRPr="00C83CB6">
        <w:rPr>
          <w:rFonts w:ascii="Calibri" w:eastAsia="Aptos" w:hAnsi="Calibri" w:cs="Calibri"/>
          <w:b/>
          <w:bCs/>
          <w:kern w:val="2"/>
          <w14:ligatures w14:val="standardContextual"/>
        </w:rPr>
        <w:t>ach 7 Tagen</w:t>
      </w:r>
      <w:del w:id="1933" w:author="Fabienne Schmaus" w:date="2026-06-10T08:14:00Z" w16du:dateUtc="2026-06-10T06:14:00Z">
        <w:r w:rsidRPr="00C83CB6" w:rsidDel="00B9783C">
          <w:rPr>
            <w:rFonts w:ascii="Calibri" w:eastAsia="Aptos" w:hAnsi="Calibri" w:cs="Calibri"/>
            <w:b/>
            <w:bCs/>
            <w:kern w:val="2"/>
            <w14:ligatures w14:val="standardContextual"/>
          </w:rPr>
          <w:delText>)</w:delText>
        </w:r>
      </w:del>
      <w:ins w:id="1934" w:author="Fabienne Schmaus" w:date="2026-06-10T08:14:00Z" w16du:dateUtc="2026-06-10T06:14:00Z">
        <w:r>
          <w:rPr>
            <w:rFonts w:ascii="Calibri" w:eastAsia="Aptos" w:hAnsi="Calibri" w:cs="Calibri"/>
            <w:b/>
            <w:bCs/>
            <w:kern w:val="2"/>
            <w14:ligatures w14:val="standardContextual"/>
          </w:rPr>
          <w:t>: Auswertung</w:t>
        </w:r>
      </w:ins>
    </w:p>
    <w:p w14:paraId="4482F294" w14:textId="77777777" w:rsidR="00B9783C" w:rsidRPr="00B9783C" w:rsidRDefault="00B9783C">
      <w:pPr>
        <w:spacing w:after="0" w:line="360" w:lineRule="auto"/>
        <w15:collapsed/>
        <w:rPr>
          <w:rFonts w:ascii="Calibri" w:eastAsia="Aptos" w:hAnsi="Calibri" w:cs="Calibri"/>
          <w:i/>
          <w:iCs/>
          <w:kern w:val="2"/>
          <w14:ligatures w14:val="standardContextual"/>
          <w:rPrChange w:id="1935" w:author="Fabienne Schmaus" w:date="2026-06-10T08:14:00Z" w16du:dateUtc="2026-06-10T06:14:00Z">
            <w:rPr>
              <w:rFonts w:ascii="Calibri" w:eastAsia="Aptos" w:hAnsi="Calibri" w:cs="Calibri"/>
              <w:kern w:val="2"/>
              <w14:ligatures w14:val="standardContextual"/>
            </w:rPr>
          </w:rPrChange>
        </w:rPr>
        <w:pPrChange w:id="1936" w:author="Fabienne Schmaus" w:date="2026-06-10T08:14:00Z" w16du:dateUtc="2026-06-10T06:14:00Z">
          <w:pPr>
            <w:spacing w:after="0" w:line="276" w:lineRule="auto"/>
            <w15:collapsed/>
          </w:pPr>
        </w:pPrChange>
      </w:pPr>
      <w:r w:rsidRPr="00B9783C">
        <w:rPr>
          <w:rFonts w:ascii="Calibri" w:eastAsia="Aptos" w:hAnsi="Calibri" w:cs="Calibri"/>
          <w:i/>
          <w:iCs/>
          <w:kern w:val="2"/>
          <w14:ligatures w14:val="standardContextual"/>
          <w:rPrChange w:id="1937" w:author="Fabienne Schmaus" w:date="2026-06-10T08:14:00Z" w16du:dateUtc="2026-06-10T06:14:00Z">
            <w:rPr>
              <w:rFonts w:ascii="Calibri" w:eastAsia="Aptos" w:hAnsi="Calibri" w:cs="Calibri"/>
              <w:kern w:val="2"/>
              <w14:ligatures w14:val="standardContextual"/>
            </w:rPr>
          </w:rPrChange>
        </w:rPr>
        <w:t>Schau dir dein Protokoll an und beantworte die Fragen</w:t>
      </w:r>
      <w:ins w:id="1938" w:author="Fabienne Schmaus" w:date="2026-06-10T08:14:00Z" w16du:dateUtc="2026-06-10T06:14:00Z">
        <w:r w:rsidRPr="00B9783C">
          <w:rPr>
            <w:rFonts w:ascii="Calibri" w:eastAsia="Aptos" w:hAnsi="Calibri" w:cs="Calibri"/>
            <w:i/>
            <w:iCs/>
            <w:kern w:val="2"/>
            <w14:ligatures w14:val="standardContextual"/>
            <w:rPrChange w:id="1939" w:author="Fabienne Schmaus" w:date="2026-06-10T08:14:00Z" w16du:dateUtc="2026-06-10T06:14:00Z">
              <w:rPr>
                <w:rFonts w:ascii="Calibri" w:eastAsia="Aptos" w:hAnsi="Calibri" w:cs="Calibri"/>
                <w:kern w:val="2"/>
                <w14:ligatures w14:val="standardContextual"/>
              </w:rPr>
            </w:rPrChange>
          </w:rPr>
          <w:t>.</w:t>
        </w:r>
      </w:ins>
      <w:del w:id="1940" w:author="Fabienne Schmaus" w:date="2026-06-10T08:14:00Z" w16du:dateUtc="2026-06-10T06:14:00Z">
        <w:r w:rsidRPr="00B9783C" w:rsidDel="00B9783C">
          <w:rPr>
            <w:rFonts w:ascii="Calibri" w:eastAsia="Aptos" w:hAnsi="Calibri" w:cs="Calibri"/>
            <w:i/>
            <w:iCs/>
            <w:kern w:val="2"/>
            <w14:ligatures w14:val="standardContextual"/>
            <w:rPrChange w:id="1941" w:author="Fabienne Schmaus" w:date="2026-06-10T08:14:00Z" w16du:dateUtc="2026-06-10T06:14:00Z">
              <w:rPr>
                <w:rFonts w:ascii="Calibri" w:eastAsia="Aptos" w:hAnsi="Calibri" w:cs="Calibri"/>
                <w:kern w:val="2"/>
                <w14:ligatures w14:val="standardContextual"/>
              </w:rPr>
            </w:rPrChange>
          </w:rPr>
          <w:delText>:</w:delText>
        </w:r>
      </w:del>
    </w:p>
    <w:p w14:paraId="2522BE1D" w14:textId="47CD0F8C"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An welchen Tagen hast du am besten geschlafen? Was hast du an diesen Abenden gemacht?</w:t>
      </w:r>
    </w:p>
    <w:p w14:paraId="0CF7BC33" w14:textId="3A03CA41"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lastRenderedPageBreak/>
        <w:t>An welchen Tagen hast du am schlechtesten geschlafen? Was hast du an diesen Abenden gemacht?</w:t>
      </w:r>
    </w:p>
    <w:p w14:paraId="4EBB6CF1" w14:textId="33FECC47"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Gibt es einen Zusammenhang zwischen deiner Bildschirmzeit und deiner Schlafqualität? Was beobachtest du?</w:t>
      </w:r>
    </w:p>
    <w:p w14:paraId="02F50634" w14:textId="46BB459B" w:rsidR="009308C2" w:rsidRP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Was hat dich überrascht?</w:t>
      </w:r>
    </w:p>
    <w:p w14:paraId="0BC2C27B" w14:textId="77777777" w:rsidR="00B9783C" w:rsidRDefault="009308C2" w:rsidP="00B9783C">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Was nimmst du aus diesem Experiment mit?</w:t>
      </w:r>
    </w:p>
    <w:p w14:paraId="0CA949C6" w14:textId="31C67180" w:rsidR="008A0BA9" w:rsidRPr="00B9783C" w:rsidRDefault="009308C2" w:rsidP="006C653A">
      <w:pPr>
        <w:numPr>
          <w:ilvl w:val="0"/>
          <w:numId w:val="43"/>
        </w:numPr>
        <w:tabs>
          <w:tab w:val="clear" w:pos="720"/>
          <w:tab w:val="num" w:pos="284"/>
        </w:tabs>
        <w:spacing w:after="0" w:line="276" w:lineRule="auto"/>
        <w:ind w:left="284" w:hanging="284"/>
        <w15:collapsed/>
        <w:rPr>
          <w:rFonts w:eastAsia="Aptos" w:cstheme="minorHAnsi"/>
          <w:kern w:val="2"/>
          <w14:ligatures w14:val="standardContextual"/>
        </w:rPr>
      </w:pPr>
      <w:r w:rsidRPr="00B9783C">
        <w:rPr>
          <w:rFonts w:eastAsia="Aptos" w:cstheme="minorHAnsi"/>
          <w:kern w:val="2"/>
          <w14:ligatures w14:val="standardContextual"/>
        </w:rPr>
        <w:t>Hat sich deine Hypothese bestätigt? Was erklärt das?</w:t>
      </w:r>
      <w:r w:rsidR="008A0BA9" w:rsidRPr="00B9783C">
        <w:rPr>
          <w:rFonts w:cstheme="minorHAnsi"/>
        </w:rPr>
        <w:br w:type="page"/>
      </w:r>
    </w:p>
    <w:p w14:paraId="327906A5" w14:textId="1AA4EB5A" w:rsidR="008A0BA9" w:rsidRPr="00650125" w:rsidRDefault="008A0BA9" w:rsidP="00650125">
      <w:pPr>
        <w:spacing w:after="0" w:line="276" w:lineRule="auto"/>
        <w:rPr>
          <w:rFonts w:cstheme="minorHAnsi"/>
        </w:rPr>
      </w:pPr>
      <w:r w:rsidRPr="00650125">
        <w:rPr>
          <w:rFonts w:cstheme="minorHAnsi"/>
          <w:highlight w:val="yellow"/>
        </w:rPr>
        <w:lastRenderedPageBreak/>
        <w:t xml:space="preserve">((Seite </w:t>
      </w:r>
      <w:r w:rsidR="00C93AB6" w:rsidRPr="00650125">
        <w:rPr>
          <w:rFonts w:cstheme="minorHAnsi"/>
          <w:highlight w:val="yellow"/>
        </w:rPr>
        <w:t>2</w:t>
      </w:r>
      <w:r w:rsidR="000E2E2A">
        <w:rPr>
          <w:rFonts w:cstheme="minorHAnsi"/>
          <w:highlight w:val="yellow"/>
        </w:rPr>
        <w:t>1</w:t>
      </w:r>
      <w:r w:rsidRPr="00650125">
        <w:rPr>
          <w:rFonts w:cstheme="minorHAnsi"/>
          <w:highlight w:val="yellow"/>
        </w:rPr>
        <w:t>)) ((Arbeitsblatt bitte luftig gestalten: Zielgruppe ist die Grundschule!))</w:t>
      </w:r>
    </w:p>
    <w:p w14:paraId="68267972" w14:textId="39FC1A17" w:rsidR="009308C2" w:rsidRPr="00650125" w:rsidRDefault="008A0BA9" w:rsidP="00650125">
      <w:pPr>
        <w:spacing w:after="0" w:line="276" w:lineRule="auto"/>
        <w:rPr>
          <w:rFonts w:cstheme="minorHAnsi"/>
          <w:b/>
          <w:bCs/>
          <w:sz w:val="24"/>
          <w:szCs w:val="24"/>
        </w:rPr>
      </w:pPr>
      <w:r w:rsidRPr="00650125">
        <w:rPr>
          <w:rFonts w:cstheme="minorHAnsi"/>
          <w:b/>
          <w:bCs/>
          <w:sz w:val="24"/>
          <w:szCs w:val="24"/>
        </w:rPr>
        <w:t>Primarstufe – Arbeitsblatt 1</w:t>
      </w:r>
    </w:p>
    <w:p w14:paraId="645219B1" w14:textId="137BBD38" w:rsidR="009308C2" w:rsidRPr="00650125" w:rsidRDefault="009308C2" w:rsidP="00650125">
      <w:pPr>
        <w:spacing w:after="0" w:line="276" w:lineRule="auto"/>
        <w15:collapsed/>
        <w:rPr>
          <w:rFonts w:eastAsia="Aptos" w:cstheme="minorHAnsi"/>
          <w:kern w:val="2"/>
          <w:sz w:val="24"/>
          <w:szCs w:val="24"/>
          <w14:ligatures w14:val="standardContextual"/>
        </w:rPr>
      </w:pPr>
      <w:r w:rsidRPr="00650125">
        <w:rPr>
          <w:rFonts w:eastAsia="Aptos" w:cstheme="minorHAnsi"/>
          <w:kern w:val="2"/>
          <w:sz w:val="24"/>
          <w:szCs w:val="24"/>
          <w14:ligatures w14:val="standardContextual"/>
        </w:rPr>
        <w:t>Warum braucht mein Körper Schlaf?</w:t>
      </w:r>
    </w:p>
    <w:p w14:paraId="44CC9C9B" w14:textId="77777777" w:rsidR="00650125" w:rsidRDefault="00650125" w:rsidP="00650125">
      <w:pPr>
        <w:spacing w:after="0" w:line="276" w:lineRule="auto"/>
        <w15:collapsed/>
        <w:rPr>
          <w:rFonts w:eastAsia="Aptos" w:cstheme="minorHAnsi"/>
          <w:b/>
          <w:bCs/>
          <w:kern w:val="2"/>
          <w14:ligatures w14:val="standardContextual"/>
        </w:rPr>
      </w:pPr>
    </w:p>
    <w:p w14:paraId="3CB08746" w14:textId="15C43218" w:rsidR="009308C2" w:rsidRDefault="00650125" w:rsidP="00650125">
      <w:pPr>
        <w:spacing w:after="0" w:line="360" w:lineRule="auto"/>
        <w15:collapsed/>
        <w:rPr>
          <w:rFonts w:eastAsia="Aptos" w:cstheme="minorHAnsi"/>
          <w:i/>
          <w:iCs/>
          <w:kern w:val="2"/>
          <w14:ligatures w14:val="standardContextual"/>
        </w:rPr>
      </w:pPr>
      <w:r w:rsidRPr="00650125">
        <w:rPr>
          <w:rFonts w:eastAsia="Aptos" w:cstheme="minorHAnsi"/>
          <w:b/>
          <w:bCs/>
          <w:i/>
          <w:iCs/>
          <w:kern w:val="2"/>
          <w14:ligatures w14:val="standardContextual"/>
        </w:rPr>
        <w:t>1.</w:t>
      </w:r>
      <w:r>
        <w:rPr>
          <w:rFonts w:eastAsia="Aptos" w:cstheme="minorHAnsi"/>
          <w:i/>
          <w:iCs/>
          <w:kern w:val="2"/>
          <w14:ligatures w14:val="standardContextual"/>
        </w:rPr>
        <w:t xml:space="preserve"> </w:t>
      </w:r>
      <w:ins w:id="1942" w:author="Fabienne Schmaus" w:date="2026-06-10T08:26:00Z" w16du:dateUtc="2026-06-10T06:26:00Z">
        <w:r>
          <w:rPr>
            <w:rFonts w:eastAsia="Aptos" w:cstheme="minorHAnsi"/>
            <w:i/>
            <w:iCs/>
            <w:kern w:val="2"/>
            <w14:ligatures w14:val="standardContextual"/>
          </w:rPr>
          <w:t xml:space="preserve">Was sagst du dazu? </w:t>
        </w:r>
      </w:ins>
      <w:r w:rsidR="009308C2" w:rsidRPr="00650125">
        <w:rPr>
          <w:rFonts w:eastAsia="Aptos" w:cstheme="minorHAnsi"/>
          <w:i/>
          <w:iCs/>
          <w:kern w:val="2"/>
          <w14:ligatures w14:val="standardContextual"/>
        </w:rPr>
        <w:t>Ergänze die Sätze</w:t>
      </w:r>
      <w:del w:id="1943" w:author="Fabienne Schmaus" w:date="2026-06-10T08:26:00Z" w16du:dateUtc="2026-06-10T06:26:00Z">
        <w:r w:rsidR="009308C2" w:rsidRPr="00650125" w:rsidDel="00650125">
          <w:rPr>
            <w:rFonts w:eastAsia="Aptos" w:cstheme="minorHAnsi"/>
            <w:i/>
            <w:iCs/>
            <w:kern w:val="2"/>
            <w14:ligatures w14:val="standardContextual"/>
          </w:rPr>
          <w:delText xml:space="preserve"> – oder zeichne deine Antwort!</w:delText>
        </w:r>
      </w:del>
      <w:ins w:id="1944" w:author="Fabienne Schmaus" w:date="2026-06-10T08:26:00Z" w16du:dateUtc="2026-06-10T06:26:00Z">
        <w:r>
          <w:rPr>
            <w:rFonts w:eastAsia="Aptos" w:cstheme="minorHAnsi"/>
            <w:i/>
            <w:iCs/>
            <w:kern w:val="2"/>
            <w14:ligatures w14:val="standardContextual"/>
          </w:rPr>
          <w:t>.</w:t>
        </w:r>
      </w:ins>
    </w:p>
    <w:p w14:paraId="5B425874" w14:textId="4B7C9042"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1.</w:t>
      </w:r>
      <w:r w:rsidR="00650125">
        <w:rPr>
          <w:rFonts w:eastAsia="Aptos" w:cstheme="minorHAnsi"/>
          <w:kern w:val="2"/>
          <w14:ligatures w14:val="standardContextual"/>
        </w:rPr>
        <w:tab/>
      </w:r>
      <w:r w:rsidRPr="00650125">
        <w:rPr>
          <w:rFonts w:eastAsia="Aptos" w:cstheme="minorHAnsi"/>
          <w:kern w:val="2"/>
          <w14:ligatures w14:val="standardContextual"/>
        </w:rPr>
        <w:t xml:space="preserve">Wenn ich schlafe, kann mein Körper </w:t>
      </w:r>
      <w:r w:rsidR="00650125">
        <w:rPr>
          <w:rFonts w:eastAsia="Aptos" w:cstheme="minorHAnsi"/>
          <w:kern w:val="2"/>
          <w14:ligatures w14:val="standardContextual"/>
        </w:rPr>
        <w:t>______________________________________________________________.</w:t>
      </w:r>
    </w:p>
    <w:p w14:paraId="3BF37660" w14:textId="623001F7"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2.</w:t>
      </w:r>
      <w:r w:rsidR="00650125">
        <w:rPr>
          <w:rFonts w:eastAsia="Aptos" w:cstheme="minorHAnsi"/>
          <w:kern w:val="2"/>
          <w14:ligatures w14:val="standardContextual"/>
        </w:rPr>
        <w:tab/>
      </w:r>
      <w:r w:rsidRPr="00650125">
        <w:rPr>
          <w:rFonts w:eastAsia="Aptos" w:cstheme="minorHAnsi"/>
          <w:kern w:val="2"/>
          <w14:ligatures w14:val="standardContextual"/>
        </w:rPr>
        <w:t>Wenn ich zu wenig schlafe, fühle ich mich</w:t>
      </w:r>
      <w:r w:rsidR="00650125" w:rsidRPr="00650125">
        <w:rPr>
          <w:rFonts w:eastAsia="Aptos" w:cstheme="minorHAnsi"/>
          <w:kern w:val="2"/>
          <w14:ligatures w14:val="standardContextual"/>
        </w:rPr>
        <w:t xml:space="preserve"> </w:t>
      </w:r>
      <w:r w:rsidR="00650125">
        <w:rPr>
          <w:rFonts w:eastAsia="Aptos" w:cstheme="minorHAnsi"/>
          <w:kern w:val="2"/>
          <w14:ligatures w14:val="standardContextual"/>
        </w:rPr>
        <w:t>__________________________________________________________.</w:t>
      </w:r>
    </w:p>
    <w:p w14:paraId="55E216B1" w14:textId="174E4457"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3.</w:t>
      </w:r>
      <w:r w:rsidR="00650125">
        <w:rPr>
          <w:rFonts w:eastAsia="Aptos" w:cstheme="minorHAnsi"/>
          <w:kern w:val="2"/>
          <w14:ligatures w14:val="standardContextual"/>
        </w:rPr>
        <w:tab/>
      </w:r>
      <w:r w:rsidRPr="00650125">
        <w:rPr>
          <w:rFonts w:eastAsia="Aptos" w:cstheme="minorHAnsi"/>
          <w:kern w:val="2"/>
          <w14:ligatures w14:val="standardContextual"/>
        </w:rPr>
        <w:t xml:space="preserve">Mein Körper schläft, aber mein Gehirn </w:t>
      </w:r>
      <w:r w:rsidR="00650125">
        <w:rPr>
          <w:rFonts w:eastAsia="Aptos" w:cstheme="minorHAnsi"/>
          <w:kern w:val="2"/>
          <w14:ligatures w14:val="standardContextual"/>
        </w:rPr>
        <w:t>____________________________________________________________.</w:t>
      </w:r>
    </w:p>
    <w:p w14:paraId="13615CC1" w14:textId="5EB024C8" w:rsidR="009308C2" w:rsidRPr="00650125" w:rsidRDefault="009308C2" w:rsidP="00650125">
      <w:pPr>
        <w:tabs>
          <w:tab w:val="left" w:pos="284"/>
        </w:tabs>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4.</w:t>
      </w:r>
      <w:r w:rsidR="00650125">
        <w:rPr>
          <w:rFonts w:eastAsia="Aptos" w:cstheme="minorHAnsi"/>
          <w:kern w:val="2"/>
          <w14:ligatures w14:val="standardContextual"/>
        </w:rPr>
        <w:tab/>
      </w:r>
      <w:r w:rsidRPr="00650125">
        <w:rPr>
          <w:rFonts w:eastAsia="Aptos" w:cstheme="minorHAnsi"/>
          <w:kern w:val="2"/>
          <w14:ligatures w14:val="standardContextual"/>
        </w:rPr>
        <w:t>Schlaf ist wichtig, weil</w:t>
      </w:r>
      <w:r w:rsidR="00650125" w:rsidRPr="00650125">
        <w:rPr>
          <w:rFonts w:eastAsia="Aptos" w:cstheme="minorHAnsi"/>
          <w:kern w:val="2"/>
          <w14:ligatures w14:val="standardContextual"/>
        </w:rPr>
        <w:t xml:space="preserve"> </w:t>
      </w:r>
      <w:r w:rsidR="00650125">
        <w:rPr>
          <w:rFonts w:eastAsia="Aptos" w:cstheme="minorHAnsi"/>
          <w:kern w:val="2"/>
          <w14:ligatures w14:val="standardContextual"/>
        </w:rPr>
        <w:t>__________________________________________________________________________.</w:t>
      </w:r>
    </w:p>
    <w:p w14:paraId="19300B24" w14:textId="77777777" w:rsidR="009308C2" w:rsidRPr="00650125" w:rsidRDefault="009308C2" w:rsidP="00650125">
      <w:pPr>
        <w:spacing w:after="0" w:line="276" w:lineRule="auto"/>
        <w15:collapsed/>
        <w:rPr>
          <w:rFonts w:eastAsia="Aptos" w:cstheme="minorHAnsi"/>
          <w:b/>
          <w:bCs/>
          <w:kern w:val="2"/>
          <w14:ligatures w14:val="standardContextual"/>
        </w:rPr>
      </w:pPr>
    </w:p>
    <w:p w14:paraId="181EA617" w14:textId="04EA4F7B" w:rsidR="009308C2" w:rsidRPr="00650125" w:rsidRDefault="00650125">
      <w:pPr>
        <w:spacing w:after="0" w:line="360" w:lineRule="auto"/>
        <w15:collapsed/>
        <w:rPr>
          <w:rFonts w:eastAsia="Aptos" w:cstheme="minorHAnsi"/>
          <w:kern w:val="2"/>
          <w14:ligatures w14:val="standardContextual"/>
        </w:rPr>
        <w:pPrChange w:id="1945" w:author="Fabienne Schmaus" w:date="2026-06-10T08:27:00Z" w16du:dateUtc="2026-06-10T06:27:00Z">
          <w:pPr>
            <w:spacing w:after="0" w:line="276" w:lineRule="auto"/>
            <w15:collapsed/>
          </w:pPr>
        </w:pPrChange>
      </w:pPr>
      <w:r w:rsidRPr="00650125">
        <w:rPr>
          <w:rFonts w:eastAsia="Aptos" w:cstheme="minorHAnsi"/>
          <w:b/>
          <w:bCs/>
          <w:i/>
          <w:iCs/>
          <w:kern w:val="2"/>
          <w14:ligatures w14:val="standardContextual"/>
        </w:rPr>
        <w:t>2.</w:t>
      </w:r>
      <w:r w:rsidRPr="00650125">
        <w:rPr>
          <w:rFonts w:eastAsia="Aptos" w:cstheme="minorHAnsi"/>
          <w:i/>
          <w:iCs/>
          <w:kern w:val="2"/>
          <w14:ligatures w14:val="standardContextual"/>
        </w:rPr>
        <w:t xml:space="preserve"> </w:t>
      </w:r>
      <w:del w:id="1946" w:author="Fabienne Schmaus" w:date="2026-06-10T08:27:00Z" w16du:dateUtc="2026-06-10T06:27:00Z">
        <w:r w:rsidR="009308C2" w:rsidRPr="00650125" w:rsidDel="00650125">
          <w:rPr>
            <w:rFonts w:eastAsia="Aptos" w:cstheme="minorHAnsi"/>
            <w:i/>
            <w:iCs/>
            <w:kern w:val="2"/>
            <w14:ligatures w14:val="standardContextual"/>
          </w:rPr>
          <w:delText>Zeichne d</w:delText>
        </w:r>
      </w:del>
      <w:ins w:id="1947" w:author="Fabienne Schmaus" w:date="2026-06-10T08:27:00Z" w16du:dateUtc="2026-06-10T06:27:00Z">
        <w:r>
          <w:rPr>
            <w:rFonts w:eastAsia="Aptos" w:cstheme="minorHAnsi"/>
            <w:i/>
            <w:iCs/>
            <w:kern w:val="2"/>
            <w14:ligatures w14:val="standardContextual"/>
          </w:rPr>
          <w:t>D</w:t>
        </w:r>
      </w:ins>
      <w:r w:rsidR="009308C2" w:rsidRPr="00650125">
        <w:rPr>
          <w:rFonts w:eastAsia="Aptos" w:cstheme="minorHAnsi"/>
          <w:i/>
          <w:iCs/>
          <w:kern w:val="2"/>
          <w14:ligatures w14:val="standardContextual"/>
        </w:rPr>
        <w:t>ein</w:t>
      </w:r>
      <w:del w:id="1948" w:author="Fabienne Schmaus" w:date="2026-06-10T08:27:00Z" w16du:dateUtc="2026-06-10T06:27:00Z">
        <w:r w:rsidR="009308C2" w:rsidRPr="00650125" w:rsidDel="00650125">
          <w:rPr>
            <w:rFonts w:eastAsia="Aptos" w:cstheme="minorHAnsi"/>
            <w:i/>
            <w:iCs/>
            <w:kern w:val="2"/>
            <w14:ligatures w14:val="standardContextual"/>
          </w:rPr>
          <w:delText>en</w:delText>
        </w:r>
      </w:del>
      <w:r w:rsidR="009308C2" w:rsidRPr="00650125">
        <w:rPr>
          <w:rFonts w:eastAsia="Aptos" w:cstheme="minorHAnsi"/>
          <w:i/>
          <w:iCs/>
          <w:kern w:val="2"/>
          <w14:ligatures w14:val="standardContextual"/>
        </w:rPr>
        <w:t xml:space="preserve"> Lieblingsschlaf-Fakt</w:t>
      </w:r>
      <w:del w:id="1949" w:author="Fabienne Schmaus" w:date="2026-06-10T08:27:00Z" w16du:dateUtc="2026-06-10T06:27:00Z">
        <w:r w:rsidR="009308C2" w:rsidRPr="00650125" w:rsidDel="00650125">
          <w:rPr>
            <w:rFonts w:eastAsia="Aptos" w:cstheme="minorHAnsi"/>
            <w:i/>
            <w:iCs/>
            <w:kern w:val="2"/>
            <w14:ligatures w14:val="standardContextual"/>
          </w:rPr>
          <w:delText>!</w:delText>
        </w:r>
        <w:r w:rsidDel="00650125">
          <w:rPr>
            <w:rFonts w:eastAsia="Aptos" w:cstheme="minorHAnsi"/>
            <w:i/>
            <w:iCs/>
            <w:kern w:val="2"/>
            <w14:ligatures w14:val="standardContextual"/>
          </w:rPr>
          <w:delText xml:space="preserve"> </w:delText>
        </w:r>
      </w:del>
      <w:ins w:id="1950" w:author="Fabienne Schmaus" w:date="2026-06-10T08:27:00Z" w16du:dateUtc="2026-06-10T06:27:00Z">
        <w:r>
          <w:rPr>
            <w:rFonts w:eastAsia="Aptos" w:cstheme="minorHAnsi"/>
            <w:i/>
            <w:iCs/>
            <w:kern w:val="2"/>
            <w14:ligatures w14:val="standardContextual"/>
          </w:rPr>
          <w:t xml:space="preserve">: </w:t>
        </w:r>
      </w:ins>
      <w:del w:id="1951" w:author="Fabienne Schmaus" w:date="2026-06-10T08:26:00Z" w16du:dateUtc="2026-06-10T06:26:00Z">
        <w:r w:rsidR="009308C2" w:rsidRPr="00650125" w:rsidDel="00650125">
          <w:rPr>
            <w:rFonts w:eastAsia="Aptos" w:cstheme="minorHAnsi"/>
            <w:i/>
            <w:iCs/>
            <w:kern w:val="2"/>
            <w14:ligatures w14:val="standardContextual"/>
          </w:rPr>
          <w:delText>(</w:delText>
        </w:r>
      </w:del>
      <w:r w:rsidR="009308C2" w:rsidRPr="00650125">
        <w:rPr>
          <w:rFonts w:eastAsia="Aptos" w:cstheme="minorHAnsi"/>
          <w:i/>
          <w:iCs/>
          <w:kern w:val="2"/>
          <w14:ligatures w14:val="standardContextual"/>
        </w:rPr>
        <w:t>Was hast du heute gelernt, das dich am meisten überrascht hat? Zeichne es hier</w:t>
      </w:r>
      <w:del w:id="1952" w:author="Fabienne Schmaus" w:date="2026-06-10T08:27:00Z" w16du:dateUtc="2026-06-10T06:27:00Z">
        <w:r w:rsidR="009308C2" w:rsidRPr="00650125" w:rsidDel="00650125">
          <w:rPr>
            <w:rFonts w:eastAsia="Aptos" w:cstheme="minorHAnsi"/>
            <w:i/>
            <w:iCs/>
            <w:kern w:val="2"/>
            <w14:ligatures w14:val="standardContextual"/>
          </w:rPr>
          <w:delText>!)</w:delText>
        </w:r>
      </w:del>
      <w:ins w:id="1953" w:author="Fabienne Schmaus" w:date="2026-06-10T08:27:00Z" w16du:dateUtc="2026-06-10T06:27:00Z">
        <w:r>
          <w:rPr>
            <w:rFonts w:eastAsia="Aptos" w:cstheme="minorHAnsi"/>
            <w:i/>
            <w:iCs/>
            <w:kern w:val="2"/>
            <w14:ligatures w14:val="standardContextual"/>
          </w:rPr>
          <w:t>.</w:t>
        </w:r>
      </w:ins>
    </w:p>
    <w:tbl>
      <w:tblPr>
        <w:tblStyle w:val="Tabellenraster"/>
        <w:tblW w:w="0" w:type="auto"/>
        <w:tblInd w:w="279" w:type="dxa"/>
        <w:tblLook w:val="04A0" w:firstRow="1" w:lastRow="0" w:firstColumn="1" w:lastColumn="0" w:noHBand="0" w:noVBand="1"/>
        <w:tblPrChange w:id="1954" w:author="Fabienne Schmaus" w:date="2026-06-10T08:27:00Z" w16du:dateUtc="2026-06-10T06:27:00Z">
          <w:tblPr>
            <w:tblStyle w:val="Tabellenraster"/>
            <w:tblW w:w="0" w:type="auto"/>
            <w:tblLook w:val="04A0" w:firstRow="1" w:lastRow="0" w:firstColumn="1" w:lastColumn="0" w:noHBand="0" w:noVBand="1"/>
          </w:tblPr>
        </w:tblPrChange>
      </w:tblPr>
      <w:tblGrid>
        <w:gridCol w:w="8930"/>
        <w:tblGridChange w:id="1955">
          <w:tblGrid>
            <w:gridCol w:w="279"/>
            <w:gridCol w:w="8930"/>
            <w:gridCol w:w="1247"/>
          </w:tblGrid>
        </w:tblGridChange>
      </w:tblGrid>
      <w:tr w:rsidR="00650125" w14:paraId="23235465" w14:textId="77777777" w:rsidTr="00650125">
        <w:trPr>
          <w:ins w:id="1956" w:author="Fabienne Schmaus" w:date="2026-06-10T08:27:00Z"/>
        </w:trPr>
        <w:tc>
          <w:tcPr>
            <w:tcW w:w="8930" w:type="dxa"/>
            <w:tcPrChange w:id="1957" w:author="Fabienne Schmaus" w:date="2026-06-10T08:27:00Z" w16du:dateUtc="2026-06-10T06:27:00Z">
              <w:tcPr>
                <w:tcW w:w="10456" w:type="dxa"/>
                <w:gridSpan w:val="3"/>
              </w:tcPr>
            </w:tcPrChange>
          </w:tcPr>
          <w:p w14:paraId="3BB3F8CA" w14:textId="77777777" w:rsidR="00650125" w:rsidRDefault="00650125" w:rsidP="00650125">
            <w:pPr>
              <w:spacing w:line="276" w:lineRule="auto"/>
              <w15:collapsed/>
              <w:rPr>
                <w:rFonts w:eastAsia="Aptos" w:cstheme="minorHAnsi"/>
                <w:kern w:val="2"/>
                <w14:ligatures w14:val="standardContextual"/>
              </w:rPr>
            </w:pPr>
          </w:p>
          <w:p w14:paraId="50E72456" w14:textId="77777777" w:rsidR="00650125" w:rsidRDefault="00650125" w:rsidP="00650125">
            <w:pPr>
              <w:spacing w:line="276" w:lineRule="auto"/>
              <w15:collapsed/>
              <w:rPr>
                <w:rFonts w:eastAsia="Aptos" w:cstheme="minorHAnsi"/>
                <w:kern w:val="2"/>
                <w14:ligatures w14:val="standardContextual"/>
              </w:rPr>
            </w:pPr>
          </w:p>
          <w:p w14:paraId="073041D6" w14:textId="77777777" w:rsidR="00650125" w:rsidRDefault="00650125" w:rsidP="00650125">
            <w:pPr>
              <w:spacing w:line="276" w:lineRule="auto"/>
              <w15:collapsed/>
              <w:rPr>
                <w:rFonts w:eastAsia="Aptos" w:cstheme="minorHAnsi"/>
                <w:kern w:val="2"/>
                <w14:ligatures w14:val="standardContextual"/>
              </w:rPr>
            </w:pPr>
          </w:p>
          <w:p w14:paraId="7071903B" w14:textId="77777777" w:rsidR="00650125" w:rsidRDefault="00650125" w:rsidP="00650125">
            <w:pPr>
              <w:spacing w:line="276" w:lineRule="auto"/>
              <w15:collapsed/>
              <w:rPr>
                <w:rFonts w:eastAsia="Aptos" w:cstheme="minorHAnsi"/>
                <w:kern w:val="2"/>
                <w14:ligatures w14:val="standardContextual"/>
              </w:rPr>
            </w:pPr>
          </w:p>
          <w:p w14:paraId="694FC6EC" w14:textId="77777777" w:rsidR="00D52A41" w:rsidRDefault="00D52A41" w:rsidP="00650125">
            <w:pPr>
              <w:spacing w:line="276" w:lineRule="auto"/>
              <w15:collapsed/>
              <w:rPr>
                <w:rFonts w:eastAsia="Aptos" w:cstheme="minorHAnsi"/>
                <w:kern w:val="2"/>
                <w14:ligatures w14:val="standardContextual"/>
              </w:rPr>
            </w:pPr>
          </w:p>
          <w:p w14:paraId="651A36A9" w14:textId="77777777" w:rsidR="00D52A41" w:rsidRDefault="00D52A41" w:rsidP="00650125">
            <w:pPr>
              <w:spacing w:line="276" w:lineRule="auto"/>
              <w15:collapsed/>
              <w:rPr>
                <w:rFonts w:eastAsia="Aptos" w:cstheme="minorHAnsi"/>
                <w:kern w:val="2"/>
                <w14:ligatures w14:val="standardContextual"/>
              </w:rPr>
            </w:pPr>
          </w:p>
          <w:p w14:paraId="41BD6B6F" w14:textId="77777777" w:rsidR="00650125" w:rsidRDefault="00650125" w:rsidP="00650125">
            <w:pPr>
              <w:spacing w:line="276" w:lineRule="auto"/>
              <w15:collapsed/>
              <w:rPr>
                <w:rFonts w:eastAsia="Aptos" w:cstheme="minorHAnsi"/>
                <w:kern w:val="2"/>
                <w14:ligatures w14:val="standardContextual"/>
              </w:rPr>
            </w:pPr>
          </w:p>
          <w:p w14:paraId="6E50B8D6" w14:textId="77777777" w:rsidR="0039487D" w:rsidRDefault="0039487D" w:rsidP="00650125">
            <w:pPr>
              <w:spacing w:line="276" w:lineRule="auto"/>
              <w15:collapsed/>
              <w:rPr>
                <w:rFonts w:eastAsia="Aptos" w:cstheme="minorHAnsi"/>
                <w:kern w:val="2"/>
                <w14:ligatures w14:val="standardContextual"/>
              </w:rPr>
            </w:pPr>
          </w:p>
          <w:p w14:paraId="6DA30064" w14:textId="77777777" w:rsidR="0039487D" w:rsidRDefault="0039487D" w:rsidP="00650125">
            <w:pPr>
              <w:spacing w:line="276" w:lineRule="auto"/>
              <w15:collapsed/>
              <w:rPr>
                <w:rFonts w:eastAsia="Aptos" w:cstheme="minorHAnsi"/>
                <w:kern w:val="2"/>
                <w14:ligatures w14:val="standardContextual"/>
              </w:rPr>
            </w:pPr>
          </w:p>
          <w:p w14:paraId="29EBF330" w14:textId="77777777" w:rsidR="00650125" w:rsidRDefault="00650125" w:rsidP="00650125">
            <w:pPr>
              <w:spacing w:line="276" w:lineRule="auto"/>
              <w15:collapsed/>
              <w:rPr>
                <w:rFonts w:eastAsia="Aptos" w:cstheme="minorHAnsi"/>
                <w:kern w:val="2"/>
                <w14:ligatures w14:val="standardContextual"/>
              </w:rPr>
            </w:pPr>
          </w:p>
          <w:p w14:paraId="6603B81C" w14:textId="77777777" w:rsidR="00650125" w:rsidRDefault="00650125" w:rsidP="00650125">
            <w:pPr>
              <w:spacing w:line="276" w:lineRule="auto"/>
              <w15:collapsed/>
              <w:rPr>
                <w:rFonts w:eastAsia="Aptos" w:cstheme="minorHAnsi"/>
                <w:kern w:val="2"/>
                <w14:ligatures w14:val="standardContextual"/>
              </w:rPr>
            </w:pPr>
          </w:p>
          <w:p w14:paraId="1F877E5D" w14:textId="77777777" w:rsidR="00650125" w:rsidRDefault="00650125" w:rsidP="00650125">
            <w:pPr>
              <w:spacing w:line="276" w:lineRule="auto"/>
              <w15:collapsed/>
              <w:rPr>
                <w:rFonts w:eastAsia="Aptos" w:cstheme="minorHAnsi"/>
                <w:kern w:val="2"/>
                <w14:ligatures w14:val="standardContextual"/>
              </w:rPr>
            </w:pPr>
          </w:p>
          <w:p w14:paraId="4918C0BA" w14:textId="77777777" w:rsidR="00650125" w:rsidRDefault="00650125" w:rsidP="00650125">
            <w:pPr>
              <w:spacing w:line="276" w:lineRule="auto"/>
              <w15:collapsed/>
              <w:rPr>
                <w:rFonts w:eastAsia="Aptos" w:cstheme="minorHAnsi"/>
                <w:kern w:val="2"/>
                <w14:ligatures w14:val="standardContextual"/>
              </w:rPr>
            </w:pPr>
          </w:p>
          <w:p w14:paraId="52FCD3FA" w14:textId="77777777" w:rsidR="00650125" w:rsidRDefault="00650125" w:rsidP="00650125">
            <w:pPr>
              <w:spacing w:line="276" w:lineRule="auto"/>
              <w15:collapsed/>
              <w:rPr>
                <w:rFonts w:eastAsia="Aptos" w:cstheme="minorHAnsi"/>
                <w:kern w:val="2"/>
                <w14:ligatures w14:val="standardContextual"/>
              </w:rPr>
            </w:pPr>
          </w:p>
          <w:p w14:paraId="22E72320" w14:textId="77777777" w:rsidR="00650125" w:rsidRDefault="00650125" w:rsidP="00650125">
            <w:pPr>
              <w:spacing w:line="276" w:lineRule="auto"/>
              <w15:collapsed/>
              <w:rPr>
                <w:rFonts w:eastAsia="Aptos" w:cstheme="minorHAnsi"/>
                <w:kern w:val="2"/>
                <w14:ligatures w14:val="standardContextual"/>
              </w:rPr>
            </w:pPr>
          </w:p>
          <w:p w14:paraId="7107D9B9" w14:textId="77777777" w:rsidR="00650125" w:rsidRDefault="00650125" w:rsidP="00650125">
            <w:pPr>
              <w:spacing w:line="276" w:lineRule="auto"/>
              <w15:collapsed/>
              <w:rPr>
                <w:rFonts w:eastAsia="Aptos" w:cstheme="minorHAnsi"/>
                <w:kern w:val="2"/>
                <w14:ligatures w14:val="standardContextual"/>
              </w:rPr>
            </w:pPr>
          </w:p>
          <w:p w14:paraId="37577870" w14:textId="77777777" w:rsidR="00650125" w:rsidRDefault="00650125" w:rsidP="00650125">
            <w:pPr>
              <w:spacing w:line="276" w:lineRule="auto"/>
              <w15:collapsed/>
              <w:rPr>
                <w:rFonts w:eastAsia="Aptos" w:cstheme="minorHAnsi"/>
                <w:kern w:val="2"/>
                <w14:ligatures w14:val="standardContextual"/>
              </w:rPr>
            </w:pPr>
          </w:p>
          <w:p w14:paraId="36A9976F" w14:textId="77777777" w:rsidR="00650125" w:rsidRDefault="00650125" w:rsidP="00650125">
            <w:pPr>
              <w:spacing w:line="276" w:lineRule="auto"/>
              <w15:collapsed/>
              <w:rPr>
                <w:ins w:id="1958" w:author="Fabienne Schmaus" w:date="2026-06-10T08:27:00Z" w16du:dateUtc="2026-06-10T06:27:00Z"/>
                <w:rFonts w:eastAsia="Aptos" w:cstheme="minorHAnsi"/>
                <w:kern w:val="2"/>
                <w14:ligatures w14:val="standardContextual"/>
              </w:rPr>
            </w:pPr>
          </w:p>
        </w:tc>
      </w:tr>
    </w:tbl>
    <w:p w14:paraId="6AD68C55" w14:textId="77777777" w:rsidR="009308C2" w:rsidRDefault="009308C2" w:rsidP="00650125">
      <w:pPr>
        <w:spacing w:after="0" w:line="276" w:lineRule="auto"/>
        <w15:collapsed/>
        <w:rPr>
          <w:rFonts w:eastAsia="Aptos" w:cstheme="minorHAnsi"/>
          <w:kern w:val="2"/>
          <w14:ligatures w14:val="standardContextual"/>
        </w:rPr>
      </w:pPr>
    </w:p>
    <w:p w14:paraId="1A826011" w14:textId="77777777" w:rsidR="00D52A41" w:rsidRPr="00650125" w:rsidRDefault="00D52A41" w:rsidP="00650125">
      <w:pPr>
        <w:spacing w:after="0" w:line="276" w:lineRule="auto"/>
        <w15:collapsed/>
        <w:rPr>
          <w:rFonts w:eastAsia="Aptos" w:cstheme="minorHAnsi"/>
          <w:kern w:val="2"/>
          <w14:ligatures w14:val="standardContextual"/>
        </w:rPr>
      </w:pPr>
    </w:p>
    <w:p w14:paraId="3A709D6D" w14:textId="7F92023C" w:rsidR="009308C2" w:rsidRPr="0039487D" w:rsidDel="0039487D" w:rsidRDefault="0039487D">
      <w:pPr>
        <w:spacing w:after="0" w:line="360" w:lineRule="auto"/>
        <w15:collapsed/>
        <w:rPr>
          <w:del w:id="1959" w:author="Fabienne Schmaus" w:date="2026-06-10T08:30:00Z" w16du:dateUtc="2026-06-10T06:30:00Z"/>
          <w:rFonts w:eastAsia="Aptos" w:cstheme="minorHAnsi"/>
          <w:i/>
          <w:iCs/>
          <w:kern w:val="2"/>
          <w14:ligatures w14:val="standardContextual"/>
          <w:rPrChange w:id="1960" w:author="Fabienne Schmaus" w:date="2026-06-10T08:31:00Z" w16du:dateUtc="2026-06-10T06:31:00Z">
            <w:rPr>
              <w:del w:id="1961" w:author="Fabienne Schmaus" w:date="2026-06-10T08:30:00Z" w16du:dateUtc="2026-06-10T06:30:00Z"/>
              <w:rFonts w:eastAsia="Aptos" w:cstheme="minorHAnsi"/>
              <w:b/>
              <w:bCs/>
              <w:kern w:val="2"/>
              <w14:ligatures w14:val="standardContextual"/>
            </w:rPr>
          </w:rPrChange>
        </w:rPr>
        <w:pPrChange w:id="1962" w:author="Fabienne Schmaus" w:date="2026-06-10T08:31:00Z" w16du:dateUtc="2026-06-10T06:31:00Z">
          <w:pPr>
            <w:spacing w:after="0" w:line="276" w:lineRule="auto"/>
            <w15:collapsed/>
          </w:pPr>
        </w:pPrChange>
      </w:pPr>
      <w:ins w:id="1963" w:author="Fabienne Schmaus" w:date="2026-06-10T08:29:00Z" w16du:dateUtc="2026-06-10T06:29:00Z">
        <w:r w:rsidRPr="0039487D">
          <w:rPr>
            <w:rFonts w:eastAsia="Aptos" w:cstheme="minorHAnsi"/>
            <w:b/>
            <w:bCs/>
            <w:i/>
            <w:iCs/>
            <w:kern w:val="2"/>
            <w14:ligatures w14:val="standardContextual"/>
            <w:rPrChange w:id="1964" w:author="Fabienne Schmaus" w:date="2026-06-10T08:33:00Z" w16du:dateUtc="2026-06-10T06:33:00Z">
              <w:rPr>
                <w:rFonts w:eastAsia="Aptos" w:cstheme="minorHAnsi"/>
                <w:b/>
                <w:bCs/>
                <w:kern w:val="2"/>
                <w14:ligatures w14:val="standardContextual"/>
              </w:rPr>
            </w:rPrChange>
          </w:rPr>
          <w:t>3.</w:t>
        </w:r>
        <w:r w:rsidRPr="0039487D">
          <w:rPr>
            <w:rFonts w:eastAsia="Aptos" w:cstheme="minorHAnsi"/>
            <w:i/>
            <w:iCs/>
            <w:kern w:val="2"/>
            <w14:ligatures w14:val="standardContextual"/>
            <w:rPrChange w:id="1965" w:author="Fabienne Schmaus" w:date="2026-06-10T08:31:00Z" w16du:dateUtc="2026-06-10T06:31:00Z">
              <w:rPr>
                <w:rFonts w:eastAsia="Aptos" w:cstheme="minorHAnsi"/>
                <w:b/>
                <w:bCs/>
                <w:kern w:val="2"/>
                <w14:ligatures w14:val="standardContextual"/>
              </w:rPr>
            </w:rPrChange>
          </w:rPr>
          <w:t xml:space="preserve"> </w:t>
        </w:r>
      </w:ins>
      <w:ins w:id="1966" w:author="Fabienne Schmaus" w:date="2026-06-10T08:31:00Z" w16du:dateUtc="2026-06-10T06:31:00Z">
        <w:r w:rsidRPr="0039487D">
          <w:rPr>
            <w:rFonts w:eastAsia="Aptos" w:cstheme="minorHAnsi"/>
            <w:i/>
            <w:iCs/>
            <w:kern w:val="2"/>
            <w14:ligatures w14:val="standardContextual"/>
            <w:rPrChange w:id="1967" w:author="Fabienne Schmaus" w:date="2026-06-10T08:31:00Z" w16du:dateUtc="2026-06-10T06:31:00Z">
              <w:rPr>
                <w:rFonts w:eastAsia="Aptos" w:cstheme="minorHAnsi"/>
                <w:b/>
                <w:bCs/>
                <w:kern w:val="2"/>
                <w14:ligatures w14:val="standardContextual"/>
              </w:rPr>
            </w:rPrChange>
          </w:rPr>
          <w:t>Für u</w:t>
        </w:r>
      </w:ins>
      <w:commentRangeStart w:id="1968"/>
      <w:commentRangeStart w:id="1969"/>
      <w:del w:id="1970" w:author="Fabienne Schmaus" w:date="2026-06-10T08:31:00Z" w16du:dateUtc="2026-06-10T06:31:00Z">
        <w:r w:rsidR="009308C2" w:rsidRPr="0039487D" w:rsidDel="0039487D">
          <w:rPr>
            <w:rFonts w:eastAsia="Aptos" w:cstheme="minorHAnsi"/>
            <w:i/>
            <w:iCs/>
            <w:kern w:val="2"/>
            <w14:ligatures w14:val="standardContextual"/>
            <w:rPrChange w:id="1971" w:author="Fabienne Schmaus" w:date="2026-06-10T08:31:00Z" w16du:dateUtc="2026-06-10T06:31:00Z">
              <w:rPr>
                <w:rFonts w:eastAsia="Aptos" w:cstheme="minorHAnsi"/>
                <w:b/>
                <w:bCs/>
                <w:kern w:val="2"/>
                <w14:ligatures w14:val="standardContextual"/>
              </w:rPr>
            </w:rPrChange>
          </w:rPr>
          <w:delText>U</w:delText>
        </w:r>
      </w:del>
      <w:r w:rsidR="009308C2" w:rsidRPr="0039487D">
        <w:rPr>
          <w:rFonts w:eastAsia="Aptos" w:cstheme="minorHAnsi"/>
          <w:i/>
          <w:iCs/>
          <w:kern w:val="2"/>
          <w14:ligatures w14:val="standardContextual"/>
          <w:rPrChange w:id="1972" w:author="Fabienne Schmaus" w:date="2026-06-10T08:31:00Z" w16du:dateUtc="2026-06-10T06:31:00Z">
            <w:rPr>
              <w:rFonts w:eastAsia="Aptos" w:cstheme="minorHAnsi"/>
              <w:b/>
              <w:bCs/>
              <w:kern w:val="2"/>
              <w14:ligatures w14:val="standardContextual"/>
            </w:rPr>
          </w:rPrChange>
        </w:rPr>
        <w:t xml:space="preserve">nser </w:t>
      </w:r>
      <w:del w:id="1973" w:author="Fabienne Schmaus" w:date="2026-06-10T08:30:00Z" w16du:dateUtc="2026-06-10T06:30:00Z">
        <w:r w:rsidR="009308C2" w:rsidRPr="0039487D" w:rsidDel="0039487D">
          <w:rPr>
            <w:rFonts w:eastAsia="Aptos" w:cstheme="minorHAnsi"/>
            <w:i/>
            <w:iCs/>
            <w:kern w:val="2"/>
            <w14:ligatures w14:val="standardContextual"/>
            <w:rPrChange w:id="1974" w:author="Fabienne Schmaus" w:date="2026-06-10T08:31:00Z" w16du:dateUtc="2026-06-10T06:31:00Z">
              <w:rPr>
                <w:rFonts w:eastAsia="Aptos" w:cstheme="minorHAnsi"/>
                <w:b/>
                <w:bCs/>
                <w:kern w:val="2"/>
                <w14:ligatures w14:val="standardContextual"/>
              </w:rPr>
            </w:rPrChange>
          </w:rPr>
          <w:delText>Klassen-</w:delText>
        </w:r>
      </w:del>
      <w:r w:rsidR="009308C2" w:rsidRPr="0039487D">
        <w:rPr>
          <w:rFonts w:eastAsia="Aptos" w:cstheme="minorHAnsi"/>
          <w:i/>
          <w:iCs/>
          <w:kern w:val="2"/>
          <w14:ligatures w14:val="standardContextual"/>
          <w:rPrChange w:id="1975" w:author="Fabienne Schmaus" w:date="2026-06-10T08:31:00Z" w16du:dateUtc="2026-06-10T06:31:00Z">
            <w:rPr>
              <w:rFonts w:eastAsia="Aptos" w:cstheme="minorHAnsi"/>
              <w:b/>
              <w:bCs/>
              <w:kern w:val="2"/>
              <w14:ligatures w14:val="standardContextual"/>
            </w:rPr>
          </w:rPrChange>
        </w:rPr>
        <w:t>Plakat: „Schlaf hilft mir</w:t>
      </w:r>
      <w:del w:id="1976" w:author="Fabienne Schmaus" w:date="2026-06-10T08:30:00Z" w16du:dateUtc="2026-06-10T06:30:00Z">
        <w:r w:rsidR="009308C2" w:rsidRPr="0039487D" w:rsidDel="0039487D">
          <w:rPr>
            <w:rFonts w:eastAsia="Aptos" w:cstheme="minorHAnsi"/>
            <w:i/>
            <w:iCs/>
            <w:kern w:val="2"/>
            <w14:ligatures w14:val="standardContextual"/>
            <w:rPrChange w:id="1977" w:author="Fabienne Schmaus" w:date="2026-06-10T08:31:00Z" w16du:dateUtc="2026-06-10T06:31:00Z">
              <w:rPr>
                <w:rFonts w:eastAsia="Aptos" w:cstheme="minorHAnsi"/>
                <w:b/>
                <w:bCs/>
                <w:kern w:val="2"/>
                <w14:ligatures w14:val="standardContextual"/>
              </w:rPr>
            </w:rPrChange>
          </w:rPr>
          <w:delText>!"</w:delText>
        </w:r>
      </w:del>
      <w:ins w:id="1978" w:author="Fabienne Schmaus" w:date="2026-06-10T08:30:00Z" w16du:dateUtc="2026-06-10T06:30:00Z">
        <w:r w:rsidRPr="0039487D">
          <w:rPr>
            <w:rFonts w:eastAsia="Aptos" w:cstheme="minorHAnsi"/>
            <w:i/>
            <w:iCs/>
            <w:kern w:val="2"/>
            <w14:ligatures w14:val="standardContextual"/>
            <w:rPrChange w:id="1979" w:author="Fabienne Schmaus" w:date="2026-06-10T08:31:00Z" w16du:dateUtc="2026-06-10T06:31:00Z">
              <w:rPr>
                <w:rFonts w:eastAsia="Aptos" w:cstheme="minorHAnsi"/>
                <w:b/>
                <w:bCs/>
                <w:kern w:val="2"/>
                <w14:ligatures w14:val="standardContextual"/>
              </w:rPr>
            </w:rPrChange>
          </w:rPr>
          <w:t>!“</w:t>
        </w:r>
      </w:ins>
      <w:ins w:id="1980" w:author="Fabienne Schmaus" w:date="2026-06-10T08:33:00Z" w16du:dateUtc="2026-06-10T06:33:00Z">
        <w:r>
          <w:rPr>
            <w:rFonts w:eastAsia="Aptos" w:cstheme="minorHAnsi"/>
            <w:i/>
            <w:iCs/>
            <w:kern w:val="2"/>
            <w14:ligatures w14:val="standardContextual"/>
          </w:rPr>
          <w:t>: S</w:t>
        </w:r>
      </w:ins>
    </w:p>
    <w:p w14:paraId="0D5443AE" w14:textId="2C6B77D0" w:rsidR="009308C2" w:rsidRPr="0039487D" w:rsidDel="0039487D" w:rsidRDefault="009308C2">
      <w:pPr>
        <w:spacing w:after="0" w:line="360" w:lineRule="auto"/>
        <w15:collapsed/>
        <w:rPr>
          <w:del w:id="1981" w:author="Fabienne Schmaus" w:date="2026-06-10T08:31:00Z" w16du:dateUtc="2026-06-10T06:31:00Z"/>
          <w:rFonts w:eastAsia="Aptos" w:cstheme="minorHAnsi"/>
          <w:i/>
          <w:iCs/>
          <w:kern w:val="2"/>
          <w14:ligatures w14:val="standardContextual"/>
          <w:rPrChange w:id="1982" w:author="Fabienne Schmaus" w:date="2026-06-10T08:31:00Z" w16du:dateUtc="2026-06-10T06:31:00Z">
            <w:rPr>
              <w:del w:id="1983" w:author="Fabienne Schmaus" w:date="2026-06-10T08:31:00Z" w16du:dateUtc="2026-06-10T06:31:00Z"/>
              <w:rFonts w:eastAsia="Aptos" w:cstheme="minorHAnsi"/>
              <w:kern w:val="2"/>
              <w14:ligatures w14:val="standardContextual"/>
            </w:rPr>
          </w:rPrChange>
        </w:rPr>
        <w:pPrChange w:id="1984" w:author="Fabienne Schmaus" w:date="2026-06-10T08:31:00Z" w16du:dateUtc="2026-06-10T06:31:00Z">
          <w:pPr>
            <w:spacing w:after="0" w:line="276" w:lineRule="auto"/>
            <w15:collapsed/>
          </w:pPr>
        </w:pPrChange>
      </w:pPr>
      <w:del w:id="1985" w:author="Fabienne Schmaus" w:date="2026-06-10T08:30:00Z" w16du:dateUtc="2026-06-10T06:30:00Z">
        <w:r w:rsidRPr="0039487D" w:rsidDel="0039487D">
          <w:rPr>
            <w:rFonts w:eastAsia="Aptos" w:cstheme="minorHAnsi"/>
            <w:i/>
            <w:iCs/>
            <w:kern w:val="2"/>
            <w14:ligatures w14:val="standardContextual"/>
            <w:rPrChange w:id="1986" w:author="Fabienne Schmaus" w:date="2026-06-10T08:31:00Z" w16du:dateUtc="2026-06-10T06:31:00Z">
              <w:rPr>
                <w:rFonts w:eastAsia="Aptos" w:cstheme="minorHAnsi"/>
                <w:kern w:val="2"/>
                <w14:ligatures w14:val="standardContextual"/>
              </w:rPr>
            </w:rPrChange>
          </w:rPr>
          <w:delText>Nach der Sitzkreisrunde g</w:delText>
        </w:r>
      </w:del>
      <w:del w:id="1987" w:author="Fabienne Schmaus" w:date="2026-06-10T08:31:00Z" w16du:dateUtc="2026-06-10T06:31:00Z">
        <w:r w:rsidRPr="0039487D" w:rsidDel="0039487D">
          <w:rPr>
            <w:rFonts w:eastAsia="Aptos" w:cstheme="minorHAnsi"/>
            <w:i/>
            <w:iCs/>
            <w:kern w:val="2"/>
            <w14:ligatures w14:val="standardContextual"/>
            <w:rPrChange w:id="1988" w:author="Fabienne Schmaus" w:date="2026-06-10T08:31:00Z" w16du:dateUtc="2026-06-10T06:31:00Z">
              <w:rPr>
                <w:rFonts w:eastAsia="Aptos" w:cstheme="minorHAnsi"/>
                <w:kern w:val="2"/>
                <w14:ligatures w14:val="standardContextual"/>
              </w:rPr>
            </w:rPrChange>
          </w:rPr>
          <w:delText>estalten wir gemeinsam ein Plakat, das im Klassenzimmer bleibt.</w:delText>
        </w:r>
      </w:del>
    </w:p>
    <w:p w14:paraId="74B51EF5" w14:textId="1F0E87D0" w:rsidR="009308C2" w:rsidRDefault="009308C2" w:rsidP="0039487D">
      <w:pPr>
        <w:spacing w:after="0" w:line="360" w:lineRule="auto"/>
        <w15:collapsed/>
        <w:rPr>
          <w:rFonts w:eastAsia="Aptos" w:cstheme="minorHAnsi"/>
          <w:i/>
          <w:iCs/>
          <w:kern w:val="2"/>
          <w14:ligatures w14:val="standardContextual"/>
        </w:rPr>
      </w:pPr>
      <w:del w:id="1989" w:author="Fabienne Schmaus" w:date="2026-06-10T08:30:00Z" w16du:dateUtc="2026-06-10T06:30:00Z">
        <w:r w:rsidRPr="0039487D" w:rsidDel="0039487D">
          <w:rPr>
            <w:rFonts w:eastAsia="Aptos" w:cstheme="minorHAnsi"/>
            <w:i/>
            <w:iCs/>
            <w:kern w:val="2"/>
            <w14:ligatures w14:val="standardContextual"/>
            <w:rPrChange w:id="1990" w:author="Fabienne Schmaus" w:date="2026-06-10T08:31:00Z" w16du:dateUtc="2026-06-10T06:31:00Z">
              <w:rPr>
                <w:rFonts w:eastAsia="Aptos" w:cstheme="minorHAnsi"/>
                <w:kern w:val="2"/>
                <w14:ligatures w14:val="standardContextual"/>
              </w:rPr>
            </w:rPrChange>
          </w:rPr>
          <w:delText xml:space="preserve">Jedes Kind </w:delText>
        </w:r>
      </w:del>
      <w:del w:id="1991" w:author="Fabienne Schmaus" w:date="2026-06-10T08:33:00Z" w16du:dateUtc="2026-06-10T06:33:00Z">
        <w:r w:rsidRPr="0039487D" w:rsidDel="0039487D">
          <w:rPr>
            <w:rFonts w:eastAsia="Aptos" w:cstheme="minorHAnsi"/>
            <w:i/>
            <w:iCs/>
            <w:kern w:val="2"/>
            <w14:ligatures w14:val="standardContextual"/>
            <w:rPrChange w:id="1992" w:author="Fabienne Schmaus" w:date="2026-06-10T08:31:00Z" w16du:dateUtc="2026-06-10T06:31:00Z">
              <w:rPr>
                <w:rFonts w:eastAsia="Aptos" w:cstheme="minorHAnsi"/>
                <w:kern w:val="2"/>
                <w14:ligatures w14:val="standardContextual"/>
              </w:rPr>
            </w:rPrChange>
          </w:rPr>
          <w:delText>s</w:delText>
        </w:r>
      </w:del>
      <w:r w:rsidRPr="0039487D">
        <w:rPr>
          <w:rFonts w:eastAsia="Aptos" w:cstheme="minorHAnsi"/>
          <w:i/>
          <w:iCs/>
          <w:kern w:val="2"/>
          <w14:ligatures w14:val="standardContextual"/>
          <w:rPrChange w:id="1993" w:author="Fabienne Schmaus" w:date="2026-06-10T08:31:00Z" w16du:dateUtc="2026-06-10T06:31:00Z">
            <w:rPr>
              <w:rFonts w:eastAsia="Aptos" w:cstheme="minorHAnsi"/>
              <w:kern w:val="2"/>
              <w14:ligatures w14:val="standardContextual"/>
            </w:rPr>
          </w:rPrChange>
        </w:rPr>
        <w:t>chreib</w:t>
      </w:r>
      <w:del w:id="1994" w:author="Fabienne Schmaus" w:date="2026-06-10T08:30:00Z" w16du:dateUtc="2026-06-10T06:30:00Z">
        <w:r w:rsidRPr="0039487D" w:rsidDel="0039487D">
          <w:rPr>
            <w:rFonts w:eastAsia="Aptos" w:cstheme="minorHAnsi"/>
            <w:i/>
            <w:iCs/>
            <w:kern w:val="2"/>
            <w14:ligatures w14:val="standardContextual"/>
            <w:rPrChange w:id="1995" w:author="Fabienne Schmaus" w:date="2026-06-10T08:31:00Z" w16du:dateUtc="2026-06-10T06:31:00Z">
              <w:rPr>
                <w:rFonts w:eastAsia="Aptos" w:cstheme="minorHAnsi"/>
                <w:kern w:val="2"/>
                <w14:ligatures w14:val="standardContextual"/>
              </w:rPr>
            </w:rPrChange>
          </w:rPr>
          <w:delText>t</w:delText>
        </w:r>
      </w:del>
      <w:ins w:id="1996" w:author="Fabienne Schmaus" w:date="2026-06-10T08:30:00Z" w16du:dateUtc="2026-06-10T06:30:00Z">
        <w:r w:rsidR="0039487D" w:rsidRPr="0039487D">
          <w:rPr>
            <w:rFonts w:eastAsia="Aptos" w:cstheme="minorHAnsi"/>
            <w:i/>
            <w:iCs/>
            <w:kern w:val="2"/>
            <w14:ligatures w14:val="standardContextual"/>
            <w:rPrChange w:id="1997" w:author="Fabienne Schmaus" w:date="2026-06-10T08:31:00Z" w16du:dateUtc="2026-06-10T06:31:00Z">
              <w:rPr>
                <w:rFonts w:eastAsia="Aptos" w:cstheme="minorHAnsi"/>
                <w:kern w:val="2"/>
                <w14:ligatures w14:val="standardContextual"/>
              </w:rPr>
            </w:rPrChange>
          </w:rPr>
          <w:t>e</w:t>
        </w:r>
      </w:ins>
      <w:r w:rsidRPr="0039487D">
        <w:rPr>
          <w:rFonts w:eastAsia="Aptos" w:cstheme="minorHAnsi"/>
          <w:i/>
          <w:iCs/>
          <w:kern w:val="2"/>
          <w14:ligatures w14:val="standardContextual"/>
          <w:rPrChange w:id="1998" w:author="Fabienne Schmaus" w:date="2026-06-10T08:31:00Z" w16du:dateUtc="2026-06-10T06:31:00Z">
            <w:rPr>
              <w:rFonts w:eastAsia="Aptos" w:cstheme="minorHAnsi"/>
              <w:kern w:val="2"/>
              <w14:ligatures w14:val="standardContextual"/>
            </w:rPr>
          </w:rPrChange>
        </w:rPr>
        <w:t xml:space="preserve"> </w:t>
      </w:r>
      <w:ins w:id="1999" w:author="Fabienne Schmaus" w:date="2026-06-10T09:08:00Z" w16du:dateUtc="2026-06-10T07:08:00Z">
        <w:r w:rsidR="00D52A41">
          <w:rPr>
            <w:rFonts w:eastAsia="Aptos" w:cstheme="minorHAnsi"/>
            <w:i/>
            <w:iCs/>
            <w:kern w:val="2"/>
            <w14:ligatures w14:val="standardContextual"/>
          </w:rPr>
          <w:t>d</w:t>
        </w:r>
      </w:ins>
      <w:ins w:id="2000" w:author="Fabienne Schmaus" w:date="2026-06-10T09:10:00Z" w16du:dateUtc="2026-06-10T07:10:00Z">
        <w:r w:rsidR="00D52A41">
          <w:rPr>
            <w:rFonts w:eastAsia="Aptos" w:cstheme="minorHAnsi"/>
            <w:i/>
            <w:iCs/>
            <w:kern w:val="2"/>
            <w14:ligatures w14:val="standardContextual"/>
          </w:rPr>
          <w:t>en Satz zu Ende</w:t>
        </w:r>
      </w:ins>
      <w:del w:id="2001" w:author="Fabienne Schmaus" w:date="2026-06-10T09:08:00Z" w16du:dateUtc="2026-06-10T07:08:00Z">
        <w:r w:rsidRPr="0039487D" w:rsidDel="00D52A41">
          <w:rPr>
            <w:rFonts w:eastAsia="Aptos" w:cstheme="minorHAnsi"/>
            <w:i/>
            <w:iCs/>
            <w:kern w:val="2"/>
            <w14:ligatures w14:val="standardContextual"/>
            <w:rPrChange w:id="2002" w:author="Fabienne Schmaus" w:date="2026-06-10T08:31:00Z" w16du:dateUtc="2026-06-10T06:31:00Z">
              <w:rPr>
                <w:rFonts w:eastAsia="Aptos" w:cstheme="minorHAnsi"/>
                <w:kern w:val="2"/>
                <w14:ligatures w14:val="standardContextual"/>
              </w:rPr>
            </w:rPrChange>
          </w:rPr>
          <w:delText>oder zeichne</w:delText>
        </w:r>
      </w:del>
      <w:del w:id="2003" w:author="Fabienne Schmaus" w:date="2026-06-10T08:31:00Z" w16du:dateUtc="2026-06-10T06:31:00Z">
        <w:r w:rsidRPr="0039487D" w:rsidDel="0039487D">
          <w:rPr>
            <w:rFonts w:eastAsia="Aptos" w:cstheme="minorHAnsi"/>
            <w:i/>
            <w:iCs/>
            <w:kern w:val="2"/>
            <w14:ligatures w14:val="standardContextual"/>
            <w:rPrChange w:id="2004" w:author="Fabienne Schmaus" w:date="2026-06-10T08:31:00Z" w16du:dateUtc="2026-06-10T06:31:00Z">
              <w:rPr>
                <w:rFonts w:eastAsia="Aptos" w:cstheme="minorHAnsi"/>
                <w:kern w:val="2"/>
                <w14:ligatures w14:val="standardContextual"/>
              </w:rPr>
            </w:rPrChange>
          </w:rPr>
          <w:delText>t</w:delText>
        </w:r>
      </w:del>
      <w:del w:id="2005" w:author="Fabienne Schmaus" w:date="2026-06-10T09:08:00Z" w16du:dateUtc="2026-06-10T07:08:00Z">
        <w:r w:rsidRPr="0039487D" w:rsidDel="00D52A41">
          <w:rPr>
            <w:rFonts w:eastAsia="Aptos" w:cstheme="minorHAnsi"/>
            <w:i/>
            <w:iCs/>
            <w:kern w:val="2"/>
            <w14:ligatures w14:val="standardContextual"/>
            <w:rPrChange w:id="2006" w:author="Fabienne Schmaus" w:date="2026-06-10T08:31:00Z" w16du:dateUtc="2026-06-10T06:31:00Z">
              <w:rPr>
                <w:rFonts w:eastAsia="Aptos" w:cstheme="minorHAnsi"/>
                <w:kern w:val="2"/>
                <w14:ligatures w14:val="standardContextual"/>
              </w:rPr>
            </w:rPrChange>
          </w:rPr>
          <w:delText xml:space="preserve"> </w:delText>
        </w:r>
        <w:r w:rsidRPr="0039487D" w:rsidDel="00D52A41">
          <w:rPr>
            <w:rFonts w:eastAsia="Aptos" w:cstheme="minorHAnsi"/>
            <w:i/>
            <w:iCs/>
            <w:kern w:val="2"/>
            <w14:ligatures w14:val="standardContextual"/>
            <w:rPrChange w:id="2007" w:author="Fabienne Schmaus" w:date="2026-06-10T08:31:00Z" w16du:dateUtc="2026-06-10T06:31:00Z">
              <w:rPr>
                <w:rFonts w:eastAsia="Aptos" w:cstheme="minorHAnsi"/>
                <w:b/>
                <w:bCs/>
                <w:kern w:val="2"/>
                <w14:ligatures w14:val="standardContextual"/>
              </w:rPr>
            </w:rPrChange>
          </w:rPr>
          <w:delText>einen Satz</w:delText>
        </w:r>
      </w:del>
      <w:del w:id="2008" w:author="Fabienne Schmaus" w:date="2026-06-10T09:10:00Z" w16du:dateUtc="2026-06-10T07:10:00Z">
        <w:r w:rsidRPr="0039487D" w:rsidDel="00D52A41">
          <w:rPr>
            <w:rFonts w:eastAsia="Aptos" w:cstheme="minorHAnsi"/>
            <w:i/>
            <w:iCs/>
            <w:kern w:val="2"/>
            <w14:ligatures w14:val="standardContextual"/>
            <w:rPrChange w:id="2009" w:author="Fabienne Schmaus" w:date="2026-06-10T08:31:00Z" w16du:dateUtc="2026-06-10T06:31:00Z">
              <w:rPr>
                <w:rFonts w:eastAsia="Aptos" w:cstheme="minorHAnsi"/>
                <w:kern w:val="2"/>
                <w14:ligatures w14:val="standardContextual"/>
              </w:rPr>
            </w:rPrChange>
          </w:rPr>
          <w:delText xml:space="preserve"> auf</w:delText>
        </w:r>
      </w:del>
      <w:ins w:id="2010" w:author="Fabienne Schmaus" w:date="2026-06-10T09:08:00Z" w16du:dateUtc="2026-06-10T07:08:00Z">
        <w:r w:rsidR="00D52A41">
          <w:rPr>
            <w:rFonts w:eastAsia="Aptos" w:cstheme="minorHAnsi"/>
            <w:i/>
            <w:iCs/>
            <w:kern w:val="2"/>
            <w14:ligatures w14:val="standardContextual"/>
          </w:rPr>
          <w:t xml:space="preserve">. Danach schneide den Kasten aus und klebe </w:t>
        </w:r>
      </w:ins>
      <w:del w:id="2011" w:author="Fabienne Schmaus" w:date="2026-06-10T09:09:00Z" w16du:dateUtc="2026-06-10T07:09:00Z">
        <w:r w:rsidRPr="0039487D" w:rsidDel="00D52A41">
          <w:rPr>
            <w:rFonts w:eastAsia="Aptos" w:cstheme="minorHAnsi"/>
            <w:i/>
            <w:iCs/>
            <w:kern w:val="2"/>
            <w14:ligatures w14:val="standardContextual"/>
            <w:rPrChange w:id="2012" w:author="Fabienne Schmaus" w:date="2026-06-10T08:31:00Z" w16du:dateUtc="2026-06-10T06:31:00Z">
              <w:rPr>
                <w:rFonts w:eastAsia="Aptos" w:cstheme="minorHAnsi"/>
                <w:kern w:val="2"/>
                <w14:ligatures w14:val="standardContextual"/>
              </w:rPr>
            </w:rPrChange>
          </w:rPr>
          <w:delText xml:space="preserve"> einen Zettel</w:delText>
        </w:r>
      </w:del>
      <w:ins w:id="2013" w:author="Fabienne Schmaus" w:date="2026-06-10T08:33:00Z" w16du:dateUtc="2026-06-10T06:33:00Z">
        <w:r w:rsidR="0039487D">
          <w:rPr>
            <w:rFonts w:eastAsia="Aptos" w:cstheme="minorHAnsi"/>
            <w:i/>
            <w:iCs/>
            <w:kern w:val="2"/>
            <w14:ligatures w14:val="standardContextual"/>
          </w:rPr>
          <w:t>ihn</w:t>
        </w:r>
      </w:ins>
      <w:ins w:id="2014" w:author="Fabienne Schmaus" w:date="2026-06-10T08:32:00Z" w16du:dateUtc="2026-06-10T06:32:00Z">
        <w:r w:rsidR="0039487D">
          <w:rPr>
            <w:rFonts w:eastAsia="Aptos" w:cstheme="minorHAnsi"/>
            <w:i/>
            <w:iCs/>
            <w:kern w:val="2"/>
            <w14:ligatures w14:val="standardContextual"/>
          </w:rPr>
          <w:t xml:space="preserve"> auf </w:t>
        </w:r>
      </w:ins>
      <w:ins w:id="2015" w:author="Fabienne Schmaus" w:date="2026-06-10T09:10:00Z" w16du:dateUtc="2026-06-10T07:10:00Z">
        <w:r w:rsidR="00D52A41">
          <w:rPr>
            <w:rFonts w:eastAsia="Aptos" w:cstheme="minorHAnsi"/>
            <w:i/>
            <w:iCs/>
            <w:kern w:val="2"/>
            <w14:ligatures w14:val="standardContextual"/>
          </w:rPr>
          <w:t>unser</w:t>
        </w:r>
      </w:ins>
      <w:ins w:id="2016" w:author="Fabienne Schmaus" w:date="2026-06-10T08:32:00Z" w16du:dateUtc="2026-06-10T06:32:00Z">
        <w:r w:rsidR="0039487D">
          <w:rPr>
            <w:rFonts w:eastAsia="Aptos" w:cstheme="minorHAnsi"/>
            <w:i/>
            <w:iCs/>
            <w:kern w:val="2"/>
            <w14:ligatures w14:val="standardContextual"/>
          </w:rPr>
          <w:t xml:space="preserve"> Plakat.</w:t>
        </w:r>
      </w:ins>
      <w:del w:id="2017" w:author="Fabienne Schmaus" w:date="2026-06-10T08:31:00Z" w16du:dateUtc="2026-06-10T06:31:00Z">
        <w:r w:rsidRPr="0039487D" w:rsidDel="0039487D">
          <w:rPr>
            <w:rFonts w:eastAsia="Aptos" w:cstheme="minorHAnsi"/>
            <w:i/>
            <w:iCs/>
            <w:kern w:val="2"/>
            <w14:ligatures w14:val="standardContextual"/>
            <w:rPrChange w:id="2018" w:author="Fabienne Schmaus" w:date="2026-06-10T08:31:00Z" w16du:dateUtc="2026-06-10T06:31:00Z">
              <w:rPr>
                <w:rFonts w:eastAsia="Aptos" w:cstheme="minorHAnsi"/>
                <w:kern w:val="2"/>
                <w14:ligatures w14:val="standardContextual"/>
              </w:rPr>
            </w:rPrChange>
          </w:rPr>
          <w:delText>:</w:delText>
        </w:r>
      </w:del>
    </w:p>
    <w:p w14:paraId="7FA126C1" w14:textId="77777777" w:rsidR="00D52A41" w:rsidRDefault="00D52A41" w:rsidP="00D52A41">
      <w:pPr>
        <w:spacing w:after="0" w:line="360" w:lineRule="auto"/>
        <w15:collapsed/>
        <w:rPr>
          <w:rFonts w:eastAsia="Aptos" w:cstheme="minorHAnsi"/>
          <w:i/>
          <w:iCs/>
          <w:kern w:val="2"/>
          <w14:ligatures w14:val="standardContextual"/>
        </w:rPr>
      </w:pPr>
    </w:p>
    <w:tbl>
      <w:tblPr>
        <w:tblStyle w:val="Tabellenraster"/>
        <w:tblW w:w="0" w:type="auto"/>
        <w:tblInd w:w="279" w:type="dxa"/>
        <w:tblLook w:val="04A0" w:firstRow="1" w:lastRow="0" w:firstColumn="1" w:lastColumn="0" w:noHBand="0" w:noVBand="1"/>
      </w:tblPr>
      <w:tblGrid>
        <w:gridCol w:w="8930"/>
      </w:tblGrid>
      <w:tr w:rsidR="00D52A41" w:rsidRPr="00D52A41" w14:paraId="614C7800" w14:textId="77777777" w:rsidTr="00D52A41">
        <w:tc>
          <w:tcPr>
            <w:tcW w:w="8930" w:type="dxa"/>
          </w:tcPr>
          <w:p w14:paraId="7AD48C87" w14:textId="332823FC" w:rsidR="00D52A41" w:rsidRPr="00D52A41" w:rsidDel="00D52A41" w:rsidRDefault="00D52A41" w:rsidP="00D52A41">
            <w:pPr>
              <w:spacing w:line="360" w:lineRule="auto"/>
              <w:rPr>
                <w:del w:id="2019" w:author="Fabienne Schmaus" w:date="2026-06-10T09:10:00Z" w16du:dateUtc="2026-06-10T07:10:00Z"/>
                <w:rFonts w:eastAsia="Aptos" w:cstheme="minorHAnsi"/>
                <w:i/>
                <w:iCs/>
                <w:kern w:val="2"/>
                <w:sz w:val="28"/>
                <w:szCs w:val="28"/>
                <w14:ligatures w14:val="standardContextual"/>
                <w:rPrChange w:id="2020" w:author="Fabienne Schmaus" w:date="2026-06-10T08:31:00Z" w16du:dateUtc="2026-06-10T06:31:00Z">
                  <w:rPr>
                    <w:del w:id="2021" w:author="Fabienne Schmaus" w:date="2026-06-10T09:10:00Z" w16du:dateUtc="2026-06-10T07:10:00Z"/>
                    <w:rFonts w:eastAsia="Aptos" w:cstheme="minorHAnsi"/>
                    <w:kern w:val="2"/>
                    <w14:ligatures w14:val="standardContextual"/>
                  </w:rPr>
                </w:rPrChange>
              </w:rPr>
            </w:pPr>
          </w:p>
          <w:p w14:paraId="471FFE38" w14:textId="77777777" w:rsidR="00D52A41" w:rsidRDefault="00D52A41" w:rsidP="00D52A41">
            <w:pPr>
              <w:spacing w:line="276" w:lineRule="auto"/>
              <w:rPr>
                <w:rFonts w:eastAsia="Aptos" w:cstheme="minorHAnsi"/>
                <w:i/>
                <w:iCs/>
                <w:kern w:val="2"/>
                <w:sz w:val="28"/>
                <w:szCs w:val="28"/>
                <w14:ligatures w14:val="standardContextual"/>
              </w:rPr>
            </w:pPr>
            <w:del w:id="2022" w:author="Fabienne Schmaus" w:date="2026-06-10T08:32:00Z" w16du:dateUtc="2026-06-10T06:32:00Z">
              <w:r w:rsidRPr="00D52A41" w:rsidDel="0039487D">
                <w:rPr>
                  <w:rFonts w:eastAsia="Aptos" w:cstheme="minorHAnsi"/>
                  <w:b/>
                  <w:bCs/>
                  <w:i/>
                  <w:iCs/>
                  <w:kern w:val="2"/>
                  <w:sz w:val="28"/>
                  <w:szCs w:val="28"/>
                  <w14:ligatures w14:val="standardContextual"/>
                  <w:rPrChange w:id="2023" w:author="Fabienne Schmaus" w:date="2026-06-10T08:32:00Z" w16du:dateUtc="2026-06-10T06:32:00Z">
                    <w:rPr>
                      <w:rFonts w:eastAsia="Aptos" w:cstheme="minorHAnsi"/>
                      <w:i/>
                      <w:iCs/>
                      <w:kern w:val="2"/>
                      <w14:ligatures w14:val="standardContextual"/>
                    </w:rPr>
                  </w:rPrChange>
                </w:rPr>
                <w:delText>„</w:delText>
              </w:r>
            </w:del>
            <w:r w:rsidRPr="00D52A41">
              <w:rPr>
                <w:rFonts w:eastAsia="Aptos" w:cstheme="minorHAnsi"/>
                <w:b/>
                <w:bCs/>
                <w:i/>
                <w:iCs/>
                <w:kern w:val="2"/>
                <w:sz w:val="28"/>
                <w:szCs w:val="28"/>
                <w14:ligatures w14:val="standardContextual"/>
                <w:rPrChange w:id="2024" w:author="Fabienne Schmaus" w:date="2026-06-10T08:32:00Z" w16du:dateUtc="2026-06-10T06:32:00Z">
                  <w:rPr>
                    <w:rFonts w:eastAsia="Aptos" w:cstheme="minorHAnsi"/>
                    <w:i/>
                    <w:iCs/>
                    <w:kern w:val="2"/>
                    <w14:ligatures w14:val="standardContextual"/>
                  </w:rPr>
                </w:rPrChange>
              </w:rPr>
              <w:t>Schlaf hilft mir, weil …</w:t>
            </w:r>
            <w:del w:id="2025" w:author="Fabienne Schmaus" w:date="2026-06-10T08:32:00Z" w16du:dateUtc="2026-06-10T06:32:00Z">
              <w:r w:rsidRPr="00D52A41" w:rsidDel="0039487D">
                <w:rPr>
                  <w:rFonts w:eastAsia="Aptos" w:cstheme="minorHAnsi"/>
                  <w:b/>
                  <w:bCs/>
                  <w:i/>
                  <w:iCs/>
                  <w:kern w:val="2"/>
                  <w:sz w:val="28"/>
                  <w:szCs w:val="28"/>
                  <w14:ligatures w14:val="standardContextual"/>
                  <w:rPrChange w:id="2026" w:author="Fabienne Schmaus" w:date="2026-06-10T08:32:00Z" w16du:dateUtc="2026-06-10T06:32:00Z">
                    <w:rPr>
                      <w:rFonts w:eastAsia="Aptos" w:cstheme="minorHAnsi"/>
                      <w:i/>
                      <w:iCs/>
                      <w:kern w:val="2"/>
                      <w14:ligatures w14:val="standardContextual"/>
                    </w:rPr>
                  </w:rPrChange>
                </w:rPr>
                <w:delText>"</w:delText>
              </w:r>
            </w:del>
            <w:ins w:id="2027" w:author="Fabienne Schmaus" w:date="2026-06-10T08:32:00Z" w16du:dateUtc="2026-06-10T06:32:00Z">
              <w:r w:rsidRPr="00D52A41">
                <w:rPr>
                  <w:rFonts w:eastAsia="Aptos" w:cstheme="minorHAnsi"/>
                  <w:b/>
                  <w:bCs/>
                  <w:i/>
                  <w:iCs/>
                  <w:kern w:val="2"/>
                  <w:sz w:val="28"/>
                  <w:szCs w:val="28"/>
                  <w14:ligatures w14:val="standardContextual"/>
                </w:rPr>
                <w:t xml:space="preserve"> </w:t>
              </w:r>
              <w:r w:rsidRPr="00D52A41">
                <w:rPr>
                  <w:rFonts w:eastAsia="Aptos" w:cstheme="minorHAnsi"/>
                  <w:i/>
                  <w:iCs/>
                  <w:kern w:val="2"/>
                  <w:sz w:val="28"/>
                  <w:szCs w:val="28"/>
                  <w:highlight w:val="yellow"/>
                  <w14:ligatures w14:val="standardContextual"/>
                  <w:rPrChange w:id="2028" w:author="Fabienne Schmaus" w:date="2026-06-10T08:32:00Z" w16du:dateUtc="2026-06-10T06:32:00Z">
                    <w:rPr>
                      <w:rFonts w:eastAsia="Aptos" w:cstheme="minorHAnsi"/>
                      <w:b/>
                      <w:bCs/>
                      <w:i/>
                      <w:iCs/>
                      <w:kern w:val="2"/>
                      <w14:ligatures w14:val="standardContextual"/>
                    </w:rPr>
                  </w:rPrChange>
                </w:rPr>
                <w:t>((am besten Handschrift))</w:t>
              </w:r>
            </w:ins>
          </w:p>
          <w:p w14:paraId="738E1FEC" w14:textId="77777777" w:rsidR="00D52A41" w:rsidRDefault="00D52A41" w:rsidP="00D52A41">
            <w:pPr>
              <w:spacing w:line="276" w:lineRule="auto"/>
              <w:rPr>
                <w:ins w:id="2029" w:author="Fabienne Schmaus" w:date="2026-06-10T09:10:00Z" w16du:dateUtc="2026-06-10T07:10:00Z"/>
                <w:rFonts w:eastAsia="Aptos" w:cstheme="minorHAnsi"/>
                <w:b/>
                <w:bCs/>
                <w:i/>
                <w:iCs/>
                <w:kern w:val="2"/>
                <w:sz w:val="28"/>
                <w:szCs w:val="28"/>
                <w14:ligatures w14:val="standardContextual"/>
              </w:rPr>
            </w:pPr>
          </w:p>
          <w:p w14:paraId="1BD2FCB5" w14:textId="77777777" w:rsidR="00D52A41" w:rsidRPr="00D52A41" w:rsidRDefault="00D52A41" w:rsidP="00D52A41">
            <w:pPr>
              <w:spacing w:line="276" w:lineRule="auto"/>
              <w:rPr>
                <w:rFonts w:eastAsia="Aptos" w:cstheme="minorHAnsi"/>
                <w:b/>
                <w:bCs/>
                <w:i/>
                <w:iCs/>
                <w:kern w:val="2"/>
                <w:sz w:val="28"/>
                <w:szCs w:val="28"/>
                <w14:ligatures w14:val="standardContextual"/>
                <w:rPrChange w:id="2030" w:author="Fabienne Schmaus" w:date="2026-06-10T08:32:00Z" w16du:dateUtc="2026-06-10T06:32:00Z">
                  <w:rPr>
                    <w:rFonts w:eastAsia="Aptos" w:cstheme="minorHAnsi"/>
                    <w:kern w:val="2"/>
                    <w14:ligatures w14:val="standardContextual"/>
                  </w:rPr>
                </w:rPrChange>
              </w:rPr>
            </w:pPr>
          </w:p>
          <w:p w14:paraId="71D3B17A" w14:textId="77777777" w:rsidR="00D52A41" w:rsidRPr="00D52A41" w:rsidRDefault="00D52A41" w:rsidP="00D52A41">
            <w:pPr>
              <w:spacing w:line="360" w:lineRule="auto"/>
              <w15:collapsed/>
              <w:rPr>
                <w:rFonts w:eastAsia="Aptos" w:cstheme="minorHAnsi"/>
                <w:i/>
                <w:iCs/>
                <w:kern w:val="2"/>
                <w:sz w:val="28"/>
                <w:szCs w:val="28"/>
                <w14:ligatures w14:val="standardContextual"/>
              </w:rPr>
            </w:pPr>
          </w:p>
        </w:tc>
      </w:tr>
    </w:tbl>
    <w:p w14:paraId="17F0D448" w14:textId="4E928B36" w:rsidR="009308C2" w:rsidRPr="00650125" w:rsidDel="0039487D" w:rsidRDefault="009308C2" w:rsidP="00650125">
      <w:pPr>
        <w:spacing w:after="0" w:line="276" w:lineRule="auto"/>
        <w15:collapsed/>
        <w:rPr>
          <w:del w:id="2031" w:author="Fabienne Schmaus" w:date="2026-06-10T08:32:00Z" w16du:dateUtc="2026-06-10T06:32:00Z"/>
          <w:rFonts w:eastAsia="Aptos" w:cstheme="minorHAnsi"/>
          <w:kern w:val="2"/>
          <w14:ligatures w14:val="standardContextual"/>
        </w:rPr>
      </w:pPr>
      <w:del w:id="2032" w:author="Fabienne Schmaus" w:date="2026-06-10T08:32:00Z" w16du:dateUtc="2026-06-10T06:32:00Z">
        <w:r w:rsidRPr="00650125" w:rsidDel="0039487D">
          <w:rPr>
            <w:rFonts w:eastAsia="Aptos" w:cstheme="minorHAnsi"/>
            <w:kern w:val="2"/>
            <w14:ligatures w14:val="standardContextual"/>
          </w:rPr>
          <w:lastRenderedPageBreak/>
          <w:delText>Die Zettel werden auf das Plakat geklebt.</w:delText>
        </w:r>
      </w:del>
    </w:p>
    <w:commentRangeEnd w:id="1968"/>
    <w:p w14:paraId="3418128D" w14:textId="66F365E4" w:rsidR="009308C2" w:rsidDel="0039487D" w:rsidRDefault="0039487D" w:rsidP="00650125">
      <w:pPr>
        <w:spacing w:after="0" w:line="276" w:lineRule="auto"/>
        <w15:collapsed/>
        <w:rPr>
          <w:del w:id="2033" w:author="Fabienne Schmaus" w:date="2026-06-10T08:32:00Z" w16du:dateUtc="2026-06-10T06:32:00Z"/>
          <w:rFonts w:eastAsia="Aptos" w:cstheme="minorHAnsi"/>
          <w:kern w:val="2"/>
          <w14:ligatures w14:val="standardContextual"/>
        </w:rPr>
      </w:pPr>
      <w:del w:id="2034" w:author="Fabienne Schmaus" w:date="2026-06-10T08:32:00Z" w16du:dateUtc="2026-06-10T06:32:00Z">
        <w:r w:rsidDel="0039487D">
          <w:rPr>
            <w:rStyle w:val="Kommentarzeichen"/>
            <w:rFonts w:eastAsia="Aptos" w:cstheme="minorHAnsi"/>
            <w:kern w:val="2"/>
            <w:sz w:val="22"/>
            <w:szCs w:val="22"/>
            <w14:ligatures w14:val="standardContextual"/>
          </w:rPr>
          <w:commentReference w:id="1968"/>
        </w:r>
        <w:commentRangeEnd w:id="1969"/>
        <w:r w:rsidR="00650125" w:rsidDel="0039487D">
          <w:rPr>
            <w:rStyle w:val="Kommentarzeichen"/>
            <w:rFonts w:eastAsia="Aptos" w:cstheme="minorHAnsi"/>
            <w:kern w:val="2"/>
            <w:sz w:val="22"/>
            <w:szCs w:val="22"/>
            <w14:ligatures w14:val="standardContextual"/>
          </w:rPr>
          <w:commentReference w:id="1969"/>
        </w:r>
      </w:del>
    </w:p>
    <w:p w14:paraId="6AF32315" w14:textId="77777777" w:rsidR="00650125" w:rsidRDefault="00650125" w:rsidP="00650125">
      <w:pPr>
        <w:spacing w:after="0" w:line="276" w:lineRule="auto"/>
        <w15:collapsed/>
        <w:rPr>
          <w:rFonts w:eastAsia="Aptos" w:cstheme="minorHAnsi"/>
          <w:kern w:val="2"/>
          <w14:ligatures w14:val="standardContextual"/>
        </w:rPr>
      </w:pPr>
    </w:p>
    <w:p w14:paraId="30BA4373" w14:textId="77777777" w:rsidR="009308C2" w:rsidRPr="00650125" w:rsidRDefault="009308C2" w:rsidP="00650125">
      <w:pPr>
        <w:spacing w:after="0" w:line="276" w:lineRule="auto"/>
        <w:rPr>
          <w:rFonts w:cstheme="minorHAnsi"/>
          <w:highlight w:val="yellow"/>
        </w:rPr>
      </w:pPr>
      <w:r w:rsidRPr="00650125">
        <w:rPr>
          <w:rFonts w:cstheme="minorHAnsi"/>
          <w:highlight w:val="yellow"/>
        </w:rPr>
        <w:br w:type="page"/>
      </w:r>
    </w:p>
    <w:p w14:paraId="4810AF71" w14:textId="5972F3FD" w:rsidR="008A0BA9" w:rsidRPr="00650125" w:rsidRDefault="008A0BA9" w:rsidP="00650125">
      <w:pPr>
        <w:spacing w:after="0" w:line="276" w:lineRule="auto"/>
        <w:rPr>
          <w:rFonts w:cstheme="minorHAnsi"/>
        </w:rPr>
      </w:pPr>
      <w:r w:rsidRPr="00650125">
        <w:rPr>
          <w:rFonts w:cstheme="minorHAnsi"/>
          <w:highlight w:val="yellow"/>
        </w:rPr>
        <w:lastRenderedPageBreak/>
        <w:t xml:space="preserve">((Seite </w:t>
      </w:r>
      <w:r w:rsidR="00C93AB6" w:rsidRPr="00650125">
        <w:rPr>
          <w:rFonts w:cstheme="minorHAnsi"/>
          <w:highlight w:val="yellow"/>
        </w:rPr>
        <w:t>2</w:t>
      </w:r>
      <w:r w:rsidR="000E2E2A">
        <w:rPr>
          <w:rFonts w:cstheme="minorHAnsi"/>
          <w:highlight w:val="yellow"/>
        </w:rPr>
        <w:t>2</w:t>
      </w:r>
      <w:r w:rsidRPr="00650125">
        <w:rPr>
          <w:rFonts w:cstheme="minorHAnsi"/>
          <w:highlight w:val="yellow"/>
        </w:rPr>
        <w:t>)) ((Arbeitsblatt bitte luftig gestalten: Zielgruppe ist die Grundschule!</w:t>
      </w:r>
      <w:ins w:id="2035" w:author="Fabienne Schmaus" w:date="2026-06-10T08:35:00Z" w16du:dateUtc="2026-06-10T06:35:00Z">
        <w:r w:rsidR="0039487D">
          <w:rPr>
            <w:rFonts w:cstheme="minorHAnsi"/>
            <w:highlight w:val="yellow"/>
          </w:rPr>
          <w:t xml:space="preserve"> // Gerne Lichtblick-Icons einfügen</w:t>
        </w:r>
      </w:ins>
      <w:r w:rsidRPr="00650125">
        <w:rPr>
          <w:rFonts w:cstheme="minorHAnsi"/>
          <w:highlight w:val="yellow"/>
        </w:rPr>
        <w:t>))</w:t>
      </w:r>
    </w:p>
    <w:p w14:paraId="0F78FC5B" w14:textId="6F911707" w:rsidR="006C653A" w:rsidRPr="0039487D" w:rsidRDefault="008A0BA9" w:rsidP="00650125">
      <w:pPr>
        <w:spacing w:after="0" w:line="276" w:lineRule="auto"/>
        <w:rPr>
          <w:rFonts w:cstheme="minorHAnsi"/>
          <w:sz w:val="24"/>
          <w:szCs w:val="24"/>
        </w:rPr>
      </w:pPr>
      <w:r w:rsidRPr="0039487D">
        <w:rPr>
          <w:rFonts w:cstheme="minorHAnsi"/>
          <w:b/>
          <w:bCs/>
          <w:sz w:val="24"/>
          <w:szCs w:val="24"/>
        </w:rPr>
        <w:t>Primarstufe – Arbeitsblatt</w:t>
      </w:r>
      <w:r w:rsidRPr="0039487D" w:rsidDel="00DB6F53">
        <w:rPr>
          <w:rFonts w:cstheme="minorHAnsi"/>
          <w:b/>
          <w:bCs/>
          <w:sz w:val="24"/>
          <w:szCs w:val="24"/>
        </w:rPr>
        <w:t xml:space="preserve"> </w:t>
      </w:r>
      <w:r w:rsidRPr="0039487D">
        <w:rPr>
          <w:rFonts w:cstheme="minorHAnsi"/>
          <w:b/>
          <w:bCs/>
          <w:sz w:val="24"/>
          <w:szCs w:val="24"/>
        </w:rPr>
        <w:t>2</w:t>
      </w:r>
    </w:p>
    <w:p w14:paraId="4BD929F9" w14:textId="6D2C0A7B" w:rsidR="009308C2" w:rsidRPr="0039487D" w:rsidRDefault="009308C2" w:rsidP="00650125">
      <w:pPr>
        <w:spacing w:after="0" w:line="276" w:lineRule="auto"/>
        <w15:collapsed/>
        <w:rPr>
          <w:rFonts w:eastAsia="Aptos" w:cstheme="minorHAnsi"/>
          <w:kern w:val="2"/>
          <w:sz w:val="24"/>
          <w:szCs w:val="24"/>
          <w14:ligatures w14:val="standardContextual"/>
        </w:rPr>
      </w:pPr>
      <w:r w:rsidRPr="0039487D">
        <w:rPr>
          <w:rFonts w:eastAsia="Aptos" w:cstheme="minorHAnsi"/>
          <w:kern w:val="2"/>
          <w:sz w:val="24"/>
          <w:szCs w:val="24"/>
          <w14:ligatures w14:val="standardContextual"/>
        </w:rPr>
        <w:t>Sortierspiel – Was hilft mir beim Einschlafen?</w:t>
      </w:r>
    </w:p>
    <w:p w14:paraId="1AA91C57" w14:textId="77777777" w:rsidR="0039487D" w:rsidRDefault="0039487D" w:rsidP="00650125">
      <w:pPr>
        <w:spacing w:after="0" w:line="276" w:lineRule="auto"/>
        <w15:collapsed/>
        <w:rPr>
          <w:rFonts w:eastAsia="Aptos" w:cstheme="minorHAnsi"/>
          <w:b/>
          <w:bCs/>
          <w:kern w:val="2"/>
          <w14:ligatures w14:val="standardContextual"/>
        </w:rPr>
      </w:pPr>
    </w:p>
    <w:p w14:paraId="652C1AAF" w14:textId="5B5A2A3E" w:rsidR="009308C2" w:rsidRPr="0039487D" w:rsidDel="0039487D" w:rsidRDefault="0039487D">
      <w:pPr>
        <w:spacing w:after="0" w:line="480" w:lineRule="auto"/>
        <w15:collapsed/>
        <w:rPr>
          <w:del w:id="2036" w:author="Fabienne Schmaus" w:date="2026-06-10T08:34:00Z" w16du:dateUtc="2026-06-10T06:34:00Z"/>
          <w:rFonts w:eastAsia="Aptos" w:cstheme="minorHAnsi"/>
          <w:i/>
          <w:iCs/>
          <w:kern w:val="2"/>
          <w14:ligatures w14:val="standardContextual"/>
          <w:rPrChange w:id="2037" w:author="Fabienne Schmaus" w:date="2026-06-10T08:37:00Z" w16du:dateUtc="2026-06-10T06:37:00Z">
            <w:rPr>
              <w:del w:id="2038" w:author="Fabienne Schmaus" w:date="2026-06-10T08:34:00Z" w16du:dateUtc="2026-06-10T06:34:00Z"/>
              <w:rFonts w:eastAsia="Aptos" w:cstheme="minorHAnsi"/>
              <w:b/>
              <w:bCs/>
              <w:kern w:val="2"/>
              <w14:ligatures w14:val="standardContextual"/>
            </w:rPr>
          </w:rPrChange>
        </w:rPr>
        <w:pPrChange w:id="2039" w:author="Fabienne Schmaus" w:date="2026-06-10T08:38:00Z" w16du:dateUtc="2026-06-10T06:38:00Z">
          <w:pPr>
            <w:spacing w:after="0" w:line="276" w:lineRule="auto"/>
            <w15:collapsed/>
          </w:pPr>
        </w:pPrChange>
      </w:pPr>
      <w:ins w:id="2040" w:author="Fabienne Schmaus" w:date="2026-06-10T08:37:00Z" w16du:dateUtc="2026-06-10T06:37:00Z">
        <w:r>
          <w:rPr>
            <w:rFonts w:eastAsia="Aptos" w:cstheme="minorHAnsi"/>
            <w:b/>
            <w:bCs/>
            <w:i/>
            <w:iCs/>
            <w:kern w:val="2"/>
            <w14:ligatures w14:val="standardContextual"/>
          </w:rPr>
          <w:t xml:space="preserve">1. </w:t>
        </w:r>
      </w:ins>
      <w:del w:id="2041" w:author="Fabienne Schmaus" w:date="2026-06-10T08:34:00Z" w16du:dateUtc="2026-06-10T06:34:00Z">
        <w:r w:rsidR="009308C2" w:rsidRPr="0039487D" w:rsidDel="0039487D">
          <w:rPr>
            <w:rFonts w:eastAsia="Aptos" w:cstheme="minorHAnsi"/>
            <w:i/>
            <w:iCs/>
            <w:kern w:val="2"/>
            <w14:ligatures w14:val="standardContextual"/>
            <w:rPrChange w:id="2042" w:author="Fabienne Schmaus" w:date="2026-06-10T08:37:00Z" w16du:dateUtc="2026-06-10T06:37:00Z">
              <w:rPr>
                <w:rFonts w:eastAsia="Aptos" w:cstheme="minorHAnsi"/>
                <w:b/>
                <w:bCs/>
                <w:kern w:val="2"/>
                <w14:ligatures w14:val="standardContextual"/>
              </w:rPr>
            </w:rPrChange>
          </w:rPr>
          <w:delText>Eure Aufgabe</w:delText>
        </w:r>
      </w:del>
    </w:p>
    <w:p w14:paraId="4F2C127F" w14:textId="1029F7B0" w:rsidR="0039487D" w:rsidRPr="0039487D" w:rsidRDefault="009308C2">
      <w:pPr>
        <w:spacing w:after="0" w:line="480" w:lineRule="auto"/>
        <w15:collapsed/>
        <w:rPr>
          <w:ins w:id="2043" w:author="Fabienne Schmaus" w:date="2026-06-10T08:37:00Z" w16du:dateUtc="2026-06-10T06:37:00Z"/>
          <w:rFonts w:eastAsia="Aptos" w:cstheme="minorHAnsi"/>
          <w:i/>
          <w:iCs/>
          <w:kern w:val="2"/>
          <w14:ligatures w14:val="standardContextual"/>
          <w:rPrChange w:id="2044" w:author="Fabienne Schmaus" w:date="2026-06-10T08:37:00Z" w16du:dateUtc="2026-06-10T06:37:00Z">
            <w:rPr>
              <w:ins w:id="2045" w:author="Fabienne Schmaus" w:date="2026-06-10T08:37:00Z" w16du:dateUtc="2026-06-10T06:37:00Z"/>
              <w:rFonts w:eastAsia="Aptos" w:cstheme="minorHAnsi"/>
              <w:b/>
              <w:bCs/>
              <w:i/>
              <w:iCs/>
              <w:kern w:val="2"/>
              <w14:ligatures w14:val="standardContextual"/>
            </w:rPr>
          </w:rPrChange>
        </w:rPr>
        <w:pPrChange w:id="2046" w:author="Fabienne Schmaus" w:date="2026-06-10T08:38:00Z" w16du:dateUtc="2026-06-10T06:38:00Z">
          <w:pPr>
            <w:spacing w:after="0" w:line="360" w:lineRule="auto"/>
            <w15:collapsed/>
          </w:pPr>
        </w:pPrChange>
      </w:pPr>
      <w:del w:id="2047" w:author="Fabienne Schmaus" w:date="2026-06-10T08:37:00Z" w16du:dateUtc="2026-06-10T06:37:00Z">
        <w:r w:rsidRPr="0039487D" w:rsidDel="0039487D">
          <w:rPr>
            <w:rFonts w:eastAsia="Aptos" w:cstheme="minorHAnsi"/>
            <w:i/>
            <w:iCs/>
            <w:kern w:val="2"/>
            <w14:ligatures w14:val="standardContextual"/>
            <w:rPrChange w:id="2048" w:author="Fabienne Schmaus" w:date="2026-06-10T08:37:00Z" w16du:dateUtc="2026-06-10T06:37:00Z">
              <w:rPr>
                <w:rFonts w:eastAsia="Aptos" w:cstheme="minorHAnsi"/>
                <w:kern w:val="2"/>
                <w14:ligatures w14:val="standardContextual"/>
              </w:rPr>
            </w:rPrChange>
          </w:rPr>
          <w:delText>S</w:delText>
        </w:r>
      </w:del>
      <w:ins w:id="2049" w:author="Fabienne Schmaus" w:date="2026-06-10T08:44:00Z" w16du:dateUtc="2026-06-10T06:44:00Z">
        <w:r w:rsidR="00FC41E9">
          <w:rPr>
            <w:rFonts w:eastAsia="Aptos" w:cstheme="minorHAnsi"/>
            <w:i/>
            <w:iCs/>
            <w:kern w:val="2"/>
            <w14:ligatures w14:val="standardContextual"/>
          </w:rPr>
          <w:t>L</w:t>
        </w:r>
      </w:ins>
      <w:ins w:id="2050" w:author="Fabienne Schmaus" w:date="2026-06-10T08:43:00Z" w16du:dateUtc="2026-06-10T06:43:00Z">
        <w:r w:rsidR="00FC41E9">
          <w:rPr>
            <w:rFonts w:eastAsia="Aptos" w:cstheme="minorHAnsi"/>
            <w:i/>
            <w:iCs/>
            <w:kern w:val="2"/>
            <w14:ligatures w14:val="standardContextual"/>
          </w:rPr>
          <w:t xml:space="preserve">ies </w:t>
        </w:r>
      </w:ins>
      <w:ins w:id="2051" w:author="Fabienne Schmaus" w:date="2026-06-10T08:44:00Z" w16du:dateUtc="2026-06-10T06:44:00Z">
        <w:r w:rsidR="00FC41E9">
          <w:rPr>
            <w:rFonts w:eastAsia="Aptos" w:cstheme="minorHAnsi"/>
            <w:i/>
            <w:iCs/>
            <w:kern w:val="2"/>
            <w14:ligatures w14:val="standardContextual"/>
          </w:rPr>
          <w:t xml:space="preserve">zuerst </w:t>
        </w:r>
      </w:ins>
      <w:ins w:id="2052" w:author="Fabienne Schmaus" w:date="2026-06-10T08:43:00Z" w16du:dateUtc="2026-06-10T06:43:00Z">
        <w:r w:rsidR="00FC41E9">
          <w:rPr>
            <w:rFonts w:eastAsia="Aptos" w:cstheme="minorHAnsi"/>
            <w:i/>
            <w:iCs/>
            <w:kern w:val="2"/>
            <w14:ligatures w14:val="standardContextual"/>
          </w:rPr>
          <w:t>die Aktivitäte</w:t>
        </w:r>
      </w:ins>
      <w:ins w:id="2053" w:author="Fabienne Schmaus" w:date="2026-06-10T08:44:00Z" w16du:dateUtc="2026-06-10T06:44:00Z">
        <w:r w:rsidR="00FC41E9">
          <w:rPr>
            <w:rFonts w:eastAsia="Aptos" w:cstheme="minorHAnsi"/>
            <w:i/>
            <w:iCs/>
            <w:kern w:val="2"/>
            <w14:ligatures w14:val="standardContextual"/>
          </w:rPr>
          <w:t xml:space="preserve">n unten und schneide danach </w:t>
        </w:r>
        <w:r w:rsidR="00FC41E9" w:rsidRPr="00371E27">
          <w:rPr>
            <w:rFonts w:eastAsia="Aptos" w:cstheme="minorHAnsi"/>
            <w:i/>
            <w:iCs/>
            <w:kern w:val="2"/>
            <w14:ligatures w14:val="standardContextual"/>
          </w:rPr>
          <w:t xml:space="preserve">die </w:t>
        </w:r>
        <w:r w:rsidR="00FC41E9">
          <w:rPr>
            <w:rFonts w:eastAsia="Aptos" w:cstheme="minorHAnsi"/>
            <w:i/>
            <w:iCs/>
            <w:kern w:val="2"/>
            <w14:ligatures w14:val="standardContextual"/>
          </w:rPr>
          <w:t xml:space="preserve">kleinen </w:t>
        </w:r>
        <w:r w:rsidR="00FC41E9" w:rsidRPr="00371E27">
          <w:rPr>
            <w:rFonts w:eastAsia="Aptos" w:cstheme="minorHAnsi"/>
            <w:i/>
            <w:iCs/>
            <w:kern w:val="2"/>
            <w14:ligatures w14:val="standardContextual"/>
          </w:rPr>
          <w:t>Karten unten aus</w:t>
        </w:r>
      </w:ins>
      <w:ins w:id="2054" w:author="Fabienne Schmaus" w:date="2026-06-10T08:37:00Z" w16du:dateUtc="2026-06-10T06:37:00Z">
        <w:r w:rsidR="0039487D" w:rsidRPr="0039487D">
          <w:rPr>
            <w:rFonts w:eastAsia="Aptos" w:cstheme="minorHAnsi"/>
            <w:i/>
            <w:iCs/>
            <w:kern w:val="2"/>
            <w14:ligatures w14:val="standardContextual"/>
            <w:rPrChange w:id="2055" w:author="Fabienne Schmaus" w:date="2026-06-10T08:37:00Z" w16du:dateUtc="2026-06-10T06:37:00Z">
              <w:rPr>
                <w:rFonts w:eastAsia="Aptos" w:cstheme="minorHAnsi"/>
                <w:b/>
                <w:bCs/>
                <w:i/>
                <w:iCs/>
                <w:kern w:val="2"/>
                <w14:ligatures w14:val="standardContextual"/>
              </w:rPr>
            </w:rPrChange>
          </w:rPr>
          <w:t>.</w:t>
        </w:r>
      </w:ins>
    </w:p>
    <w:p w14:paraId="6808949F" w14:textId="5AF0A899" w:rsidR="009308C2" w:rsidRPr="0039487D" w:rsidRDefault="0039487D">
      <w:pPr>
        <w:spacing w:after="0" w:line="480" w:lineRule="auto"/>
        <w15:collapsed/>
        <w:rPr>
          <w:rFonts w:eastAsia="Aptos" w:cstheme="minorHAnsi"/>
          <w:i/>
          <w:iCs/>
          <w:kern w:val="2"/>
          <w14:ligatures w14:val="standardContextual"/>
          <w:rPrChange w:id="2056" w:author="Fabienne Schmaus" w:date="2026-06-10T08:35:00Z" w16du:dateUtc="2026-06-10T06:35:00Z">
            <w:rPr>
              <w:rFonts w:eastAsia="Aptos" w:cstheme="minorHAnsi"/>
              <w:kern w:val="2"/>
              <w14:ligatures w14:val="standardContextual"/>
            </w:rPr>
          </w:rPrChange>
        </w:rPr>
        <w:pPrChange w:id="2057" w:author="Fabienne Schmaus" w:date="2026-06-10T08:38:00Z" w16du:dateUtc="2026-06-10T06:38:00Z">
          <w:pPr>
            <w:spacing w:after="0" w:line="276" w:lineRule="auto"/>
            <w15:collapsed/>
          </w:pPr>
        </w:pPrChange>
      </w:pPr>
      <w:ins w:id="2058" w:author="Fabienne Schmaus" w:date="2026-06-10T08:37:00Z" w16du:dateUtc="2026-06-10T06:37:00Z">
        <w:r>
          <w:rPr>
            <w:rFonts w:eastAsia="Aptos" w:cstheme="minorHAnsi"/>
            <w:b/>
            <w:bCs/>
            <w:i/>
            <w:iCs/>
            <w:kern w:val="2"/>
            <w14:ligatures w14:val="standardContextual"/>
          </w:rPr>
          <w:t xml:space="preserve">2. </w:t>
        </w:r>
      </w:ins>
      <w:del w:id="2059" w:author="Fabienne Schmaus" w:date="2026-06-10T08:37:00Z" w16du:dateUtc="2026-06-10T06:37:00Z">
        <w:r w:rsidR="009308C2" w:rsidRPr="0039487D" w:rsidDel="0039487D">
          <w:rPr>
            <w:rFonts w:eastAsia="Aptos" w:cstheme="minorHAnsi"/>
            <w:i/>
            <w:iCs/>
            <w:kern w:val="2"/>
            <w14:ligatures w14:val="standardContextual"/>
            <w:rPrChange w:id="2060" w:author="Fabienne Schmaus" w:date="2026-06-10T08:35:00Z" w16du:dateUtc="2026-06-10T06:35:00Z">
              <w:rPr>
                <w:rFonts w:eastAsia="Aptos" w:cstheme="minorHAnsi"/>
                <w:kern w:val="2"/>
                <w14:ligatures w14:val="standardContextual"/>
              </w:rPr>
            </w:rPrChange>
          </w:rPr>
          <w:delText xml:space="preserve">ortiert </w:delText>
        </w:r>
      </w:del>
      <w:ins w:id="2061" w:author="Fabienne Schmaus" w:date="2026-06-10T08:37:00Z" w16du:dateUtc="2026-06-10T06:37:00Z">
        <w:r>
          <w:rPr>
            <w:rFonts w:eastAsia="Aptos" w:cstheme="minorHAnsi"/>
            <w:i/>
            <w:iCs/>
            <w:kern w:val="2"/>
            <w14:ligatures w14:val="standardContextual"/>
          </w:rPr>
          <w:t>So</w:t>
        </w:r>
        <w:r w:rsidRPr="0039487D">
          <w:rPr>
            <w:rFonts w:eastAsia="Aptos" w:cstheme="minorHAnsi"/>
            <w:i/>
            <w:iCs/>
            <w:kern w:val="2"/>
            <w14:ligatures w14:val="standardContextual"/>
            <w:rPrChange w:id="2062" w:author="Fabienne Schmaus" w:date="2026-06-10T08:35:00Z" w16du:dateUtc="2026-06-10T06:35:00Z">
              <w:rPr>
                <w:rFonts w:eastAsia="Aptos" w:cstheme="minorHAnsi"/>
                <w:kern w:val="2"/>
                <w14:ligatures w14:val="standardContextual"/>
              </w:rPr>
            </w:rPrChange>
          </w:rPr>
          <w:t>rtier</w:t>
        </w:r>
      </w:ins>
      <w:ins w:id="2063" w:author="Fabienne Schmaus" w:date="2026-06-10T08:38:00Z" w16du:dateUtc="2026-06-10T06:38:00Z">
        <w:r>
          <w:rPr>
            <w:rFonts w:eastAsia="Aptos" w:cstheme="minorHAnsi"/>
            <w:i/>
            <w:iCs/>
            <w:kern w:val="2"/>
            <w14:ligatures w14:val="standardContextual"/>
          </w:rPr>
          <w:t>e</w:t>
        </w:r>
      </w:ins>
      <w:ins w:id="2064" w:author="Fabienne Schmaus" w:date="2026-06-10T08:37:00Z" w16du:dateUtc="2026-06-10T06:37:00Z">
        <w:r w:rsidRPr="0039487D">
          <w:rPr>
            <w:rFonts w:eastAsia="Aptos" w:cstheme="minorHAnsi"/>
            <w:i/>
            <w:iCs/>
            <w:kern w:val="2"/>
            <w14:ligatures w14:val="standardContextual"/>
            <w:rPrChange w:id="2065" w:author="Fabienne Schmaus" w:date="2026-06-10T08:35:00Z" w16du:dateUtc="2026-06-10T06:35:00Z">
              <w:rPr>
                <w:rFonts w:eastAsia="Aptos" w:cstheme="minorHAnsi"/>
                <w:kern w:val="2"/>
                <w14:ligatures w14:val="standardContextual"/>
              </w:rPr>
            </w:rPrChange>
          </w:rPr>
          <w:t xml:space="preserve"> </w:t>
        </w:r>
      </w:ins>
      <w:r w:rsidR="009308C2" w:rsidRPr="0039487D">
        <w:rPr>
          <w:rFonts w:eastAsia="Aptos" w:cstheme="minorHAnsi"/>
          <w:i/>
          <w:iCs/>
          <w:kern w:val="2"/>
          <w14:ligatures w14:val="standardContextual"/>
          <w:rPrChange w:id="2066" w:author="Fabienne Schmaus" w:date="2026-06-10T08:35:00Z" w16du:dateUtc="2026-06-10T06:35:00Z">
            <w:rPr>
              <w:rFonts w:eastAsia="Aptos" w:cstheme="minorHAnsi"/>
              <w:kern w:val="2"/>
              <w14:ligatures w14:val="standardContextual"/>
            </w:rPr>
          </w:rPrChange>
        </w:rPr>
        <w:t>die Karten in zwei Gruppen</w:t>
      </w:r>
      <w:ins w:id="2067" w:author="Fabienne Schmaus" w:date="2026-06-10T08:45:00Z" w16du:dateUtc="2026-06-10T06:45:00Z">
        <w:r w:rsidR="00FC41E9">
          <w:rPr>
            <w:rFonts w:eastAsia="Aptos" w:cstheme="minorHAnsi"/>
            <w:i/>
            <w:iCs/>
            <w:kern w:val="2"/>
            <w14:ligatures w14:val="standardContextual"/>
          </w:rPr>
          <w:t xml:space="preserve"> und klebe sie in die Übersicht.</w:t>
        </w:r>
      </w:ins>
      <w:del w:id="2068" w:author="Fabienne Schmaus" w:date="2026-06-10T08:45:00Z" w16du:dateUtc="2026-06-10T06:45:00Z">
        <w:r w:rsidR="009308C2" w:rsidRPr="0039487D" w:rsidDel="00FC41E9">
          <w:rPr>
            <w:rFonts w:eastAsia="Aptos" w:cstheme="minorHAnsi"/>
            <w:i/>
            <w:iCs/>
            <w:kern w:val="2"/>
            <w14:ligatures w14:val="standardContextual"/>
            <w:rPrChange w:id="2069" w:author="Fabienne Schmaus" w:date="2026-06-10T08:35:00Z" w16du:dateUtc="2026-06-10T06:35:00Z">
              <w:rPr>
                <w:rFonts w:eastAsia="Aptos" w:cstheme="minorHAnsi"/>
                <w:kern w:val="2"/>
                <w14:ligatures w14:val="standardContextual"/>
              </w:rPr>
            </w:rPrChange>
          </w:rPr>
          <w:delText>:</w:delText>
        </w:r>
      </w:del>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2070" w:author="Fabienne Schmaus" w:date="2026-06-10T08:35:00Z" w16du:dateUtc="2026-06-10T06:35: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2405"/>
        <w:gridCol w:w="7938"/>
        <w:tblGridChange w:id="2071">
          <w:tblGrid>
            <w:gridCol w:w="2076"/>
            <w:gridCol w:w="329"/>
            <w:gridCol w:w="1494"/>
            <w:gridCol w:w="6444"/>
          </w:tblGrid>
        </w:tblGridChange>
      </w:tblGrid>
      <w:tr w:rsidR="009308C2" w:rsidRPr="00650125" w14:paraId="12743FD6" w14:textId="77777777" w:rsidTr="00FC41E9">
        <w:trPr>
          <w:tblHeader/>
          <w:tblCellSpacing w:w="15" w:type="dxa"/>
          <w:trPrChange w:id="2072" w:author="Fabienne Schmaus" w:date="2026-06-10T08:35:00Z" w16du:dateUtc="2026-06-10T06:35:00Z">
            <w:trPr>
              <w:gridAfter w:val="0"/>
              <w:tblHeader/>
              <w:tblCellSpacing w:w="15" w:type="dxa"/>
            </w:trPr>
          </w:trPrChange>
        </w:trPr>
        <w:tc>
          <w:tcPr>
            <w:tcW w:w="2360" w:type="dxa"/>
            <w:vAlign w:val="center"/>
            <w:hideMark/>
            <w:tcPrChange w:id="2073" w:author="Fabienne Schmaus" w:date="2026-06-10T08:35:00Z" w16du:dateUtc="2026-06-10T06:35:00Z">
              <w:tcPr>
                <w:tcW w:w="0" w:type="auto"/>
                <w:vAlign w:val="center"/>
                <w:hideMark/>
              </w:tcPr>
            </w:tcPrChange>
          </w:tcPr>
          <w:p w14:paraId="2C3A8AEE" w14:textId="19872CB6" w:rsidR="009308C2" w:rsidRPr="00650125" w:rsidRDefault="009308C2" w:rsidP="00650125">
            <w:pPr>
              <w:spacing w:after="0" w:line="276" w:lineRule="auto"/>
              <w15:collapsed/>
              <w:rPr>
                <w:rFonts w:eastAsia="Aptos" w:cstheme="minorHAnsi"/>
                <w:b/>
                <w:bCs/>
                <w:kern w:val="2"/>
                <w14:ligatures w14:val="standardContextual"/>
              </w:rPr>
            </w:pPr>
            <w:r w:rsidRPr="00650125">
              <w:rPr>
                <w:rFonts w:ascii="Segoe UI Emoji" w:eastAsia="Aptos" w:hAnsi="Segoe UI Emoji" w:cs="Segoe UI Emoji"/>
                <w:b/>
                <w:bCs/>
                <w:kern w:val="2"/>
                <w14:ligatures w14:val="standardContextual"/>
              </w:rPr>
              <w:t>😴</w:t>
            </w:r>
            <w:r w:rsidRPr="00650125">
              <w:rPr>
                <w:rFonts w:eastAsia="Aptos" w:cstheme="minorHAnsi"/>
                <w:b/>
                <w:bCs/>
                <w:kern w:val="2"/>
                <w14:ligatures w14:val="standardContextual"/>
              </w:rPr>
              <w:t xml:space="preserve"> </w:t>
            </w:r>
            <w:del w:id="2074" w:author="Fabienne Schmaus" w:date="2026-06-10T08:45:00Z" w16du:dateUtc="2026-06-10T06:45:00Z">
              <w:r w:rsidRPr="00650125" w:rsidDel="00FC41E9">
                <w:rPr>
                  <w:rFonts w:eastAsia="Aptos" w:cstheme="minorHAnsi"/>
                  <w:b/>
                  <w:bCs/>
                  <w:kern w:val="2"/>
                  <w14:ligatures w14:val="standardContextual"/>
                </w:rPr>
                <w:delText xml:space="preserve">Macht </w:delText>
              </w:r>
            </w:del>
            <w:ins w:id="2075" w:author="Fabienne Schmaus" w:date="2026-06-10T08:45:00Z" w16du:dateUtc="2026-06-10T06:45:00Z">
              <w:r w:rsidR="00FC41E9">
                <w:rPr>
                  <w:rFonts w:eastAsia="Aptos" w:cstheme="minorHAnsi"/>
                  <w:b/>
                  <w:bCs/>
                  <w:kern w:val="2"/>
                  <w14:ligatures w14:val="standardContextual"/>
                </w:rPr>
                <w:t>Es m</w:t>
              </w:r>
              <w:r w:rsidR="00FC41E9" w:rsidRPr="00650125">
                <w:rPr>
                  <w:rFonts w:eastAsia="Aptos" w:cstheme="minorHAnsi"/>
                  <w:b/>
                  <w:bCs/>
                  <w:kern w:val="2"/>
                  <w14:ligatures w14:val="standardContextual"/>
                </w:rPr>
                <w:t xml:space="preserve">acht </w:t>
              </w:r>
            </w:ins>
            <w:r w:rsidRPr="00650125">
              <w:rPr>
                <w:rFonts w:eastAsia="Aptos" w:cstheme="minorHAnsi"/>
                <w:b/>
                <w:bCs/>
                <w:kern w:val="2"/>
                <w14:ligatures w14:val="standardContextual"/>
              </w:rPr>
              <w:t>eher müde</w:t>
            </w:r>
            <w:ins w:id="2076" w:author="Fabienne Schmaus" w:date="2026-06-10T08:45:00Z" w16du:dateUtc="2026-06-10T06:45:00Z">
              <w:r w:rsidR="00FC41E9">
                <w:rPr>
                  <w:rFonts w:eastAsia="Aptos" w:cstheme="minorHAnsi"/>
                  <w:b/>
                  <w:bCs/>
                  <w:kern w:val="2"/>
                  <w14:ligatures w14:val="standardContextual"/>
                </w:rPr>
                <w:t>,</w:t>
              </w:r>
            </w:ins>
          </w:p>
        </w:tc>
        <w:tc>
          <w:tcPr>
            <w:tcW w:w="7893" w:type="dxa"/>
            <w:vAlign w:val="center"/>
            <w:hideMark/>
            <w:tcPrChange w:id="2077" w:author="Fabienne Schmaus" w:date="2026-06-10T08:35:00Z" w16du:dateUtc="2026-06-10T06:35:00Z">
              <w:tcPr>
                <w:tcW w:w="0" w:type="auto"/>
                <w:gridSpan w:val="2"/>
                <w:vAlign w:val="center"/>
                <w:hideMark/>
              </w:tcPr>
            </w:tcPrChange>
          </w:tcPr>
          <w:p w14:paraId="5C771FC7" w14:textId="77777777" w:rsidR="009308C2" w:rsidRDefault="009308C2" w:rsidP="00650125">
            <w:pPr>
              <w:spacing w:after="0" w:line="276" w:lineRule="auto"/>
              <w15:collapsed/>
              <w:rPr>
                <w:rFonts w:eastAsia="Aptos" w:cstheme="minorHAnsi"/>
                <w:b/>
                <w:bCs/>
                <w:kern w:val="2"/>
                <w14:ligatures w14:val="standardContextual"/>
              </w:rPr>
            </w:pPr>
          </w:p>
          <w:p w14:paraId="143A83E9" w14:textId="77777777" w:rsidR="00FC41E9" w:rsidRDefault="00FC41E9" w:rsidP="00650125">
            <w:pPr>
              <w:spacing w:after="0" w:line="276" w:lineRule="auto"/>
              <w15:collapsed/>
              <w:rPr>
                <w:rFonts w:eastAsia="Aptos" w:cstheme="minorHAnsi"/>
                <w:b/>
                <w:bCs/>
                <w:kern w:val="2"/>
                <w14:ligatures w14:val="standardContextual"/>
              </w:rPr>
            </w:pPr>
          </w:p>
          <w:p w14:paraId="172A64D6" w14:textId="77777777" w:rsidR="00FC41E9" w:rsidRDefault="00FC41E9" w:rsidP="00650125">
            <w:pPr>
              <w:spacing w:after="0" w:line="276" w:lineRule="auto"/>
              <w15:collapsed/>
              <w:rPr>
                <w:rFonts w:eastAsia="Aptos" w:cstheme="minorHAnsi"/>
                <w:b/>
                <w:bCs/>
                <w:kern w:val="2"/>
                <w14:ligatures w14:val="standardContextual"/>
              </w:rPr>
            </w:pPr>
          </w:p>
          <w:p w14:paraId="5CF086E7" w14:textId="16A03F9C" w:rsidR="00FC41E9" w:rsidRPr="00650125" w:rsidRDefault="00FC41E9" w:rsidP="00650125">
            <w:pPr>
              <w:spacing w:after="0" w:line="276" w:lineRule="auto"/>
              <w15:collapsed/>
              <w:rPr>
                <w:rFonts w:eastAsia="Aptos" w:cstheme="minorHAnsi"/>
                <w:b/>
                <w:bCs/>
                <w:kern w:val="2"/>
                <w14:ligatures w14:val="standardContextual"/>
              </w:rPr>
            </w:pPr>
          </w:p>
        </w:tc>
      </w:tr>
      <w:tr w:rsidR="009308C2" w:rsidRPr="00650125" w14:paraId="22948EF4" w14:textId="77777777" w:rsidTr="00FC41E9">
        <w:trPr>
          <w:tblCellSpacing w:w="15" w:type="dxa"/>
          <w:trPrChange w:id="2078" w:author="Fabienne Schmaus" w:date="2026-06-10T08:35:00Z" w16du:dateUtc="2026-06-10T06:35:00Z">
            <w:trPr>
              <w:gridAfter w:val="0"/>
              <w:tblCellSpacing w:w="15" w:type="dxa"/>
            </w:trPr>
          </w:trPrChange>
        </w:trPr>
        <w:tc>
          <w:tcPr>
            <w:tcW w:w="2360" w:type="dxa"/>
            <w:vAlign w:val="center"/>
            <w:hideMark/>
            <w:tcPrChange w:id="2079" w:author="Fabienne Schmaus" w:date="2026-06-10T08:35:00Z" w16du:dateUtc="2026-06-10T06:35:00Z">
              <w:tcPr>
                <w:tcW w:w="0" w:type="auto"/>
                <w:vAlign w:val="center"/>
                <w:hideMark/>
              </w:tcPr>
            </w:tcPrChange>
          </w:tcPr>
          <w:p w14:paraId="10C1A825" w14:textId="4A53B54B" w:rsidR="009308C2" w:rsidRPr="00650125" w:rsidRDefault="00FC41E9" w:rsidP="00650125">
            <w:pPr>
              <w:spacing w:after="0" w:line="276" w:lineRule="auto"/>
              <w15:collapsed/>
              <w:rPr>
                <w:rFonts w:eastAsia="Aptos" w:cstheme="minorHAnsi"/>
                <w:b/>
                <w:bCs/>
                <w:kern w:val="2"/>
                <w14:ligatures w14:val="standardContextual"/>
              </w:rPr>
            </w:pPr>
            <w:r w:rsidRPr="00650125">
              <w:rPr>
                <w:rFonts w:ascii="Segoe UI Emoji" w:eastAsia="Aptos" w:hAnsi="Segoe UI Emoji" w:cs="Segoe UI Emoji"/>
                <w:b/>
                <w:bCs/>
                <w:kern w:val="2"/>
                <w14:ligatures w14:val="standardContextual"/>
              </w:rPr>
              <w:t>⚡</w:t>
            </w:r>
            <w:r w:rsidRPr="00650125">
              <w:rPr>
                <w:rFonts w:eastAsia="Aptos" w:cstheme="minorHAnsi"/>
                <w:b/>
                <w:bCs/>
                <w:kern w:val="2"/>
                <w14:ligatures w14:val="standardContextual"/>
              </w:rPr>
              <w:t xml:space="preserve"> </w:t>
            </w:r>
            <w:del w:id="2080" w:author="Fabienne Schmaus" w:date="2026-06-10T08:45:00Z" w16du:dateUtc="2026-06-10T06:45:00Z">
              <w:r w:rsidRPr="00650125" w:rsidDel="00FC41E9">
                <w:rPr>
                  <w:rFonts w:eastAsia="Aptos" w:cstheme="minorHAnsi"/>
                  <w:b/>
                  <w:bCs/>
                  <w:kern w:val="2"/>
                  <w14:ligatures w14:val="standardContextual"/>
                </w:rPr>
                <w:delText xml:space="preserve">Hält </w:delText>
              </w:r>
            </w:del>
            <w:ins w:id="2081" w:author="Fabienne Schmaus" w:date="2026-06-10T08:45:00Z" w16du:dateUtc="2026-06-10T06:45:00Z">
              <w:r>
                <w:rPr>
                  <w:rFonts w:eastAsia="Aptos" w:cstheme="minorHAnsi"/>
                  <w:b/>
                  <w:bCs/>
                  <w:kern w:val="2"/>
                  <w14:ligatures w14:val="standardContextual"/>
                </w:rPr>
                <w:t>Es h</w:t>
              </w:r>
              <w:r w:rsidRPr="00650125">
                <w:rPr>
                  <w:rFonts w:eastAsia="Aptos" w:cstheme="minorHAnsi"/>
                  <w:b/>
                  <w:bCs/>
                  <w:kern w:val="2"/>
                  <w14:ligatures w14:val="standardContextual"/>
                </w:rPr>
                <w:t xml:space="preserve">ält </w:t>
              </w:r>
            </w:ins>
            <w:r w:rsidRPr="00650125">
              <w:rPr>
                <w:rFonts w:eastAsia="Aptos" w:cstheme="minorHAnsi"/>
                <w:b/>
                <w:bCs/>
                <w:kern w:val="2"/>
                <w14:ligatures w14:val="standardContextual"/>
              </w:rPr>
              <w:t>eher wach</w:t>
            </w:r>
            <w:ins w:id="2082" w:author="Fabienne Schmaus" w:date="2026-06-10T08:45:00Z" w16du:dateUtc="2026-06-10T06:45:00Z">
              <w:r>
                <w:rPr>
                  <w:rFonts w:eastAsia="Aptos" w:cstheme="minorHAnsi"/>
                  <w:b/>
                  <w:bCs/>
                  <w:kern w:val="2"/>
                  <w14:ligatures w14:val="standardContextual"/>
                </w:rPr>
                <w:t>.</w:t>
              </w:r>
            </w:ins>
          </w:p>
        </w:tc>
        <w:tc>
          <w:tcPr>
            <w:tcW w:w="7893" w:type="dxa"/>
            <w:vAlign w:val="center"/>
            <w:hideMark/>
            <w:tcPrChange w:id="2083" w:author="Fabienne Schmaus" w:date="2026-06-10T08:35:00Z" w16du:dateUtc="2026-06-10T06:35:00Z">
              <w:tcPr>
                <w:tcW w:w="0" w:type="auto"/>
                <w:gridSpan w:val="2"/>
                <w:vAlign w:val="center"/>
                <w:hideMark/>
              </w:tcPr>
            </w:tcPrChange>
          </w:tcPr>
          <w:p w14:paraId="69AFA6EB" w14:textId="77777777" w:rsidR="009308C2" w:rsidRDefault="009308C2" w:rsidP="00650125">
            <w:pPr>
              <w:spacing w:after="0" w:line="276" w:lineRule="auto"/>
              <w15:collapsed/>
              <w:rPr>
                <w:rFonts w:eastAsia="Aptos" w:cstheme="minorHAnsi"/>
                <w:kern w:val="2"/>
                <w14:ligatures w14:val="standardContextual"/>
              </w:rPr>
            </w:pPr>
          </w:p>
          <w:p w14:paraId="67266885" w14:textId="77777777" w:rsidR="00FC41E9" w:rsidRDefault="00FC41E9" w:rsidP="00650125">
            <w:pPr>
              <w:spacing w:after="0" w:line="276" w:lineRule="auto"/>
              <w15:collapsed/>
              <w:rPr>
                <w:rFonts w:eastAsia="Aptos" w:cstheme="minorHAnsi"/>
                <w:kern w:val="2"/>
                <w14:ligatures w14:val="standardContextual"/>
              </w:rPr>
            </w:pPr>
          </w:p>
          <w:p w14:paraId="6A74F41A" w14:textId="77777777" w:rsidR="00FC41E9" w:rsidRDefault="00FC41E9" w:rsidP="00650125">
            <w:pPr>
              <w:spacing w:after="0" w:line="276" w:lineRule="auto"/>
              <w15:collapsed/>
              <w:rPr>
                <w:rFonts w:eastAsia="Aptos" w:cstheme="minorHAnsi"/>
                <w:kern w:val="2"/>
                <w14:ligatures w14:val="standardContextual"/>
              </w:rPr>
            </w:pPr>
          </w:p>
          <w:p w14:paraId="705C5E24" w14:textId="77777777" w:rsidR="00FC41E9" w:rsidRPr="00650125" w:rsidRDefault="00FC41E9" w:rsidP="00650125">
            <w:pPr>
              <w:spacing w:after="0" w:line="276" w:lineRule="auto"/>
              <w15:collapsed/>
              <w:rPr>
                <w:rFonts w:eastAsia="Aptos" w:cstheme="minorHAnsi"/>
                <w:kern w:val="2"/>
                <w14:ligatures w14:val="standardContextual"/>
              </w:rPr>
            </w:pPr>
          </w:p>
        </w:tc>
      </w:tr>
    </w:tbl>
    <w:p w14:paraId="316D3590" w14:textId="77777777" w:rsidR="009308C2" w:rsidRDefault="009308C2" w:rsidP="00650125">
      <w:pPr>
        <w:spacing w:after="0" w:line="276" w:lineRule="auto"/>
        <w15:collapsed/>
        <w:rPr>
          <w:ins w:id="2084" w:author="Fabienne Schmaus" w:date="2026-06-10T08:36:00Z" w16du:dateUtc="2026-06-10T06:36:00Z"/>
          <w:rFonts w:eastAsia="Aptos" w:cstheme="minorHAnsi"/>
          <w:kern w:val="2"/>
          <w14:ligatures w14:val="standardContextual"/>
        </w:rPr>
      </w:pPr>
    </w:p>
    <w:p w14:paraId="38C605DB" w14:textId="76D6ACF3" w:rsidR="009308C2" w:rsidRPr="00FC41E9" w:rsidDel="00FC41E9" w:rsidRDefault="00FC41E9">
      <w:pPr>
        <w:spacing w:after="0" w:line="480" w:lineRule="auto"/>
        <w15:collapsed/>
        <w:rPr>
          <w:del w:id="2085" w:author="Fabienne Schmaus" w:date="2026-06-10T08:46:00Z" w16du:dateUtc="2026-06-10T06:46:00Z"/>
          <w:rFonts w:eastAsia="Aptos" w:cstheme="minorHAnsi"/>
          <w:b/>
          <w:bCs/>
          <w:i/>
          <w:iCs/>
          <w:kern w:val="2"/>
          <w14:ligatures w14:val="standardContextual"/>
          <w:rPrChange w:id="2086" w:author="Fabienne Schmaus" w:date="2026-06-10T08:46:00Z" w16du:dateUtc="2026-06-10T06:46:00Z">
            <w:rPr>
              <w:del w:id="2087" w:author="Fabienne Schmaus" w:date="2026-06-10T08:46:00Z" w16du:dateUtc="2026-06-10T06:46:00Z"/>
              <w:rFonts w:eastAsia="Aptos" w:cstheme="minorHAnsi"/>
              <w:kern w:val="2"/>
              <w14:ligatures w14:val="standardContextual"/>
            </w:rPr>
          </w:rPrChange>
        </w:rPr>
        <w:pPrChange w:id="2088" w:author="Fabienne Schmaus" w:date="2026-06-10T08:47:00Z" w16du:dateUtc="2026-06-10T06:47:00Z">
          <w:pPr>
            <w:spacing w:after="0" w:line="276" w:lineRule="auto"/>
            <w15:collapsed/>
          </w:pPr>
        </w:pPrChange>
      </w:pPr>
      <w:ins w:id="2089" w:author="Fabienne Schmaus" w:date="2026-06-10T08:46:00Z" w16du:dateUtc="2026-06-10T06:46:00Z">
        <w:r w:rsidRPr="00FC41E9">
          <w:rPr>
            <w:rFonts w:eastAsia="Aptos" w:cstheme="minorHAnsi"/>
            <w:b/>
            <w:bCs/>
            <w:i/>
            <w:iCs/>
            <w:kern w:val="2"/>
            <w14:ligatures w14:val="standardContextual"/>
            <w:rPrChange w:id="2090" w:author="Fabienne Schmaus" w:date="2026-06-10T08:46:00Z" w16du:dateUtc="2026-06-10T06:46:00Z">
              <w:rPr>
                <w:rFonts w:eastAsia="Aptos" w:cstheme="minorHAnsi"/>
                <w:kern w:val="2"/>
                <w14:ligatures w14:val="standardContextual"/>
              </w:rPr>
            </w:rPrChange>
          </w:rPr>
          <w:t xml:space="preserve">3. </w:t>
        </w:r>
      </w:ins>
    </w:p>
    <w:p w14:paraId="1FDB7C2D" w14:textId="0660CBEA" w:rsidR="009308C2" w:rsidRPr="00FC41E9" w:rsidDel="00FC41E9" w:rsidRDefault="009308C2">
      <w:pPr>
        <w:spacing w:after="0" w:line="480" w:lineRule="auto"/>
        <w15:collapsed/>
        <w:rPr>
          <w:del w:id="2091" w:author="Fabienne Schmaus" w:date="2026-06-10T08:46:00Z" w16du:dateUtc="2026-06-10T06:46:00Z"/>
          <w:rFonts w:eastAsia="Aptos" w:cstheme="minorHAnsi"/>
          <w:b/>
          <w:bCs/>
          <w:i/>
          <w:iCs/>
          <w:kern w:val="2"/>
          <w14:ligatures w14:val="standardContextual"/>
          <w:rPrChange w:id="2092" w:author="Fabienne Schmaus" w:date="2026-06-10T08:46:00Z" w16du:dateUtc="2026-06-10T06:46:00Z">
            <w:rPr>
              <w:del w:id="2093" w:author="Fabienne Schmaus" w:date="2026-06-10T08:46:00Z" w16du:dateUtc="2026-06-10T06:46:00Z"/>
              <w:rFonts w:eastAsia="Aptos" w:cstheme="minorHAnsi"/>
              <w:b/>
              <w:bCs/>
              <w:kern w:val="2"/>
              <w14:ligatures w14:val="standardContextual"/>
            </w:rPr>
          </w:rPrChange>
        </w:rPr>
        <w:pPrChange w:id="2094" w:author="Fabienne Schmaus" w:date="2026-06-10T08:47:00Z" w16du:dateUtc="2026-06-10T06:47:00Z">
          <w:pPr>
            <w:spacing w:after="0" w:line="276" w:lineRule="auto"/>
            <w15:collapsed/>
          </w:pPr>
        </w:pPrChange>
      </w:pPr>
      <w:r w:rsidRPr="00FC41E9">
        <w:rPr>
          <w:rFonts w:eastAsia="Aptos" w:cstheme="minorHAnsi"/>
          <w:b/>
          <w:bCs/>
          <w:i/>
          <w:iCs/>
          <w:kern w:val="2"/>
          <w14:ligatures w14:val="standardContextual"/>
          <w:rPrChange w:id="2095" w:author="Fabienne Schmaus" w:date="2026-06-10T08:46:00Z" w16du:dateUtc="2026-06-10T06:46:00Z">
            <w:rPr>
              <w:rFonts w:eastAsia="Aptos" w:cstheme="minorHAnsi"/>
              <w:b/>
              <w:bCs/>
              <w:kern w:val="2"/>
              <w14:ligatures w14:val="standardContextual"/>
            </w:rPr>
          </w:rPrChange>
        </w:rPr>
        <w:t>Mein eigenes Abendritual</w:t>
      </w:r>
      <w:ins w:id="2096" w:author="Fabienne Schmaus" w:date="2026-06-10T08:46:00Z" w16du:dateUtc="2026-06-10T06:46:00Z">
        <w:r w:rsidR="00FC41E9" w:rsidRPr="00FC41E9">
          <w:rPr>
            <w:rFonts w:eastAsia="Aptos" w:cstheme="minorHAnsi"/>
            <w:b/>
            <w:bCs/>
            <w:i/>
            <w:iCs/>
            <w:kern w:val="2"/>
            <w14:ligatures w14:val="standardContextual"/>
            <w:rPrChange w:id="2097" w:author="Fabienne Schmaus" w:date="2026-06-10T08:46:00Z" w16du:dateUtc="2026-06-10T06:46:00Z">
              <w:rPr>
                <w:rFonts w:eastAsia="Aptos" w:cstheme="minorHAnsi"/>
                <w:b/>
                <w:bCs/>
                <w:kern w:val="2"/>
                <w14:ligatures w14:val="standardContextual"/>
              </w:rPr>
            </w:rPrChange>
          </w:rPr>
          <w:t xml:space="preserve">: </w:t>
        </w:r>
      </w:ins>
    </w:p>
    <w:p w14:paraId="4237871D" w14:textId="28565560" w:rsidR="009308C2" w:rsidRPr="00FC41E9" w:rsidRDefault="009308C2">
      <w:pPr>
        <w:spacing w:after="0" w:line="480" w:lineRule="auto"/>
        <w15:collapsed/>
        <w:rPr>
          <w:rFonts w:eastAsia="Aptos" w:cstheme="minorHAnsi"/>
          <w:i/>
          <w:iCs/>
          <w:kern w:val="2"/>
          <w14:ligatures w14:val="standardContextual"/>
          <w:rPrChange w:id="2098" w:author="Fabienne Schmaus" w:date="2026-06-10T08:46:00Z" w16du:dateUtc="2026-06-10T06:46:00Z">
            <w:rPr>
              <w:rFonts w:eastAsia="Aptos" w:cstheme="minorHAnsi"/>
              <w:kern w:val="2"/>
              <w14:ligatures w14:val="standardContextual"/>
            </w:rPr>
          </w:rPrChange>
        </w:rPr>
        <w:pPrChange w:id="2099" w:author="Fabienne Schmaus" w:date="2026-06-10T08:47:00Z" w16du:dateUtc="2026-06-10T06:47:00Z">
          <w:pPr>
            <w:spacing w:after="0" w:line="276" w:lineRule="auto"/>
            <w15:collapsed/>
          </w:pPr>
        </w:pPrChange>
      </w:pPr>
      <w:r w:rsidRPr="00FC41E9">
        <w:rPr>
          <w:rFonts w:eastAsia="Aptos" w:cstheme="minorHAnsi"/>
          <w:i/>
          <w:iCs/>
          <w:kern w:val="2"/>
          <w14:ligatures w14:val="standardContextual"/>
          <w:rPrChange w:id="2100" w:author="Fabienne Schmaus" w:date="2026-06-10T08:46:00Z" w16du:dateUtc="2026-06-10T06:46:00Z">
            <w:rPr>
              <w:rFonts w:eastAsia="Aptos" w:cstheme="minorHAnsi"/>
              <w:kern w:val="2"/>
              <w14:ligatures w14:val="standardContextual"/>
            </w:rPr>
          </w:rPrChange>
        </w:rPr>
        <w:t>Wähle eine Idee, die du heute Abend ausprobieren möchtest</w:t>
      </w:r>
      <w:del w:id="2101" w:author="Fabienne Schmaus" w:date="2026-06-10T08:46:00Z" w16du:dateUtc="2026-06-10T06:46:00Z">
        <w:r w:rsidRPr="00FC41E9" w:rsidDel="00FC41E9">
          <w:rPr>
            <w:rFonts w:eastAsia="Aptos" w:cstheme="minorHAnsi"/>
            <w:i/>
            <w:iCs/>
            <w:kern w:val="2"/>
            <w14:ligatures w14:val="standardContextual"/>
            <w:rPrChange w:id="2102" w:author="Fabienne Schmaus" w:date="2026-06-10T08:46:00Z" w16du:dateUtc="2026-06-10T06:46:00Z">
              <w:rPr>
                <w:rFonts w:eastAsia="Aptos" w:cstheme="minorHAnsi"/>
                <w:kern w:val="2"/>
                <w14:ligatures w14:val="standardContextual"/>
              </w:rPr>
            </w:rPrChange>
          </w:rPr>
          <w:delText>:</w:delText>
        </w:r>
      </w:del>
      <w:ins w:id="2103" w:author="Fabienne Schmaus" w:date="2026-06-10T08:46:00Z" w16du:dateUtc="2026-06-10T06:46:00Z">
        <w:r w:rsidR="00FC41E9" w:rsidRPr="00FC41E9">
          <w:rPr>
            <w:rFonts w:eastAsia="Aptos" w:cstheme="minorHAnsi"/>
            <w:i/>
            <w:iCs/>
            <w:kern w:val="2"/>
            <w14:ligatures w14:val="standardContextual"/>
            <w:rPrChange w:id="2104" w:author="Fabienne Schmaus" w:date="2026-06-10T08:46:00Z" w16du:dateUtc="2026-06-10T06:46:00Z">
              <w:rPr>
                <w:rFonts w:eastAsia="Aptos" w:cstheme="minorHAnsi"/>
                <w:kern w:val="2"/>
                <w14:ligatures w14:val="standardContextual"/>
              </w:rPr>
            </w:rPrChange>
          </w:rPr>
          <w:t>.</w:t>
        </w:r>
      </w:ins>
    </w:p>
    <w:p w14:paraId="67474949" w14:textId="672D1745" w:rsidR="009308C2" w:rsidRPr="00650125" w:rsidRDefault="009308C2">
      <w:pPr>
        <w:spacing w:after="0" w:line="480" w:lineRule="auto"/>
        <w15:collapsed/>
        <w:rPr>
          <w:rFonts w:eastAsia="Aptos" w:cstheme="minorHAnsi"/>
          <w:kern w:val="2"/>
          <w14:ligatures w14:val="standardContextual"/>
        </w:rPr>
        <w:pPrChange w:id="2105" w:author="Fabienne Schmaus" w:date="2026-06-10T08:47:00Z" w16du:dateUtc="2026-06-10T06:47:00Z">
          <w:pPr>
            <w:spacing w:after="0" w:line="276" w:lineRule="auto"/>
            <w15:collapsed/>
          </w:pPr>
        </w:pPrChange>
      </w:pPr>
      <w:r w:rsidRPr="00650125">
        <w:rPr>
          <w:rFonts w:eastAsia="Aptos" w:cstheme="minorHAnsi"/>
          <w:kern w:val="2"/>
          <w14:ligatures w14:val="standardContextual"/>
        </w:rPr>
        <w:t xml:space="preserve">Ich möchte heute Abend ausprobieren: </w:t>
      </w:r>
      <w:ins w:id="2106" w:author="Fabienne Schmaus" w:date="2026-06-10T08:47:00Z" w16du:dateUtc="2026-06-10T06:47:00Z">
        <w:r w:rsidR="00FC41E9" w:rsidRPr="00650125">
          <w:rPr>
            <w:rFonts w:eastAsia="Aptos" w:cstheme="minorHAnsi"/>
            <w:b/>
            <w:bCs/>
            <w:kern w:val="2"/>
            <w14:ligatures w14:val="standardContextual"/>
          </w:rPr>
          <w:t>______________________________________________________________</w:t>
        </w:r>
        <w:r w:rsidR="00FC41E9">
          <w:rPr>
            <w:rFonts w:eastAsia="Aptos" w:cstheme="minorHAnsi"/>
            <w:b/>
            <w:bCs/>
            <w:kern w:val="2"/>
            <w14:ligatures w14:val="standardContextual"/>
          </w:rPr>
          <w:t>.</w:t>
        </w:r>
      </w:ins>
      <w:del w:id="2107" w:author="Fabienne Schmaus" w:date="2026-06-10T08:47:00Z" w16du:dateUtc="2026-06-10T06:47:00Z">
        <w:r w:rsidRPr="00650125" w:rsidDel="00FC41E9">
          <w:rPr>
            <w:rFonts w:eastAsia="Aptos" w:cstheme="minorHAnsi"/>
            <w:b/>
            <w:bCs/>
            <w:kern w:val="2"/>
            <w14:ligatures w14:val="standardContextual"/>
          </w:rPr>
          <w:delText>___</w:delText>
        </w:r>
      </w:del>
    </w:p>
    <w:p w14:paraId="34D368FC" w14:textId="18F9A34C" w:rsidR="009308C2" w:rsidRPr="00650125" w:rsidDel="00FC41E9" w:rsidRDefault="009308C2">
      <w:pPr>
        <w:spacing w:after="0" w:line="480" w:lineRule="auto"/>
        <w15:collapsed/>
        <w:rPr>
          <w:del w:id="2108" w:author="Fabienne Schmaus" w:date="2026-06-10T08:47:00Z" w16du:dateUtc="2026-06-10T06:47:00Z"/>
          <w:rFonts w:eastAsia="Aptos" w:cstheme="minorHAnsi"/>
          <w:kern w:val="2"/>
          <w14:ligatures w14:val="standardContextual"/>
        </w:rPr>
        <w:pPrChange w:id="2109" w:author="Fabienne Schmaus" w:date="2026-06-10T08:47:00Z" w16du:dateUtc="2026-06-10T06:47:00Z">
          <w:pPr>
            <w:spacing w:after="0" w:line="276" w:lineRule="auto"/>
            <w15:collapsed/>
          </w:pPr>
        </w:pPrChange>
      </w:pPr>
      <w:del w:id="2110" w:author="Fabienne Schmaus" w:date="2026-06-10T08:47:00Z" w16du:dateUtc="2026-06-10T06:47:00Z">
        <w:r w:rsidRPr="00650125" w:rsidDel="00FC41E9">
          <w:rPr>
            <w:rFonts w:eastAsia="Aptos" w:cstheme="minorHAnsi"/>
            <w:i/>
            <w:iCs/>
            <w:kern w:val="2"/>
            <w14:ligatures w14:val="standardContextual"/>
          </w:rPr>
          <w:delText>(Schreib es auf oder zeichne es – nur für dich!)</w:delText>
        </w:r>
      </w:del>
    </w:p>
    <w:p w14:paraId="2D6F61DE" w14:textId="77777777" w:rsidR="009308C2" w:rsidRPr="00650125" w:rsidRDefault="009308C2" w:rsidP="00650125">
      <w:pPr>
        <w:spacing w:after="0" w:line="276" w:lineRule="auto"/>
        <w15:collapsed/>
        <w:rPr>
          <w:rFonts w:eastAsia="Aptos" w:cstheme="minorHAnsi"/>
          <w:kern w:val="2"/>
          <w14:ligatures w14:val="standardContextual"/>
        </w:rPr>
      </w:pPr>
    </w:p>
    <w:p w14:paraId="2F265CAB" w14:textId="77777777" w:rsidR="00FC41E9" w:rsidRPr="00FC41E9" w:rsidRDefault="00FC41E9" w:rsidP="00FC41E9">
      <w:pPr>
        <w:spacing w:after="0" w:line="276" w:lineRule="auto"/>
        <w15:collapsed/>
        <w:rPr>
          <w:rFonts w:eastAsia="Aptos" w:cstheme="minorHAnsi"/>
          <w:b/>
          <w:bCs/>
          <w:kern w:val="2"/>
          <w14:ligatures w14:val="standardContextual"/>
        </w:rPr>
      </w:pPr>
      <w:ins w:id="2111" w:author="Fabienne Schmaus" w:date="2026-06-10T08:36:00Z" w16du:dateUtc="2026-06-10T06:36:00Z">
        <w:r w:rsidRPr="0039487D">
          <w:rPr>
            <w:rFonts w:eastAsia="Aptos" w:cstheme="minorHAnsi"/>
            <w:kern w:val="2"/>
            <w:highlight w:val="yellow"/>
            <w14:ligatures w14:val="standardContextual"/>
            <w:rPrChange w:id="2112" w:author="Fabienne Schmaus" w:date="2026-06-10T08:36:00Z" w16du:dateUtc="2026-06-10T06:36:00Z">
              <w:rPr>
                <w:rFonts w:eastAsia="Aptos" w:cstheme="minorHAnsi"/>
                <w:kern w:val="2"/>
                <w14:ligatures w14:val="standardContextual"/>
              </w:rPr>
            </w:rPrChange>
          </w:rPr>
          <w:t>((Icon Schere</w:t>
        </w:r>
      </w:ins>
      <w:r w:rsidRPr="00FC41E9" w:rsidDel="0039487D">
        <w:rPr>
          <w:rFonts w:eastAsia="Aptos" w:cstheme="minorHAnsi"/>
          <w:b/>
          <w:bCs/>
          <w:kern w:val="2"/>
          <w14:ligatures w14:val="standardContextual"/>
        </w:rPr>
        <w:t xml:space="preserve"> </w:t>
      </w:r>
      <w:commentRangeStart w:id="2113"/>
      <w:commentRangeStart w:id="2114"/>
      <w:del w:id="2115" w:author="Fabienne Schmaus" w:date="2026-06-10T08:38:00Z" w16du:dateUtc="2026-06-10T06:38:00Z">
        <w:r w:rsidRPr="00650125" w:rsidDel="0039487D">
          <w:rPr>
            <w:rFonts w:eastAsia="Aptos" w:cstheme="minorHAnsi"/>
            <w:b/>
            <w:bCs/>
            <w:kern w:val="2"/>
            <w14:ligatures w14:val="standardContextual"/>
          </w:rPr>
          <w:delText>Die Karte</w:delText>
        </w:r>
      </w:del>
      <w:r w:rsidRPr="00650125">
        <w:rPr>
          <w:rFonts w:eastAsia="Aptos" w:cstheme="minorHAnsi"/>
          <w:b/>
          <w:bCs/>
          <w:kern w:val="2"/>
          <w14:ligatures w14:val="standardContextual"/>
        </w:rPr>
        <w:t>n</w:t>
      </w:r>
      <w:commentRangeEnd w:id="2113"/>
      <w:r w:rsidRPr="0039487D">
        <w:rPr>
          <w:rStyle w:val="Kommentarzeichen"/>
          <w:rFonts w:eastAsia="Aptos" w:cstheme="minorHAnsi"/>
          <w:kern w:val="2"/>
          <w:sz w:val="22"/>
          <w:szCs w:val="22"/>
          <w:highlight w:val="yellow"/>
          <w14:ligatures w14:val="standardContextual"/>
          <w:rPrChange w:id="2116" w:author="Fabienne Schmaus" w:date="2026-06-10T08:36:00Z" w16du:dateUtc="2026-06-10T06:36:00Z">
            <w:rPr>
              <w:rStyle w:val="Kommentarzeichen"/>
              <w:rFonts w:eastAsia="Aptos" w:cstheme="minorHAnsi"/>
              <w:kern w:val="2"/>
              <w:sz w:val="22"/>
              <w:szCs w:val="22"/>
              <w14:ligatures w14:val="standardContextual"/>
            </w:rPr>
          </w:rPrChange>
        </w:rPr>
        <w:commentReference w:id="2113"/>
      </w:r>
      <w:commentRangeEnd w:id="2114"/>
      <w:r w:rsidR="0039487D" w:rsidRPr="0039487D">
        <w:rPr>
          <w:rStyle w:val="Kommentarzeichen"/>
          <w:rFonts w:eastAsia="Aptos" w:cstheme="minorHAnsi"/>
          <w:kern w:val="2"/>
          <w:sz w:val="22"/>
          <w:szCs w:val="22"/>
          <w:highlight w:val="yellow"/>
          <w14:ligatures w14:val="standardContextual"/>
          <w:rPrChange w:id="2117" w:author="Fabienne Schmaus" w:date="2026-06-10T08:36:00Z" w16du:dateUtc="2026-06-10T06:36:00Z">
            <w:rPr>
              <w:rStyle w:val="Kommentarzeichen"/>
              <w:rFonts w:eastAsia="Aptos" w:cstheme="minorHAnsi"/>
              <w:kern w:val="2"/>
              <w:sz w:val="22"/>
              <w:szCs w:val="22"/>
              <w14:ligatures w14:val="standardContextual"/>
            </w:rPr>
          </w:rPrChange>
        </w:rPr>
        <w:commentReference w:id="2114"/>
      </w:r>
      <w:ins w:id="2118" w:author="Fabienne Schmaus" w:date="2026-06-10T08:36:00Z" w16du:dateUtc="2026-06-10T06:36:00Z">
        <w:r w:rsidRPr="0039487D">
          <w:rPr>
            <w:rFonts w:eastAsia="Aptos" w:cstheme="minorHAnsi"/>
            <w:kern w:val="2"/>
            <w:highlight w:val="yellow"/>
            <w14:ligatures w14:val="standardContextual"/>
            <w:rPrChange w:id="2119" w:author="Fabienne Schmaus" w:date="2026-06-10T08:36:00Z" w16du:dateUtc="2026-06-10T06:36:00Z">
              <w:rPr>
                <w:rFonts w:eastAsia="Aptos" w:cstheme="minorHAnsi"/>
                <w:kern w:val="2"/>
                <w14:ligatures w14:val="standardContextual"/>
              </w:rPr>
            </w:rPrChange>
          </w:rPr>
          <w:t>))</w:t>
        </w:r>
        <w:r>
          <w:rPr>
            <w:rFonts w:eastAsia="Aptos" w:cstheme="minorHAnsi"/>
            <w:kern w:val="2"/>
            <w14:ligatures w14:val="standardContextual"/>
          </w:rPr>
          <w:t xml:space="preserve"> _ _ _ _ _ __ _ __ _ __ _ __ _ __ _ __ _ __ _ __ _ __ _ __ _ __ _ __ _ __ _ __ _ __ _ __ _ __ _ __ _ __ _ </w:t>
        </w:r>
      </w:ins>
    </w:p>
    <w:p w14:paraId="6DBDCD15" w14:textId="77777777" w:rsidR="00FC41E9" w:rsidRPr="00650125" w:rsidRDefault="00FC41E9" w:rsidP="00FC41E9">
      <w:pPr>
        <w:spacing w:after="0" w:line="276" w:lineRule="auto"/>
        <w15:collapsed/>
        <w:rPr>
          <w:rFonts w:eastAsia="Aptos" w:cstheme="minorHAnsi"/>
          <w:kern w:val="2"/>
          <w14:ligatures w14:val="standardContextual"/>
        </w:rPr>
      </w:pPr>
      <w:del w:id="2120" w:author="Fabienne Schmaus" w:date="2026-06-10T08:38:00Z" w16du:dateUtc="2026-06-10T06:38:00Z">
        <w:r w:rsidRPr="00650125" w:rsidDel="0039487D">
          <w:rPr>
            <w:rFonts w:eastAsia="Aptos" w:cstheme="minorHAnsi"/>
            <w:i/>
            <w:iCs/>
            <w:kern w:val="2"/>
            <w14:ligatures w14:val="standardContextual"/>
          </w:rPr>
          <w:delText>(Ausdrucken, ausschneiden oder als Liste vorlesen)</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4022"/>
      </w:tblGrid>
      <w:tr w:rsidR="00FC41E9" w:rsidRPr="00650125" w14:paraId="215AA5D4" w14:textId="77777777" w:rsidTr="00FC41E9">
        <w:trPr>
          <w:tblHeader/>
          <w:tblCellSpacing w:w="15" w:type="dxa"/>
        </w:trPr>
        <w:tc>
          <w:tcPr>
            <w:tcW w:w="806" w:type="dxa"/>
            <w:vAlign w:val="center"/>
            <w:hideMark/>
          </w:tcPr>
          <w:p w14:paraId="25718AFA" w14:textId="77777777" w:rsidR="00FC41E9" w:rsidRPr="00650125" w:rsidRDefault="00FC41E9" w:rsidP="00371E27">
            <w:pPr>
              <w:spacing w:after="0" w:line="276" w:lineRule="auto"/>
              <w15:collapsed/>
              <w:rPr>
                <w:rFonts w:eastAsia="Aptos" w:cstheme="minorHAnsi"/>
                <w:b/>
                <w:bCs/>
                <w:kern w:val="2"/>
                <w14:ligatures w14:val="standardContextual"/>
              </w:rPr>
            </w:pPr>
            <w:commentRangeStart w:id="2121"/>
            <w:commentRangeStart w:id="2122"/>
            <w:r w:rsidRPr="00650125">
              <w:rPr>
                <w:rFonts w:eastAsia="Aptos" w:cstheme="minorHAnsi"/>
                <w:b/>
                <w:bCs/>
                <w:kern w:val="2"/>
                <w14:ligatures w14:val="standardContextual"/>
              </w:rPr>
              <w:t>Karte</w:t>
            </w:r>
            <w:commentRangeEnd w:id="2121"/>
            <w:r w:rsidRPr="00650125">
              <w:rPr>
                <w:rStyle w:val="Kommentarzeichen"/>
                <w:rFonts w:eastAsia="Aptos" w:cstheme="minorHAnsi"/>
                <w:b/>
                <w:bCs/>
                <w:kern w:val="2"/>
                <w:sz w:val="22"/>
                <w:szCs w:val="22"/>
                <w14:ligatures w14:val="standardContextual"/>
              </w:rPr>
              <w:commentReference w:id="2121"/>
            </w:r>
            <w:commentRangeEnd w:id="2122"/>
            <w:r w:rsidR="00A97D08" w:rsidRPr="00650125">
              <w:rPr>
                <w:rStyle w:val="Kommentarzeichen"/>
                <w:rFonts w:eastAsia="Aptos" w:cstheme="minorHAnsi"/>
                <w:b/>
                <w:bCs/>
                <w:kern w:val="2"/>
                <w:sz w:val="22"/>
                <w:szCs w:val="22"/>
                <w14:ligatures w14:val="standardContextual"/>
              </w:rPr>
              <w:commentReference w:id="2122"/>
            </w:r>
          </w:p>
        </w:tc>
        <w:tc>
          <w:tcPr>
            <w:tcW w:w="3977" w:type="dxa"/>
            <w:vAlign w:val="center"/>
            <w:hideMark/>
          </w:tcPr>
          <w:p w14:paraId="0FED657A" w14:textId="77777777" w:rsidR="00FC41E9" w:rsidRPr="00650125" w:rsidRDefault="00FC41E9" w:rsidP="00371E27">
            <w:pPr>
              <w:spacing w:after="0" w:line="276" w:lineRule="auto"/>
              <w15:collapsed/>
              <w:rPr>
                <w:rFonts w:eastAsia="Aptos" w:cstheme="minorHAnsi"/>
                <w:b/>
                <w:bCs/>
                <w:kern w:val="2"/>
                <w14:ligatures w14:val="standardContextual"/>
              </w:rPr>
            </w:pPr>
            <w:r w:rsidRPr="00650125">
              <w:rPr>
                <w:rFonts w:eastAsia="Aptos" w:cstheme="minorHAnsi"/>
                <w:b/>
                <w:bCs/>
                <w:kern w:val="2"/>
                <w14:ligatures w14:val="standardContextual"/>
              </w:rPr>
              <w:t>Aktivität</w:t>
            </w:r>
          </w:p>
        </w:tc>
      </w:tr>
      <w:tr w:rsidR="00FC41E9" w:rsidRPr="00650125" w14:paraId="1D5CD8BB" w14:textId="77777777" w:rsidTr="00FC41E9">
        <w:trPr>
          <w:tblCellSpacing w:w="15" w:type="dxa"/>
        </w:trPr>
        <w:tc>
          <w:tcPr>
            <w:tcW w:w="806" w:type="dxa"/>
            <w:vAlign w:val="center"/>
            <w:hideMark/>
          </w:tcPr>
          <w:p w14:paraId="2D988BCF"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0385D37" w14:textId="7E197EDB" w:rsidR="00FC41E9" w:rsidRPr="00650125" w:rsidRDefault="00FC41E9" w:rsidP="00FC41E9">
            <w:pPr>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Buch lesen (Print)</w:t>
            </w:r>
          </w:p>
        </w:tc>
      </w:tr>
      <w:tr w:rsidR="00FC41E9" w:rsidRPr="00650125" w14:paraId="3985D9CE" w14:textId="77777777" w:rsidTr="00FC41E9">
        <w:trPr>
          <w:tblCellSpacing w:w="15" w:type="dxa"/>
        </w:trPr>
        <w:tc>
          <w:tcPr>
            <w:tcW w:w="806" w:type="dxa"/>
            <w:vAlign w:val="center"/>
            <w:hideMark/>
          </w:tcPr>
          <w:p w14:paraId="0DF337EE"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46B56F91" w14:textId="707BB352" w:rsidR="00FC41E9" w:rsidRPr="00650125" w:rsidRDefault="00FC41E9" w:rsidP="00FC41E9">
            <w:pPr>
              <w:spacing w:after="0" w:line="360" w:lineRule="auto"/>
              <w15:collapsed/>
              <w:rPr>
                <w:rFonts w:eastAsia="Aptos" w:cstheme="minorHAnsi"/>
                <w:kern w:val="2"/>
                <w14:ligatures w14:val="standardContextual"/>
              </w:rPr>
            </w:pPr>
            <w:ins w:id="2123" w:author="Fabienne Schmaus" w:date="2026-06-10T08:41:00Z" w16du:dateUtc="2026-06-10T06:41:00Z">
              <w:r>
                <w:rPr>
                  <w:rFonts w:eastAsia="Aptos" w:cstheme="minorHAnsi"/>
                  <w:kern w:val="2"/>
                  <w14:ligatures w14:val="standardContextual"/>
                </w:rPr>
                <w:t>a</w:t>
              </w:r>
            </w:ins>
            <w:del w:id="2124" w:author="Fabienne Schmaus" w:date="2026-06-10T08:41:00Z" w16du:dateUtc="2026-06-10T06:41:00Z">
              <w:r w:rsidRPr="00650125" w:rsidDel="00FC41E9">
                <w:rPr>
                  <w:rFonts w:eastAsia="Aptos" w:cstheme="minorHAnsi"/>
                  <w:kern w:val="2"/>
                  <w14:ligatures w14:val="standardContextual"/>
                </w:rPr>
                <w:delText>A</w:delText>
              </w:r>
            </w:del>
            <w:r w:rsidRPr="00650125">
              <w:rPr>
                <w:rFonts w:eastAsia="Aptos" w:cstheme="minorHAnsi"/>
                <w:kern w:val="2"/>
                <w14:ligatures w14:val="standardContextual"/>
              </w:rPr>
              <w:t>uf dem Handy scrollen</w:t>
            </w:r>
          </w:p>
        </w:tc>
      </w:tr>
      <w:tr w:rsidR="00FC41E9" w:rsidRPr="00650125" w14:paraId="38E88C13" w14:textId="77777777" w:rsidTr="00FC41E9">
        <w:trPr>
          <w:tblCellSpacing w:w="15" w:type="dxa"/>
        </w:trPr>
        <w:tc>
          <w:tcPr>
            <w:tcW w:w="806" w:type="dxa"/>
            <w:vAlign w:val="center"/>
            <w:hideMark/>
          </w:tcPr>
          <w:p w14:paraId="5F017C4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70A1586" w14:textId="5241EDF8" w:rsidR="00FC41E9" w:rsidRPr="00650125" w:rsidRDefault="00FC41E9" w:rsidP="00FC41E9">
            <w:pPr>
              <w:spacing w:after="0" w:line="360" w:lineRule="auto"/>
              <w15:collapsed/>
              <w:rPr>
                <w:rFonts w:eastAsia="Aptos" w:cstheme="minorHAnsi"/>
                <w:kern w:val="2"/>
                <w14:ligatures w14:val="standardContextual"/>
              </w:rPr>
            </w:pPr>
            <w:r w:rsidRPr="00650125">
              <w:rPr>
                <w:rFonts w:eastAsia="Aptos" w:cstheme="minorHAnsi"/>
                <w:kern w:val="2"/>
                <w14:ligatures w14:val="standardContextual"/>
              </w:rPr>
              <w:t>Videospiel</w:t>
            </w:r>
            <w:ins w:id="2125" w:author="Fabienne Schmaus" w:date="2026-06-10T08:43:00Z" w16du:dateUtc="2026-06-10T06:43:00Z">
              <w:r>
                <w:rPr>
                  <w:rFonts w:eastAsia="Aptos" w:cstheme="minorHAnsi"/>
                  <w:kern w:val="2"/>
                  <w14:ligatures w14:val="standardContextual"/>
                </w:rPr>
                <w:t>e</w:t>
              </w:r>
            </w:ins>
            <w:r w:rsidRPr="00650125">
              <w:rPr>
                <w:rFonts w:eastAsia="Aptos" w:cstheme="minorHAnsi"/>
                <w:kern w:val="2"/>
                <w14:ligatures w14:val="standardContextual"/>
              </w:rPr>
              <w:t xml:space="preserve"> </w:t>
            </w:r>
            <w:ins w:id="2126" w:author="Fabienne Schmaus" w:date="2026-06-10T08:41:00Z" w16du:dateUtc="2026-06-10T06:41:00Z">
              <w:r>
                <w:rPr>
                  <w:rFonts w:eastAsia="Aptos" w:cstheme="minorHAnsi"/>
                  <w:kern w:val="2"/>
                  <w14:ligatures w14:val="standardContextual"/>
                </w:rPr>
                <w:t xml:space="preserve">online </w:t>
              </w:r>
            </w:ins>
            <w:r w:rsidRPr="00650125">
              <w:rPr>
                <w:rFonts w:eastAsia="Aptos" w:cstheme="minorHAnsi"/>
                <w:kern w:val="2"/>
                <w14:ligatures w14:val="standardContextual"/>
              </w:rPr>
              <w:t xml:space="preserve">spielen </w:t>
            </w:r>
            <w:del w:id="2127" w:author="Fabienne Schmaus" w:date="2026-06-10T08:41:00Z" w16du:dateUtc="2026-06-10T06:41:00Z">
              <w:r w:rsidRPr="00650125" w:rsidDel="00FC41E9">
                <w:rPr>
                  <w:rFonts w:eastAsia="Aptos" w:cstheme="minorHAnsi"/>
                  <w:kern w:val="2"/>
                  <w14:ligatures w14:val="standardContextual"/>
                </w:rPr>
                <w:delText>(online mit Freunden)</w:delText>
              </w:r>
            </w:del>
          </w:p>
        </w:tc>
      </w:tr>
      <w:tr w:rsidR="00FC41E9" w:rsidRPr="00650125" w14:paraId="11C087E0" w14:textId="77777777" w:rsidTr="00FC41E9">
        <w:trPr>
          <w:tblCellSpacing w:w="15" w:type="dxa"/>
        </w:trPr>
        <w:tc>
          <w:tcPr>
            <w:tcW w:w="806" w:type="dxa"/>
            <w:vAlign w:val="center"/>
            <w:hideMark/>
          </w:tcPr>
          <w:p w14:paraId="4C5278F0"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12F66655" w14:textId="62027154" w:rsidR="00FC41E9" w:rsidRPr="00650125" w:rsidRDefault="00FC41E9" w:rsidP="00FC41E9">
            <w:pPr>
              <w:spacing w:after="0" w:line="360" w:lineRule="auto"/>
              <w15:collapsed/>
              <w:rPr>
                <w:rFonts w:eastAsia="Aptos" w:cstheme="minorHAnsi"/>
                <w:kern w:val="2"/>
                <w14:ligatures w14:val="standardContextual"/>
              </w:rPr>
            </w:pPr>
            <w:del w:id="2128" w:author="Fabienne Schmaus" w:date="2026-06-10T08:41:00Z" w16du:dateUtc="2026-06-10T06:41:00Z">
              <w:r w:rsidRPr="00650125" w:rsidDel="00FC41E9">
                <w:rPr>
                  <w:rFonts w:eastAsia="Aptos" w:cstheme="minorHAnsi"/>
                  <w:kern w:val="2"/>
                  <w14:ligatures w14:val="standardContextual"/>
                </w:rPr>
                <w:delText xml:space="preserve">Ruhige </w:delText>
              </w:r>
            </w:del>
            <w:ins w:id="2129" w:author="Fabienne Schmaus" w:date="2026-06-10T08:41:00Z" w16du:dateUtc="2026-06-10T06:41:00Z">
              <w:r>
                <w:rPr>
                  <w:rFonts w:eastAsia="Aptos" w:cstheme="minorHAnsi"/>
                  <w:kern w:val="2"/>
                  <w14:ligatures w14:val="standardContextual"/>
                </w:rPr>
                <w:t>r</w:t>
              </w:r>
              <w:r w:rsidRPr="00650125">
                <w:rPr>
                  <w:rFonts w:eastAsia="Aptos" w:cstheme="minorHAnsi"/>
                  <w:kern w:val="2"/>
                  <w14:ligatures w14:val="standardContextual"/>
                </w:rPr>
                <w:t xml:space="preserve">uhige </w:t>
              </w:r>
            </w:ins>
            <w:r w:rsidRPr="00650125">
              <w:rPr>
                <w:rFonts w:eastAsia="Aptos" w:cstheme="minorHAnsi"/>
                <w:kern w:val="2"/>
                <w14:ligatures w14:val="standardContextual"/>
              </w:rPr>
              <w:t>Musik hören (leise, kein Gesang)</w:t>
            </w:r>
          </w:p>
        </w:tc>
      </w:tr>
      <w:tr w:rsidR="00FC41E9" w:rsidRPr="00650125" w14:paraId="1D839522" w14:textId="77777777" w:rsidTr="00FC41E9">
        <w:trPr>
          <w:tblCellSpacing w:w="15" w:type="dxa"/>
        </w:trPr>
        <w:tc>
          <w:tcPr>
            <w:tcW w:w="806" w:type="dxa"/>
            <w:vAlign w:val="center"/>
            <w:hideMark/>
          </w:tcPr>
          <w:p w14:paraId="22294A4F"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25147970" w14:textId="563F11E4" w:rsidR="00FC41E9" w:rsidRPr="00650125" w:rsidRDefault="00FC41E9" w:rsidP="00FC41E9">
            <w:pPr>
              <w:spacing w:after="0" w:line="360" w:lineRule="auto"/>
              <w15:collapsed/>
              <w:rPr>
                <w:rFonts w:eastAsia="Aptos" w:cstheme="minorHAnsi"/>
                <w:kern w:val="2"/>
                <w14:ligatures w14:val="standardContextual"/>
              </w:rPr>
            </w:pPr>
            <w:del w:id="2130" w:author="Fabienne Schmaus" w:date="2026-06-10T08:41:00Z" w16du:dateUtc="2026-06-10T06:41:00Z">
              <w:r w:rsidRPr="00650125" w:rsidDel="00FC41E9">
                <w:rPr>
                  <w:rFonts w:eastAsia="Aptos" w:cstheme="minorHAnsi"/>
                  <w:kern w:val="2"/>
                  <w14:ligatures w14:val="standardContextual"/>
                </w:rPr>
                <w:delText xml:space="preserve">Aufregende </w:delText>
              </w:r>
            </w:del>
            <w:ins w:id="2131" w:author="Fabienne Schmaus" w:date="2026-06-10T08:41:00Z" w16du:dateUtc="2026-06-10T06:41:00Z">
              <w:r>
                <w:rPr>
                  <w:rFonts w:eastAsia="Aptos" w:cstheme="minorHAnsi"/>
                  <w:kern w:val="2"/>
                  <w14:ligatures w14:val="standardContextual"/>
                </w:rPr>
                <w:t>a</w:t>
              </w:r>
              <w:r w:rsidRPr="00650125">
                <w:rPr>
                  <w:rFonts w:eastAsia="Aptos" w:cstheme="minorHAnsi"/>
                  <w:kern w:val="2"/>
                  <w14:ligatures w14:val="standardContextual"/>
                </w:rPr>
                <w:t xml:space="preserve">ufregende </w:t>
              </w:r>
            </w:ins>
            <w:r w:rsidRPr="00650125">
              <w:rPr>
                <w:rFonts w:eastAsia="Aptos" w:cstheme="minorHAnsi"/>
                <w:kern w:val="2"/>
                <w14:ligatures w14:val="standardContextual"/>
              </w:rPr>
              <w:t>Serie schauen</w:t>
            </w:r>
          </w:p>
        </w:tc>
      </w:tr>
      <w:tr w:rsidR="00FC41E9" w:rsidRPr="00650125" w14:paraId="06DBA2C1" w14:textId="77777777" w:rsidTr="00FC41E9">
        <w:trPr>
          <w:tblCellSpacing w:w="15" w:type="dxa"/>
        </w:trPr>
        <w:tc>
          <w:tcPr>
            <w:tcW w:w="806" w:type="dxa"/>
            <w:vAlign w:val="center"/>
            <w:hideMark/>
          </w:tcPr>
          <w:p w14:paraId="5BFCEBD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10F0F45F" w14:textId="0D9D7140" w:rsidR="00FC41E9" w:rsidRPr="00650125" w:rsidRDefault="00FC41E9" w:rsidP="00FC41E9">
            <w:pPr>
              <w:spacing w:after="0" w:line="360" w:lineRule="auto"/>
              <w15:collapsed/>
              <w:rPr>
                <w:rFonts w:eastAsia="Aptos" w:cstheme="minorHAnsi"/>
                <w:kern w:val="2"/>
                <w14:ligatures w14:val="standardContextual"/>
              </w:rPr>
            </w:pPr>
            <w:del w:id="2132" w:author="Fabienne Schmaus" w:date="2026-06-10T08:41:00Z" w16du:dateUtc="2026-06-10T06:41:00Z">
              <w:r w:rsidRPr="00650125" w:rsidDel="00FC41E9">
                <w:rPr>
                  <w:rFonts w:eastAsia="Aptos" w:cstheme="minorHAnsi"/>
                  <w:kern w:val="2"/>
                  <w14:ligatures w14:val="standardContextual"/>
                </w:rPr>
                <w:delText xml:space="preserve">Kuscheln </w:delText>
              </w:r>
            </w:del>
            <w:ins w:id="2133" w:author="Fabienne Schmaus" w:date="2026-06-10T08:41:00Z" w16du:dateUtc="2026-06-10T06:41:00Z">
              <w:r>
                <w:rPr>
                  <w:rFonts w:eastAsia="Aptos" w:cstheme="minorHAnsi"/>
                  <w:kern w:val="2"/>
                  <w14:ligatures w14:val="standardContextual"/>
                </w:rPr>
                <w:t>k</w:t>
              </w:r>
              <w:r w:rsidRPr="00650125">
                <w:rPr>
                  <w:rFonts w:eastAsia="Aptos" w:cstheme="minorHAnsi"/>
                  <w:kern w:val="2"/>
                  <w14:ligatures w14:val="standardContextual"/>
                </w:rPr>
                <w:t xml:space="preserve">uscheln </w:t>
              </w:r>
            </w:ins>
            <w:r w:rsidRPr="00650125">
              <w:rPr>
                <w:rFonts w:eastAsia="Aptos" w:cstheme="minorHAnsi"/>
                <w:kern w:val="2"/>
                <w14:ligatures w14:val="standardContextual"/>
              </w:rPr>
              <w:t>/ Gute-Nacht-Geschichte hören</w:t>
            </w:r>
          </w:p>
        </w:tc>
      </w:tr>
      <w:tr w:rsidR="00FC41E9" w:rsidRPr="00650125" w14:paraId="63557F7C" w14:textId="77777777" w:rsidTr="00FC41E9">
        <w:trPr>
          <w:tblCellSpacing w:w="15" w:type="dxa"/>
        </w:trPr>
        <w:tc>
          <w:tcPr>
            <w:tcW w:w="806" w:type="dxa"/>
            <w:vAlign w:val="center"/>
            <w:hideMark/>
          </w:tcPr>
          <w:p w14:paraId="32FF691B"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lastRenderedPageBreak/>
              <w:t>💬</w:t>
            </w:r>
          </w:p>
        </w:tc>
        <w:tc>
          <w:tcPr>
            <w:tcW w:w="3977" w:type="dxa"/>
            <w:vAlign w:val="center"/>
            <w:hideMark/>
          </w:tcPr>
          <w:p w14:paraId="0B7003FC" w14:textId="5FD9D2FA" w:rsidR="00FC41E9" w:rsidRPr="00650125" w:rsidRDefault="00FC41E9" w:rsidP="00FC41E9">
            <w:pPr>
              <w:spacing w:after="0" w:line="360" w:lineRule="auto"/>
              <w15:collapsed/>
              <w:rPr>
                <w:rFonts w:eastAsia="Aptos" w:cstheme="minorHAnsi"/>
                <w:kern w:val="2"/>
                <w14:ligatures w14:val="standardContextual"/>
              </w:rPr>
            </w:pPr>
            <w:del w:id="2134" w:author="Fabienne Schmaus" w:date="2026-06-10T08:41:00Z" w16du:dateUtc="2026-06-10T06:41:00Z">
              <w:r w:rsidRPr="00650125" w:rsidDel="00FC41E9">
                <w:rPr>
                  <w:rFonts w:eastAsia="Aptos" w:cstheme="minorHAnsi"/>
                  <w:kern w:val="2"/>
                  <w14:ligatures w14:val="standardContextual"/>
                </w:rPr>
                <w:delText xml:space="preserve">Mit </w:delText>
              </w:r>
            </w:del>
            <w:ins w:id="2135" w:author="Fabienne Schmaus" w:date="2026-06-10T08:41:00Z" w16du:dateUtc="2026-06-10T06:41:00Z">
              <w:r>
                <w:rPr>
                  <w:rFonts w:eastAsia="Aptos" w:cstheme="minorHAnsi"/>
                  <w:kern w:val="2"/>
                  <w14:ligatures w14:val="standardContextual"/>
                </w:rPr>
                <w:t>m</w:t>
              </w:r>
              <w:r w:rsidRPr="00650125">
                <w:rPr>
                  <w:rFonts w:eastAsia="Aptos" w:cstheme="minorHAnsi"/>
                  <w:kern w:val="2"/>
                  <w14:ligatures w14:val="standardContextual"/>
                </w:rPr>
                <w:t xml:space="preserve">it </w:t>
              </w:r>
              <w:r>
                <w:rPr>
                  <w:rFonts w:eastAsia="Aptos" w:cstheme="minorHAnsi"/>
                  <w:kern w:val="2"/>
                  <w14:ligatures w14:val="standardContextual"/>
                </w:rPr>
                <w:t xml:space="preserve">Freundinnen oder </w:t>
              </w:r>
            </w:ins>
            <w:r w:rsidRPr="00650125">
              <w:rPr>
                <w:rFonts w:eastAsia="Aptos" w:cstheme="minorHAnsi"/>
                <w:kern w:val="2"/>
                <w14:ligatures w14:val="standardContextual"/>
              </w:rPr>
              <w:t>Freunden chatten</w:t>
            </w:r>
            <w:ins w:id="2136" w:author="Fabienne Schmaus" w:date="2026-06-10T08:41:00Z" w16du:dateUtc="2026-06-10T06:41:00Z">
              <w:r>
                <w:rPr>
                  <w:rFonts w:eastAsia="Aptos" w:cstheme="minorHAnsi"/>
                  <w:kern w:val="2"/>
                  <w14:ligatures w14:val="standardContextual"/>
                </w:rPr>
                <w:t>,</w:t>
              </w:r>
            </w:ins>
            <w:del w:id="2137" w:author="Fabienne Schmaus" w:date="2026-06-10T08:41:00Z" w16du:dateUtc="2026-06-10T06:41:00Z">
              <w:r w:rsidRPr="00650125" w:rsidDel="00FC41E9">
                <w:rPr>
                  <w:rFonts w:eastAsia="Aptos" w:cstheme="minorHAnsi"/>
                  <w:kern w:val="2"/>
                  <w14:ligatures w14:val="standardContextual"/>
                </w:rPr>
                <w:delText xml:space="preserve"> </w:delText>
              </w:r>
            </w:del>
            <w:del w:id="2138" w:author="Fabienne Schmaus" w:date="2026-06-10T08:42:00Z" w16du:dateUtc="2026-06-10T06:42:00Z">
              <w:r w:rsidRPr="00650125" w:rsidDel="00FC41E9">
                <w:rPr>
                  <w:rFonts w:eastAsia="Aptos" w:cstheme="minorHAnsi"/>
                  <w:kern w:val="2"/>
                  <w14:ligatures w14:val="standardContextual"/>
                </w:rPr>
                <w:delText>/</w:delText>
              </w:r>
            </w:del>
            <w:r w:rsidRPr="00650125">
              <w:rPr>
                <w:rFonts w:eastAsia="Aptos" w:cstheme="minorHAnsi"/>
                <w:kern w:val="2"/>
                <w14:ligatures w14:val="standardContextual"/>
              </w:rPr>
              <w:t xml:space="preserve"> auf Nachrichten warten</w:t>
            </w:r>
          </w:p>
        </w:tc>
      </w:tr>
      <w:tr w:rsidR="00FC41E9" w:rsidRPr="00650125" w14:paraId="74EAEA61" w14:textId="77777777" w:rsidTr="00FC41E9">
        <w:trPr>
          <w:tblCellSpacing w:w="15" w:type="dxa"/>
        </w:trPr>
        <w:tc>
          <w:tcPr>
            <w:tcW w:w="806" w:type="dxa"/>
            <w:vAlign w:val="center"/>
            <w:hideMark/>
          </w:tcPr>
          <w:p w14:paraId="6208A6F0"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00F93ECD" w14:textId="64E8EF26" w:rsidR="00FC41E9" w:rsidRPr="00650125" w:rsidRDefault="00FC41E9" w:rsidP="00FC41E9">
            <w:pPr>
              <w:spacing w:after="0" w:line="360" w:lineRule="auto"/>
              <w15:collapsed/>
              <w:rPr>
                <w:rFonts w:eastAsia="Aptos" w:cstheme="minorHAnsi"/>
                <w:kern w:val="2"/>
                <w14:ligatures w14:val="standardContextual"/>
              </w:rPr>
            </w:pPr>
            <w:del w:id="2139" w:author="Fabienne Schmaus" w:date="2026-06-10T08:42:00Z" w16du:dateUtc="2026-06-10T06:42:00Z">
              <w:r w:rsidRPr="00650125" w:rsidDel="00FC41E9">
                <w:rPr>
                  <w:rFonts w:eastAsia="Aptos" w:cstheme="minorHAnsi"/>
                  <w:kern w:val="2"/>
                  <w14:ligatures w14:val="standardContextual"/>
                </w:rPr>
                <w:delText xml:space="preserve">Ruhig </w:delText>
              </w:r>
            </w:del>
            <w:ins w:id="2140" w:author="Fabienne Schmaus" w:date="2026-06-10T08:42:00Z" w16du:dateUtc="2026-06-10T06:42:00Z">
              <w:r>
                <w:rPr>
                  <w:rFonts w:eastAsia="Aptos" w:cstheme="minorHAnsi"/>
                  <w:kern w:val="2"/>
                  <w14:ligatures w14:val="standardContextual"/>
                </w:rPr>
                <w:t>r</w:t>
              </w:r>
              <w:r w:rsidRPr="00650125">
                <w:rPr>
                  <w:rFonts w:eastAsia="Aptos" w:cstheme="minorHAnsi"/>
                  <w:kern w:val="2"/>
                  <w14:ligatures w14:val="standardContextual"/>
                </w:rPr>
                <w:t xml:space="preserve">uhig </w:t>
              </w:r>
            </w:ins>
            <w:r w:rsidRPr="00650125">
              <w:rPr>
                <w:rFonts w:eastAsia="Aptos" w:cstheme="minorHAnsi"/>
                <w:kern w:val="2"/>
                <w14:ligatures w14:val="standardContextual"/>
              </w:rPr>
              <w:t>liegen und atmen</w:t>
            </w:r>
          </w:p>
        </w:tc>
      </w:tr>
      <w:tr w:rsidR="00FC41E9" w:rsidRPr="00650125" w14:paraId="2FB4B4E6" w14:textId="77777777" w:rsidTr="00FC41E9">
        <w:trPr>
          <w:tblCellSpacing w:w="15" w:type="dxa"/>
        </w:trPr>
        <w:tc>
          <w:tcPr>
            <w:tcW w:w="806" w:type="dxa"/>
            <w:vAlign w:val="center"/>
            <w:hideMark/>
          </w:tcPr>
          <w:p w14:paraId="732E7602"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8723053" w14:textId="0362FFE3" w:rsidR="00FC41E9" w:rsidRPr="00650125" w:rsidRDefault="00FC41E9" w:rsidP="00FC41E9">
            <w:pPr>
              <w:spacing w:after="0" w:line="360" w:lineRule="auto"/>
              <w15:collapsed/>
              <w:rPr>
                <w:rFonts w:eastAsia="Aptos" w:cstheme="minorHAnsi"/>
                <w:kern w:val="2"/>
                <w14:ligatures w14:val="standardContextual"/>
              </w:rPr>
            </w:pPr>
            <w:ins w:id="2141" w:author="Fabienne Schmaus" w:date="2026-06-10T08:42:00Z" w16du:dateUtc="2026-06-10T06:42:00Z">
              <w:r>
                <w:rPr>
                  <w:rFonts w:eastAsia="Aptos" w:cstheme="minorHAnsi"/>
                  <w:kern w:val="2"/>
                  <w14:ligatures w14:val="standardContextual"/>
                </w:rPr>
                <w:t>l</w:t>
              </w:r>
            </w:ins>
            <w:del w:id="2142" w:author="Fabienne Schmaus" w:date="2026-06-10T08:42:00Z" w16du:dateUtc="2026-06-10T06:42:00Z">
              <w:r w:rsidRPr="00650125" w:rsidDel="00FC41E9">
                <w:rPr>
                  <w:rFonts w:eastAsia="Aptos" w:cstheme="minorHAnsi"/>
                  <w:kern w:val="2"/>
                  <w14:ligatures w14:val="standardContextual"/>
                </w:rPr>
                <w:delText>L</w:delText>
              </w:r>
            </w:del>
            <w:r w:rsidRPr="00650125">
              <w:rPr>
                <w:rFonts w:eastAsia="Aptos" w:cstheme="minorHAnsi"/>
                <w:kern w:val="2"/>
                <w14:ligatures w14:val="standardContextual"/>
              </w:rPr>
              <w:t>aute Musik hören</w:t>
            </w:r>
          </w:p>
        </w:tc>
      </w:tr>
      <w:tr w:rsidR="00FC41E9" w:rsidRPr="00650125" w14:paraId="4A17FFC6" w14:textId="77777777" w:rsidTr="00FC41E9">
        <w:trPr>
          <w:tblCellSpacing w:w="15" w:type="dxa"/>
        </w:trPr>
        <w:tc>
          <w:tcPr>
            <w:tcW w:w="806" w:type="dxa"/>
            <w:vAlign w:val="center"/>
            <w:hideMark/>
          </w:tcPr>
          <w:p w14:paraId="428C9FBD"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27D8FABD" w14:textId="1470CCC1" w:rsidR="00FC41E9" w:rsidRPr="00650125" w:rsidRDefault="00FC41E9" w:rsidP="00FC41E9">
            <w:pPr>
              <w:spacing w:after="0" w:line="360" w:lineRule="auto"/>
              <w15:collapsed/>
              <w:rPr>
                <w:rFonts w:eastAsia="Aptos" w:cstheme="minorHAnsi"/>
                <w:kern w:val="2"/>
                <w14:ligatures w14:val="standardContextual"/>
              </w:rPr>
            </w:pPr>
            <w:del w:id="2143" w:author="Fabienne Schmaus" w:date="2026-06-10T08:42:00Z" w16du:dateUtc="2026-06-10T06:42:00Z">
              <w:r w:rsidRPr="00650125" w:rsidDel="00FC41E9">
                <w:rPr>
                  <w:rFonts w:eastAsia="Aptos" w:cstheme="minorHAnsi"/>
                  <w:kern w:val="2"/>
                  <w14:ligatures w14:val="standardContextual"/>
                </w:rPr>
                <w:delText xml:space="preserve">Zeichnen </w:delText>
              </w:r>
            </w:del>
            <w:ins w:id="2144" w:author="Fabienne Schmaus" w:date="2026-06-10T08:42:00Z" w16du:dateUtc="2026-06-10T06:42:00Z">
              <w:r>
                <w:rPr>
                  <w:rFonts w:eastAsia="Aptos" w:cstheme="minorHAnsi"/>
                  <w:kern w:val="2"/>
                  <w14:ligatures w14:val="standardContextual"/>
                </w:rPr>
                <w:t>z</w:t>
              </w:r>
              <w:r w:rsidRPr="00650125">
                <w:rPr>
                  <w:rFonts w:eastAsia="Aptos" w:cstheme="minorHAnsi"/>
                  <w:kern w:val="2"/>
                  <w14:ligatures w14:val="standardContextual"/>
                </w:rPr>
                <w:t xml:space="preserve">eichnen </w:t>
              </w:r>
            </w:ins>
            <w:r w:rsidRPr="00650125">
              <w:rPr>
                <w:rFonts w:eastAsia="Aptos" w:cstheme="minorHAnsi"/>
                <w:kern w:val="2"/>
                <w14:ligatures w14:val="standardContextual"/>
              </w:rPr>
              <w:t xml:space="preserve">oder </w:t>
            </w:r>
            <w:del w:id="2145" w:author="Fabienne Schmaus" w:date="2026-06-10T08:42:00Z" w16du:dateUtc="2026-06-10T06:42:00Z">
              <w:r w:rsidRPr="00650125" w:rsidDel="00FC41E9">
                <w:rPr>
                  <w:rFonts w:eastAsia="Aptos" w:cstheme="minorHAnsi"/>
                  <w:kern w:val="2"/>
                  <w14:ligatures w14:val="standardContextual"/>
                </w:rPr>
                <w:delText>Malen</w:delText>
              </w:r>
            </w:del>
            <w:ins w:id="2146" w:author="Fabienne Schmaus" w:date="2026-06-10T08:42:00Z" w16du:dateUtc="2026-06-10T06:42:00Z">
              <w:r>
                <w:rPr>
                  <w:rFonts w:eastAsia="Aptos" w:cstheme="minorHAnsi"/>
                  <w:kern w:val="2"/>
                  <w14:ligatures w14:val="standardContextual"/>
                </w:rPr>
                <w:t>m</w:t>
              </w:r>
              <w:r w:rsidRPr="00650125">
                <w:rPr>
                  <w:rFonts w:eastAsia="Aptos" w:cstheme="minorHAnsi"/>
                  <w:kern w:val="2"/>
                  <w14:ligatures w14:val="standardContextual"/>
                </w:rPr>
                <w:t>alen</w:t>
              </w:r>
            </w:ins>
          </w:p>
        </w:tc>
      </w:tr>
      <w:tr w:rsidR="00FC41E9" w:rsidRPr="00650125" w14:paraId="030A878D" w14:textId="77777777" w:rsidTr="00FC41E9">
        <w:trPr>
          <w:tblCellSpacing w:w="15" w:type="dxa"/>
        </w:trPr>
        <w:tc>
          <w:tcPr>
            <w:tcW w:w="806" w:type="dxa"/>
            <w:vAlign w:val="center"/>
            <w:hideMark/>
          </w:tcPr>
          <w:p w14:paraId="15BC23FA"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6DBCE783" w14:textId="3C600D5A" w:rsidR="00FC41E9" w:rsidRPr="00650125" w:rsidRDefault="00FC41E9" w:rsidP="00FC41E9">
            <w:pPr>
              <w:spacing w:after="0" w:line="360" w:lineRule="auto"/>
              <w15:collapsed/>
              <w:rPr>
                <w:rFonts w:eastAsia="Aptos" w:cstheme="minorHAnsi"/>
                <w:kern w:val="2"/>
                <w14:ligatures w14:val="standardContextual"/>
              </w:rPr>
            </w:pPr>
            <w:del w:id="2147" w:author="Fabienne Schmaus" w:date="2026-06-10T08:42:00Z" w16du:dateUtc="2026-06-10T06:42:00Z">
              <w:r w:rsidRPr="00650125" w:rsidDel="00FC41E9">
                <w:rPr>
                  <w:rFonts w:eastAsia="Aptos" w:cstheme="minorHAnsi"/>
                  <w:kern w:val="2"/>
                  <w14:ligatures w14:val="standardContextual"/>
                </w:rPr>
                <w:delText xml:space="preserve">Ruhiges </w:delText>
              </w:r>
            </w:del>
            <w:ins w:id="2148" w:author="Fabienne Schmaus" w:date="2026-06-10T08:42:00Z" w16du:dateUtc="2026-06-10T06:42:00Z">
              <w:r>
                <w:rPr>
                  <w:rFonts w:eastAsia="Aptos" w:cstheme="minorHAnsi"/>
                  <w:kern w:val="2"/>
                  <w14:ligatures w14:val="standardContextual"/>
                </w:rPr>
                <w:t>r</w:t>
              </w:r>
              <w:r w:rsidRPr="00650125">
                <w:rPr>
                  <w:rFonts w:eastAsia="Aptos" w:cstheme="minorHAnsi"/>
                  <w:kern w:val="2"/>
                  <w14:ligatures w14:val="standardContextual"/>
                </w:rPr>
                <w:t>uhige</w:t>
              </w:r>
              <w:r>
                <w:rPr>
                  <w:rFonts w:eastAsia="Aptos" w:cstheme="minorHAnsi"/>
                  <w:kern w:val="2"/>
                  <w14:ligatures w14:val="standardContextual"/>
                </w:rPr>
                <w:t xml:space="preserve"> allein spielen (nicht o</w:t>
              </w:r>
            </w:ins>
            <w:del w:id="2149" w:author="Fabienne Schmaus" w:date="2026-06-10T08:42:00Z" w16du:dateUtc="2026-06-10T06:42:00Z">
              <w:r w:rsidRPr="00650125" w:rsidDel="00FC41E9">
                <w:rPr>
                  <w:rFonts w:eastAsia="Aptos" w:cstheme="minorHAnsi"/>
                  <w:kern w:val="2"/>
                  <w14:ligatures w14:val="standardContextual"/>
                </w:rPr>
                <w:delText>Einzelspieler-Spiel (ohne O</w:delText>
              </w:r>
            </w:del>
            <w:r w:rsidRPr="00650125">
              <w:rPr>
                <w:rFonts w:eastAsia="Aptos" w:cstheme="minorHAnsi"/>
                <w:kern w:val="2"/>
                <w14:ligatures w14:val="standardContextual"/>
              </w:rPr>
              <w:t>nline)</w:t>
            </w:r>
          </w:p>
        </w:tc>
      </w:tr>
      <w:tr w:rsidR="00FC41E9" w:rsidRPr="00650125" w14:paraId="3A1A2644" w14:textId="77777777" w:rsidTr="00FC41E9">
        <w:trPr>
          <w:tblCellSpacing w:w="15" w:type="dxa"/>
        </w:trPr>
        <w:tc>
          <w:tcPr>
            <w:tcW w:w="806" w:type="dxa"/>
            <w:vAlign w:val="center"/>
            <w:hideMark/>
          </w:tcPr>
          <w:p w14:paraId="45FEE28C" w14:textId="77777777" w:rsidR="00FC41E9" w:rsidRPr="00650125" w:rsidRDefault="00FC41E9" w:rsidP="00FC41E9">
            <w:pPr>
              <w:spacing w:after="0" w:line="360" w:lineRule="auto"/>
              <w15:collapsed/>
              <w:rPr>
                <w:rFonts w:eastAsia="Aptos" w:cstheme="minorHAnsi"/>
                <w:kern w:val="2"/>
                <w14:ligatures w14:val="standardContextual"/>
              </w:rPr>
            </w:pPr>
            <w:r w:rsidRPr="00650125">
              <w:rPr>
                <w:rFonts w:ascii="Segoe UI Emoji" w:eastAsia="Aptos" w:hAnsi="Segoe UI Emoji" w:cs="Segoe UI Emoji"/>
                <w:kern w:val="2"/>
                <w14:ligatures w14:val="standardContextual"/>
              </w:rPr>
              <w:t>💡</w:t>
            </w:r>
          </w:p>
        </w:tc>
        <w:tc>
          <w:tcPr>
            <w:tcW w:w="3977" w:type="dxa"/>
            <w:vAlign w:val="center"/>
            <w:hideMark/>
          </w:tcPr>
          <w:p w14:paraId="5E45E2C9" w14:textId="30E05A94" w:rsidR="00FC41E9" w:rsidRPr="00650125" w:rsidRDefault="00FC41E9" w:rsidP="00FC41E9">
            <w:pPr>
              <w:spacing w:after="0" w:line="360" w:lineRule="auto"/>
              <w15:collapsed/>
              <w:rPr>
                <w:rFonts w:eastAsia="Aptos" w:cstheme="minorHAnsi"/>
                <w:kern w:val="2"/>
                <w14:ligatures w14:val="standardContextual"/>
              </w:rPr>
            </w:pPr>
            <w:del w:id="2150" w:author="Fabienne Schmaus" w:date="2026-06-10T08:42:00Z" w16du:dateUtc="2026-06-10T06:42:00Z">
              <w:r w:rsidRPr="00650125" w:rsidDel="00FC41E9">
                <w:rPr>
                  <w:rFonts w:eastAsia="Aptos" w:cstheme="minorHAnsi"/>
                  <w:kern w:val="2"/>
                  <w14:ligatures w14:val="standardContextual"/>
                </w:rPr>
                <w:delText xml:space="preserve">Alle </w:delText>
              </w:r>
            </w:del>
            <w:ins w:id="2151" w:author="Fabienne Schmaus" w:date="2026-06-10T08:42:00Z" w16du:dateUtc="2026-06-10T06:42:00Z">
              <w:r>
                <w:rPr>
                  <w:rFonts w:eastAsia="Aptos" w:cstheme="minorHAnsi"/>
                  <w:kern w:val="2"/>
                  <w14:ligatures w14:val="standardContextual"/>
                </w:rPr>
                <w:t>a</w:t>
              </w:r>
              <w:r w:rsidRPr="00650125">
                <w:rPr>
                  <w:rFonts w:eastAsia="Aptos" w:cstheme="minorHAnsi"/>
                  <w:kern w:val="2"/>
                  <w14:ligatures w14:val="standardContextual"/>
                </w:rPr>
                <w:t xml:space="preserve">lle </w:t>
              </w:r>
            </w:ins>
            <w:r w:rsidRPr="00650125">
              <w:rPr>
                <w:rFonts w:eastAsia="Aptos" w:cstheme="minorHAnsi"/>
                <w:kern w:val="2"/>
                <w14:ligatures w14:val="standardContextual"/>
              </w:rPr>
              <w:t>Lichter anlassen</w:t>
            </w:r>
            <w:del w:id="2152" w:author="Fabienne Schmaus" w:date="2026-06-10T08:42:00Z" w16du:dateUtc="2026-06-10T06:42:00Z">
              <w:r w:rsidRPr="00650125" w:rsidDel="00FC41E9">
                <w:rPr>
                  <w:rFonts w:eastAsia="Aptos" w:cstheme="minorHAnsi"/>
                  <w:kern w:val="2"/>
                  <w14:ligatures w14:val="standardContextual"/>
                </w:rPr>
                <w:delText xml:space="preserve"> und viel los</w:delText>
              </w:r>
            </w:del>
          </w:p>
        </w:tc>
      </w:tr>
    </w:tbl>
    <w:p w14:paraId="447850A5" w14:textId="77777777" w:rsidR="005C03C1" w:rsidRPr="00650125" w:rsidRDefault="005C03C1" w:rsidP="00650125">
      <w:pPr>
        <w:spacing w:after="0" w:line="276" w:lineRule="auto"/>
        <w:rPr>
          <w:ins w:id="2153" w:author="Fabienne Schmaus" w:date="2026-06-09T16:19:00Z" w16du:dateUtc="2026-06-09T14:19:00Z"/>
          <w:rFonts w:cstheme="minorHAnsi"/>
          <w:highlight w:val="yellow"/>
        </w:rPr>
      </w:pPr>
      <w:ins w:id="2154" w:author="Fabienne Schmaus" w:date="2026-06-09T16:19:00Z" w16du:dateUtc="2026-06-09T14:19:00Z">
        <w:r w:rsidRPr="00650125">
          <w:rPr>
            <w:rFonts w:cstheme="minorHAnsi"/>
            <w:highlight w:val="yellow"/>
          </w:rPr>
          <w:br w:type="page"/>
        </w:r>
      </w:ins>
    </w:p>
    <w:p w14:paraId="467E27F3" w14:textId="6FC0650B" w:rsidR="005D58FE" w:rsidRPr="00FC41E9" w:rsidRDefault="005D58FE" w:rsidP="005D58FE">
      <w:pPr>
        <w:rPr>
          <w:rFonts w:cstheme="minorHAnsi"/>
        </w:rPr>
      </w:pPr>
      <w:r w:rsidRPr="00FC41E9">
        <w:rPr>
          <w:rFonts w:cstheme="minorHAnsi"/>
          <w:highlight w:val="yellow"/>
        </w:rPr>
        <w:lastRenderedPageBreak/>
        <w:t xml:space="preserve">((Seite </w:t>
      </w:r>
      <w:r w:rsidR="00C93AB6" w:rsidRPr="00FC41E9">
        <w:rPr>
          <w:rFonts w:cstheme="minorHAnsi"/>
          <w:highlight w:val="yellow"/>
        </w:rPr>
        <w:t>2</w:t>
      </w:r>
      <w:r w:rsidR="000E2E2A">
        <w:rPr>
          <w:rFonts w:cstheme="minorHAnsi"/>
          <w:highlight w:val="yellow"/>
        </w:rPr>
        <w:t>3</w:t>
      </w:r>
      <w:r w:rsidRPr="00FC41E9">
        <w:rPr>
          <w:rFonts w:cstheme="minorHAnsi"/>
          <w:highlight w:val="yellow"/>
        </w:rPr>
        <w:t>))</w:t>
      </w:r>
    </w:p>
    <w:p w14:paraId="13AAF20E" w14:textId="6C254E30" w:rsidR="00FC41E9" w:rsidRPr="00FC41E9" w:rsidRDefault="00A12F29" w:rsidP="00A12F29">
      <w:pPr>
        <w:spacing w:after="0" w:line="276" w:lineRule="auto"/>
        <w:rPr>
          <w:rFonts w:cstheme="minorHAnsi"/>
          <w:b/>
          <w:bCs/>
        </w:rPr>
      </w:pPr>
      <w:commentRangeStart w:id="2155"/>
      <w:commentRangeStart w:id="2156"/>
      <w:commentRangeStart w:id="2157"/>
      <w:r w:rsidRPr="00FC41E9">
        <w:rPr>
          <w:rFonts w:cstheme="minorHAnsi"/>
          <w:b/>
          <w:bCs/>
        </w:rPr>
        <w:t>Anhang</w:t>
      </w:r>
      <w:r w:rsidR="00933FB7" w:rsidRPr="00FC41E9">
        <w:rPr>
          <w:rFonts w:cstheme="minorHAnsi"/>
          <w:b/>
          <w:bCs/>
        </w:rPr>
        <w:t xml:space="preserve"> 1</w:t>
      </w:r>
      <w:commentRangeEnd w:id="2155"/>
      <w:r w:rsidR="00933FB7" w:rsidRPr="00FC41E9">
        <w:rPr>
          <w:rStyle w:val="Kommentarzeichen"/>
          <w:rFonts w:cstheme="minorHAnsi"/>
          <w:b/>
          <w:bCs/>
          <w:sz w:val="22"/>
          <w:szCs w:val="22"/>
        </w:rPr>
        <w:commentReference w:id="2155"/>
      </w:r>
      <w:commentRangeEnd w:id="2156"/>
      <w:r w:rsidR="005C03C1" w:rsidRPr="00FC41E9">
        <w:rPr>
          <w:rStyle w:val="Kommentarzeichen"/>
          <w:rFonts w:cstheme="minorHAnsi"/>
          <w:b/>
          <w:bCs/>
          <w:sz w:val="22"/>
          <w:szCs w:val="22"/>
        </w:rPr>
        <w:commentReference w:id="2156"/>
      </w:r>
      <w:commentRangeEnd w:id="2157"/>
      <w:r w:rsidR="003F54A5" w:rsidRPr="00FC41E9">
        <w:rPr>
          <w:rStyle w:val="Kommentarzeichen"/>
          <w:rFonts w:cstheme="minorHAnsi"/>
          <w:b/>
          <w:bCs/>
          <w:sz w:val="22"/>
          <w:szCs w:val="22"/>
        </w:rPr>
        <w:commentReference w:id="2157"/>
      </w:r>
      <w:r w:rsidR="00FC41E9" w:rsidRPr="00FC41E9">
        <w:rPr>
          <w:rFonts w:cstheme="minorHAnsi"/>
          <w:b/>
          <w:bCs/>
        </w:rPr>
        <w:t xml:space="preserve"> – Grafik „Melatonin, blaues Licht und Zirkadianer Rhythmus“</w:t>
      </w:r>
    </w:p>
    <w:p w14:paraId="6F0B0E43" w14:textId="6E4808EC" w:rsidR="00933FB7" w:rsidRPr="00FC41E9" w:rsidRDefault="005C03C1" w:rsidP="00A12F29">
      <w:pPr>
        <w:spacing w:after="0" w:line="276" w:lineRule="auto"/>
        <w:rPr>
          <w:rFonts w:cstheme="minorHAnsi"/>
        </w:rPr>
      </w:pPr>
      <w:r w:rsidRPr="00FC41E9">
        <w:rPr>
          <w:rFonts w:cstheme="minorHAnsi"/>
          <w:highlight w:val="yellow"/>
        </w:rPr>
        <w:t>((siehe beigefügtes PowerPoint Dokument))</w:t>
      </w:r>
    </w:p>
    <w:p w14:paraId="1A0EE3F2" w14:textId="77777777" w:rsidR="00FC41E9" w:rsidRPr="00FC41E9" w:rsidRDefault="00FC41E9" w:rsidP="00A12F29">
      <w:pPr>
        <w:spacing w:after="0" w:line="276" w:lineRule="auto"/>
        <w:rPr>
          <w:rFonts w:cstheme="minorHAnsi"/>
        </w:rPr>
      </w:pPr>
    </w:p>
    <w:p w14:paraId="75AFE339" w14:textId="661E3A93" w:rsidR="005C03C1" w:rsidRDefault="005C03C1" w:rsidP="00A12F29">
      <w:pPr>
        <w:spacing w:after="0" w:line="276" w:lineRule="auto"/>
        <w:rPr>
          <w:rFonts w:cstheme="minorHAnsi"/>
          <w:b/>
          <w:bCs/>
          <w:sz w:val="24"/>
          <w:szCs w:val="24"/>
        </w:rPr>
      </w:pPr>
      <w:r w:rsidRPr="005C03C1">
        <w:rPr>
          <w:rFonts w:cstheme="minorHAnsi"/>
          <w:b/>
          <w:bCs/>
          <w:noProof/>
          <w:sz w:val="24"/>
          <w:szCs w:val="24"/>
        </w:rPr>
        <w:drawing>
          <wp:inline distT="0" distB="0" distL="0" distR="0" wp14:anchorId="30BA08F9" wp14:editId="470D309D">
            <wp:extent cx="5381625" cy="7863598"/>
            <wp:effectExtent l="0" t="0" r="0" b="4445"/>
            <wp:docPr id="4995410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41025" name=""/>
                    <pic:cNvPicPr/>
                  </pic:nvPicPr>
                  <pic:blipFill>
                    <a:blip r:embed="rId15"/>
                    <a:stretch>
                      <a:fillRect/>
                    </a:stretch>
                  </pic:blipFill>
                  <pic:spPr>
                    <a:xfrm>
                      <a:off x="0" y="0"/>
                      <a:ext cx="5386765" cy="7871108"/>
                    </a:xfrm>
                    <a:prstGeom prst="rect">
                      <a:avLst/>
                    </a:prstGeom>
                  </pic:spPr>
                </pic:pic>
              </a:graphicData>
            </a:graphic>
          </wp:inline>
        </w:drawing>
      </w:r>
    </w:p>
    <w:p w14:paraId="5077BD53" w14:textId="77777777" w:rsidR="00085776" w:rsidRPr="0009301D" w:rsidRDefault="00085776">
      <w:pPr>
        <w:rPr>
          <w:rFonts w:cstheme="minorHAnsi"/>
          <w:b/>
          <w:bCs/>
        </w:rPr>
      </w:pPr>
      <w:r w:rsidRPr="0009301D">
        <w:rPr>
          <w:rFonts w:cstheme="minorHAnsi"/>
          <w:b/>
          <w:bCs/>
        </w:rPr>
        <w:br w:type="page"/>
      </w:r>
    </w:p>
    <w:p w14:paraId="0D646EA2" w14:textId="77777777" w:rsidR="005C03C1" w:rsidRPr="0009301D" w:rsidRDefault="005C03C1" w:rsidP="005C03C1">
      <w:pPr>
        <w:rPr>
          <w:rFonts w:cstheme="minorHAnsi"/>
        </w:rPr>
      </w:pPr>
      <w:r w:rsidRPr="0009301D">
        <w:rPr>
          <w:rFonts w:cstheme="minorHAnsi"/>
          <w:highlight w:val="yellow"/>
        </w:rPr>
        <w:lastRenderedPageBreak/>
        <w:t>((Seite 24))</w:t>
      </w:r>
    </w:p>
    <w:p w14:paraId="52F0E723" w14:textId="1A79DF49" w:rsidR="00766BDF" w:rsidRPr="0009301D" w:rsidRDefault="00766BDF" w:rsidP="002545CB">
      <w:pPr>
        <w:spacing w:after="0" w:line="276" w:lineRule="auto"/>
        <w:rPr>
          <w:rFonts w:cstheme="minorHAnsi"/>
          <w:b/>
          <w:bCs/>
        </w:rPr>
      </w:pPr>
      <w:r w:rsidRPr="0009301D">
        <w:rPr>
          <w:rFonts w:cstheme="minorHAnsi"/>
          <w:b/>
          <w:bCs/>
        </w:rPr>
        <w:t xml:space="preserve">Anhang 2 </w:t>
      </w:r>
      <w:r w:rsidR="0038751D" w:rsidRPr="0009301D">
        <w:rPr>
          <w:rFonts w:cstheme="minorHAnsi"/>
          <w:b/>
          <w:bCs/>
        </w:rPr>
        <w:t>– Tools und Methoden</w:t>
      </w:r>
    </w:p>
    <w:p w14:paraId="79E2B517" w14:textId="77777777" w:rsidR="0038751D" w:rsidRPr="0009301D" w:rsidRDefault="0038751D" w:rsidP="0038751D">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8751D" w:rsidRPr="0009301D" w14:paraId="44397D25" w14:textId="77777777" w:rsidTr="00EB6531">
        <w:tc>
          <w:tcPr>
            <w:tcW w:w="11057" w:type="dxa"/>
          </w:tcPr>
          <w:p w14:paraId="094A1EA8" w14:textId="65B77252" w:rsidR="0038751D" w:rsidRPr="0009301D" w:rsidRDefault="0038751D" w:rsidP="00EB6531">
            <w:pPr>
              <w:spacing w:line="276" w:lineRule="auto"/>
              <w:rPr>
                <w:rFonts w:cstheme="minorHAnsi"/>
                <w:b/>
                <w:bCs/>
              </w:rPr>
            </w:pPr>
            <w:r w:rsidRPr="0009301D">
              <w:rPr>
                <w:rFonts w:cstheme="minorHAnsi"/>
                <w:b/>
                <w:bCs/>
              </w:rPr>
              <w:t>A. Think-Pair-[Square]-Share (mit ungefähren Zeitangaben)</w:t>
            </w:r>
          </w:p>
          <w:p w14:paraId="7B86CAB3" w14:textId="77777777" w:rsidR="0038751D" w:rsidRPr="0009301D" w:rsidRDefault="0038751D" w:rsidP="00EB6531">
            <w:pPr>
              <w:tabs>
                <w:tab w:val="left" w:pos="273"/>
              </w:tabs>
              <w:spacing w:line="276" w:lineRule="auto"/>
              <w:rPr>
                <w:rFonts w:cstheme="minorHAnsi"/>
              </w:rPr>
            </w:pPr>
            <w:r w:rsidRPr="0009301D">
              <w:rPr>
                <w:rFonts w:cstheme="minorHAnsi"/>
                <w:i/>
                <w:iCs/>
              </w:rPr>
              <w:t>Think:</w:t>
            </w:r>
            <w:r w:rsidRPr="0009301D">
              <w:rPr>
                <w:rFonts w:cstheme="minorHAnsi"/>
              </w:rPr>
              <w:t xml:space="preserve"> Einzelarbeit mit Notizen (3 Min.)</w:t>
            </w:r>
          </w:p>
          <w:p w14:paraId="7D1B33A7" w14:textId="77777777" w:rsidR="0038751D" w:rsidRPr="0009301D" w:rsidRDefault="0038751D" w:rsidP="00EB6531">
            <w:pPr>
              <w:tabs>
                <w:tab w:val="left" w:pos="273"/>
              </w:tabs>
              <w:spacing w:line="276" w:lineRule="auto"/>
              <w:rPr>
                <w:rFonts w:cstheme="minorHAnsi"/>
              </w:rPr>
            </w:pPr>
            <w:r w:rsidRPr="0009301D">
              <w:rPr>
                <w:rFonts w:cstheme="minorHAnsi"/>
                <w:i/>
                <w:iCs/>
              </w:rPr>
              <w:t>Pair:</w:t>
            </w:r>
            <w:r w:rsidRPr="0009301D">
              <w:rPr>
                <w:rFonts w:cstheme="minorHAnsi"/>
              </w:rPr>
              <w:t xml:space="preserve"> Notizen werden in 2er-Gruppen ausgetauscht und ergänzt (3 Min.)</w:t>
            </w:r>
          </w:p>
          <w:p w14:paraId="17998CF9" w14:textId="6BE485F0" w:rsidR="0038751D" w:rsidRPr="0009301D" w:rsidRDefault="0038751D" w:rsidP="00EB6531">
            <w:pPr>
              <w:tabs>
                <w:tab w:val="left" w:pos="273"/>
              </w:tabs>
              <w:spacing w:line="276" w:lineRule="auto"/>
              <w:rPr>
                <w:rFonts w:cstheme="minorHAnsi"/>
              </w:rPr>
            </w:pPr>
            <w:r w:rsidRPr="0009301D">
              <w:rPr>
                <w:rFonts w:cstheme="minorHAnsi"/>
                <w:i/>
                <w:iCs/>
              </w:rPr>
              <w:t>[Square:</w:t>
            </w:r>
            <w:r w:rsidRPr="0009301D">
              <w:rPr>
                <w:rFonts w:cstheme="minorHAnsi"/>
              </w:rPr>
              <w:t xml:space="preserve"> In 4er-Gruppen wird ebenso verfahren]</w:t>
            </w:r>
          </w:p>
          <w:p w14:paraId="78C1F74F" w14:textId="77777777" w:rsidR="0038751D" w:rsidRPr="0009301D" w:rsidRDefault="0038751D" w:rsidP="00EB6531">
            <w:pPr>
              <w:tabs>
                <w:tab w:val="left" w:pos="273"/>
              </w:tabs>
              <w:spacing w:line="276" w:lineRule="auto"/>
              <w:rPr>
                <w:rFonts w:cstheme="minorHAnsi"/>
              </w:rPr>
            </w:pPr>
            <w:r w:rsidRPr="0009301D">
              <w:rPr>
                <w:rFonts w:cstheme="minorHAnsi"/>
                <w:i/>
                <w:iCs/>
              </w:rPr>
              <w:t>Share:</w:t>
            </w:r>
            <w:r w:rsidRPr="0009301D">
              <w:rPr>
                <w:rFonts w:cstheme="minorHAnsi"/>
              </w:rPr>
              <w:t xml:space="preserve"> Eine Vertreterin oder ein Vertreter der 4er-Gruppe liest das Gruppenergebnis vor (pro Gruppe 1 – 2 Min.)</w:t>
            </w:r>
          </w:p>
        </w:tc>
      </w:tr>
    </w:tbl>
    <w:p w14:paraId="6C82E08F" w14:textId="77777777" w:rsidR="0038751D" w:rsidRPr="0009301D" w:rsidRDefault="0038751D" w:rsidP="0038751D">
      <w:pPr>
        <w:spacing w:after="0" w:line="276" w:lineRule="auto"/>
        <w:rPr>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8751D" w:rsidRPr="0009301D" w14:paraId="7CB74DD0" w14:textId="77777777" w:rsidTr="00EB6531">
        <w:tc>
          <w:tcPr>
            <w:tcW w:w="11057" w:type="dxa"/>
          </w:tcPr>
          <w:p w14:paraId="73EDD245" w14:textId="0B9F2927" w:rsidR="0038751D" w:rsidRPr="0009301D" w:rsidRDefault="0038751D" w:rsidP="00EB6531">
            <w:pPr>
              <w:spacing w:line="276" w:lineRule="auto"/>
              <w:rPr>
                <w:rFonts w:cstheme="minorHAnsi"/>
                <w:b/>
                <w:bCs/>
              </w:rPr>
            </w:pPr>
            <w:r w:rsidRPr="0009301D">
              <w:rPr>
                <w:rFonts w:cstheme="minorHAnsi"/>
                <w:b/>
                <w:bCs/>
              </w:rPr>
              <w:t xml:space="preserve">B. Meinungslinie </w:t>
            </w:r>
          </w:p>
          <w:p w14:paraId="05A898E1" w14:textId="77777777" w:rsidR="0038751D" w:rsidRPr="0009301D" w:rsidRDefault="0038751D" w:rsidP="00EB6531">
            <w:pPr>
              <w:spacing w:line="276" w:lineRule="auto"/>
              <w:rPr>
                <w:rFonts w:cstheme="minorHAnsi"/>
              </w:rPr>
            </w:pPr>
            <w:r w:rsidRPr="0009301D">
              <w:rPr>
                <w:rFonts w:cstheme="minorHAnsi"/>
              </w:rPr>
              <w:t>Die Meinungslinie ist eine Positionierungsmethode, bei der Lernende sich physisch entlang einer imaginären (oder markierten) Linie im Raum aufstellen – je nach ihrer persönlichen Haltung zu einer Aussage.</w:t>
            </w:r>
          </w:p>
          <w:p w14:paraId="2FFDB44D" w14:textId="77777777" w:rsidR="0038751D" w:rsidRPr="0009301D" w:rsidRDefault="0038751D" w:rsidP="00EB6531">
            <w:pPr>
              <w:spacing w:line="276" w:lineRule="auto"/>
              <w:rPr>
                <w:rFonts w:cstheme="minorHAnsi"/>
                <w:b/>
                <w:bCs/>
              </w:rPr>
            </w:pPr>
            <w:r w:rsidRPr="0009301D">
              <w:rPr>
                <w:rFonts w:cstheme="minorHAnsi"/>
                <w:b/>
                <w:bCs/>
              </w:rPr>
              <w:t>Vorbereitung:</w:t>
            </w:r>
          </w:p>
          <w:p w14:paraId="32FAA92B" w14:textId="4C0F0FF5" w:rsidR="0038751D" w:rsidRPr="0009301D" w:rsidRDefault="0038751D" w:rsidP="00EB6531">
            <w:pPr>
              <w:spacing w:line="276" w:lineRule="auto"/>
              <w:rPr>
                <w:rFonts w:cstheme="minorHAnsi"/>
              </w:rPr>
            </w:pPr>
            <w:r w:rsidRPr="0009301D">
              <w:rPr>
                <w:rFonts w:cstheme="minorHAnsi"/>
              </w:rPr>
              <w:t xml:space="preserve">- Markieren Sie ein Ende des Raums mit </w:t>
            </w:r>
            <w:r w:rsidR="0009301D" w:rsidRPr="0009301D">
              <w:rPr>
                <w:rFonts w:cstheme="minorHAnsi"/>
              </w:rPr>
              <w:t>„</w:t>
            </w:r>
            <w:r w:rsidRPr="0009301D">
              <w:rPr>
                <w:rFonts w:cstheme="minorHAnsi"/>
              </w:rPr>
              <w:t>Stimme voll zu</w:t>
            </w:r>
            <w:r w:rsidR="0009301D" w:rsidRPr="0009301D">
              <w:rPr>
                <w:rFonts w:cstheme="minorHAnsi"/>
              </w:rPr>
              <w:t>“</w:t>
            </w:r>
            <w:r w:rsidRPr="0009301D">
              <w:rPr>
                <w:rFonts w:cstheme="minorHAnsi"/>
              </w:rPr>
              <w:t xml:space="preserve">, das andere mit </w:t>
            </w:r>
            <w:r w:rsidR="0009301D" w:rsidRPr="0009301D">
              <w:rPr>
                <w:rFonts w:cstheme="minorHAnsi"/>
              </w:rPr>
              <w:t>„</w:t>
            </w:r>
            <w:r w:rsidRPr="0009301D">
              <w:rPr>
                <w:rFonts w:cstheme="minorHAnsi"/>
              </w:rPr>
              <w:t>Stimme gar nicht zu</w:t>
            </w:r>
            <w:r w:rsidR="0009301D" w:rsidRPr="0009301D">
              <w:rPr>
                <w:rFonts w:cstheme="minorHAnsi"/>
              </w:rPr>
              <w:t>“</w:t>
            </w:r>
            <w:r w:rsidRPr="0009301D">
              <w:rPr>
                <w:rFonts w:cstheme="minorHAnsi"/>
              </w:rPr>
              <w:t xml:space="preserve"> und die Mitte mit </w:t>
            </w:r>
            <w:r w:rsidR="0009301D" w:rsidRPr="0009301D">
              <w:rPr>
                <w:rFonts w:cstheme="minorHAnsi"/>
              </w:rPr>
              <w:t>„</w:t>
            </w:r>
            <w:r w:rsidRPr="0009301D">
              <w:rPr>
                <w:rFonts w:cstheme="minorHAnsi"/>
              </w:rPr>
              <w:t>Unentschieden / Kommt darauf an</w:t>
            </w:r>
            <w:r w:rsidR="0009301D" w:rsidRPr="0009301D">
              <w:rPr>
                <w:rFonts w:cstheme="minorHAnsi"/>
              </w:rPr>
              <w:t>“</w:t>
            </w:r>
            <w:r w:rsidRPr="0009301D">
              <w:rPr>
                <w:rFonts w:cstheme="minorHAnsi"/>
              </w:rPr>
              <w:t xml:space="preserve">. </w:t>
            </w:r>
          </w:p>
          <w:p w14:paraId="55389D21" w14:textId="14471E74" w:rsidR="0038751D" w:rsidRPr="0009301D" w:rsidRDefault="0038751D" w:rsidP="00EB6531">
            <w:pPr>
              <w:spacing w:line="276" w:lineRule="auto"/>
              <w:rPr>
                <w:rFonts w:cstheme="minorHAnsi"/>
              </w:rPr>
            </w:pPr>
            <w:r w:rsidRPr="0009301D">
              <w:rPr>
                <w:rFonts w:cstheme="minorHAnsi"/>
              </w:rPr>
              <w:t xml:space="preserve">- Schreiben oder projizieren Sie die zu besprechende Aussage gut sichtbar. (hier: </w:t>
            </w:r>
            <w:r w:rsidR="0009301D" w:rsidRPr="0009301D">
              <w:rPr>
                <w:rFonts w:cstheme="minorHAnsi"/>
              </w:rPr>
              <w:t>„</w:t>
            </w:r>
            <w:r w:rsidRPr="0009301D">
              <w:rPr>
                <w:rFonts w:cstheme="minorHAnsi"/>
              </w:rPr>
              <w:t>Ich werde heute Abend mein Handy früher weglegen.</w:t>
            </w:r>
            <w:r w:rsidR="0009301D" w:rsidRPr="0009301D">
              <w:rPr>
                <w:rFonts w:cstheme="minorHAnsi"/>
              </w:rPr>
              <w:t>“</w:t>
            </w:r>
            <w:r w:rsidRPr="0009301D">
              <w:rPr>
                <w:rFonts w:cstheme="minorHAnsi"/>
              </w:rPr>
              <w:t>)</w:t>
            </w:r>
          </w:p>
          <w:p w14:paraId="77F0D1E7" w14:textId="77777777" w:rsidR="0038751D" w:rsidRPr="0009301D" w:rsidRDefault="0038751D" w:rsidP="00EB6531">
            <w:pPr>
              <w:spacing w:line="276" w:lineRule="auto"/>
              <w:rPr>
                <w:rFonts w:cstheme="minorHAnsi"/>
                <w:b/>
                <w:bCs/>
              </w:rPr>
            </w:pPr>
            <w:r w:rsidRPr="0009301D">
              <w:rPr>
                <w:rFonts w:cstheme="minorHAnsi"/>
                <w:b/>
                <w:bCs/>
              </w:rPr>
              <w:t>Durchführung (ca. 7 Min.):</w:t>
            </w:r>
          </w:p>
          <w:p w14:paraId="6CB17FBB" w14:textId="77777777" w:rsidR="0038751D" w:rsidRPr="0009301D" w:rsidRDefault="0038751D" w:rsidP="00EB6531">
            <w:pPr>
              <w:spacing w:line="276" w:lineRule="auto"/>
              <w:rPr>
                <w:rFonts w:cstheme="minorHAnsi"/>
              </w:rPr>
            </w:pPr>
            <w:r w:rsidRPr="0009301D">
              <w:rPr>
                <w:rFonts w:cstheme="minorHAnsi"/>
              </w:rPr>
              <w:t>1. Die Lehrkraft liest die Aussage vor und erklärt kurz, was die beiden Enden bedeuten.</w:t>
            </w:r>
          </w:p>
          <w:p w14:paraId="707E09AA" w14:textId="77777777" w:rsidR="0038751D" w:rsidRPr="0009301D" w:rsidRDefault="0038751D" w:rsidP="00EB6531">
            <w:pPr>
              <w:spacing w:line="276" w:lineRule="auto"/>
              <w:rPr>
                <w:rFonts w:cstheme="minorHAnsi"/>
              </w:rPr>
            </w:pPr>
            <w:r w:rsidRPr="0009301D">
              <w:rPr>
                <w:rFonts w:cstheme="minorHAnsi"/>
              </w:rPr>
              <w:t>2. Die Lernenden stellen sich wortlos auf (keine Absprache, Einzelarbeit).</w:t>
            </w:r>
          </w:p>
          <w:p w14:paraId="2E45ABC8" w14:textId="4F7E0242" w:rsidR="0038751D" w:rsidRPr="0009301D" w:rsidRDefault="0038751D" w:rsidP="00EB6531">
            <w:pPr>
              <w:spacing w:line="276" w:lineRule="auto"/>
              <w:rPr>
                <w:rFonts w:cstheme="minorHAnsi"/>
              </w:rPr>
            </w:pPr>
            <w:r w:rsidRPr="0009301D">
              <w:rPr>
                <w:rFonts w:cstheme="minorHAnsi"/>
              </w:rPr>
              <w:t xml:space="preserve">3. Die Lehrkraft fragt die einzelnen Personen aus verschiedenen Positionen: </w:t>
            </w:r>
            <w:r w:rsidR="0009301D" w:rsidRPr="0009301D">
              <w:rPr>
                <w:rFonts w:cstheme="minorHAnsi"/>
              </w:rPr>
              <w:t>„</w:t>
            </w:r>
            <w:r w:rsidRPr="0009301D">
              <w:rPr>
                <w:rFonts w:cstheme="minorHAnsi"/>
              </w:rPr>
              <w:t>Warum stehst du dort?</w:t>
            </w:r>
            <w:r w:rsidR="0009301D" w:rsidRPr="0009301D">
              <w:rPr>
                <w:rFonts w:cstheme="minorHAnsi"/>
              </w:rPr>
              <w:t>“</w:t>
            </w:r>
          </w:p>
          <w:p w14:paraId="41DBD639" w14:textId="5D821501" w:rsidR="0038751D" w:rsidRPr="0009301D" w:rsidRDefault="0038751D" w:rsidP="00EB6531">
            <w:pPr>
              <w:spacing w:line="276" w:lineRule="auto"/>
              <w:rPr>
                <w:rFonts w:cstheme="minorHAnsi"/>
              </w:rPr>
            </w:pPr>
            <w:r w:rsidRPr="0009301D">
              <w:rPr>
                <w:rFonts w:cstheme="minorHAnsi"/>
              </w:rPr>
              <w:t>4. Nach einigen Wortmeldungen</w:t>
            </w:r>
            <w:r w:rsidRPr="0009301D">
              <w:t xml:space="preserve"> </w:t>
            </w:r>
            <w:r w:rsidRPr="0009301D">
              <w:rPr>
                <w:rFonts w:cstheme="minorHAnsi"/>
              </w:rPr>
              <w:t xml:space="preserve">wird gefragt: </w:t>
            </w:r>
            <w:r w:rsidR="0009301D" w:rsidRPr="0009301D">
              <w:rPr>
                <w:rFonts w:cstheme="minorHAnsi"/>
              </w:rPr>
              <w:t>„</w:t>
            </w:r>
            <w:r w:rsidRPr="0009301D">
              <w:rPr>
                <w:rFonts w:cstheme="minorHAnsi"/>
              </w:rPr>
              <w:t>Hat ein Argument jemanden dazu gebracht, seinen Platz zu wechseln?</w:t>
            </w:r>
            <w:r w:rsidR="0009301D" w:rsidRPr="0009301D">
              <w:rPr>
                <w:rFonts w:cstheme="minorHAnsi"/>
              </w:rPr>
              <w:t>“</w:t>
            </w:r>
            <w:r w:rsidRPr="0009301D">
              <w:rPr>
                <w:rFonts w:cstheme="minorHAnsi"/>
              </w:rPr>
              <w:t xml:space="preserve"> Ein Positionswechsel ist ausdrücklich erlaubt und wird wertgeschätzt.</w:t>
            </w:r>
          </w:p>
          <w:p w14:paraId="49725C63" w14:textId="77777777" w:rsidR="0038751D" w:rsidRPr="0009301D" w:rsidRDefault="0038751D" w:rsidP="00EB6531">
            <w:pPr>
              <w:spacing w:line="276" w:lineRule="auto"/>
              <w:rPr>
                <w:rFonts w:cstheme="minorHAnsi"/>
                <w:b/>
                <w:bCs/>
              </w:rPr>
            </w:pPr>
            <w:r w:rsidRPr="0009301D">
              <w:rPr>
                <w:rFonts w:cstheme="minorHAnsi"/>
                <w:b/>
                <w:bCs/>
              </w:rPr>
              <w:t>Wichtige Hinweise:</w:t>
            </w:r>
          </w:p>
          <w:p w14:paraId="434F2146" w14:textId="77777777" w:rsidR="0038751D" w:rsidRPr="0009301D" w:rsidRDefault="0038751D" w:rsidP="00EB6531">
            <w:pPr>
              <w:spacing w:line="276" w:lineRule="auto"/>
              <w:rPr>
                <w:rFonts w:cstheme="minorHAnsi"/>
              </w:rPr>
            </w:pPr>
            <w:r w:rsidRPr="0009301D">
              <w:rPr>
                <w:rFonts w:cstheme="minorHAnsi"/>
              </w:rPr>
              <w:t>- Alle Positionen sind legitim, und auch die Zustimmung zur Aussage soll nicht kommentiert oder korrigiert werden.</w:t>
            </w:r>
          </w:p>
          <w:p w14:paraId="4DBC5611" w14:textId="451996C7" w:rsidR="0038751D" w:rsidRPr="0009301D" w:rsidRDefault="0038751D" w:rsidP="00EB6531">
            <w:pPr>
              <w:spacing w:line="276" w:lineRule="auto"/>
              <w:rPr>
                <w:rFonts w:cstheme="minorHAnsi"/>
              </w:rPr>
            </w:pPr>
            <w:r w:rsidRPr="0009301D">
              <w:rPr>
                <w:rFonts w:cstheme="minorHAnsi"/>
              </w:rPr>
              <w:t xml:space="preserve">- Das Ziel ist nicht die </w:t>
            </w:r>
            <w:r w:rsidR="0009301D" w:rsidRPr="0009301D">
              <w:rPr>
                <w:rFonts w:cstheme="minorHAnsi"/>
              </w:rPr>
              <w:t>„</w:t>
            </w:r>
            <w:r w:rsidRPr="0009301D">
              <w:rPr>
                <w:rFonts w:cstheme="minorHAnsi"/>
              </w:rPr>
              <w:t>richtige</w:t>
            </w:r>
            <w:r w:rsidR="0009301D" w:rsidRPr="0009301D">
              <w:rPr>
                <w:rFonts w:cstheme="minorHAnsi"/>
              </w:rPr>
              <w:t>“</w:t>
            </w:r>
            <w:r w:rsidRPr="0009301D">
              <w:rPr>
                <w:rFonts w:cstheme="minorHAnsi"/>
              </w:rPr>
              <w:t xml:space="preserve"> Antwort, sondern das Formulieren und Begründen einer Haltung.</w:t>
            </w:r>
          </w:p>
          <w:p w14:paraId="4D3EA9A2" w14:textId="77777777" w:rsidR="0038751D" w:rsidRPr="0009301D" w:rsidRDefault="0038751D" w:rsidP="00EB6531">
            <w:pPr>
              <w:spacing w:line="276" w:lineRule="auto"/>
              <w:rPr>
                <w:rFonts w:cstheme="minorHAnsi"/>
              </w:rPr>
            </w:pPr>
            <w:r w:rsidRPr="0009301D">
              <w:rPr>
                <w:rFonts w:cstheme="minorHAnsi"/>
              </w:rPr>
              <w:t>- Die Mitte wird am stärksten besetzt sein. Das ist erwünscht und zeigt differenziertes Denken.</w:t>
            </w:r>
          </w:p>
          <w:p w14:paraId="77FE956C" w14:textId="77777777" w:rsidR="0038751D" w:rsidRPr="0009301D" w:rsidRDefault="0038751D" w:rsidP="00EB6531">
            <w:pPr>
              <w:spacing w:line="276" w:lineRule="auto"/>
              <w:rPr>
                <w:rFonts w:cstheme="minorHAnsi"/>
              </w:rPr>
            </w:pPr>
            <w:r w:rsidRPr="0009301D">
              <w:rPr>
                <w:rFonts w:cstheme="minorHAnsi"/>
              </w:rPr>
              <w:t>- Die Lernenden, die sich nicht positionieren möchten, können auch beobachten (niedrigschwellige Option).</w:t>
            </w:r>
          </w:p>
        </w:tc>
      </w:tr>
    </w:tbl>
    <w:p w14:paraId="0F78E6FA" w14:textId="77777777" w:rsidR="0036673E" w:rsidRPr="004226B2" w:rsidRDefault="0036673E" w:rsidP="0036673E">
      <w:pPr>
        <w:spacing w:after="0" w:line="276" w:lineRule="auto"/>
        <w:rPr>
          <w:ins w:id="2158" w:author="Fabienne Schmaus" w:date="2026-06-09T16:25:00Z" w16du:dateUtc="2026-06-09T14:25:00Z"/>
          <w:rFonts w:cstheme="minorHAnsi"/>
          <w:sz w:val="16"/>
          <w:szCs w:val="16"/>
        </w:rPr>
      </w:pPr>
    </w:p>
    <w:tbl>
      <w:tblPr>
        <w:tblStyle w:val="Tabellenraster"/>
        <w:tblW w:w="11057" w:type="dxa"/>
        <w:tblInd w:w="-289" w:type="dxa"/>
        <w:tblLook w:val="04A0" w:firstRow="1" w:lastRow="0" w:firstColumn="1" w:lastColumn="0" w:noHBand="0" w:noVBand="1"/>
      </w:tblPr>
      <w:tblGrid>
        <w:gridCol w:w="11057"/>
      </w:tblGrid>
      <w:tr w:rsidR="0036673E" w14:paraId="2359E9E3" w14:textId="77777777" w:rsidTr="00074499">
        <w:trPr>
          <w:ins w:id="2159" w:author="Fabienne Schmaus" w:date="2026-06-09T16:25:00Z"/>
        </w:trPr>
        <w:tc>
          <w:tcPr>
            <w:tcW w:w="11057" w:type="dxa"/>
          </w:tcPr>
          <w:p w14:paraId="2C41C988" w14:textId="7FCCC584" w:rsidR="0036673E" w:rsidRDefault="00337C96" w:rsidP="00074499">
            <w:pPr>
              <w:spacing w:line="276" w:lineRule="auto"/>
              <w:rPr>
                <w:ins w:id="2160" w:author="Fabienne Schmaus" w:date="2026-06-09T16:25:00Z" w16du:dateUtc="2026-06-09T14:25:00Z"/>
                <w:rFonts w:cstheme="minorHAnsi"/>
                <w:b/>
                <w:bCs/>
              </w:rPr>
            </w:pPr>
            <w:r>
              <w:rPr>
                <w:rFonts w:cstheme="minorHAnsi"/>
                <w:b/>
                <w:bCs/>
              </w:rPr>
              <w:t>C</w:t>
            </w:r>
            <w:ins w:id="2161" w:author="Fabienne Schmaus" w:date="2026-06-09T16:25:00Z" w16du:dateUtc="2026-06-09T14:25:00Z">
              <w:r w:rsidR="0036673E" w:rsidRPr="0027013C">
                <w:rPr>
                  <w:rFonts w:cstheme="minorHAnsi"/>
                  <w:b/>
                  <w:bCs/>
                </w:rPr>
                <w:t>. Mentimeter</w:t>
              </w:r>
            </w:ins>
          </w:p>
          <w:p w14:paraId="72DD2F89" w14:textId="77777777" w:rsidR="0036673E" w:rsidRDefault="0036673E" w:rsidP="00074499">
            <w:pPr>
              <w:tabs>
                <w:tab w:val="left" w:pos="1843"/>
              </w:tabs>
              <w:spacing w:line="276" w:lineRule="auto"/>
              <w:rPr>
                <w:ins w:id="2162" w:author="Fabienne Schmaus" w:date="2026-06-09T16:25:00Z" w16du:dateUtc="2026-06-09T14:25:00Z"/>
                <w:rFonts w:cstheme="minorHAnsi"/>
              </w:rPr>
            </w:pPr>
            <w:ins w:id="2163" w:author="Fabienne Schmaus" w:date="2026-06-09T16:25:00Z" w16du:dateUtc="2026-06-09T14:25:00Z">
              <w:r w:rsidRPr="00F76E66">
                <w:rPr>
                  <w:rFonts w:cstheme="minorHAnsi"/>
                </w:rPr>
                <w:t>Mentimeter (</w:t>
              </w:r>
              <w:r>
                <w:fldChar w:fldCharType="begin"/>
              </w:r>
              <w:r>
                <w:instrText>HYPERLINK "http://www.mentimeter.com"</w:instrText>
              </w:r>
              <w:r>
                <w:fldChar w:fldCharType="separate"/>
              </w:r>
              <w:r w:rsidRPr="00904614">
                <w:rPr>
                  <w:rStyle w:val="Hyperlink"/>
                  <w:rFonts w:cstheme="minorHAnsi"/>
                </w:rPr>
                <w:t>www.mentimeter.com</w:t>
              </w:r>
              <w:r>
                <w:fldChar w:fldCharType="end"/>
              </w:r>
              <w:r>
                <w:rPr>
                  <w:rFonts w:cstheme="minorHAnsi"/>
                </w:rPr>
                <w:t xml:space="preserve">) </w:t>
              </w:r>
              <w:r w:rsidRPr="00317B2A">
                <w:rPr>
                  <w:rFonts w:cstheme="minorHAnsi"/>
                  <w:highlight w:val="yellow"/>
                </w:rPr>
                <w:t>(</w:t>
              </w:r>
              <w:r>
                <w:rPr>
                  <w:rFonts w:cstheme="minorHAnsi"/>
                  <w:highlight w:val="yellow"/>
                </w:rPr>
                <w:t>(</w:t>
              </w:r>
              <w:r w:rsidRPr="00317B2A">
                <w:rPr>
                  <w:rFonts w:cstheme="minorHAnsi"/>
                  <w:highlight w:val="yellow"/>
                </w:rPr>
                <w:t>Verlinkung auf: https://www.menti</w:t>
              </w:r>
              <w:r>
                <w:rPr>
                  <w:rFonts w:cstheme="minorHAnsi"/>
                  <w:highlight w:val="yellow"/>
                </w:rPr>
                <w:t>meter</w:t>
              </w:r>
              <w:r w:rsidRPr="00317B2A">
                <w:rPr>
                  <w:rFonts w:cstheme="minorHAnsi"/>
                  <w:highlight w:val="yellow"/>
                </w:rPr>
                <w:t>.com))</w:t>
              </w:r>
              <w:r w:rsidRPr="00F76E66">
                <w:rPr>
                  <w:rFonts w:cstheme="minorHAnsi"/>
                </w:rPr>
                <w:t xml:space="preserve"> ist ein webbasiertes Umfrage- und Abstimmungstool. </w:t>
              </w:r>
            </w:ins>
          </w:p>
          <w:p w14:paraId="2A757F66" w14:textId="77777777" w:rsidR="0036673E" w:rsidRDefault="0036673E" w:rsidP="00074499">
            <w:pPr>
              <w:spacing w:line="276" w:lineRule="auto"/>
              <w:rPr>
                <w:ins w:id="2164" w:author="Fabienne Schmaus" w:date="2026-06-09T16:25:00Z" w16du:dateUtc="2026-06-09T14:25:00Z"/>
                <w:rFonts w:cstheme="minorHAnsi"/>
              </w:rPr>
            </w:pPr>
            <w:ins w:id="2165" w:author="Fabienne Schmaus" w:date="2026-06-09T16:25:00Z" w16du:dateUtc="2026-06-09T14:25:00Z">
              <w:r w:rsidRPr="00F76E66">
                <w:rPr>
                  <w:rFonts w:cstheme="minorHAnsi"/>
                </w:rPr>
                <w:t xml:space="preserve">Die Lehrkraft erstellt vorab eine Frage oder Abstimmung auf der Plattform und erhält einen Zugangscode oder Link. Die Lernenden öffnen den Link auf ihrem Smartphone oder Schulgerät und geben ihre Antworten anonym ein. </w:t>
              </w:r>
            </w:ins>
          </w:p>
          <w:p w14:paraId="78A543CB" w14:textId="77777777" w:rsidR="0036673E" w:rsidRDefault="0036673E" w:rsidP="00074499">
            <w:pPr>
              <w:spacing w:line="276" w:lineRule="auto"/>
              <w:rPr>
                <w:ins w:id="2166" w:author="Fabienne Schmaus" w:date="2026-06-09T16:25:00Z" w16du:dateUtc="2026-06-09T14:25:00Z"/>
                <w:rFonts w:cstheme="minorHAnsi"/>
              </w:rPr>
            </w:pPr>
            <w:ins w:id="2167" w:author="Fabienne Schmaus" w:date="2026-06-09T16:25:00Z" w16du:dateUtc="2026-06-09T14:25:00Z">
              <w:r w:rsidRPr="00F76E66">
                <w:rPr>
                  <w:rFonts w:cstheme="minorHAnsi"/>
                </w:rPr>
                <w:t>Die Ergebnisse erscheinen in Echtzeit auf dem Beamer</w:t>
              </w:r>
              <w:r>
                <w:rPr>
                  <w:rFonts w:cstheme="minorHAnsi"/>
                </w:rPr>
                <w:t>,</w:t>
              </w:r>
              <w:r w:rsidRPr="00F76E66">
                <w:rPr>
                  <w:rFonts w:cstheme="minorHAnsi"/>
                </w:rPr>
                <w:t xml:space="preserve"> z.</w:t>
              </w:r>
              <w:r>
                <w:rPr>
                  <w:rFonts w:cstheme="minorHAnsi"/>
                </w:rPr>
                <w:t> </w:t>
              </w:r>
              <w:r w:rsidRPr="00F76E66">
                <w:rPr>
                  <w:rFonts w:cstheme="minorHAnsi"/>
                </w:rPr>
                <w:t xml:space="preserve">B. als Wortwolke, Balkendiagramm oder offene Antwortliste. Eine Anmeldung ist für Lernende nicht erforderlich. </w:t>
              </w:r>
            </w:ins>
          </w:p>
          <w:p w14:paraId="7726B77B" w14:textId="77777777" w:rsidR="0036673E" w:rsidRDefault="0036673E" w:rsidP="00074499">
            <w:pPr>
              <w:spacing w:line="276" w:lineRule="auto"/>
              <w:rPr>
                <w:ins w:id="2168" w:author="Fabienne Schmaus" w:date="2026-06-09T16:25:00Z" w16du:dateUtc="2026-06-09T14:25:00Z"/>
                <w:rFonts w:cstheme="minorHAnsi"/>
              </w:rPr>
            </w:pPr>
            <w:ins w:id="2169" w:author="Fabienne Schmaus" w:date="2026-06-09T16:25:00Z" w16du:dateUtc="2026-06-09T14:25:00Z">
              <w:r w:rsidRPr="0027013C">
                <w:rPr>
                  <w:rFonts w:cstheme="minorHAnsi"/>
                  <w:b/>
                  <w:bCs/>
                </w:rPr>
                <w:t>Hinweis:</w:t>
              </w:r>
              <w:r w:rsidRPr="00F76E66">
                <w:rPr>
                  <w:rFonts w:cstheme="minorHAnsi"/>
                </w:rPr>
                <w:t xml:space="preserve"> Mentimeter ist DSGVO-konform nutzbar, wenn keine personenbezogenen Daten eingegeben werden</w:t>
              </w:r>
              <w:r>
                <w:rPr>
                  <w:rFonts w:cstheme="minorHAnsi"/>
                </w:rPr>
                <w:t>. B</w:t>
              </w:r>
              <w:r w:rsidRPr="00F76E66">
                <w:rPr>
                  <w:rFonts w:cstheme="minorHAnsi"/>
                </w:rPr>
                <w:t xml:space="preserve">ei anonymen Abfragen wie </w:t>
              </w:r>
              <w:r>
                <w:rPr>
                  <w:rFonts w:cstheme="minorHAnsi"/>
                </w:rPr>
                <w:t>in dieser Handreichung</w:t>
              </w:r>
              <w:r w:rsidRPr="00F76E66">
                <w:rPr>
                  <w:rFonts w:cstheme="minorHAnsi"/>
                </w:rPr>
                <w:t xml:space="preserve"> ist das gewährleistet. </w:t>
              </w:r>
            </w:ins>
          </w:p>
        </w:tc>
      </w:tr>
    </w:tbl>
    <w:p w14:paraId="4B6E7B36" w14:textId="77777777" w:rsidR="0036673E" w:rsidRPr="004226B2" w:rsidRDefault="0036673E" w:rsidP="0036673E">
      <w:pPr>
        <w:spacing w:after="0" w:line="276" w:lineRule="auto"/>
        <w:rPr>
          <w:ins w:id="2170" w:author="Fabienne Schmaus" w:date="2026-06-09T16:25:00Z" w16du:dateUtc="2026-06-09T14:25:00Z"/>
          <w:rFonts w:cstheme="minorHAnsi"/>
          <w:sz w:val="16"/>
          <w:szCs w:val="16"/>
        </w:rPr>
      </w:pPr>
    </w:p>
    <w:p w14:paraId="63139C14" w14:textId="77777777" w:rsidR="003F363D" w:rsidRDefault="003F363D" w:rsidP="003F363D">
      <w:pPr>
        <w:spacing w:after="0" w:line="276" w:lineRule="auto"/>
        <w:rPr>
          <w:ins w:id="2171" w:author="Michael Kohl" w:date="2026-06-11T14:23:00Z" w16du:dateUtc="2026-06-11T12:23:00Z"/>
          <w:rFonts w:cstheme="minorHAnsi"/>
          <w:b/>
          <w:bCs/>
        </w:rPr>
      </w:pPr>
      <w:ins w:id="2172" w:author="Michael Kohl" w:date="2026-06-11T14:23:00Z" w16du:dateUtc="2026-06-11T12:23:00Z">
        <w:r>
          <w:rPr>
            <w:rFonts w:cstheme="minorHAnsi"/>
            <w:b/>
            <w:bCs/>
          </w:rPr>
          <w:t>D. Smarte Lernziele</w:t>
        </w:r>
      </w:ins>
    </w:p>
    <w:p w14:paraId="08CA3335" w14:textId="5A5AA909" w:rsidR="003F363D" w:rsidRPr="003F363D" w:rsidRDefault="003F363D" w:rsidP="003F363D">
      <w:pPr>
        <w:spacing w:after="0" w:line="276" w:lineRule="auto"/>
        <w:rPr>
          <w:ins w:id="2173" w:author="Michael Kohl" w:date="2026-06-11T14:22:00Z"/>
          <w:rFonts w:cstheme="minorHAnsi"/>
          <w:b/>
          <w:bCs/>
        </w:rPr>
      </w:pPr>
      <w:ins w:id="2174" w:author="Michael Kohl" w:date="2026-06-11T14:22:00Z">
        <w:r w:rsidRPr="003F363D">
          <w:rPr>
            <w:rFonts w:cstheme="minorHAnsi"/>
            <w:b/>
            <w:bCs/>
          </w:rPr>
          <w:t>S – spezifisch</w:t>
        </w:r>
      </w:ins>
    </w:p>
    <w:p w14:paraId="501B1FBE" w14:textId="77777777" w:rsidR="003F363D" w:rsidRPr="003F363D" w:rsidRDefault="003F363D" w:rsidP="003F363D">
      <w:pPr>
        <w:spacing w:after="0" w:line="276" w:lineRule="auto"/>
        <w:rPr>
          <w:ins w:id="2175" w:author="Michael Kohl" w:date="2026-06-11T14:22:00Z"/>
          <w:rFonts w:cstheme="minorHAnsi"/>
        </w:rPr>
      </w:pPr>
      <w:ins w:id="2176" w:author="Michael Kohl" w:date="2026-06-11T14:22:00Z">
        <w:r w:rsidRPr="003F363D">
          <w:rPr>
            <w:rFonts w:cstheme="minorHAnsi"/>
          </w:rPr>
          <w:t>Ein Ziel sollte möglichst genau formuliert sein. Es beschreibt klar, was erreicht werden soll, sodass keine Missverständnisse entstehen. Je genauer ein Ziel formuliert ist, desto leichter lässt sich darauf hinarbeiten.</w:t>
        </w:r>
      </w:ins>
    </w:p>
    <w:p w14:paraId="3B9D8B4C" w14:textId="77777777" w:rsidR="003F363D" w:rsidRPr="003F363D" w:rsidRDefault="003F363D" w:rsidP="003F363D">
      <w:pPr>
        <w:spacing w:after="0" w:line="276" w:lineRule="auto"/>
        <w:rPr>
          <w:ins w:id="2177" w:author="Michael Kohl" w:date="2026-06-11T14:22:00Z"/>
          <w:rFonts w:cstheme="minorHAnsi"/>
          <w:b/>
          <w:bCs/>
        </w:rPr>
      </w:pPr>
      <w:ins w:id="2178" w:author="Michael Kohl" w:date="2026-06-11T14:22:00Z">
        <w:r w:rsidRPr="003F363D">
          <w:rPr>
            <w:rFonts w:cstheme="minorHAnsi"/>
            <w:b/>
            <w:bCs/>
          </w:rPr>
          <w:t>M – messbar</w:t>
        </w:r>
      </w:ins>
    </w:p>
    <w:p w14:paraId="25F5C332" w14:textId="77777777" w:rsidR="003F363D" w:rsidRPr="003F363D" w:rsidRDefault="003F363D" w:rsidP="003F363D">
      <w:pPr>
        <w:spacing w:after="0" w:line="276" w:lineRule="auto"/>
        <w:rPr>
          <w:ins w:id="2179" w:author="Michael Kohl" w:date="2026-06-11T14:22:00Z"/>
          <w:rFonts w:cstheme="minorHAnsi"/>
        </w:rPr>
      </w:pPr>
      <w:ins w:id="2180" w:author="Michael Kohl" w:date="2026-06-11T14:22:00Z">
        <w:r w:rsidRPr="003F363D">
          <w:rPr>
            <w:rFonts w:cstheme="minorHAnsi"/>
          </w:rPr>
          <w:t>Ein Ziel sollte so formuliert sein, dass man erkennen kann, ob es erreicht wurde. Dazu können zum Beispiel Punkte, Noten, Ergebnisse oder andere überprüfbare Kriterien dienen. So lässt sich der eigene Fortschritt gut nachvollziehen.</w:t>
        </w:r>
      </w:ins>
    </w:p>
    <w:p w14:paraId="604E0DCF" w14:textId="77777777" w:rsidR="003F363D" w:rsidRPr="003F363D" w:rsidRDefault="003F363D" w:rsidP="003F363D">
      <w:pPr>
        <w:spacing w:after="0" w:line="276" w:lineRule="auto"/>
        <w:rPr>
          <w:ins w:id="2181" w:author="Michael Kohl" w:date="2026-06-11T14:22:00Z"/>
          <w:rFonts w:cstheme="minorHAnsi"/>
          <w:b/>
          <w:bCs/>
        </w:rPr>
      </w:pPr>
      <w:ins w:id="2182" w:author="Michael Kohl" w:date="2026-06-11T14:22:00Z">
        <w:r w:rsidRPr="003F363D">
          <w:rPr>
            <w:rFonts w:cstheme="minorHAnsi"/>
            <w:b/>
            <w:bCs/>
          </w:rPr>
          <w:t>A – attraktiv</w:t>
        </w:r>
      </w:ins>
    </w:p>
    <w:p w14:paraId="2D74A454" w14:textId="77777777" w:rsidR="003F363D" w:rsidRPr="003F363D" w:rsidRDefault="003F363D" w:rsidP="003F363D">
      <w:pPr>
        <w:spacing w:after="0" w:line="276" w:lineRule="auto"/>
        <w:rPr>
          <w:ins w:id="2183" w:author="Michael Kohl" w:date="2026-06-11T14:22:00Z"/>
          <w:rFonts w:cstheme="minorHAnsi"/>
        </w:rPr>
      </w:pPr>
      <w:ins w:id="2184" w:author="Michael Kohl" w:date="2026-06-11T14:22:00Z">
        <w:r w:rsidRPr="003F363D">
          <w:rPr>
            <w:rFonts w:cstheme="minorHAnsi"/>
          </w:rPr>
          <w:lastRenderedPageBreak/>
          <w:t>Ein Ziel sollte für die eigene Person wichtig und motivierend sein. Wer einen guten Grund hat, ein Ziel zu verfolgen, bleibt eher dran und arbeitet engagierter daran.</w:t>
        </w:r>
      </w:ins>
    </w:p>
    <w:p w14:paraId="6ED0F418" w14:textId="77777777" w:rsidR="003F363D" w:rsidRPr="003F363D" w:rsidRDefault="003F363D" w:rsidP="003F363D">
      <w:pPr>
        <w:spacing w:after="0" w:line="276" w:lineRule="auto"/>
        <w:rPr>
          <w:ins w:id="2185" w:author="Michael Kohl" w:date="2026-06-11T14:22:00Z"/>
          <w:rFonts w:cstheme="minorHAnsi"/>
          <w:b/>
          <w:bCs/>
        </w:rPr>
      </w:pPr>
      <w:ins w:id="2186" w:author="Michael Kohl" w:date="2026-06-11T14:22:00Z">
        <w:r w:rsidRPr="003F363D">
          <w:rPr>
            <w:rFonts w:cstheme="minorHAnsi"/>
            <w:b/>
            <w:bCs/>
          </w:rPr>
          <w:t>R – realistisch</w:t>
        </w:r>
      </w:ins>
    </w:p>
    <w:p w14:paraId="613124CB" w14:textId="77777777" w:rsidR="003F363D" w:rsidRPr="003F363D" w:rsidRDefault="003F363D" w:rsidP="003F363D">
      <w:pPr>
        <w:spacing w:after="0" w:line="276" w:lineRule="auto"/>
        <w:rPr>
          <w:ins w:id="2187" w:author="Michael Kohl" w:date="2026-06-11T14:22:00Z"/>
          <w:rFonts w:cstheme="minorHAnsi"/>
        </w:rPr>
      </w:pPr>
      <w:ins w:id="2188" w:author="Michael Kohl" w:date="2026-06-11T14:22:00Z">
        <w:r w:rsidRPr="003F363D">
          <w:rPr>
            <w:rFonts w:cstheme="minorHAnsi"/>
          </w:rPr>
          <w:t>Ein Ziel sollte erreichbar sein. Dabei müssen die vorhandenen Möglichkeiten, die eigenen Fähigkeiten und die verfügbare Zeit berücksichtigt werden. Zu hohe oder unrealistische Ziele können schnell frustrieren.</w:t>
        </w:r>
      </w:ins>
    </w:p>
    <w:p w14:paraId="355D6520" w14:textId="77777777" w:rsidR="003F363D" w:rsidRPr="003F363D" w:rsidRDefault="003F363D" w:rsidP="003F363D">
      <w:pPr>
        <w:spacing w:after="0" w:line="276" w:lineRule="auto"/>
        <w:rPr>
          <w:ins w:id="2189" w:author="Michael Kohl" w:date="2026-06-11T14:22:00Z"/>
          <w:rFonts w:cstheme="minorHAnsi"/>
          <w:b/>
          <w:bCs/>
        </w:rPr>
      </w:pPr>
      <w:ins w:id="2190" w:author="Michael Kohl" w:date="2026-06-11T14:22:00Z">
        <w:r w:rsidRPr="003F363D">
          <w:rPr>
            <w:rFonts w:cstheme="minorHAnsi"/>
            <w:b/>
            <w:bCs/>
          </w:rPr>
          <w:t>T – terminiert</w:t>
        </w:r>
      </w:ins>
    </w:p>
    <w:p w14:paraId="5AFD4D3F" w14:textId="77777777" w:rsidR="003F363D" w:rsidRPr="003F363D" w:rsidRDefault="003F363D" w:rsidP="003F363D">
      <w:pPr>
        <w:spacing w:after="0" w:line="276" w:lineRule="auto"/>
        <w:rPr>
          <w:ins w:id="2191" w:author="Michael Kohl" w:date="2026-06-11T14:22:00Z"/>
          <w:rFonts w:cstheme="minorHAnsi"/>
        </w:rPr>
      </w:pPr>
      <w:ins w:id="2192" w:author="Michael Kohl" w:date="2026-06-11T14:22:00Z">
        <w:r w:rsidRPr="003F363D">
          <w:rPr>
            <w:rFonts w:cstheme="minorHAnsi"/>
          </w:rPr>
          <w:t>Ein Ziel sollte einen festen Zeitpunkt haben, bis zu dem es erreicht werden soll. Eine klare Zeitvorgabe hilft dabei, den Überblick zu behalten und das Ziel nicht aus den Augen zu verlieren.</w:t>
        </w:r>
      </w:ins>
    </w:p>
    <w:p w14:paraId="2E6C997A" w14:textId="77777777" w:rsidR="0038751D" w:rsidRPr="0036673E" w:rsidRDefault="0038751D" w:rsidP="002545CB">
      <w:pPr>
        <w:spacing w:after="0" w:line="276" w:lineRule="auto"/>
        <w:rPr>
          <w:ins w:id="2193" w:author="Fabienne Schmaus" w:date="2026-06-09T16:25:00Z" w16du:dateUtc="2026-06-09T14:25:00Z"/>
          <w:rFonts w:cstheme="minorHAnsi"/>
          <w:rPrChange w:id="2194" w:author="Fabienne Schmaus" w:date="2026-06-09T16:25:00Z" w16du:dateUtc="2026-06-09T14:25:00Z">
            <w:rPr>
              <w:ins w:id="2195" w:author="Fabienne Schmaus" w:date="2026-06-09T16:25:00Z" w16du:dateUtc="2026-06-09T14:25:00Z"/>
              <w:rFonts w:cstheme="minorHAnsi"/>
              <w:b/>
              <w:bCs/>
            </w:rPr>
          </w:rPrChange>
        </w:rPr>
      </w:pPr>
    </w:p>
    <w:p w14:paraId="1B423579" w14:textId="42159AAE" w:rsidR="0036673E" w:rsidRDefault="0036673E">
      <w:pPr>
        <w:rPr>
          <w:ins w:id="2196" w:author="Fabienne Schmaus" w:date="2026-06-09T16:26:00Z" w16du:dateUtc="2026-06-09T14:26:00Z"/>
          <w:rFonts w:cstheme="minorHAnsi"/>
        </w:rPr>
      </w:pPr>
      <w:ins w:id="2197" w:author="Fabienne Schmaus" w:date="2026-06-09T16:26:00Z" w16du:dateUtc="2026-06-09T14:26:00Z">
        <w:r>
          <w:rPr>
            <w:rFonts w:cstheme="minorHAnsi"/>
          </w:rPr>
          <w:br w:type="page"/>
        </w:r>
      </w:ins>
    </w:p>
    <w:p w14:paraId="4C88674C" w14:textId="3CB1539F" w:rsidR="0036673E" w:rsidRPr="00337C96" w:rsidRDefault="0036673E" w:rsidP="0036673E">
      <w:pPr>
        <w:rPr>
          <w:ins w:id="2198" w:author="Fabienne Schmaus" w:date="2026-06-09T16:26:00Z" w16du:dateUtc="2026-06-09T14:26:00Z"/>
          <w:rFonts w:cstheme="minorHAnsi"/>
        </w:rPr>
      </w:pPr>
      <w:ins w:id="2199" w:author="Fabienne Schmaus" w:date="2026-06-09T16:26:00Z" w16du:dateUtc="2026-06-09T14:26:00Z">
        <w:r w:rsidRPr="00337C96">
          <w:rPr>
            <w:rFonts w:cstheme="minorHAnsi"/>
            <w:highlight w:val="yellow"/>
          </w:rPr>
          <w:lastRenderedPageBreak/>
          <w:t>((Seite 2</w:t>
        </w:r>
      </w:ins>
      <w:r w:rsidR="000E2E2A">
        <w:rPr>
          <w:rFonts w:cstheme="minorHAnsi"/>
          <w:highlight w:val="yellow"/>
        </w:rPr>
        <w:t>5</w:t>
      </w:r>
      <w:ins w:id="2200" w:author="Fabienne Schmaus" w:date="2026-06-09T16:26:00Z" w16du:dateUtc="2026-06-09T14:26:00Z">
        <w:r w:rsidRPr="00337C96">
          <w:rPr>
            <w:rFonts w:cstheme="minorHAnsi"/>
            <w:highlight w:val="yellow"/>
          </w:rPr>
          <w:t>))</w:t>
        </w:r>
      </w:ins>
    </w:p>
    <w:p w14:paraId="27EFBE7B" w14:textId="253F922D" w:rsidR="0036673E" w:rsidRPr="00337C96" w:rsidRDefault="0036673E" w:rsidP="0036673E">
      <w:pPr>
        <w:spacing w:after="0" w:line="276" w:lineRule="auto"/>
        <w:rPr>
          <w:ins w:id="2201" w:author="Fabienne Schmaus" w:date="2026-06-09T16:26:00Z" w16du:dateUtc="2026-06-09T14:26:00Z"/>
          <w:rFonts w:cstheme="minorHAnsi"/>
          <w:b/>
          <w:bCs/>
        </w:rPr>
      </w:pPr>
      <w:ins w:id="2202" w:author="Fabienne Schmaus" w:date="2026-06-09T16:26:00Z" w16du:dateUtc="2026-06-09T14:26:00Z">
        <w:r w:rsidRPr="00337C96">
          <w:rPr>
            <w:rFonts w:cstheme="minorHAnsi"/>
            <w:b/>
            <w:bCs/>
          </w:rPr>
          <w:t>Interessante Links zum Thema „</w:t>
        </w:r>
      </w:ins>
      <w:r w:rsidRPr="00337C96">
        <w:rPr>
          <w:rFonts w:cstheme="minorHAnsi"/>
          <w:b/>
          <w:bCs/>
        </w:rPr>
        <w:t>Schlafgesundheit</w:t>
      </w:r>
      <w:ins w:id="2203" w:author="Fabienne Schmaus" w:date="2026-06-09T16:26:00Z" w16du:dateUtc="2026-06-09T14:26:00Z">
        <w:r w:rsidRPr="00337C96">
          <w:rPr>
            <w:rFonts w:cstheme="minorHAnsi"/>
            <w:b/>
            <w:bCs/>
          </w:rPr>
          <w:t>“</w:t>
        </w:r>
      </w:ins>
    </w:p>
    <w:p w14:paraId="51DBE186" w14:textId="77777777" w:rsidR="0036673E" w:rsidRPr="00337C96" w:rsidRDefault="0036673E" w:rsidP="002545CB">
      <w:pPr>
        <w:spacing w:after="0" w:line="276" w:lineRule="auto"/>
        <w:rPr>
          <w:rFonts w:cstheme="minorHAnsi"/>
          <w:rPrChange w:id="2204" w:author="Fabienne Schmaus" w:date="2026-06-09T16:25:00Z" w16du:dateUtc="2026-06-09T14:25:00Z">
            <w:rPr>
              <w:rFonts w:cstheme="minorHAnsi"/>
              <w:b/>
              <w:bCs/>
            </w:rPr>
          </w:rPrChange>
        </w:rPr>
      </w:pPr>
    </w:p>
    <w:p w14:paraId="7023D835" w14:textId="26DE8747" w:rsidR="00785BA6" w:rsidRPr="0009301D" w:rsidRDefault="00785BA6" w:rsidP="00785BA6">
      <w:pPr>
        <w:spacing w:after="0" w:line="276" w:lineRule="auto"/>
        <w:rPr>
          <w:rFonts w:cstheme="minorHAnsi"/>
          <w:b/>
          <w:bCs/>
        </w:rPr>
      </w:pPr>
      <w:commentRangeStart w:id="2205"/>
      <w:commentRangeStart w:id="2206"/>
      <w:r w:rsidRPr="0009301D">
        <w:rPr>
          <w:rFonts w:cstheme="minorHAnsi"/>
          <w:b/>
          <w:bCs/>
        </w:rPr>
        <w:t>Blaues Licht, Melatonin &amp; zirkadianer Rhythmus</w:t>
      </w:r>
    </w:p>
    <w:p w14:paraId="1EEA54B7" w14:textId="0D93564D" w:rsidR="00785BA6" w:rsidRPr="00156CB1" w:rsidRDefault="00785BA6" w:rsidP="00785BA6">
      <w:pPr>
        <w:pStyle w:val="Listenabsatz"/>
        <w:numPr>
          <w:ilvl w:val="0"/>
          <w:numId w:val="23"/>
        </w:numPr>
        <w:spacing w:after="0" w:line="276" w:lineRule="auto"/>
        <w:rPr>
          <w:rFonts w:cstheme="minorHAnsi"/>
          <w:lang w:val="en-US"/>
        </w:rPr>
      </w:pPr>
      <w:r w:rsidRPr="0036673E">
        <w:rPr>
          <w:rFonts w:cstheme="minorHAnsi"/>
        </w:rPr>
        <w:t xml:space="preserve">Chang, A. M., Aeschbach, D., Duffy, J. F. &amp; Czeisler, C. A. (2015). </w:t>
      </w:r>
      <w:r w:rsidRPr="0036673E">
        <w:rPr>
          <w:rFonts w:cstheme="minorHAnsi"/>
          <w:lang w:val="en-US"/>
        </w:rPr>
        <w:t xml:space="preserve">Evening use of light-emitting eReaders negatively affects sleep, circadian timing, and next-morning alertness. </w:t>
      </w:r>
      <w:r w:rsidRPr="0036673E">
        <w:rPr>
          <w:rFonts w:cstheme="minorHAnsi"/>
          <w:i/>
          <w:iCs/>
          <w:lang w:val="en-US"/>
        </w:rPr>
        <w:t>Proceedings of the National Academy of Sciences, 112</w:t>
      </w:r>
      <w:r w:rsidRPr="0036673E">
        <w:rPr>
          <w:rFonts w:cstheme="minorHAnsi"/>
          <w:lang w:val="en-US"/>
        </w:rPr>
        <w:t xml:space="preserve">(4), 1232–1237. → </w:t>
      </w:r>
      <w:r>
        <w:fldChar w:fldCharType="begin"/>
      </w:r>
      <w:r w:rsidRPr="0001073A">
        <w:rPr>
          <w:lang w:val="en-US"/>
          <w:rPrChange w:id="2207" w:author="Michael Kohl" w:date="2026-06-11T11:29:00Z" w16du:dateUtc="2026-06-11T09:29:00Z">
            <w:rPr/>
          </w:rPrChange>
        </w:rPr>
        <w:instrText>HYPERLINK "https://www.pnas.org/doi/10.1073/pnas.1418490112"</w:instrText>
      </w:r>
      <w:r>
        <w:fldChar w:fldCharType="separate"/>
      </w:r>
      <w:r w:rsidRPr="0036673E">
        <w:rPr>
          <w:rStyle w:val="Hyperlink"/>
          <w:rFonts w:cstheme="minorHAnsi"/>
          <w:color w:val="auto"/>
          <w:lang w:val="en-US"/>
        </w:rPr>
        <w:t>https://www.pnas.org/doi/10.1073/pnas.1418490112</w:t>
      </w:r>
      <w:r>
        <w:fldChar w:fldCharType="end"/>
      </w:r>
    </w:p>
    <w:p w14:paraId="279EA708" w14:textId="12482E16" w:rsidR="00785BA6" w:rsidRPr="0036673E" w:rsidRDefault="00785BA6" w:rsidP="00785BA6">
      <w:pPr>
        <w:pStyle w:val="Listenabsatz"/>
        <w:numPr>
          <w:ilvl w:val="0"/>
          <w:numId w:val="23"/>
        </w:numPr>
        <w:spacing w:after="0" w:line="276" w:lineRule="auto"/>
        <w:rPr>
          <w:rFonts w:cstheme="minorHAnsi"/>
          <w:lang w:val="en-US"/>
        </w:rPr>
      </w:pPr>
      <w:r w:rsidRPr="0036673E">
        <w:rPr>
          <w:rFonts w:cstheme="minorHAnsi"/>
          <w:lang w:val="it-IT"/>
        </w:rPr>
        <w:t xml:space="preserve">Maeda-Nishino, N. J., Yoshimoto, R., Ono, T., Chiba, S., &amp; Nishino, S. (2025). </w:t>
      </w:r>
      <w:r w:rsidRPr="0036673E">
        <w:rPr>
          <w:rFonts w:cstheme="minorHAnsi"/>
          <w:lang w:val="en-US"/>
        </w:rPr>
        <w:t>Partial blue light blocking glasses at night advanced sleep phase and reduced daytime irritability, disruptive behavior and improved morning mood, but did not alter salivary melatonin secretion in Japanese male schoolchildren. </w:t>
      </w:r>
      <w:r w:rsidRPr="0036673E">
        <w:rPr>
          <w:rFonts w:cstheme="minorHAnsi"/>
          <w:i/>
          <w:iCs/>
          <w:lang w:val="en-US"/>
        </w:rPr>
        <w:t>PloS one</w:t>
      </w:r>
      <w:r w:rsidRPr="0036673E">
        <w:rPr>
          <w:rFonts w:cstheme="minorHAnsi"/>
          <w:lang w:val="en-US"/>
        </w:rPr>
        <w:t>, </w:t>
      </w:r>
      <w:r w:rsidRPr="0036673E">
        <w:rPr>
          <w:rFonts w:cstheme="minorHAnsi"/>
          <w:i/>
          <w:iCs/>
          <w:lang w:val="en-US"/>
        </w:rPr>
        <w:t>20</w:t>
      </w:r>
      <w:r w:rsidRPr="0036673E">
        <w:rPr>
          <w:rFonts w:cstheme="minorHAnsi"/>
          <w:lang w:val="en-US"/>
        </w:rPr>
        <w:t xml:space="preserve">(10), e0332877. </w:t>
      </w:r>
      <w:hyperlink r:id="rId16" w:history="1">
        <w:r w:rsidRPr="0036673E">
          <w:rPr>
            <w:rStyle w:val="Hyperlink"/>
            <w:rFonts w:cstheme="minorHAnsi"/>
            <w:color w:val="auto"/>
            <w:lang w:val="en-US"/>
          </w:rPr>
          <w:t>https://doi.org/10.1371/journal.pone.0332877</w:t>
        </w:r>
      </w:hyperlink>
    </w:p>
    <w:p w14:paraId="5B508E1E" w14:textId="6FECB918" w:rsidR="00785BA6" w:rsidRPr="0036673E" w:rsidRDefault="00785BA6" w:rsidP="0036673E">
      <w:pPr>
        <w:pStyle w:val="Listenabsatz"/>
        <w:numPr>
          <w:ilvl w:val="0"/>
          <w:numId w:val="23"/>
        </w:numPr>
        <w:spacing w:after="0" w:line="276" w:lineRule="auto"/>
        <w:rPr>
          <w:rFonts w:cstheme="minorHAnsi"/>
          <w:lang w:val="en-US"/>
        </w:rPr>
      </w:pPr>
      <w:r w:rsidRPr="0036673E">
        <w:rPr>
          <w:rFonts w:cstheme="minorHAnsi"/>
          <w:lang w:val="en-US"/>
        </w:rPr>
        <w:t>Ari Shechter, Kristal A Quispe, Jennifer S Mizhquiri Barbecho, Cody Slater, Louise Falzon, Interventions to reduce short-wavelength (</w:t>
      </w:r>
      <w:r w:rsidR="0009301D" w:rsidRPr="0036673E">
        <w:rPr>
          <w:rFonts w:cstheme="minorHAnsi"/>
          <w:lang w:val="en-US"/>
        </w:rPr>
        <w:t>„</w:t>
      </w:r>
      <w:r w:rsidRPr="0036673E">
        <w:rPr>
          <w:rFonts w:cstheme="minorHAnsi"/>
          <w:lang w:val="en-US"/>
        </w:rPr>
        <w:t>blue”) light exposure at night and their effects on sleep: A systematic review and meta-analysis, </w:t>
      </w:r>
      <w:r w:rsidRPr="0036673E">
        <w:rPr>
          <w:rFonts w:cstheme="minorHAnsi"/>
          <w:i/>
          <w:iCs/>
          <w:lang w:val="en-US"/>
        </w:rPr>
        <w:t>SLEEP Advances</w:t>
      </w:r>
      <w:r w:rsidRPr="0036673E">
        <w:rPr>
          <w:rFonts w:cstheme="minorHAnsi"/>
          <w:lang w:val="en-US"/>
        </w:rPr>
        <w:t>, Volume 1, Issue 1, 2020, zpaa002, </w:t>
      </w:r>
      <w:r>
        <w:fldChar w:fldCharType="begin"/>
      </w:r>
      <w:r w:rsidRPr="0001073A">
        <w:rPr>
          <w:lang w:val="en-US"/>
          <w:rPrChange w:id="2208" w:author="Michael Kohl" w:date="2026-06-11T11:29:00Z" w16du:dateUtc="2026-06-11T09:29:00Z">
            <w:rPr/>
          </w:rPrChange>
        </w:rPr>
        <w:instrText>HYPERLINK "https://doi.org/10.1093/sleepadvances/zpaa002"</w:instrText>
      </w:r>
      <w:r>
        <w:fldChar w:fldCharType="separate"/>
      </w:r>
      <w:r w:rsidRPr="0036673E">
        <w:rPr>
          <w:rStyle w:val="Hyperlink"/>
          <w:rFonts w:cstheme="minorHAnsi"/>
          <w:color w:val="auto"/>
          <w:lang w:val="en-US"/>
        </w:rPr>
        <w:t>https://doi.org/10.1093/sleepadvances/zpaa002</w:t>
      </w:r>
      <w:r>
        <w:fldChar w:fldCharType="end"/>
      </w:r>
    </w:p>
    <w:p w14:paraId="15D8002E" w14:textId="77777777" w:rsidR="00785BA6" w:rsidRPr="0009301D" w:rsidRDefault="00785BA6" w:rsidP="00785BA6">
      <w:pPr>
        <w:spacing w:after="0" w:line="276" w:lineRule="auto"/>
        <w:rPr>
          <w:rFonts w:cstheme="minorHAnsi"/>
          <w:lang w:val="en-US"/>
        </w:rPr>
      </w:pPr>
    </w:p>
    <w:p w14:paraId="16C9E7D6" w14:textId="77777777" w:rsidR="00785BA6" w:rsidRPr="0009301D" w:rsidRDefault="00785BA6" w:rsidP="00785BA6">
      <w:pPr>
        <w:spacing w:after="0" w:line="276" w:lineRule="auto"/>
        <w:rPr>
          <w:rFonts w:cstheme="minorHAnsi"/>
          <w:b/>
          <w:bCs/>
        </w:rPr>
      </w:pPr>
      <w:r w:rsidRPr="0009301D">
        <w:rPr>
          <w:rFonts w:cstheme="minorHAnsi"/>
          <w:b/>
          <w:bCs/>
        </w:rPr>
        <w:t>Social Jetlag &amp; Chronotypen</w:t>
      </w:r>
    </w:p>
    <w:p w14:paraId="307E2AD3" w14:textId="7950DACF" w:rsidR="00785BA6" w:rsidRPr="0036673E" w:rsidRDefault="00785BA6" w:rsidP="00785BA6">
      <w:pPr>
        <w:pStyle w:val="Listenabsatz"/>
        <w:numPr>
          <w:ilvl w:val="0"/>
          <w:numId w:val="24"/>
        </w:numPr>
        <w:spacing w:after="0" w:line="276" w:lineRule="auto"/>
        <w:rPr>
          <w:rFonts w:cstheme="minorHAnsi"/>
          <w:lang w:val="en-US"/>
        </w:rPr>
      </w:pPr>
      <w:r w:rsidRPr="0036673E">
        <w:rPr>
          <w:rFonts w:cstheme="minorHAnsi"/>
        </w:rPr>
        <w:t xml:space="preserve">Roenneberg, T., Allebrandt, K. V., Merrow, M. &amp; Vetter, C. (2012). </w:t>
      </w:r>
      <w:r w:rsidRPr="0036673E">
        <w:rPr>
          <w:rFonts w:cstheme="minorHAnsi"/>
          <w:lang w:val="en-US"/>
        </w:rPr>
        <w:t xml:space="preserve">Social Jetlag and Obesity. </w:t>
      </w:r>
      <w:r w:rsidRPr="0036673E">
        <w:rPr>
          <w:rFonts w:cstheme="minorHAnsi"/>
          <w:i/>
          <w:iCs/>
          <w:lang w:val="en-US"/>
        </w:rPr>
        <w:t>Current Biology, 22</w:t>
      </w:r>
      <w:r w:rsidRPr="0036673E">
        <w:rPr>
          <w:rFonts w:cstheme="minorHAnsi"/>
          <w:lang w:val="en-US"/>
        </w:rPr>
        <w:t xml:space="preserve">(10), 939–943. → </w:t>
      </w:r>
      <w:r>
        <w:fldChar w:fldCharType="begin"/>
      </w:r>
      <w:r w:rsidRPr="0001073A">
        <w:rPr>
          <w:lang w:val="en-US"/>
          <w:rPrChange w:id="2209" w:author="Michael Kohl" w:date="2026-06-11T11:29:00Z" w16du:dateUtc="2026-06-11T09:29:00Z">
            <w:rPr/>
          </w:rPrChange>
        </w:rPr>
        <w:instrText>HYPERLINK "https://www.cell.com/current-biology/fulltext/S0960-9822(12)00325-9"</w:instrText>
      </w:r>
      <w:r>
        <w:fldChar w:fldCharType="separate"/>
      </w:r>
      <w:r w:rsidRPr="0036673E">
        <w:rPr>
          <w:rStyle w:val="Hyperlink"/>
          <w:rFonts w:cstheme="minorHAnsi"/>
          <w:color w:val="auto"/>
          <w:lang w:val="en-US"/>
        </w:rPr>
        <w:t>https://www.cell.com/current-biology/fulltext/S0960-9822(12)00325-9</w:t>
      </w:r>
      <w:r>
        <w:fldChar w:fldCharType="end"/>
      </w:r>
    </w:p>
    <w:p w14:paraId="59AC052A" w14:textId="77777777" w:rsidR="00785BA6" w:rsidRPr="0036673E" w:rsidRDefault="00785BA6" w:rsidP="0036673E">
      <w:pPr>
        <w:pStyle w:val="Listenabsatz"/>
        <w:numPr>
          <w:ilvl w:val="0"/>
          <w:numId w:val="24"/>
        </w:numPr>
        <w:spacing w:after="0" w:line="276" w:lineRule="auto"/>
        <w:rPr>
          <w:rFonts w:cstheme="minorHAnsi"/>
          <w:lang w:val="en-US"/>
        </w:rPr>
      </w:pPr>
      <w:r w:rsidRPr="0036673E">
        <w:rPr>
          <w:rFonts w:cstheme="minorHAnsi"/>
          <w:lang w:val="en-US"/>
        </w:rPr>
        <w:t xml:space="preserve">Roenneberg, T., Wirz-Justice, A. &amp; Merrow, M. (2003). Life between clocks: Daily temporal patterns of human chronotypes. </w:t>
      </w:r>
      <w:r w:rsidRPr="0036673E">
        <w:rPr>
          <w:rFonts w:cstheme="minorHAnsi"/>
          <w:i/>
          <w:iCs/>
          <w:lang w:val="en-US"/>
        </w:rPr>
        <w:t>Journal of Biological Rhythms, 18</w:t>
      </w:r>
      <w:r w:rsidRPr="0036673E">
        <w:rPr>
          <w:rFonts w:cstheme="minorHAnsi"/>
          <w:lang w:val="en-US"/>
        </w:rPr>
        <w:t xml:space="preserve">(1), 80–90. → </w:t>
      </w:r>
      <w:r>
        <w:fldChar w:fldCharType="begin"/>
      </w:r>
      <w:r w:rsidRPr="0001073A">
        <w:rPr>
          <w:lang w:val="en-US"/>
          <w:rPrChange w:id="2210" w:author="Michael Kohl" w:date="2026-06-11T11:29:00Z" w16du:dateUtc="2026-06-11T09:29:00Z">
            <w:rPr/>
          </w:rPrChange>
        </w:rPr>
        <w:instrText>HYPERLINK "https://pubmed.ncbi.nlm.nih.gov/12568247/"</w:instrText>
      </w:r>
      <w:r>
        <w:fldChar w:fldCharType="separate"/>
      </w:r>
      <w:r w:rsidRPr="0036673E">
        <w:rPr>
          <w:rStyle w:val="Hyperlink"/>
          <w:rFonts w:cstheme="minorHAnsi"/>
          <w:color w:val="auto"/>
          <w:lang w:val="en-US"/>
        </w:rPr>
        <w:t>https://pubmed.ncbi.nlm.nih.gov/12568247/</w:t>
      </w:r>
      <w:r>
        <w:fldChar w:fldCharType="end"/>
      </w:r>
    </w:p>
    <w:p w14:paraId="42F16160" w14:textId="77777777" w:rsidR="00785BA6" w:rsidRPr="0009301D" w:rsidRDefault="00785BA6" w:rsidP="00785BA6">
      <w:pPr>
        <w:spacing w:after="0" w:line="276" w:lineRule="auto"/>
        <w:rPr>
          <w:rFonts w:cstheme="minorHAnsi"/>
          <w:lang w:val="en-US"/>
        </w:rPr>
      </w:pPr>
    </w:p>
    <w:p w14:paraId="12228367" w14:textId="313E7222" w:rsidR="00785BA6" w:rsidRPr="0036673E" w:rsidRDefault="00785BA6" w:rsidP="00785BA6">
      <w:pPr>
        <w:spacing w:after="0" w:line="276" w:lineRule="auto"/>
        <w:rPr>
          <w:rFonts w:cstheme="minorHAnsi"/>
          <w:b/>
          <w:bCs/>
        </w:rPr>
      </w:pPr>
      <w:r w:rsidRPr="0009301D">
        <w:rPr>
          <w:rFonts w:cstheme="minorHAnsi"/>
          <w:b/>
          <w:bCs/>
        </w:rPr>
        <w:t>Digitale Medien &amp; Schlaf (FOMO, Bildschirmzeit, Scrollen)</w:t>
      </w:r>
    </w:p>
    <w:p w14:paraId="20CFB793" w14:textId="388747AD" w:rsidR="00785BA6" w:rsidRPr="0036673E" w:rsidRDefault="00785BA6" w:rsidP="0036673E">
      <w:pPr>
        <w:pStyle w:val="Listenabsatz"/>
        <w:numPr>
          <w:ilvl w:val="0"/>
          <w:numId w:val="25"/>
        </w:numPr>
        <w:spacing w:after="0" w:line="276" w:lineRule="auto"/>
        <w:ind w:left="709" w:hanging="283"/>
        <w:rPr>
          <w:rFonts w:cstheme="minorHAnsi"/>
        </w:rPr>
      </w:pPr>
      <w:r w:rsidRPr="0036673E">
        <w:rPr>
          <w:rFonts w:cstheme="minorHAnsi"/>
          <w:lang w:val="en-US"/>
        </w:rPr>
        <w:t xml:space="preserve">Bauducco, S., Pillion, M., Bartel, K., Reynolds, C., Kahn, M. &amp; Gradisar, M. (2024). A bidirectional model of sleep and technology use: A theoretical review. </w:t>
      </w:r>
      <w:r w:rsidRPr="0036673E">
        <w:rPr>
          <w:rFonts w:cstheme="minorHAnsi"/>
          <w:i/>
          <w:iCs/>
        </w:rPr>
        <w:t>Sleep Medicine Reviews, 76</w:t>
      </w:r>
      <w:r w:rsidRPr="0036673E">
        <w:rPr>
          <w:rFonts w:cstheme="minorHAnsi"/>
        </w:rPr>
        <w:t xml:space="preserve">, 101941. → </w:t>
      </w:r>
      <w:hyperlink r:id="rId17" w:history="1">
        <w:r w:rsidRPr="0036673E">
          <w:rPr>
            <w:rStyle w:val="Hyperlink"/>
            <w:rFonts w:cstheme="minorHAnsi"/>
            <w:color w:val="auto"/>
          </w:rPr>
          <w:t>https://pubmed.ncbi.nlm.nih.gov/38657359/</w:t>
        </w:r>
      </w:hyperlink>
    </w:p>
    <w:p w14:paraId="4091DBDF" w14:textId="623C9DA2" w:rsidR="00785BA6" w:rsidRPr="0036673E" w:rsidRDefault="00785BA6" w:rsidP="0036673E">
      <w:pPr>
        <w:pStyle w:val="Listenabsatz"/>
        <w:numPr>
          <w:ilvl w:val="0"/>
          <w:numId w:val="25"/>
        </w:numPr>
        <w:spacing w:after="0" w:line="276" w:lineRule="auto"/>
        <w:ind w:left="709" w:hanging="283"/>
        <w:rPr>
          <w:rFonts w:cstheme="minorHAnsi"/>
          <w:lang w:val="en-US"/>
        </w:rPr>
      </w:pPr>
      <w:r w:rsidRPr="0036673E">
        <w:rPr>
          <w:rFonts w:cstheme="minorHAnsi"/>
          <w:lang w:val="it-IT"/>
        </w:rPr>
        <w:t xml:space="preserve">Fiore, M., Arena, D., Crisafi, V., Grieco, V., Palella, M., Timperanza, C., Conti, A., Cuffari, G., &amp; Ferrante, M. (2025). </w:t>
      </w:r>
      <w:r w:rsidRPr="0036673E">
        <w:rPr>
          <w:rFonts w:cstheme="minorHAnsi"/>
          <w:lang w:val="en-US"/>
        </w:rPr>
        <w:t>Digital Devices Use and Sleep in Adolescents: An Umbrella Review. </w:t>
      </w:r>
      <w:r w:rsidRPr="0036673E">
        <w:rPr>
          <w:rFonts w:cstheme="minorHAnsi"/>
          <w:i/>
          <w:iCs/>
          <w:lang w:val="en-US"/>
        </w:rPr>
        <w:t>International Journal of Environmental Research and Public Health</w:t>
      </w:r>
      <w:r w:rsidRPr="0036673E">
        <w:rPr>
          <w:rFonts w:cstheme="minorHAnsi"/>
          <w:lang w:val="en-US"/>
        </w:rPr>
        <w:t>, </w:t>
      </w:r>
      <w:r w:rsidRPr="0036673E">
        <w:rPr>
          <w:rFonts w:cstheme="minorHAnsi"/>
          <w:i/>
          <w:iCs/>
          <w:lang w:val="en-US"/>
        </w:rPr>
        <w:t>22</w:t>
      </w:r>
      <w:r w:rsidRPr="0036673E">
        <w:rPr>
          <w:rFonts w:cstheme="minorHAnsi"/>
          <w:lang w:val="en-US"/>
        </w:rPr>
        <w:t xml:space="preserve">(10), 1517. </w:t>
      </w:r>
      <w:r>
        <w:fldChar w:fldCharType="begin"/>
      </w:r>
      <w:r w:rsidRPr="0001073A">
        <w:rPr>
          <w:lang w:val="en-US"/>
          <w:rPrChange w:id="2211" w:author="Michael Kohl" w:date="2026-06-11T11:29:00Z" w16du:dateUtc="2026-06-11T09:29:00Z">
            <w:rPr/>
          </w:rPrChange>
        </w:rPr>
        <w:instrText>HYPERLINK "https://doi.org/10.3390/ijerph22101517"</w:instrText>
      </w:r>
      <w:r>
        <w:fldChar w:fldCharType="separate"/>
      </w:r>
      <w:r w:rsidRPr="0036673E">
        <w:rPr>
          <w:rStyle w:val="Hyperlink"/>
          <w:rFonts w:cstheme="minorHAnsi"/>
          <w:color w:val="auto"/>
          <w:lang w:val="en-US"/>
        </w:rPr>
        <w:t>https://doi.org/10.3390/ijerph22101517</w:t>
      </w:r>
      <w:r>
        <w:fldChar w:fldCharType="end"/>
      </w:r>
    </w:p>
    <w:p w14:paraId="66FC26A2" w14:textId="77777777" w:rsidR="00785BA6" w:rsidRPr="0036673E" w:rsidRDefault="00785BA6" w:rsidP="0036673E">
      <w:pPr>
        <w:pStyle w:val="Listenabsatz"/>
        <w:numPr>
          <w:ilvl w:val="0"/>
          <w:numId w:val="25"/>
        </w:numPr>
        <w:spacing w:after="0" w:line="276" w:lineRule="auto"/>
        <w:ind w:left="709" w:hanging="283"/>
        <w:rPr>
          <w:rFonts w:cstheme="minorHAnsi"/>
          <w:lang w:val="en-US"/>
        </w:rPr>
      </w:pPr>
      <w:r w:rsidRPr="0036673E">
        <w:rPr>
          <w:rFonts w:cstheme="minorHAnsi"/>
          <w:lang w:val="en-US"/>
        </w:rPr>
        <w:t xml:space="preserve">Nagata, Cheng, et al. (2024). Bedtime Screen Use Behaviors and Sleep Outcomes in Early Adolescents: A Prospective Cohort Study. </w:t>
      </w:r>
      <w:r w:rsidRPr="0036673E">
        <w:rPr>
          <w:rFonts w:cstheme="minorHAnsi"/>
          <w:i/>
          <w:iCs/>
          <w:lang w:val="en-US"/>
        </w:rPr>
        <w:t>Journal of Adolescent Health, 75</w:t>
      </w:r>
      <w:r w:rsidRPr="0036673E">
        <w:rPr>
          <w:rFonts w:cstheme="minorHAnsi"/>
          <w:lang w:val="en-US"/>
        </w:rPr>
        <w:t xml:space="preserve">(4), 631–638. → </w:t>
      </w:r>
      <w:r>
        <w:fldChar w:fldCharType="begin"/>
      </w:r>
      <w:r w:rsidRPr="0001073A">
        <w:rPr>
          <w:lang w:val="en-US"/>
          <w:rPrChange w:id="2212" w:author="Michael Kohl" w:date="2026-06-11T11:29:00Z" w16du:dateUtc="2026-06-11T09:29:00Z">
            <w:rPr/>
          </w:rPrChange>
        </w:rPr>
        <w:instrText>HYPERLINK "https://www.jahonline.org/article/S1054-139X(24)00289-1/fulltext"</w:instrText>
      </w:r>
      <w:r>
        <w:fldChar w:fldCharType="separate"/>
      </w:r>
      <w:r w:rsidRPr="0036673E">
        <w:rPr>
          <w:rStyle w:val="Hyperlink"/>
          <w:rFonts w:cstheme="minorHAnsi"/>
          <w:color w:val="auto"/>
          <w:lang w:val="en-US"/>
        </w:rPr>
        <w:t>https://www.jahonline.org/article/S1054-139X(24)00289-1/fulltext</w:t>
      </w:r>
      <w:r>
        <w:fldChar w:fldCharType="end"/>
      </w:r>
    </w:p>
    <w:p w14:paraId="35F04AEB" w14:textId="77777777" w:rsidR="00785BA6" w:rsidRPr="0009301D" w:rsidRDefault="00785BA6" w:rsidP="00785BA6">
      <w:pPr>
        <w:spacing w:after="0" w:line="276" w:lineRule="auto"/>
        <w:rPr>
          <w:rFonts w:cstheme="minorHAnsi"/>
          <w:lang w:val="en-US"/>
        </w:rPr>
      </w:pPr>
    </w:p>
    <w:p w14:paraId="241564DC" w14:textId="0D724355" w:rsidR="00785BA6" w:rsidRPr="0036673E" w:rsidRDefault="00785BA6" w:rsidP="00785BA6">
      <w:pPr>
        <w:spacing w:after="0" w:line="276" w:lineRule="auto"/>
        <w:rPr>
          <w:rFonts w:cstheme="minorHAnsi"/>
          <w:b/>
          <w:bCs/>
        </w:rPr>
      </w:pPr>
      <w:r w:rsidRPr="0009301D">
        <w:rPr>
          <w:rFonts w:cstheme="minorHAnsi"/>
          <w:b/>
          <w:bCs/>
        </w:rPr>
        <w:t>Schlaf &amp; psychische Gesundheit</w:t>
      </w:r>
    </w:p>
    <w:p w14:paraId="239ED0CB" w14:textId="77777777" w:rsidR="00785BA6" w:rsidRPr="0036673E" w:rsidRDefault="00785BA6" w:rsidP="0036673E">
      <w:pPr>
        <w:pStyle w:val="Listenabsatz"/>
        <w:numPr>
          <w:ilvl w:val="0"/>
          <w:numId w:val="26"/>
        </w:numPr>
        <w:spacing w:after="0" w:line="276" w:lineRule="auto"/>
        <w:ind w:left="709" w:hanging="283"/>
        <w:rPr>
          <w:rFonts w:cstheme="minorHAnsi"/>
          <w:lang w:val="en-US"/>
        </w:rPr>
      </w:pPr>
      <w:r w:rsidRPr="0036673E">
        <w:rPr>
          <w:rFonts w:cstheme="minorHAnsi"/>
          <w:b/>
          <w:bCs/>
          <w:lang w:val="en-US"/>
        </w:rPr>
        <w:t>Leonard H, Khurana A, Hammond M (2021)</w:t>
      </w:r>
      <w:r w:rsidRPr="0036673E">
        <w:rPr>
          <w:rFonts w:cstheme="minorHAnsi"/>
          <w:lang w:val="en-US"/>
        </w:rPr>
        <w:t xml:space="preserve">. Bedtime media use and sleep: evidence for bidirectional effects and associations with attention control in adolescents. </w:t>
      </w:r>
      <w:r w:rsidRPr="0036673E">
        <w:rPr>
          <w:rFonts w:cstheme="minorHAnsi"/>
          <w:i/>
          <w:iCs/>
          <w:lang w:val="en-US"/>
        </w:rPr>
        <w:t>Sleep Health: Journal of the National Sleep Foundation</w:t>
      </w:r>
      <w:r w:rsidRPr="0036673E">
        <w:rPr>
          <w:rFonts w:cstheme="minorHAnsi"/>
          <w:lang w:val="en-US"/>
        </w:rPr>
        <w:t>, 2021; 7, 491-499</w:t>
      </w:r>
    </w:p>
    <w:p w14:paraId="1EBCBD03" w14:textId="77777777" w:rsidR="00785BA6" w:rsidRPr="0036673E" w:rsidRDefault="00785BA6" w:rsidP="0036673E">
      <w:pPr>
        <w:pStyle w:val="Listenabsatz"/>
        <w:spacing w:after="0" w:line="276" w:lineRule="auto"/>
        <w:ind w:left="709"/>
        <w:rPr>
          <w:rFonts w:cstheme="minorHAnsi"/>
          <w:lang w:val="en-US"/>
        </w:rPr>
      </w:pPr>
      <w:r w:rsidRPr="0036673E">
        <w:rPr>
          <w:rFonts w:cstheme="minorHAnsi"/>
          <w:lang w:val="en-US"/>
        </w:rPr>
        <w:t xml:space="preserve">→ </w:t>
      </w:r>
      <w:r>
        <w:fldChar w:fldCharType="begin"/>
      </w:r>
      <w:r w:rsidRPr="0001073A">
        <w:rPr>
          <w:lang w:val="en-US"/>
          <w:rPrChange w:id="2213" w:author="Michael Kohl" w:date="2026-06-11T11:29:00Z" w16du:dateUtc="2026-06-11T09:29:00Z">
            <w:rPr/>
          </w:rPrChange>
        </w:rPr>
        <w:instrText>HYPERLINK "https://pubmed.ncbi.nlm.nih.gov/34023235/"</w:instrText>
      </w:r>
      <w:r>
        <w:fldChar w:fldCharType="separate"/>
      </w:r>
      <w:r w:rsidRPr="0036673E">
        <w:rPr>
          <w:rStyle w:val="Hyperlink"/>
          <w:rFonts w:cstheme="minorHAnsi"/>
          <w:color w:val="auto"/>
          <w:lang w:val="en-US"/>
        </w:rPr>
        <w:t>https://pubmed.ncbi.nlm.nih.gov/34023235/</w:t>
      </w:r>
      <w:r>
        <w:fldChar w:fldCharType="end"/>
      </w:r>
      <w:r w:rsidRPr="0036673E">
        <w:rPr>
          <w:rFonts w:cstheme="minorHAnsi"/>
          <w:lang w:val="en-US"/>
        </w:rPr>
        <w:t>)</w:t>
      </w:r>
      <w:commentRangeEnd w:id="2205"/>
      <w:r w:rsidR="00337C96" w:rsidRPr="0036673E">
        <w:rPr>
          <w:rStyle w:val="Kommentarzeichen"/>
          <w:rFonts w:cstheme="minorHAnsi"/>
          <w:sz w:val="22"/>
          <w:szCs w:val="22"/>
          <w:lang w:val="en-US"/>
        </w:rPr>
        <w:commentReference w:id="2205"/>
      </w:r>
      <w:commentRangeEnd w:id="2206"/>
      <w:r w:rsidR="00D03A3D" w:rsidRPr="0036673E">
        <w:rPr>
          <w:rStyle w:val="Kommentarzeichen"/>
          <w:rFonts w:cstheme="minorHAnsi"/>
          <w:sz w:val="22"/>
          <w:szCs w:val="22"/>
          <w:lang w:val="en-US"/>
        </w:rPr>
        <w:commentReference w:id="2206"/>
      </w:r>
    </w:p>
    <w:p w14:paraId="265BF0D6" w14:textId="77777777" w:rsidR="00785BA6" w:rsidRPr="0009301D" w:rsidRDefault="00785BA6" w:rsidP="00785BA6">
      <w:pPr>
        <w:spacing w:after="0" w:line="276" w:lineRule="auto"/>
        <w:rPr>
          <w:rFonts w:cstheme="minorHAnsi"/>
          <w:lang w:val="en-US"/>
        </w:rPr>
      </w:pPr>
    </w:p>
    <w:p w14:paraId="5FC9047A" w14:textId="6D3EF15D" w:rsidR="00785BA6" w:rsidRPr="0009301D" w:rsidRDefault="00337C96" w:rsidP="00785BA6">
      <w:pPr>
        <w:spacing w:after="0" w:line="276" w:lineRule="auto"/>
        <w:rPr>
          <w:rFonts w:cstheme="minorHAnsi"/>
          <w:b/>
          <w:bCs/>
          <w:lang w:val="en-US"/>
        </w:rPr>
      </w:pPr>
      <w:ins w:id="2214" w:author="Fabienne Schmaus" w:date="2026-06-10T08:58:00Z" w16du:dateUtc="2026-06-10T06:58:00Z">
        <w:r w:rsidRPr="00337C96">
          <w:rPr>
            <w:rFonts w:cstheme="minorHAnsi"/>
            <w:b/>
            <w:bCs/>
            <w:lang w:val="en-US"/>
          </w:rPr>
          <w:t>Gesundheitsinformatione</w:t>
        </w:r>
        <w:r>
          <w:rPr>
            <w:rFonts w:cstheme="minorHAnsi"/>
            <w:b/>
            <w:bCs/>
            <w:lang w:val="en-US"/>
          </w:rPr>
          <w:t>n:</w:t>
        </w:r>
      </w:ins>
      <w:del w:id="2215" w:author="Fabienne Schmaus" w:date="2026-06-10T08:58:00Z" w16du:dateUtc="2026-06-10T06:58:00Z">
        <w:r w:rsidR="004C361A" w:rsidRPr="0009301D" w:rsidDel="00337C96">
          <w:rPr>
            <w:rFonts w:cstheme="minorHAnsi"/>
            <w:b/>
            <w:bCs/>
            <w:lang w:val="en-US"/>
          </w:rPr>
          <w:delText>Weitere</w:delText>
        </w:r>
        <w:r w:rsidR="00785BA6" w:rsidRPr="0009301D" w:rsidDel="00337C96">
          <w:rPr>
            <w:rFonts w:cstheme="minorHAnsi"/>
            <w:b/>
            <w:bCs/>
            <w:lang w:val="en-US"/>
          </w:rPr>
          <w:delText xml:space="preserve"> </w:delText>
        </w:r>
        <w:r w:rsidR="004C361A" w:rsidRPr="0009301D" w:rsidDel="00337C96">
          <w:rPr>
            <w:rFonts w:cstheme="minorHAnsi"/>
            <w:b/>
            <w:bCs/>
            <w:lang w:val="en-US"/>
          </w:rPr>
          <w:delText>t</w:delText>
        </w:r>
        <w:r w:rsidR="00785BA6" w:rsidRPr="0009301D" w:rsidDel="00337C96">
          <w:rPr>
            <w:rFonts w:cstheme="minorHAnsi"/>
            <w:b/>
            <w:bCs/>
            <w:lang w:val="en-US"/>
          </w:rPr>
          <w:delText>hematische Webquellen</w:delText>
        </w:r>
      </w:del>
    </w:p>
    <w:p w14:paraId="4388F0FC" w14:textId="56BE6A41"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337C96">
        <w:rPr>
          <w:rFonts w:cstheme="minorHAnsi"/>
        </w:rPr>
        <w:t>Was ist normaler Schlaf?</w:t>
      </w:r>
      <w:r>
        <w:rPr>
          <w:rFonts w:cstheme="minorHAnsi"/>
        </w:rPr>
        <w:t xml:space="preserve">“ unter </w:t>
      </w:r>
      <w:hyperlink r:id="rId18" w:history="1">
        <w:r w:rsidRPr="00130012">
          <w:rPr>
            <w:rStyle w:val="Hyperlink"/>
            <w:rFonts w:cstheme="minorHAnsi"/>
          </w:rPr>
          <w:t>www.gesundheitsinformation.de</w:t>
        </w:r>
      </w:hyperlink>
      <w:r>
        <w:rPr>
          <w:rFonts w:cstheme="minorHAnsi"/>
        </w:rPr>
        <w:t xml:space="preserve"> </w:t>
      </w:r>
      <w:r w:rsidRPr="00337C96">
        <w:rPr>
          <w:rFonts w:cstheme="minorHAnsi"/>
          <w:highlight w:val="yellow"/>
        </w:rPr>
        <w:t xml:space="preserve">((Verlinkung auf: </w:t>
      </w:r>
      <w:hyperlink r:id="rId19" w:history="1">
        <w:r w:rsidR="00785BA6" w:rsidRPr="00337C96">
          <w:rPr>
            <w:rStyle w:val="Hyperlink"/>
            <w:rFonts w:cstheme="minorHAnsi"/>
            <w:color w:val="auto"/>
            <w:highlight w:val="yellow"/>
            <w:u w:val="none"/>
          </w:rPr>
          <w:t>www.gesundheitsinformation.de/was-ist-normaler-schlaf.html</w:t>
        </w:r>
      </w:hyperlink>
      <w:r w:rsidRPr="00337C96">
        <w:rPr>
          <w:highlight w:val="yellow"/>
        </w:rPr>
        <w:t>))</w:t>
      </w:r>
    </w:p>
    <w:p w14:paraId="0E7E0C9B" w14:textId="7506A555"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337C96">
        <w:rPr>
          <w:rFonts w:cstheme="minorHAnsi"/>
        </w:rPr>
        <w:t>Wie wird Schlaf gesteuert?</w:t>
      </w:r>
      <w:r>
        <w:rPr>
          <w:rFonts w:cstheme="minorHAnsi"/>
        </w:rPr>
        <w:t xml:space="preserve">“ unter </w:t>
      </w:r>
      <w:hyperlink r:id="rId20" w:history="1">
        <w:r w:rsidRPr="00130012">
          <w:rPr>
            <w:rStyle w:val="Hyperlink"/>
            <w:rFonts w:cstheme="minorHAnsi"/>
          </w:rPr>
          <w:t>www.gesundheitsinformation.de</w:t>
        </w:r>
      </w:hyperlink>
      <w:r>
        <w:rPr>
          <w:rFonts w:cstheme="minorHAnsi"/>
        </w:rPr>
        <w:t xml:space="preserve"> </w:t>
      </w:r>
      <w:r w:rsidRPr="00337C96">
        <w:rPr>
          <w:rFonts w:cstheme="minorHAnsi"/>
          <w:highlight w:val="yellow"/>
        </w:rPr>
        <w:t xml:space="preserve">((Verlinkung auf: </w:t>
      </w:r>
      <w:hyperlink r:id="rId21" w:history="1">
        <w:r w:rsidRPr="00130012">
          <w:rPr>
            <w:rStyle w:val="Hyperlink"/>
            <w:rFonts w:cstheme="minorHAnsi"/>
            <w:highlight w:val="yellow"/>
          </w:rPr>
          <w:t>www.gesundheitsinformation.de/wie-wird-der-schlaf-gesteuert.html</w:t>
        </w:r>
        <w:r w:rsidRPr="00130012">
          <w:rPr>
            <w:rStyle w:val="Hyperlink"/>
            <w:highlight w:val="yellow"/>
          </w:rPr>
          <w:t>)</w:t>
        </w:r>
      </w:hyperlink>
      <w:r w:rsidRPr="00337C96">
        <w:rPr>
          <w:highlight w:val="yellow"/>
        </w:rPr>
        <w:t>)</w:t>
      </w:r>
    </w:p>
    <w:p w14:paraId="2A55BA75" w14:textId="77777777" w:rsidR="00337C96" w:rsidRDefault="00337C96" w:rsidP="00337C96">
      <w:pPr>
        <w:spacing w:after="0" w:line="276" w:lineRule="auto"/>
        <w:rPr>
          <w:rFonts w:cstheme="minorHAnsi"/>
        </w:rPr>
      </w:pPr>
    </w:p>
    <w:p w14:paraId="2653A2C9" w14:textId="343C7EB9" w:rsidR="00337C96" w:rsidRPr="00337C96" w:rsidRDefault="00337C96" w:rsidP="00337C96">
      <w:pPr>
        <w:spacing w:after="0" w:line="276" w:lineRule="auto"/>
        <w:rPr>
          <w:rFonts w:cstheme="minorHAnsi"/>
          <w:b/>
          <w:bCs/>
          <w:rPrChange w:id="2216" w:author="Fabienne Schmaus" w:date="2026-06-10T09:00:00Z" w16du:dateUtc="2026-06-10T07:00:00Z">
            <w:rPr>
              <w:rFonts w:cstheme="minorHAnsi"/>
            </w:rPr>
          </w:rPrChange>
        </w:rPr>
      </w:pPr>
      <w:ins w:id="2217" w:author="Fabienne Schmaus" w:date="2026-06-10T09:00:00Z" w16du:dateUtc="2026-06-10T07:00:00Z">
        <w:r w:rsidRPr="00337C96">
          <w:rPr>
            <w:rFonts w:cstheme="minorHAnsi"/>
            <w:b/>
            <w:bCs/>
            <w:rPrChange w:id="2218" w:author="Fabienne Schmaus" w:date="2026-06-10T09:00:00Z" w16du:dateUtc="2026-06-10T07:00:00Z">
              <w:rPr>
                <w:rFonts w:cstheme="minorHAnsi"/>
              </w:rPr>
            </w:rPrChange>
          </w:rPr>
          <w:lastRenderedPageBreak/>
          <w:t>Schlafqualität und Schlaf</w:t>
        </w:r>
      </w:ins>
      <w:ins w:id="2219" w:author="Fabienne Schmaus" w:date="2026-06-10T09:04:00Z" w16du:dateUtc="2026-06-10T07:04:00Z">
        <w:r w:rsidR="00D14D8C">
          <w:rPr>
            <w:rFonts w:cstheme="minorHAnsi"/>
            <w:b/>
            <w:bCs/>
          </w:rPr>
          <w:t>probleme</w:t>
        </w:r>
      </w:ins>
      <w:ins w:id="2220" w:author="Fabienne Schmaus" w:date="2026-06-10T09:00:00Z" w16du:dateUtc="2026-06-10T07:00:00Z">
        <w:r w:rsidRPr="00337C96">
          <w:rPr>
            <w:rFonts w:cstheme="minorHAnsi"/>
            <w:b/>
            <w:bCs/>
            <w:rPrChange w:id="2221" w:author="Fabienne Schmaus" w:date="2026-06-10T09:00:00Z" w16du:dateUtc="2026-06-10T07:00:00Z">
              <w:rPr>
                <w:rFonts w:cstheme="minorHAnsi"/>
              </w:rPr>
            </w:rPrChange>
          </w:rPr>
          <w:t>:</w:t>
        </w:r>
      </w:ins>
    </w:p>
    <w:p w14:paraId="01640166" w14:textId="57166C92" w:rsidR="00785BA6" w:rsidRPr="00156CB1" w:rsidRDefault="00337C96" w:rsidP="0036673E">
      <w:pPr>
        <w:pStyle w:val="Listenabsatz"/>
        <w:numPr>
          <w:ilvl w:val="0"/>
          <w:numId w:val="26"/>
        </w:numPr>
        <w:spacing w:after="0" w:line="276" w:lineRule="auto"/>
        <w:ind w:left="709" w:hanging="283"/>
        <w:rPr>
          <w:rFonts w:cstheme="minorHAnsi"/>
        </w:rPr>
      </w:pPr>
      <w:r>
        <w:rPr>
          <w:rFonts w:cstheme="minorHAnsi"/>
        </w:rPr>
        <w:t>„</w:t>
      </w:r>
      <w:r w:rsidR="00785BA6" w:rsidRPr="00156CB1">
        <w:rPr>
          <w:rFonts w:cstheme="minorHAnsi"/>
        </w:rPr>
        <w:t>Teen Sleep Toolkit</w:t>
      </w:r>
      <w:r w:rsidRPr="00156CB1">
        <w:rPr>
          <w:rFonts w:cstheme="minorHAnsi"/>
        </w:rPr>
        <w:t xml:space="preserve">” unter </w:t>
      </w:r>
      <w:hyperlink r:id="rId22" w:history="1">
        <w:r w:rsidRPr="00156CB1">
          <w:rPr>
            <w:rStyle w:val="Hyperlink"/>
            <w:rFonts w:cstheme="minorHAnsi"/>
          </w:rPr>
          <w:t>www.thensf.org</w:t>
        </w:r>
      </w:hyperlink>
      <w:r w:rsidRPr="00156CB1">
        <w:rPr>
          <w:rFonts w:cstheme="minorHAnsi"/>
        </w:rPr>
        <w:t xml:space="preserve"> (englisch) </w:t>
      </w:r>
      <w:r w:rsidRPr="00156CB1">
        <w:rPr>
          <w:rFonts w:cstheme="minorHAnsi"/>
          <w:highlight w:val="yellow"/>
        </w:rPr>
        <w:t xml:space="preserve">((Verlinkung auf: </w:t>
      </w:r>
      <w:hyperlink r:id="rId23" w:history="1">
        <w:r w:rsidR="00785BA6" w:rsidRPr="00156CB1">
          <w:rPr>
            <w:rStyle w:val="Hyperlink"/>
            <w:rFonts w:cstheme="minorHAnsi"/>
            <w:color w:val="auto"/>
            <w:highlight w:val="yellow"/>
            <w:u w:val="none"/>
          </w:rPr>
          <w:t>www.thensf.org/teen-sleep-toolkit/</w:t>
        </w:r>
      </w:hyperlink>
      <w:r w:rsidRPr="00337C96">
        <w:rPr>
          <w:highlight w:val="yellow"/>
        </w:rPr>
        <w:t>))</w:t>
      </w:r>
    </w:p>
    <w:p w14:paraId="522B9E72" w14:textId="4E8F7D05" w:rsidR="00785BA6" w:rsidRPr="00D14D8C" w:rsidRDefault="00337C96" w:rsidP="00D14D8C">
      <w:pPr>
        <w:pStyle w:val="Listenabsatz"/>
        <w:numPr>
          <w:ilvl w:val="0"/>
          <w:numId w:val="26"/>
        </w:numPr>
        <w:spacing w:after="0" w:line="276" w:lineRule="auto"/>
        <w:ind w:left="709" w:hanging="283"/>
        <w:rPr>
          <w:rFonts w:cstheme="minorHAnsi"/>
        </w:rPr>
      </w:pPr>
      <w:r>
        <w:rPr>
          <w:rFonts w:cstheme="minorHAnsi"/>
        </w:rPr>
        <w:t>„</w:t>
      </w:r>
      <w:del w:id="2222" w:author="Fabienne Schmaus" w:date="2026-06-10T09:00:00Z" w16du:dateUtc="2026-06-10T07:00:00Z">
        <w:r w:rsidR="00785BA6" w:rsidRPr="00337C96" w:rsidDel="00D14D8C">
          <w:rPr>
            <w:rFonts w:cstheme="minorHAnsi"/>
          </w:rPr>
          <w:delText xml:space="preserve">BARMER – </w:delText>
        </w:r>
      </w:del>
      <w:ins w:id="2223" w:author="Fabienne Schmaus" w:date="2026-06-10T09:00:00Z" w16du:dateUtc="2026-06-10T07:00:00Z">
        <w:r w:rsidR="00D14D8C">
          <w:rPr>
            <w:rFonts w:cstheme="minorHAnsi"/>
          </w:rPr>
          <w:t>Schl</w:t>
        </w:r>
      </w:ins>
      <w:ins w:id="2224" w:author="Fabienne Schmaus" w:date="2026-06-10T09:01:00Z" w16du:dateUtc="2026-06-10T07:01:00Z">
        <w:r w:rsidR="00D14D8C">
          <w:rPr>
            <w:rFonts w:cstheme="minorHAnsi"/>
          </w:rPr>
          <w:t>af –</w:t>
        </w:r>
        <w:r w:rsidR="00D14D8C" w:rsidRPr="00D14D8C">
          <w:rPr>
            <w:rFonts w:cstheme="minorHAnsi"/>
          </w:rPr>
          <w:t xml:space="preserve"> </w:t>
        </w:r>
      </w:ins>
      <w:r w:rsidR="00785BA6" w:rsidRPr="00D14D8C">
        <w:rPr>
          <w:rFonts w:cstheme="minorHAnsi"/>
        </w:rPr>
        <w:t>Schlafstörungen bei Jugendlichen</w:t>
      </w:r>
      <w:ins w:id="2225" w:author="Fabienne Schmaus" w:date="2026-06-10T09:01:00Z" w16du:dateUtc="2026-06-10T07:01:00Z">
        <w:r w:rsidR="00D14D8C">
          <w:rPr>
            <w:rFonts w:cstheme="minorHAnsi"/>
          </w:rPr>
          <w:t xml:space="preserve">: </w:t>
        </w:r>
        <w:r w:rsidR="00D14D8C" w:rsidRPr="00D14D8C">
          <w:rPr>
            <w:rFonts w:cstheme="minorHAnsi"/>
          </w:rPr>
          <w:t>Wie viel Schlaf braucht ein 14-Jähriger eigentlich?</w:t>
        </w:r>
      </w:ins>
      <w:r w:rsidRPr="00D14D8C">
        <w:rPr>
          <w:rFonts w:cstheme="minorHAnsi"/>
        </w:rPr>
        <w:t xml:space="preserve">“ unter </w:t>
      </w:r>
      <w:hyperlink r:id="rId24" w:history="1">
        <w:r w:rsidRPr="00D14D8C">
          <w:rPr>
            <w:rStyle w:val="Hyperlink"/>
            <w:rFonts w:cstheme="minorHAnsi"/>
          </w:rPr>
          <w:t>www.barmer.de</w:t>
        </w:r>
      </w:hyperlink>
      <w:r w:rsidRPr="00D14D8C">
        <w:rPr>
          <w:rFonts w:cstheme="minorHAnsi"/>
        </w:rPr>
        <w:t xml:space="preserve"> </w:t>
      </w:r>
      <w:r w:rsidRPr="00D14D8C">
        <w:rPr>
          <w:rFonts w:cstheme="minorHAnsi"/>
          <w:highlight w:val="yellow"/>
        </w:rPr>
        <w:t xml:space="preserve">((Verlinkung auf: </w:t>
      </w:r>
      <w:hyperlink r:id="rId25" w:history="1">
        <w:r w:rsidR="00785BA6" w:rsidRPr="00D14D8C">
          <w:rPr>
            <w:rStyle w:val="Hyperlink"/>
            <w:rFonts w:cstheme="minorHAnsi"/>
            <w:color w:val="auto"/>
            <w:highlight w:val="yellow"/>
            <w:u w:val="none"/>
          </w:rPr>
          <w:t>www.barmer.de/gesundheit-verstehen/leben/schlaf/schlafstoerungen-jugendliche-1071486</w:t>
        </w:r>
      </w:hyperlink>
      <w:r w:rsidRPr="00D14D8C">
        <w:rPr>
          <w:highlight w:val="yellow"/>
        </w:rPr>
        <w:t>))</w:t>
      </w:r>
    </w:p>
    <w:p w14:paraId="064D5064" w14:textId="71117D84"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del w:id="2226" w:author="Fabienne Schmaus" w:date="2026-06-10T09:01:00Z" w16du:dateUtc="2026-06-10T07:01:00Z">
        <w:r w:rsidR="00785BA6" w:rsidRPr="00337C96" w:rsidDel="00D14D8C">
          <w:rPr>
            <w:rFonts w:cstheme="minorHAnsi"/>
          </w:rPr>
          <w:delText xml:space="preserve">BARMER </w:delText>
        </w:r>
      </w:del>
      <w:ins w:id="2227" w:author="Fabienne Schmaus" w:date="2026-06-10T09:01:00Z" w16du:dateUtc="2026-06-10T07:01:00Z">
        <w:r w:rsidR="00D14D8C">
          <w:rPr>
            <w:rFonts w:cstheme="minorHAnsi"/>
          </w:rPr>
          <w:t>Schlaf</w:t>
        </w:r>
        <w:r w:rsidR="00D14D8C" w:rsidRPr="00337C96">
          <w:rPr>
            <w:rFonts w:cstheme="minorHAnsi"/>
          </w:rPr>
          <w:t xml:space="preserve"> </w:t>
        </w:r>
      </w:ins>
      <w:r w:rsidR="00785BA6" w:rsidRPr="00337C96">
        <w:rPr>
          <w:rFonts w:cstheme="minorHAnsi"/>
        </w:rPr>
        <w:t xml:space="preserve">– </w:t>
      </w:r>
      <w:commentRangeStart w:id="2228"/>
      <w:commentRangeStart w:id="2229"/>
      <w:commentRangeStart w:id="2230"/>
      <w:ins w:id="2231" w:author="Fabienne Schmaus" w:date="2026-06-10T09:03:00Z" w16du:dateUtc="2026-06-10T07:03:00Z">
        <w:r w:rsidR="00D14D8C" w:rsidRPr="00D14D8C">
          <w:rPr>
            <w:rFonts w:cstheme="minorHAnsi"/>
          </w:rPr>
          <w:t>Handy vorm Schlafengehen: Screen aus, Nacht an</w:t>
        </w:r>
      </w:ins>
      <w:commentRangeEnd w:id="2228"/>
      <w:r w:rsidR="00D14D8C" w:rsidRPr="00337C96">
        <w:rPr>
          <w:rStyle w:val="Kommentarzeichen"/>
          <w:rFonts w:cstheme="minorHAnsi"/>
          <w:sz w:val="22"/>
          <w:szCs w:val="22"/>
        </w:rPr>
        <w:commentReference w:id="2228"/>
      </w:r>
      <w:commentRangeEnd w:id="2229"/>
      <w:r w:rsidR="00D03A3D" w:rsidRPr="00337C96">
        <w:rPr>
          <w:rStyle w:val="Kommentarzeichen"/>
          <w:rFonts w:cstheme="minorHAnsi"/>
          <w:sz w:val="22"/>
          <w:szCs w:val="22"/>
        </w:rPr>
        <w:commentReference w:id="2229"/>
      </w:r>
      <w:commentRangeEnd w:id="2230"/>
      <w:r w:rsidR="00D03A3D" w:rsidRPr="00337C96">
        <w:rPr>
          <w:rStyle w:val="Kommentarzeichen"/>
          <w:rFonts w:cstheme="minorHAnsi"/>
          <w:sz w:val="22"/>
          <w:szCs w:val="22"/>
        </w:rPr>
        <w:commentReference w:id="2230"/>
      </w:r>
      <w:del w:id="2232" w:author="Fabienne Schmaus" w:date="2026-06-10T09:03:00Z" w16du:dateUtc="2026-06-10T07:03:00Z">
        <w:r w:rsidR="00785BA6" w:rsidRPr="00337C96" w:rsidDel="00D14D8C">
          <w:rPr>
            <w:rFonts w:cstheme="minorHAnsi"/>
          </w:rPr>
          <w:delText>Digitale Medien &amp; Schlafqualität</w:delText>
        </w:r>
      </w:del>
      <w:r>
        <w:rPr>
          <w:rFonts w:cstheme="minorHAnsi"/>
        </w:rPr>
        <w:t xml:space="preserve">“ unter </w:t>
      </w:r>
      <w:hyperlink r:id="rId26" w:history="1">
        <w:r w:rsidRPr="00130012">
          <w:rPr>
            <w:rStyle w:val="Hyperlink"/>
            <w:rFonts w:cstheme="minorHAnsi"/>
          </w:rPr>
          <w:t>www.barmer.de</w:t>
        </w:r>
      </w:hyperlink>
      <w:r>
        <w:rPr>
          <w:rFonts w:cstheme="minorHAnsi"/>
        </w:rPr>
        <w:t xml:space="preserve"> </w:t>
      </w:r>
      <w:r w:rsidRPr="00337C96">
        <w:rPr>
          <w:rFonts w:cstheme="minorHAnsi"/>
          <w:highlight w:val="yellow"/>
        </w:rPr>
        <w:t xml:space="preserve">((Verlinkung auf: </w:t>
      </w:r>
      <w:hyperlink r:id="rId27" w:history="1">
        <w:r w:rsidR="00785BA6" w:rsidRPr="00337C96">
          <w:rPr>
            <w:rStyle w:val="Hyperlink"/>
            <w:rFonts w:cstheme="minorHAnsi"/>
            <w:color w:val="auto"/>
            <w:highlight w:val="yellow"/>
            <w:u w:val="none"/>
          </w:rPr>
          <w:t>www.barmer.de/gesundheit-verstehen/leben/schlaf/schlafqualitaet-digitale-medien-1056086</w:t>
        </w:r>
      </w:hyperlink>
      <w:r w:rsidRPr="00337C96">
        <w:rPr>
          <w:highlight w:val="yellow"/>
        </w:rPr>
        <w:t>))</w:t>
      </w:r>
    </w:p>
    <w:p w14:paraId="3F4F06B1" w14:textId="13A4E554" w:rsidR="00785BA6" w:rsidRPr="00337C96" w:rsidRDefault="00337C96" w:rsidP="0036673E">
      <w:pPr>
        <w:pStyle w:val="Listenabsatz"/>
        <w:numPr>
          <w:ilvl w:val="0"/>
          <w:numId w:val="26"/>
        </w:numPr>
        <w:spacing w:after="0" w:line="276" w:lineRule="auto"/>
        <w:ind w:left="709" w:hanging="283"/>
        <w:rPr>
          <w:rFonts w:cstheme="minorHAnsi"/>
        </w:rPr>
      </w:pPr>
      <w:r>
        <w:rPr>
          <w:rFonts w:cstheme="minorHAnsi"/>
        </w:rPr>
        <w:t>„</w:t>
      </w:r>
      <w:ins w:id="2233" w:author="Fabienne Schmaus" w:date="2026-06-10T09:04:00Z" w16du:dateUtc="2026-06-10T07:04:00Z">
        <w:r w:rsidR="00D14D8C" w:rsidRPr="00D14D8C">
          <w:rPr>
            <w:rFonts w:cstheme="minorHAnsi"/>
          </w:rPr>
          <w:t>Probleme mit dem Schlafen – Infos für Jugendliche</w:t>
        </w:r>
      </w:ins>
      <w:del w:id="2234" w:author="Fabienne Schmaus" w:date="2026-06-10T09:04:00Z" w16du:dateUtc="2026-06-10T07:04:00Z">
        <w:r w:rsidR="00785BA6" w:rsidRPr="00337C96" w:rsidDel="00D14D8C">
          <w:rPr>
            <w:rFonts w:cstheme="minorHAnsi"/>
          </w:rPr>
          <w:delText>IQWiG – Schlafprobleme bei Jugendlichen</w:delText>
        </w:r>
      </w:del>
      <w:r>
        <w:rPr>
          <w:rFonts w:cstheme="minorHAnsi"/>
        </w:rPr>
        <w:t xml:space="preserve">“ unter </w:t>
      </w:r>
      <w:r w:rsidRPr="00337C96">
        <w:rPr>
          <w:rFonts w:cstheme="minorHAnsi"/>
        </w:rPr>
        <w:t>www.gesundheitsinformation.de</w:t>
      </w:r>
      <w:r>
        <w:rPr>
          <w:rFonts w:cstheme="minorHAnsi"/>
        </w:rPr>
        <w:t xml:space="preserve"> </w:t>
      </w:r>
      <w:r w:rsidRPr="00337C96">
        <w:rPr>
          <w:rFonts w:cstheme="minorHAnsi"/>
          <w:highlight w:val="yellow"/>
        </w:rPr>
        <w:t xml:space="preserve">((Verlinkung auf: </w:t>
      </w:r>
      <w:hyperlink r:id="rId28" w:history="1">
        <w:r w:rsidR="00785BA6" w:rsidRPr="00337C96">
          <w:rPr>
            <w:rStyle w:val="Hyperlink"/>
            <w:rFonts w:cstheme="minorHAnsi"/>
            <w:color w:val="auto"/>
            <w:highlight w:val="yellow"/>
            <w:u w:val="none"/>
          </w:rPr>
          <w:t>www.gesundheitsinformation.de/probleme-mit-dem-schlafen-infos-fuer-jugendliche.html</w:t>
        </w:r>
      </w:hyperlink>
      <w:r w:rsidRPr="00337C96">
        <w:rPr>
          <w:highlight w:val="yellow"/>
        </w:rPr>
        <w:t>))</w:t>
      </w:r>
    </w:p>
    <w:p w14:paraId="744B8F90" w14:textId="77777777" w:rsidR="00785BA6" w:rsidRPr="0009301D" w:rsidRDefault="00785BA6" w:rsidP="00785BA6">
      <w:pPr>
        <w:spacing w:after="0" w:line="276" w:lineRule="auto"/>
        <w:rPr>
          <w:rFonts w:cstheme="minorHAnsi"/>
        </w:rPr>
      </w:pPr>
    </w:p>
    <w:p w14:paraId="4D5ABE9D" w14:textId="77777777" w:rsidR="002E0879" w:rsidRDefault="002E0879">
      <w:pPr>
        <w:rPr>
          <w:rFonts w:cstheme="minorHAnsi"/>
          <w:highlight w:val="yellow"/>
        </w:rPr>
      </w:pPr>
      <w:r>
        <w:rPr>
          <w:rFonts w:cstheme="minorHAnsi"/>
          <w:highlight w:val="yellow"/>
        </w:rPr>
        <w:br w:type="page"/>
      </w:r>
    </w:p>
    <w:p w14:paraId="38543241" w14:textId="395357C4" w:rsidR="00EC3EBE" w:rsidRPr="0009301D" w:rsidRDefault="00EC3EBE" w:rsidP="008B765F">
      <w:pPr>
        <w:spacing w:after="0" w:line="276" w:lineRule="auto"/>
        <w:rPr>
          <w:rFonts w:cstheme="minorHAnsi"/>
        </w:rPr>
      </w:pPr>
      <w:r w:rsidRPr="0009301D">
        <w:rPr>
          <w:rFonts w:cstheme="minorHAnsi"/>
          <w:highlight w:val="yellow"/>
        </w:rPr>
        <w:lastRenderedPageBreak/>
        <w:t>((Seite Impressum einfügen // Änderungen in Gelb, der Rest ist unverändert))</w:t>
      </w:r>
    </w:p>
    <w:p w14:paraId="0C7A1665" w14:textId="77777777" w:rsidR="00EC3EBE" w:rsidRPr="0009301D" w:rsidRDefault="00EC3EBE" w:rsidP="008B765F">
      <w:pPr>
        <w:spacing w:after="0" w:line="276" w:lineRule="auto"/>
        <w:rPr>
          <w:rFonts w:cstheme="minorHAnsi"/>
        </w:rPr>
      </w:pPr>
    </w:p>
    <w:p w14:paraId="6AF2D05E" w14:textId="77777777" w:rsidR="00EC3EBE" w:rsidRPr="0009301D" w:rsidRDefault="00EC3EBE" w:rsidP="008B765F">
      <w:pPr>
        <w:spacing w:after="0" w:line="276" w:lineRule="auto"/>
        <w:rPr>
          <w:rFonts w:cstheme="minorHAnsi"/>
        </w:rPr>
      </w:pPr>
    </w:p>
    <w:p w14:paraId="11EEFF5B" w14:textId="77777777" w:rsidR="00EC3EBE" w:rsidRPr="0009301D" w:rsidRDefault="00EC3EBE" w:rsidP="008B765F">
      <w:pPr>
        <w:spacing w:after="0" w:line="276" w:lineRule="auto"/>
        <w:rPr>
          <w:rFonts w:cstheme="minorHAnsi"/>
        </w:rPr>
      </w:pPr>
    </w:p>
    <w:p w14:paraId="64A9FCE3" w14:textId="77777777" w:rsidR="00EC3EBE" w:rsidRPr="0009301D" w:rsidRDefault="00EC3EBE" w:rsidP="00EC3EBE">
      <w:pPr>
        <w:spacing w:after="0" w:line="276" w:lineRule="auto"/>
        <w:rPr>
          <w:rFonts w:cstheme="minorHAnsi"/>
          <w:b/>
          <w:bCs/>
        </w:rPr>
      </w:pPr>
      <w:r w:rsidRPr="0009301D">
        <w:rPr>
          <w:rFonts w:cstheme="minorHAnsi"/>
          <w:b/>
          <w:bCs/>
        </w:rPr>
        <w:t>Impressum</w:t>
      </w:r>
    </w:p>
    <w:p w14:paraId="68577338" w14:textId="1321D1B9" w:rsidR="00EC3EBE" w:rsidRPr="0009301D" w:rsidRDefault="00875401" w:rsidP="00875401">
      <w:pPr>
        <w:spacing w:after="0" w:line="276" w:lineRule="auto"/>
        <w:rPr>
          <w:rFonts w:cstheme="minorHAnsi"/>
        </w:rPr>
      </w:pPr>
      <w:r w:rsidRPr="0009301D">
        <w:rPr>
          <w:rFonts w:cstheme="minorHAnsi"/>
        </w:rPr>
        <w:t xml:space="preserve">1. </w:t>
      </w:r>
      <w:r w:rsidR="00EC3EBE" w:rsidRPr="0009301D">
        <w:rPr>
          <w:rFonts w:cstheme="minorHAnsi"/>
        </w:rPr>
        <w:t xml:space="preserve">Auflage </w:t>
      </w:r>
      <w:r w:rsidR="00EC3EBE" w:rsidRPr="0009301D">
        <w:rPr>
          <w:rFonts w:cstheme="minorHAnsi"/>
          <w:highlight w:val="yellow"/>
        </w:rPr>
        <w:t>xxx 2026</w:t>
      </w:r>
      <w:r w:rsidR="00EC3EBE" w:rsidRPr="0009301D">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9301D" w:rsidRDefault="00EC3EBE" w:rsidP="00875401">
      <w:pPr>
        <w:spacing w:after="0" w:line="276" w:lineRule="auto"/>
        <w:rPr>
          <w:rFonts w:cstheme="minorHAnsi"/>
        </w:rPr>
      </w:pPr>
    </w:p>
    <w:p w14:paraId="7DEC149D" w14:textId="3FFD6289" w:rsidR="00EC3EBE" w:rsidRPr="0009301D" w:rsidRDefault="00EC3EBE" w:rsidP="00EC3EBE">
      <w:pPr>
        <w:spacing w:after="0" w:line="276" w:lineRule="auto"/>
        <w:rPr>
          <w:rFonts w:cstheme="minorHAnsi"/>
        </w:rPr>
      </w:pPr>
      <w:r w:rsidRPr="0009301D">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9301D">
        <w:rPr>
          <w:rFonts w:cstheme="minorHAnsi"/>
          <w:highlight w:val="yellow"/>
        </w:rPr>
        <w:t>(a.rapp@klett-mex.de)</w:t>
      </w:r>
      <w:r w:rsidRPr="0009301D">
        <w:rPr>
          <w:rFonts w:cstheme="minorHAnsi"/>
        </w:rPr>
        <w:t xml:space="preserve"> davon in Kenntnis zu setzen, damit bei Nachdruck der Nachweis gelöscht wird.</w:t>
      </w:r>
    </w:p>
    <w:p w14:paraId="262CDAAD" w14:textId="77777777" w:rsidR="00EC3EBE" w:rsidRPr="0009301D" w:rsidRDefault="00EC3EBE" w:rsidP="00EC3EBE">
      <w:pPr>
        <w:spacing w:after="0" w:line="276" w:lineRule="auto"/>
        <w:rPr>
          <w:rFonts w:cstheme="minorHAnsi"/>
        </w:rPr>
      </w:pPr>
    </w:p>
    <w:p w14:paraId="64DFD31A" w14:textId="7174BABD" w:rsidR="00EC3EBE" w:rsidRPr="0009301D" w:rsidRDefault="00EC3EBE" w:rsidP="00EC3EBE">
      <w:pPr>
        <w:spacing w:after="0" w:line="276" w:lineRule="auto"/>
        <w:rPr>
          <w:rFonts w:cstheme="minorHAnsi"/>
        </w:rPr>
      </w:pPr>
      <w:r w:rsidRPr="0009301D">
        <w:rPr>
          <w:rFonts w:cstheme="minorHAnsi"/>
          <w:b/>
          <w:bCs/>
        </w:rPr>
        <w:t>Autor:</w:t>
      </w:r>
      <w:r w:rsidRPr="0009301D">
        <w:rPr>
          <w:rFonts w:cstheme="minorHAnsi"/>
        </w:rPr>
        <w:t xml:space="preserve"> Michael Kohl</w:t>
      </w:r>
    </w:p>
    <w:p w14:paraId="79B28740" w14:textId="77777777" w:rsidR="00EC3EBE" w:rsidRPr="0009301D" w:rsidRDefault="00EC3EBE" w:rsidP="00EC3EBE">
      <w:pPr>
        <w:spacing w:after="0" w:line="276" w:lineRule="auto"/>
        <w:rPr>
          <w:rFonts w:cstheme="minorHAnsi"/>
        </w:rPr>
      </w:pPr>
      <w:r w:rsidRPr="0009301D">
        <w:rPr>
          <w:rFonts w:cstheme="minorHAnsi"/>
          <w:b/>
          <w:bCs/>
        </w:rPr>
        <w:t>Redaktion und Autorenkoordination:</w:t>
      </w:r>
      <w:r w:rsidRPr="0009301D">
        <w:rPr>
          <w:rFonts w:cstheme="minorHAnsi"/>
        </w:rPr>
        <w:t xml:space="preserve"> Fabienne Schmaus</w:t>
      </w:r>
    </w:p>
    <w:p w14:paraId="50FB974A" w14:textId="62DA86D8" w:rsidR="00EC3EBE" w:rsidRPr="0009301D" w:rsidRDefault="00EC3EBE" w:rsidP="00EC3EBE">
      <w:pPr>
        <w:spacing w:after="0" w:line="276" w:lineRule="auto"/>
        <w:rPr>
          <w:rFonts w:cstheme="minorHAnsi"/>
        </w:rPr>
      </w:pPr>
      <w:r w:rsidRPr="0009301D">
        <w:rPr>
          <w:rFonts w:cstheme="minorHAnsi"/>
          <w:b/>
          <w:bCs/>
        </w:rPr>
        <w:t>Projektkoordination:</w:t>
      </w:r>
      <w:r w:rsidRPr="0009301D">
        <w:rPr>
          <w:rFonts w:cstheme="minorHAnsi"/>
        </w:rPr>
        <w:t xml:space="preserve"> </w:t>
      </w:r>
      <w:r w:rsidRPr="0009301D">
        <w:rPr>
          <w:rFonts w:cstheme="minorHAnsi"/>
          <w:highlight w:val="yellow"/>
        </w:rPr>
        <w:t>Annkathrin Rapp</w:t>
      </w:r>
      <w:r w:rsidRPr="0009301D">
        <w:rPr>
          <w:rFonts w:cstheme="minorHAnsi"/>
        </w:rPr>
        <w:t>, Klett MEX GmbH</w:t>
      </w:r>
    </w:p>
    <w:p w14:paraId="5EE7C13B" w14:textId="77777777" w:rsidR="00EC3EBE" w:rsidRPr="0009301D" w:rsidRDefault="00EC3EBE" w:rsidP="00EC3EBE">
      <w:pPr>
        <w:spacing w:after="0" w:line="276" w:lineRule="auto"/>
        <w:rPr>
          <w:rFonts w:cstheme="minorHAnsi"/>
        </w:rPr>
      </w:pPr>
      <w:r w:rsidRPr="0009301D">
        <w:rPr>
          <w:rFonts w:cstheme="minorHAnsi"/>
          <w:b/>
          <w:bCs/>
          <w:lang w:val="en-US"/>
        </w:rPr>
        <w:t>Layout und Satz</w:t>
      </w:r>
      <w:r w:rsidRPr="0009301D">
        <w:rPr>
          <w:rFonts w:cstheme="minorHAnsi"/>
          <w:lang w:val="en-US"/>
        </w:rPr>
        <w:t xml:space="preserve">: We are Family GmbH &amp; Co. </w:t>
      </w:r>
      <w:r w:rsidRPr="0009301D">
        <w:rPr>
          <w:rFonts w:cstheme="minorHAnsi"/>
        </w:rPr>
        <w:t>KG, Stuttgart</w:t>
      </w:r>
    </w:p>
    <w:p w14:paraId="7BECDBFB" w14:textId="77777777" w:rsidR="00EC3EBE" w:rsidRPr="0009301D" w:rsidRDefault="00EC3EBE" w:rsidP="00EC3EBE">
      <w:pPr>
        <w:spacing w:after="0" w:line="276" w:lineRule="auto"/>
        <w:rPr>
          <w:rFonts w:cstheme="minorHAnsi"/>
        </w:rPr>
      </w:pPr>
      <w:r w:rsidRPr="0009301D">
        <w:rPr>
          <w:rFonts w:cstheme="minorHAnsi"/>
          <w:b/>
          <w:bCs/>
        </w:rPr>
        <w:t>Herausgeber:</w:t>
      </w:r>
      <w:r w:rsidRPr="0009301D">
        <w:rPr>
          <w:rFonts w:cstheme="minorHAnsi"/>
        </w:rPr>
        <w:t xml:space="preserve"> BARMER, Axel-Springer-Straße 44, 10969 Berlin</w:t>
      </w:r>
    </w:p>
    <w:p w14:paraId="48C02D6F" w14:textId="77777777" w:rsidR="00EC3EBE" w:rsidRPr="0009301D" w:rsidRDefault="00EC3EBE" w:rsidP="00EC3EBE">
      <w:pPr>
        <w:spacing w:after="0" w:line="276" w:lineRule="auto"/>
        <w:rPr>
          <w:rFonts w:cstheme="minorHAnsi"/>
        </w:rPr>
      </w:pPr>
      <w:r w:rsidRPr="0009301D">
        <w:rPr>
          <w:rFonts w:cstheme="minorHAnsi"/>
        </w:rPr>
        <w:t>Eine Zusammenarbeit der BARMER und der Klett MEX GmbH</w:t>
      </w:r>
    </w:p>
    <w:p w14:paraId="0F9BE1E8" w14:textId="77777777" w:rsidR="00EC3EBE" w:rsidRPr="0009301D" w:rsidRDefault="00EC3EBE" w:rsidP="00EC3EBE">
      <w:pPr>
        <w:spacing w:after="0" w:line="276" w:lineRule="auto"/>
        <w:rPr>
          <w:rFonts w:cstheme="minorHAnsi"/>
        </w:rPr>
      </w:pPr>
      <w:r w:rsidRPr="0009301D">
        <w:rPr>
          <w:rFonts w:cstheme="minorHAnsi"/>
        </w:rPr>
        <w:t>©BARMER, Berlin, Klett MEX GmbH, Stuttgart und We are Family GmbH &amp; Co. KG, Stuttgart.</w:t>
      </w:r>
    </w:p>
    <w:p w14:paraId="36559846" w14:textId="77777777" w:rsidR="00EC3EBE" w:rsidRPr="0009301D" w:rsidRDefault="00EC3EBE" w:rsidP="00EC3EBE">
      <w:pPr>
        <w:spacing w:after="0" w:line="276" w:lineRule="auto"/>
        <w:rPr>
          <w:rFonts w:cstheme="minorHAnsi"/>
        </w:rPr>
      </w:pPr>
    </w:p>
    <w:p w14:paraId="6A3627F1" w14:textId="7268B787" w:rsidR="00EC3EBE" w:rsidRPr="0009301D" w:rsidRDefault="00EC3EBE" w:rsidP="00EC3EBE">
      <w:pPr>
        <w:spacing w:after="0" w:line="276" w:lineRule="auto"/>
        <w:rPr>
          <w:rFonts w:cstheme="minorHAnsi"/>
          <w:b/>
          <w:bCs/>
        </w:rPr>
      </w:pPr>
      <w:r w:rsidRPr="0009301D">
        <w:rPr>
          <w:rFonts w:cstheme="minorHAnsi"/>
          <w:b/>
          <w:bCs/>
        </w:rPr>
        <w:t>Digital in eine gesunde Zukunft.</w:t>
      </w:r>
    </w:p>
    <w:p w14:paraId="6EDC1D17" w14:textId="3AA73E44" w:rsidR="00EC3EBE" w:rsidRPr="0009301D" w:rsidRDefault="00EC3EBE" w:rsidP="00EC3EBE">
      <w:pPr>
        <w:spacing w:after="0" w:line="276" w:lineRule="auto"/>
        <w:rPr>
          <w:rFonts w:cstheme="minorHAnsi"/>
        </w:rPr>
      </w:pPr>
      <w:r w:rsidRPr="0009301D">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09301D" w:rsidRDefault="00EC3EBE" w:rsidP="008B765F">
      <w:pPr>
        <w:spacing w:after="0" w:line="276" w:lineRule="auto"/>
        <w:rPr>
          <w:rFonts w:cstheme="minorHAnsi"/>
        </w:rPr>
      </w:pPr>
    </w:p>
    <w:p w14:paraId="5354B8AD" w14:textId="0EB6481C" w:rsidR="00EC3EBE" w:rsidRPr="0009301D" w:rsidRDefault="00EC3EBE" w:rsidP="008B765F">
      <w:pPr>
        <w:spacing w:after="0" w:line="276" w:lineRule="auto"/>
        <w:rPr>
          <w:rFonts w:cstheme="minorHAnsi"/>
        </w:rPr>
      </w:pPr>
      <w:r w:rsidRPr="0009301D">
        <w:rPr>
          <w:rFonts w:cstheme="minorHAnsi"/>
          <w:highlight w:val="yellow"/>
        </w:rPr>
        <w:t>((+ Logos))</w:t>
      </w:r>
    </w:p>
    <w:sectPr w:rsidR="00EC3EBE" w:rsidRPr="0009301D" w:rsidSect="003F1E39">
      <w:headerReference w:type="even" r:id="rId29"/>
      <w:headerReference w:type="default" r:id="rId30"/>
      <w:footerReference w:type="even" r:id="rId31"/>
      <w:footerReference w:type="default" r:id="rId32"/>
      <w:headerReference w:type="first" r:id="rId33"/>
      <w:footerReference w:type="first" r:id="rId34"/>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Fabienne Schmaus" w:date="2026-06-09T15:24:00Z" w:initials="FS">
    <w:p w14:paraId="2F2FBDC8" w14:textId="77777777" w:rsidR="0009301D" w:rsidRDefault="0009301D" w:rsidP="0009301D">
      <w:pPr>
        <w:pStyle w:val="Kommentartext"/>
      </w:pPr>
      <w:r>
        <w:rPr>
          <w:rStyle w:val="Kommentarzeichen"/>
        </w:rPr>
        <w:annotationRef/>
      </w:r>
      <w:r>
        <w:t>Noch ein Schlusssatz zur DGK?</w:t>
      </w:r>
    </w:p>
  </w:comment>
  <w:comment w:id="23" w:author="Michael Kohl" w:date="2026-06-11T15:41:00Z" w:initials="MK">
    <w:p w14:paraId="77E16AFD" w14:textId="77777777" w:rsidR="00D03A3D" w:rsidRDefault="00D03A3D" w:rsidP="00D03A3D">
      <w:pPr>
        <w:pStyle w:val="Kommentartext"/>
      </w:pPr>
      <w:r>
        <w:rPr>
          <w:rStyle w:val="Kommentarzeichen"/>
        </w:rPr>
        <w:annotationRef/>
      </w:r>
      <w:r>
        <w:t>eingefügt</w:t>
      </w:r>
    </w:p>
  </w:comment>
  <w:comment w:id="41" w:author="Fabienne Schmaus" w:date="2026-06-09T15:28:00Z" w:initials="FS">
    <w:p w14:paraId="49616344" w14:textId="77777777" w:rsidR="00004AB8" w:rsidRDefault="00004AB8" w:rsidP="00004AB8">
      <w:pPr>
        <w:pStyle w:val="Kommentartext"/>
      </w:pPr>
      <w:r>
        <w:rPr>
          <w:rStyle w:val="Kommentarzeichen"/>
        </w:rPr>
        <w:annotationRef/>
      </w:r>
      <w:r>
        <w:t>Wertervermittlung?</w:t>
      </w:r>
    </w:p>
  </w:comment>
  <w:comment w:id="42" w:author="Michael Kohl" w:date="2026-06-11T11:34:00Z" w:initials="MK">
    <w:p w14:paraId="7D02913E" w14:textId="77777777" w:rsidR="0001073A" w:rsidRDefault="0001073A" w:rsidP="0001073A">
      <w:pPr>
        <w:pStyle w:val="Kommentartext"/>
      </w:pPr>
      <w:r>
        <w:rPr>
          <w:rStyle w:val="Kommentarzeichen"/>
        </w:rPr>
        <w:annotationRef/>
      </w:r>
      <w:r>
        <w:t>ja</w:t>
      </w:r>
    </w:p>
  </w:comment>
  <w:comment w:id="46" w:author="Fabienne Schmaus" w:date="2026-06-09T15:28:00Z" w:initials="FS">
    <w:p w14:paraId="7B3D0B23" w14:textId="77777777" w:rsidR="00004AB8" w:rsidRDefault="00004AB8" w:rsidP="00004AB8">
      <w:pPr>
        <w:pStyle w:val="Kommentartext"/>
      </w:pPr>
      <w:r>
        <w:rPr>
          <w:rStyle w:val="Kommentarzeichen"/>
        </w:rPr>
        <w:annotationRef/>
      </w:r>
      <w:r>
        <w:t>Auf Deutsch?</w:t>
      </w:r>
    </w:p>
  </w:comment>
  <w:comment w:id="47" w:author="Michael Kohl" w:date="2026-06-11T11:39:00Z" w:initials="MK">
    <w:p w14:paraId="05AA67C2" w14:textId="77777777" w:rsidR="00DA00D6" w:rsidRDefault="00DA00D6" w:rsidP="00DA00D6">
      <w:pPr>
        <w:pStyle w:val="Kommentartext"/>
      </w:pPr>
      <w:r>
        <w:rPr>
          <w:rStyle w:val="Kommentarzeichen"/>
        </w:rPr>
        <w:annotationRef/>
      </w:r>
      <w:r>
        <w:t>Als Zusatz in der Klammer?</w:t>
      </w:r>
    </w:p>
  </w:comment>
  <w:comment w:id="51" w:author="Michael Kohl" w:date="2026-06-03T07:57:00Z" w:initials="MK">
    <w:p w14:paraId="472A8B27" w14:textId="77777777" w:rsidR="003C4E68" w:rsidRDefault="003C4E68" w:rsidP="003C4E68">
      <w:pPr>
        <w:pStyle w:val="Kommentartext"/>
      </w:pPr>
      <w:r>
        <w:rPr>
          <w:rStyle w:val="Kommentarzeichen"/>
        </w:rPr>
        <w:annotationRef/>
      </w:r>
      <w:r>
        <w:t>Eher zweitrangig...kann auch weggelassen werden denke ich</w:t>
      </w:r>
    </w:p>
  </w:comment>
  <w:comment w:id="54" w:author="Michael Kohl" w:date="2026-06-05T20:51:00Z" w:initials="MK">
    <w:p w14:paraId="173379E7" w14:textId="77777777" w:rsidR="00E84E2A" w:rsidRDefault="00E84E2A" w:rsidP="00E84E2A">
      <w:pPr>
        <w:pStyle w:val="Kommentartext"/>
      </w:pPr>
      <w:r>
        <w:rPr>
          <w:rStyle w:val="Kommentarzeichen"/>
        </w:rPr>
        <w:annotationRef/>
      </w:r>
      <w:r>
        <w:t>Brauchen sie gar nicht, glaub ich...</w:t>
      </w:r>
    </w:p>
  </w:comment>
  <w:comment w:id="55" w:author="Fabienne Schmaus" w:date="2026-06-09T15:30:00Z" w:initials="FS">
    <w:p w14:paraId="2122D867" w14:textId="77777777" w:rsidR="00004AB8" w:rsidRDefault="00004AB8" w:rsidP="00004AB8">
      <w:pPr>
        <w:pStyle w:val="Kommentartext"/>
      </w:pPr>
      <w:r>
        <w:rPr>
          <w:rStyle w:val="Kommentarzeichen"/>
        </w:rPr>
        <w:annotationRef/>
      </w:r>
      <w:r>
        <w:t>Lassen wir drin, wir haben es immer - das kann man im Unterricht immer verwenden, ist nie falsch.</w:t>
      </w:r>
    </w:p>
  </w:comment>
  <w:comment w:id="56" w:author="Michael Kohl" w:date="2026-06-11T11:40:00Z" w:initials="MK">
    <w:p w14:paraId="7A8ED974" w14:textId="77777777" w:rsidR="00DA00D6" w:rsidRDefault="00DA00D6" w:rsidP="00DA00D6">
      <w:pPr>
        <w:pStyle w:val="Kommentartext"/>
      </w:pPr>
      <w:r>
        <w:rPr>
          <w:rStyle w:val="Kommentarzeichen"/>
        </w:rPr>
        <w:annotationRef/>
      </w:r>
      <w:r>
        <w:t>Passt</w:t>
      </w:r>
    </w:p>
  </w:comment>
  <w:comment w:id="57" w:author="Fabienne Schmaus" w:date="2026-06-09T16:08:00Z" w:initials="FS">
    <w:p w14:paraId="65196A79" w14:textId="77777777" w:rsidR="009663B1" w:rsidRDefault="009663B1" w:rsidP="009663B1">
      <w:pPr>
        <w:pStyle w:val="Kommentartext"/>
      </w:pPr>
      <w:r>
        <w:rPr>
          <w:rStyle w:val="Kommentarzeichen"/>
        </w:rPr>
        <w:annotationRef/>
      </w:r>
      <w:r>
        <w:t>Siehe Reflexion</w:t>
      </w:r>
    </w:p>
  </w:comment>
  <w:comment w:id="70" w:author="Michael Kohl" w:date="2026-06-05T08:39:00Z" w:initials="MK">
    <w:p w14:paraId="7C9D6C9A" w14:textId="77777777" w:rsidR="006F7363" w:rsidRDefault="006F7363" w:rsidP="006F7363">
      <w:pPr>
        <w:pStyle w:val="Kommentartext"/>
      </w:pPr>
      <w:r>
        <w:rPr>
          <w:rStyle w:val="Kommentarzeichen"/>
        </w:rPr>
        <w:annotationRef/>
      </w:r>
      <w:r>
        <w:t>Rückmeldungen aus Grobkonzept sind auch in dieser LH alle eingearbeitet.</w:t>
      </w:r>
    </w:p>
  </w:comment>
  <w:comment w:id="159" w:author="Fabienne Schmaus" w:date="2026-06-09T15:58:00Z" w:initials="FS">
    <w:p w14:paraId="68167CA5" w14:textId="77777777" w:rsidR="007170BA" w:rsidRDefault="007170BA" w:rsidP="007170BA">
      <w:pPr>
        <w:pStyle w:val="Kommentartext"/>
      </w:pPr>
      <w:r>
        <w:rPr>
          <w:rStyle w:val="Kommentarzeichen"/>
        </w:rPr>
        <w:annotationRef/>
      </w:r>
      <w:r>
        <w:t>Hier brauchen wir die konkrete Frage dazu, oder?</w:t>
      </w:r>
    </w:p>
  </w:comment>
  <w:comment w:id="160" w:author="Michael Kohl" w:date="2026-06-11T11:44:00Z" w:initials="MK">
    <w:p w14:paraId="57B7E920" w14:textId="77777777" w:rsidR="00DA00D6" w:rsidRDefault="00DA00D6" w:rsidP="00DA00D6">
      <w:pPr>
        <w:pStyle w:val="Kommentartext"/>
      </w:pPr>
      <w:r>
        <w:rPr>
          <w:rStyle w:val="Kommentarzeichen"/>
        </w:rPr>
        <w:annotationRef/>
      </w:r>
      <w:r>
        <w:t>Hab die aus dem EWH hier eingetragen</w:t>
      </w:r>
    </w:p>
  </w:comment>
  <w:comment w:id="192" w:author="Fabienne Schmaus" w:date="2026-06-09T16:05:00Z" w:initials="FS">
    <w:p w14:paraId="37BFF5BA" w14:textId="77777777" w:rsidR="007170BA" w:rsidRDefault="007170BA" w:rsidP="007170BA">
      <w:pPr>
        <w:pStyle w:val="Kommentartext"/>
      </w:pPr>
      <w:r>
        <w:rPr>
          <w:rStyle w:val="Kommentarzeichen"/>
        </w:rPr>
        <w:annotationRef/>
      </w:r>
      <w:r>
        <w:t>Ich denke, dass wir es hier nicht brauchen, nur im EWH</w:t>
      </w:r>
    </w:p>
  </w:comment>
  <w:comment w:id="193" w:author="Michael Kohl" w:date="2026-06-11T11:42:00Z" w:initials="MK">
    <w:p w14:paraId="247822C7" w14:textId="77777777" w:rsidR="00DA00D6" w:rsidRDefault="00DA00D6" w:rsidP="00DA00D6">
      <w:pPr>
        <w:pStyle w:val="Kommentartext"/>
      </w:pPr>
      <w:r>
        <w:rPr>
          <w:rStyle w:val="Kommentarzeichen"/>
        </w:rPr>
        <w:annotationRef/>
      </w:r>
      <w:r>
        <w:t>Alles klar</w:t>
      </w:r>
    </w:p>
  </w:comment>
  <w:comment w:id="200" w:author="Fabienne Schmaus" w:date="2026-06-09T16:07:00Z" w:initials="FS">
    <w:p w14:paraId="19CED049" w14:textId="77777777" w:rsidR="007170BA" w:rsidRDefault="007170BA" w:rsidP="007170BA">
      <w:pPr>
        <w:pStyle w:val="Kommentartext"/>
      </w:pPr>
      <w:r>
        <w:rPr>
          <w:rStyle w:val="Kommentarzeichen"/>
        </w:rPr>
        <w:annotationRef/>
      </w:r>
      <w:r>
        <w:t>Man könnte es hier für eine Abfrage einführen. So hätten wir oben ein Tool 😊</w:t>
      </w:r>
    </w:p>
    <w:p w14:paraId="76CDCF1A" w14:textId="77777777" w:rsidR="007170BA" w:rsidRDefault="007170BA" w:rsidP="007170BA">
      <w:pPr>
        <w:pStyle w:val="Kommentartext"/>
      </w:pPr>
      <w:r>
        <w:t>Bitte im EWH anpassen (wenn nötig)</w:t>
      </w:r>
    </w:p>
  </w:comment>
  <w:comment w:id="227" w:author="Fabienne Schmaus" w:date="2026-06-09T16:09:00Z" w:initials="FS">
    <w:p w14:paraId="30D13F67" w14:textId="77777777" w:rsidR="009663B1" w:rsidRDefault="009663B1" w:rsidP="009663B1">
      <w:pPr>
        <w:pStyle w:val="Kommentartext"/>
      </w:pPr>
      <w:r>
        <w:rPr>
          <w:rStyle w:val="Kommentarzeichen"/>
        </w:rPr>
        <w:annotationRef/>
      </w:r>
      <w:r>
        <w:t>Sehr gut, aber nicht hier sondern im EWH, oder?</w:t>
      </w:r>
    </w:p>
  </w:comment>
  <w:comment w:id="277" w:author="Fabienne Schmaus" w:date="2026-06-09T16:18:00Z" w:initials="FS">
    <w:p w14:paraId="33B3674A" w14:textId="77777777" w:rsidR="005C03C1" w:rsidRDefault="005C03C1" w:rsidP="005C03C1">
      <w:pPr>
        <w:pStyle w:val="Kommentartext"/>
      </w:pPr>
      <w:r>
        <w:rPr>
          <w:rStyle w:val="Kommentarzeichen"/>
        </w:rPr>
        <w:annotationRef/>
      </w:r>
      <w:r>
        <w:t>Sehr gut, aber wir brauchen eine Quelle dazu: zur Infografik insgesamt oder zu jedem Bild.</w:t>
      </w:r>
    </w:p>
  </w:comment>
  <w:comment w:id="278" w:author="Michael Kohl" w:date="2026-06-11T11:55:00Z" w:initials="MK">
    <w:p w14:paraId="5175783F" w14:textId="77777777" w:rsidR="003F54A5" w:rsidRDefault="003F54A5" w:rsidP="003F54A5">
      <w:pPr>
        <w:pStyle w:val="Kommentartext"/>
      </w:pPr>
      <w:r>
        <w:rPr>
          <w:rStyle w:val="Kommentarzeichen"/>
        </w:rPr>
        <w:annotationRef/>
      </w:r>
      <w:r>
        <w:t>Quelle: erstellt mit ChatGPT (Texte und Bilder), überarbeitet von Michael Kohl (</w:t>
      </w:r>
      <w:hyperlink r:id="rId1" w:history="1">
        <w:r w:rsidRPr="00DF7065">
          <w:rPr>
            <w:rStyle w:val="Hyperlink"/>
          </w:rPr>
          <w:t>https://chatgpt.com/s/m_6a2a85c9f254819195349af2e3bbf1be</w:t>
        </w:r>
      </w:hyperlink>
      <w:r>
        <w:t>)</w:t>
      </w:r>
    </w:p>
  </w:comment>
  <w:comment w:id="298" w:author="Michael Kohl" w:date="2026-06-05T11:02:00Z" w:initials="MK">
    <w:p w14:paraId="1B9BE6EF" w14:textId="77777777" w:rsidR="005C5E51" w:rsidRDefault="005C5E51" w:rsidP="005C5E51">
      <w:pPr>
        <w:pStyle w:val="Kommentartext"/>
      </w:pPr>
      <w:r>
        <w:rPr>
          <w:rStyle w:val="Kommentarzeichen"/>
        </w:rPr>
        <w:annotationRef/>
      </w:r>
      <w:r>
        <w:t>Oder einfach als Hefteintrag? Dazu müsste man aber zumindest ne Überschrift und Hinweise für die Lehrkraft mit einbauen. Zeitfaktor fürs Abschreiben und Pfeile malen?</w:t>
      </w:r>
    </w:p>
  </w:comment>
  <w:comment w:id="299" w:author="Fabienne Schmaus" w:date="2026-06-09T16:36:00Z" w:initials="FS">
    <w:p w14:paraId="0C1A56DC" w14:textId="77777777" w:rsidR="002E0879" w:rsidRDefault="002E0879" w:rsidP="002E0879">
      <w:pPr>
        <w:pStyle w:val="Kommentartext"/>
      </w:pPr>
      <w:r>
        <w:rPr>
          <w:rStyle w:val="Kommentarzeichen"/>
        </w:rPr>
        <w:annotationRef/>
      </w:r>
      <w:r>
        <w:t>AB 1 ist gut 😊</w:t>
      </w:r>
    </w:p>
  </w:comment>
  <w:comment w:id="327" w:author="Fabienne Schmaus" w:date="2026-06-09T16:52:00Z" w:initials="FS">
    <w:p w14:paraId="0B440119" w14:textId="77777777" w:rsidR="00C57219" w:rsidRDefault="00C57219" w:rsidP="00C57219">
      <w:pPr>
        <w:pStyle w:val="Kommentartext"/>
      </w:pPr>
      <w:r>
        <w:rPr>
          <w:rStyle w:val="Kommentarzeichen"/>
        </w:rPr>
        <w:annotationRef/>
      </w:r>
      <w:r>
        <w:t>Brauchen wir noch für 1A und 1B?</w:t>
      </w:r>
    </w:p>
    <w:p w14:paraId="2BE1D390" w14:textId="77777777" w:rsidR="00C57219" w:rsidRDefault="00C57219" w:rsidP="00C57219">
      <w:pPr>
        <w:pStyle w:val="Kommentartext"/>
      </w:pPr>
      <w:r>
        <w:rPr>
          <w:b/>
          <w:bCs/>
        </w:rPr>
        <w:t xml:space="preserve">Erwartbare Antworten der Lernenden: </w:t>
      </w:r>
    </w:p>
  </w:comment>
  <w:comment w:id="328" w:author="Michael Kohl" w:date="2026-06-11T15:41:00Z" w:initials="MK">
    <w:p w14:paraId="62FD446F" w14:textId="77777777" w:rsidR="00D03A3D" w:rsidRDefault="00D03A3D" w:rsidP="00D03A3D">
      <w:pPr>
        <w:pStyle w:val="Kommentartext"/>
      </w:pPr>
      <w:r>
        <w:rPr>
          <w:rStyle w:val="Kommentarzeichen"/>
        </w:rPr>
        <w:annotationRef/>
      </w:r>
      <w:r>
        <w:t>eingefügt</w:t>
      </w:r>
    </w:p>
  </w:comment>
  <w:comment w:id="349" w:author="Michael Kohl" w:date="2026-06-11T12:12:00Z" w:initials="MK">
    <w:p w14:paraId="0C39C4E2" w14:textId="77777777" w:rsidR="00CB5281" w:rsidRDefault="00CB5281" w:rsidP="00CB5281">
      <w:pPr>
        <w:pStyle w:val="Kommentartext"/>
      </w:pPr>
      <w:r>
        <w:rPr>
          <w:rStyle w:val="Kommentarzeichen"/>
        </w:rPr>
        <w:annotationRef/>
      </w:r>
      <w:r>
        <w:t>Kann man weglassen und nur die zwei Zeilen „Mindestanforderungen“ stehen lassen.</w:t>
      </w:r>
    </w:p>
  </w:comment>
  <w:comment w:id="399" w:author="Michael Kohl" w:date="2026-06-11T13:24:00Z" w:initials="MK">
    <w:p w14:paraId="0030A01D" w14:textId="77777777" w:rsidR="00B23DE4" w:rsidRDefault="00B23DE4" w:rsidP="00B23DE4">
      <w:pPr>
        <w:pStyle w:val="Kommentartext"/>
      </w:pPr>
      <w:r>
        <w:rPr>
          <w:rStyle w:val="Kommentarzeichen"/>
        </w:rPr>
        <w:annotationRef/>
      </w:r>
      <w:r>
        <w:t>Zu a-e könnte man natürlich noch Erläuterungen anfügen wenn gewünscht</w:t>
      </w:r>
    </w:p>
  </w:comment>
  <w:comment w:id="408" w:author="Michael Kohl" w:date="2026-06-11T13:54:00Z" w:initials="MK">
    <w:p w14:paraId="77B6A1D9" w14:textId="7DDF791C" w:rsidR="00CF7F71" w:rsidRDefault="00CF7F71" w:rsidP="00CF7F71">
      <w:pPr>
        <w:pStyle w:val="Kommentartext"/>
      </w:pPr>
      <w:r>
        <w:rPr>
          <w:rStyle w:val="Kommentarzeichen"/>
        </w:rPr>
        <w:annotationRef/>
      </w:r>
      <w:r>
        <w:t>Hinweis für die Lehrkraft („Vorgriff“ entfernt bei Frage 4 auf AB)</w:t>
      </w:r>
    </w:p>
  </w:comment>
  <w:comment w:id="588" w:author="Michael Kohl" w:date="2026-06-04T18:50:00Z" w:initials="MK">
    <w:p w14:paraId="1053029E" w14:textId="77777777" w:rsidR="003F5352" w:rsidRDefault="003F5352" w:rsidP="003F5352">
      <w:pPr>
        <w:pStyle w:val="Kommentartext"/>
      </w:pPr>
      <w:r>
        <w:rPr>
          <w:rStyle w:val="Kommentarzeichen"/>
        </w:rPr>
        <w:annotationRef/>
      </w:r>
      <w:r>
        <w:t>Jede Gruppe ein positives und ein negatives? Ist von der Zeit her drin, glaub ich</w:t>
      </w:r>
    </w:p>
  </w:comment>
  <w:comment w:id="589" w:author="Fabienne Schmaus" w:date="2026-06-10T09:06:00Z" w:initials="FS">
    <w:p w14:paraId="180DEC04" w14:textId="77777777" w:rsidR="00D52A41" w:rsidRDefault="00D52A41" w:rsidP="00D52A41">
      <w:pPr>
        <w:pStyle w:val="Kommentartext"/>
      </w:pPr>
      <w:r>
        <w:rPr>
          <w:rStyle w:val="Kommentarzeichen"/>
        </w:rPr>
        <w:annotationRef/>
      </w:r>
      <w:r>
        <w:t>Ich habe bei jeder Variante (Sek. I und Sek. II) jeweils nur 1 positives und 1 negatives Beispiel behalten, weil die ABs zu lang waren.</w:t>
      </w:r>
    </w:p>
    <w:p w14:paraId="69240747" w14:textId="77777777" w:rsidR="00D52A41" w:rsidRDefault="00D52A41" w:rsidP="00D52A41">
      <w:pPr>
        <w:pStyle w:val="Kommentartext"/>
      </w:pPr>
      <w:r>
        <w:t>Ich habe auch deine ausfürlichen Antworten hier eingefügt.</w:t>
      </w:r>
    </w:p>
    <w:p w14:paraId="263826FB" w14:textId="77777777" w:rsidR="00D52A41" w:rsidRDefault="00D52A41" w:rsidP="00D52A41">
      <w:pPr>
        <w:pStyle w:val="Kommentartext"/>
      </w:pPr>
    </w:p>
    <w:p w14:paraId="407E9099" w14:textId="77777777" w:rsidR="00D52A41" w:rsidRDefault="00D52A41" w:rsidP="00D52A41">
      <w:pPr>
        <w:pStyle w:val="Kommentartext"/>
      </w:pPr>
      <w:r>
        <w:t>Kannst du bitte überprüfen, ob jetzt alles zusammenpasst?</w:t>
      </w:r>
    </w:p>
  </w:comment>
  <w:comment w:id="717" w:author="Fabienne Schmaus" w:date="2026-06-09T17:35:00Z" w:initials="FS">
    <w:p w14:paraId="354F4175" w14:textId="134BD07C" w:rsidR="00B47121" w:rsidRDefault="00B47121" w:rsidP="00B47121">
      <w:pPr>
        <w:pStyle w:val="Kommentartext"/>
      </w:pPr>
      <w:r>
        <w:rPr>
          <w:rStyle w:val="Kommentarzeichen"/>
        </w:rPr>
        <w:annotationRef/>
      </w:r>
      <w:r>
        <w:t xml:space="preserve">Hier hatten wir: – Studienbezug Bauducco et al (2024): Passives Scrollen wirkt schlafstörender als aktive Kommunikation </w:t>
      </w:r>
    </w:p>
    <w:p w14:paraId="3C8F002B" w14:textId="77777777" w:rsidR="00B47121" w:rsidRDefault="00B47121" w:rsidP="00B47121">
      <w:pPr>
        <w:pStyle w:val="Kommentartext"/>
      </w:pPr>
    </w:p>
    <w:p w14:paraId="68D04A82" w14:textId="77777777" w:rsidR="00B47121" w:rsidRDefault="00B47121" w:rsidP="00B47121">
      <w:pPr>
        <w:pStyle w:val="Kommentartext"/>
      </w:pPr>
      <w:r>
        <w:t>Ein Link dazu?</w:t>
      </w:r>
    </w:p>
  </w:comment>
  <w:comment w:id="718" w:author="Michael Kohl" w:date="2026-06-11T14:01:00Z" w:initials="MK">
    <w:p w14:paraId="7B441939" w14:textId="77777777" w:rsidR="00CF7F71" w:rsidRDefault="00CF7F71" w:rsidP="00CF7F71">
      <w:pPr>
        <w:pStyle w:val="Kommentartext"/>
      </w:pPr>
      <w:r>
        <w:rPr>
          <w:rStyle w:val="Kommentarzeichen"/>
        </w:rPr>
        <w:annotationRef/>
      </w:r>
      <w:r>
        <w:t>Das ist die dritte Quelle oben bei Blaulicht. Die brauchen wir hier nicht wiederholen denk ich</w:t>
      </w:r>
    </w:p>
  </w:comment>
  <w:comment w:id="1014" w:author="Fabienne Schmaus" w:date="2026-06-09T18:42:00Z" w:initials="FS">
    <w:p w14:paraId="00FEDD06" w14:textId="66A59CF8" w:rsidR="00C24F6D" w:rsidRDefault="00C24F6D" w:rsidP="00C24F6D">
      <w:pPr>
        <w:pStyle w:val="Kommentartext"/>
      </w:pPr>
      <w:r>
        <w:rPr>
          <w:rStyle w:val="Kommentarzeichen"/>
        </w:rPr>
        <w:annotationRef/>
      </w:r>
      <w:r>
        <w:t>Gibt es einen Link dazu?</w:t>
      </w:r>
    </w:p>
  </w:comment>
  <w:comment w:id="1015" w:author="Michael Kohl" w:date="2026-06-11T14:05:00Z" w:initials="MK">
    <w:p w14:paraId="19F30609" w14:textId="77777777" w:rsidR="00D03A3D" w:rsidRDefault="00592CB8" w:rsidP="00D03A3D">
      <w:pPr>
        <w:pStyle w:val="Kommentartext"/>
      </w:pPr>
      <w:r>
        <w:rPr>
          <w:rStyle w:val="Kommentarzeichen"/>
        </w:rPr>
        <w:annotationRef/>
      </w:r>
      <w:r w:rsidR="00D03A3D">
        <w:t>Hier passt auch Gollwitzer (taucht später beim Transfer auch auf):</w:t>
      </w:r>
    </w:p>
    <w:p w14:paraId="1B3B428A" w14:textId="77777777" w:rsidR="00D03A3D" w:rsidRDefault="00D03A3D" w:rsidP="00D03A3D">
      <w:pPr>
        <w:pStyle w:val="Kommentartext"/>
      </w:pPr>
      <w:r>
        <w:t xml:space="preserve">Gollwitzer, P. M. (1999). Implementation Intentions: Strong Effects of Simple Plans. </w:t>
      </w:r>
      <w:r>
        <w:rPr>
          <w:i/>
          <w:iCs/>
        </w:rPr>
        <w:t>American Psychologist, 54</w:t>
      </w:r>
      <w:r>
        <w:t>(7), 493–503.</w:t>
      </w:r>
    </w:p>
    <w:p w14:paraId="5A534C79" w14:textId="77777777" w:rsidR="00D03A3D" w:rsidRDefault="00D03A3D" w:rsidP="00D03A3D">
      <w:pPr>
        <w:pStyle w:val="Kommentartext"/>
      </w:pPr>
      <w:r>
        <w:t xml:space="preserve">→ Übersicht auf Deutsch: </w:t>
      </w:r>
      <w:hyperlink r:id="rId2" w:history="1">
        <w:r w:rsidRPr="00E55A52">
          <w:rPr>
            <w:rStyle w:val="Hyperlink"/>
          </w:rPr>
          <w:t>https://lexikon.stangl.eu/39722/implementation-intentions</w:t>
        </w:r>
      </w:hyperlink>
    </w:p>
  </w:comment>
  <w:comment w:id="1017" w:author="Michael Kohl" w:date="2026-06-11T16:01:00Z" w:initials="MK">
    <w:p w14:paraId="7B4FEBD1" w14:textId="77777777" w:rsidR="00B27FD4" w:rsidRDefault="00B27FD4" w:rsidP="00B27FD4">
      <w:pPr>
        <w:pStyle w:val="Kommentartext"/>
      </w:pPr>
      <w:r>
        <w:rPr>
          <w:rStyle w:val="Kommentarzeichen"/>
        </w:rPr>
        <w:annotationRef/>
      </w:r>
      <w:r>
        <w:t>Malik?</w:t>
      </w:r>
    </w:p>
  </w:comment>
  <w:comment w:id="1020" w:author="Fabienne Schmaus" w:date="2026-06-09T18:43:00Z" w:initials="FS">
    <w:p w14:paraId="014E9478" w14:textId="77777777" w:rsidR="00C24F6D" w:rsidRDefault="00C24F6D" w:rsidP="00C24F6D">
      <w:pPr>
        <w:pStyle w:val="Kommentartext"/>
      </w:pPr>
      <w:r>
        <w:rPr>
          <w:rStyle w:val="Kommentarzeichen"/>
        </w:rPr>
        <w:annotationRef/>
      </w:r>
      <w:r>
        <w:t>Diese Phase ist ganz schön lang für die Grundschule: bitte kürzen: max. 15 Min.</w:t>
      </w:r>
    </w:p>
  </w:comment>
  <w:comment w:id="1021" w:author="Michael Kohl" w:date="2026-06-11T14:13:00Z" w:initials="MK">
    <w:p w14:paraId="5E9DF75E" w14:textId="4DD0B478" w:rsidR="00592CB8" w:rsidRDefault="00592CB8" w:rsidP="00592CB8">
      <w:pPr>
        <w:pStyle w:val="Kommentartext"/>
      </w:pPr>
      <w:r>
        <w:rPr>
          <w:rStyle w:val="Kommentarzeichen"/>
        </w:rPr>
        <w:annotationRef/>
      </w:r>
      <w:r>
        <w:t>Durch deinen Kürzungen ist es eh schon kürzer geworden. Das Plakat hab ich noch fakultativ (oder haben wir immer „optional“ gesagt…?)  gemacht. Dann kann man das gut in 15 Minuten schaffen.</w:t>
      </w:r>
    </w:p>
  </w:comment>
  <w:comment w:id="1022" w:author="Michael Kohl" w:date="2026-06-11T15:45:00Z" w:initials="MK">
    <w:p w14:paraId="430B2712" w14:textId="47989B4E" w:rsidR="006E605D" w:rsidRDefault="006E605D" w:rsidP="006E605D">
      <w:pPr>
        <w:pStyle w:val="Kommentartext"/>
      </w:pPr>
      <w:r>
        <w:rPr>
          <w:rStyle w:val="Kommentarzeichen"/>
        </w:rPr>
        <w:annotationRef/>
      </w:r>
      <w:r>
        <w:t>Noch mehr Zeit sparen: keine Einzelarbeit, sondern AB zusammen ausfüllen</w:t>
      </w:r>
    </w:p>
  </w:comment>
  <w:comment w:id="1106" w:author="Michael Kohl" w:date="2026-06-04T20:02:00Z" w:initials="MK">
    <w:p w14:paraId="5D5DC882" w14:textId="77777777" w:rsidR="007F5EC0" w:rsidRDefault="007F5EC0" w:rsidP="007F5EC0">
      <w:pPr>
        <w:pStyle w:val="Kommentartext"/>
      </w:pPr>
      <w:r>
        <w:rPr>
          <w:rStyle w:val="Kommentarzeichen"/>
        </w:rPr>
        <w:annotationRef/>
      </w:r>
      <w:r>
        <w:t>Infobox mit 7Mind@School Übung?</w:t>
      </w:r>
    </w:p>
  </w:comment>
  <w:comment w:id="1107" w:author="Fabienne Schmaus" w:date="2026-06-09T18:56:00Z" w:initials="FS">
    <w:p w14:paraId="194FA562" w14:textId="77777777" w:rsidR="00EB15B8" w:rsidRDefault="00EB15B8" w:rsidP="00EB15B8">
      <w:pPr>
        <w:pStyle w:val="Kommentartext"/>
      </w:pPr>
      <w:r>
        <w:rPr>
          <w:rStyle w:val="Kommentarzeichen"/>
        </w:rPr>
        <w:annotationRef/>
      </w:r>
      <w:r>
        <w:t>Gute Idee, wir lassen es aber von wrf ergänzen (siehe nächsten Kommentar)</w:t>
      </w:r>
    </w:p>
  </w:comment>
  <w:comment w:id="1116" w:author="Fabienne Schmaus" w:date="2026-06-09T18:56:00Z" w:initials="FS">
    <w:p w14:paraId="0A77D49E" w14:textId="77777777" w:rsidR="00EB15B8" w:rsidRDefault="00EB15B8" w:rsidP="00EB15B8">
      <w:pPr>
        <w:pStyle w:val="Kommentartext"/>
      </w:pPr>
      <w:r>
        <w:rPr>
          <w:rStyle w:val="Kommentarzeichen"/>
        </w:rPr>
        <w:annotationRef/>
      </w:r>
      <w:r>
        <w:t xml:space="preserve">@We are Family: Zum Thema „bildschirmfreies Abendritual“ wie im vorigen Abschnitt erwähnt, gibt es bestimmt einen guten Link für eine Übung auf  </w:t>
      </w:r>
      <w:hyperlink r:id="rId3" w:history="1">
        <w:r w:rsidRPr="005E5D8E">
          <w:rPr>
            <w:rStyle w:val="Hyperlink"/>
          </w:rPr>
          <w:t>7Mind@School</w:t>
        </w:r>
      </w:hyperlink>
      <w:r>
        <w:t>. Wenn ihr wollt, könnt ihr hier gerne in einer Box ergänzen.</w:t>
      </w:r>
    </w:p>
  </w:comment>
  <w:comment w:id="1148" w:author="Fabienne Schmaus" w:date="2026-06-09T19:01:00Z" w:initials="FS">
    <w:p w14:paraId="0CD79964" w14:textId="77777777" w:rsidR="00822DFE" w:rsidRDefault="00822DFE" w:rsidP="00822DFE">
      <w:pPr>
        <w:pStyle w:val="Kommentartext"/>
      </w:pPr>
      <w:r>
        <w:rPr>
          <w:rStyle w:val="Kommentarzeichen"/>
        </w:rPr>
        <w:annotationRef/>
      </w:r>
      <w:r>
        <w:t>Sollen wir hier und oben in der Tabelle mit „Medium“ einen Verweis auf die LH, wo es erklärt/geübt wird?</w:t>
      </w:r>
    </w:p>
  </w:comment>
  <w:comment w:id="1149" w:author="Michael Kohl" w:date="2026-06-11T14:15:00Z" w:initials="MK">
    <w:p w14:paraId="7DC63211" w14:textId="77777777" w:rsidR="007B5FCB" w:rsidRDefault="003F363D" w:rsidP="007B5FCB">
      <w:pPr>
        <w:pStyle w:val="Kommentartext"/>
      </w:pPr>
      <w:r>
        <w:rPr>
          <w:rStyle w:val="Kommentarzeichen"/>
        </w:rPr>
        <w:annotationRef/>
      </w:r>
      <w:r w:rsidR="007B5FCB">
        <w:t>Würd ich eher in den Anhang 2 packen. Habs dort mal eingefügt</w:t>
      </w:r>
    </w:p>
  </w:comment>
  <w:comment w:id="1150" w:author="Michael Kohl" w:date="2026-06-11T14:17:00Z" w:initials="MK">
    <w:p w14:paraId="0323F567" w14:textId="19003C1B" w:rsidR="003F363D" w:rsidRDefault="003F363D" w:rsidP="003F363D">
      <w:pPr>
        <w:pStyle w:val="Kommentartext"/>
      </w:pPr>
      <w:r>
        <w:rPr>
          <w:rStyle w:val="Kommentarzeichen"/>
        </w:rPr>
        <w:annotationRef/>
      </w:r>
      <w:r>
        <w:t>Aber die Handreichung wäre „Gesund bleiben im digitalen Alltag“</w:t>
      </w:r>
    </w:p>
  </w:comment>
  <w:comment w:id="1174" w:author="Fabienne Schmaus" w:date="2026-06-09T19:08:00Z" w:initials="FS">
    <w:p w14:paraId="41944F70" w14:textId="77777777" w:rsidR="00822DFE" w:rsidRDefault="00822DFE" w:rsidP="00822DFE">
      <w:pPr>
        <w:pStyle w:val="Kommentartext"/>
      </w:pPr>
      <w:r>
        <w:rPr>
          <w:rStyle w:val="Kommentarzeichen"/>
        </w:rPr>
        <w:annotationRef/>
      </w:r>
      <w:r>
        <w:t>Auxch hier ist 20 Min. zu lang: max. 15 Min. (besser (10 Min. hier)</w:t>
      </w:r>
    </w:p>
  </w:comment>
  <w:comment w:id="1175" w:author="Michael Kohl" w:date="2026-06-11T15:21:00Z" w:initials="MK">
    <w:p w14:paraId="5CD465F7" w14:textId="77777777" w:rsidR="00A97D08" w:rsidRDefault="00A97D08" w:rsidP="00A97D08">
      <w:pPr>
        <w:pStyle w:val="Kommentartext"/>
      </w:pPr>
      <w:r>
        <w:rPr>
          <w:rStyle w:val="Kommentarzeichen"/>
        </w:rPr>
        <w:annotationRef/>
      </w:r>
      <w:r>
        <w:t>„Diskussion“ als Skalierungsmöglichkeit</w:t>
      </w:r>
    </w:p>
  </w:comment>
  <w:comment w:id="1279" w:author="Michael Kohl" w:date="2026-06-04T20:08:00Z" w:initials="MK">
    <w:p w14:paraId="30DD4CB8" w14:textId="77777777" w:rsidR="00A56232" w:rsidRDefault="007F5EC0" w:rsidP="00A56232">
      <w:pPr>
        <w:pStyle w:val="Kommentartext"/>
      </w:pPr>
      <w:r>
        <w:rPr>
          <w:rStyle w:val="Kommentarzeichen"/>
        </w:rPr>
        <w:annotationRef/>
      </w:r>
      <w:r w:rsidR="00A56232">
        <w:t>Dort Platz einfügen?</w:t>
      </w:r>
    </w:p>
  </w:comment>
  <w:comment w:id="1280" w:author="Fabienne Schmaus" w:date="2026-06-09T19:29:00Z" w:initials="FS">
    <w:p w14:paraId="5EDFD958" w14:textId="77777777" w:rsidR="00A56232" w:rsidRDefault="00A56232" w:rsidP="00A56232">
      <w:pPr>
        <w:pStyle w:val="Kommentartext"/>
      </w:pPr>
      <w:r>
        <w:rPr>
          <w:rStyle w:val="Kommentarzeichen"/>
        </w:rPr>
        <w:annotationRef/>
      </w:r>
      <w:r>
        <w:t>Ja, bitte, aber ohne es „Wenn-Dann-Satz“ zu nennen, vielleicht nur ein Satzanfang?</w:t>
      </w:r>
    </w:p>
  </w:comment>
  <w:comment w:id="1281" w:author="Michael Kohl" w:date="2026-06-11T15:43:00Z" w:initials="MK">
    <w:p w14:paraId="0EC653F6" w14:textId="77777777" w:rsidR="006E605D" w:rsidRDefault="006E605D" w:rsidP="006E605D">
      <w:pPr>
        <w:pStyle w:val="Kommentartext"/>
      </w:pPr>
      <w:r>
        <w:rPr>
          <w:rStyle w:val="Kommentarzeichen"/>
        </w:rPr>
        <w:annotationRef/>
      </w:r>
      <w:r>
        <w:t>Am liebsten würd ich das Wenn-Dann rausnehmen...Ich hab keinen guten Platz gefunden...durch die Reflexionsfragen und die SMARTe Zielformulierung sind diese Aspekte denke ich schon gut auf AB4 mit integriert (Probleme identifizieren, Lösungsstrategien, Unterstützungsideen). Vorschlag hab ich trotzdem auf AB 3! mit eingefügt.</w:t>
      </w:r>
    </w:p>
  </w:comment>
  <w:comment w:id="1378" w:author="Fabienne Schmaus" w:date="2026-06-10T07:11:00Z" w:initials="FS">
    <w:p w14:paraId="50DAFFB8" w14:textId="77777777" w:rsidR="00D725F9" w:rsidRDefault="00D725F9" w:rsidP="00D725F9">
      <w:pPr>
        <w:pStyle w:val="Kommentartext"/>
      </w:pPr>
      <w:r>
        <w:rPr>
          <w:rStyle w:val="Kommentarzeichen"/>
        </w:rPr>
        <w:annotationRef/>
      </w:r>
      <w:r>
        <w:t>Ein Schlusswort (DGK)?</w:t>
      </w:r>
    </w:p>
  </w:comment>
  <w:comment w:id="1379" w:author="Michael Kohl" w:date="2026-06-11T15:48:00Z" w:initials="MK">
    <w:p w14:paraId="68C5219A" w14:textId="77777777" w:rsidR="006E605D" w:rsidRDefault="006E605D" w:rsidP="006E605D">
      <w:pPr>
        <w:pStyle w:val="Kommentartext"/>
      </w:pPr>
      <w:r>
        <w:rPr>
          <w:rStyle w:val="Kommentarzeichen"/>
        </w:rPr>
        <w:annotationRef/>
      </w:r>
      <w:r>
        <w:t>eingefügt</w:t>
      </w:r>
    </w:p>
  </w:comment>
  <w:comment w:id="1440" w:author="Fabienne Schmaus" w:date="2026-06-09T16:36:00Z" w:initials="FS">
    <w:p w14:paraId="37FD14A2" w14:textId="77777777" w:rsidR="00C57219" w:rsidRDefault="00C57219" w:rsidP="00AF2BBB">
      <w:pPr>
        <w:pStyle w:val="Kommentartext"/>
      </w:pPr>
      <w:r>
        <w:rPr>
          <w:rStyle w:val="Kommentarzeichen"/>
        </w:rPr>
        <w:annotationRef/>
      </w:r>
      <w:r>
        <w:t>Die Aufgabe ist gut, aber man erkennt fast nichts auf dem Schaubild. Kannst du bitte zusätzlich einen Screenshot einfügen, wie es aussehen sol?</w:t>
      </w:r>
    </w:p>
  </w:comment>
  <w:comment w:id="1441" w:author="Michael Kohl" w:date="2026-06-11T13:26:00Z" w:initials="MK">
    <w:p w14:paraId="29746082" w14:textId="77777777" w:rsidR="00B23DE4" w:rsidRDefault="00B23DE4" w:rsidP="00B23DE4">
      <w:pPr>
        <w:pStyle w:val="Kommentartext"/>
      </w:pPr>
      <w:r>
        <w:rPr>
          <w:rStyle w:val="Kommentarzeichen"/>
        </w:rPr>
        <w:annotationRef/>
      </w:r>
      <w:r>
        <w:t>Es soll einfach ein Lückentext sein mit den Hinweisen nach der Lücke als Hilfestellung.</w:t>
      </w:r>
    </w:p>
  </w:comment>
  <w:comment w:id="1514" w:author="Michael Kohl" w:date="2026-06-05T20:59:00Z" w:initials="MK">
    <w:p w14:paraId="3061E462" w14:textId="77777777" w:rsidR="00B12247" w:rsidRDefault="00B12247" w:rsidP="00BF0F0B">
      <w:pPr>
        <w:pStyle w:val="Kommentartext"/>
      </w:pPr>
      <w:r>
        <w:rPr>
          <w:rStyle w:val="Kommentarzeichen"/>
        </w:rPr>
        <w:annotationRef/>
      </w:r>
      <w:r>
        <w:t>Soll ich das noch „schwieriger“ gestalten?</w:t>
      </w:r>
    </w:p>
  </w:comment>
  <w:comment w:id="1515" w:author="Fabienne Schmaus" w:date="2026-06-10T07:24:00Z" w:initials="FS">
    <w:p w14:paraId="2E7AA65C" w14:textId="77777777" w:rsidR="00240569" w:rsidRDefault="00B12247" w:rsidP="00240569">
      <w:pPr>
        <w:pStyle w:val="Kommentartext"/>
      </w:pPr>
      <w:r>
        <w:rPr>
          <w:rStyle w:val="Kommentarzeichen"/>
        </w:rPr>
        <w:annotationRef/>
      </w:r>
      <w:r w:rsidR="00240569">
        <w:t>Ja, wäre gut, wenn es geht.</w:t>
      </w:r>
    </w:p>
    <w:p w14:paraId="117C8665" w14:textId="77777777" w:rsidR="00240569" w:rsidRDefault="00240569" w:rsidP="00240569">
      <w:pPr>
        <w:pStyle w:val="Kommentartext"/>
      </w:pPr>
      <w:r>
        <w:t>(wie oben auch mit Screenshot)</w:t>
      </w:r>
    </w:p>
  </w:comment>
  <w:comment w:id="1516" w:author="Michael Kohl" w:date="2026-06-11T13:17:00Z" w:initials="MK">
    <w:p w14:paraId="1C7AB1A0" w14:textId="77777777" w:rsidR="008B32A3" w:rsidRDefault="008B32A3" w:rsidP="008B32A3">
      <w:pPr>
        <w:pStyle w:val="Kommentartext"/>
      </w:pPr>
      <w:r>
        <w:rPr>
          <w:rStyle w:val="Kommentarzeichen"/>
        </w:rPr>
        <w:annotationRef/>
      </w:r>
      <w:r>
        <w:t>Kleines bisschen umgebaut. Das AB soll halt so gestaltet werden, dass es wie ein Lückentext ist.</w:t>
      </w:r>
    </w:p>
  </w:comment>
  <w:comment w:id="1517" w:author="Michael Kohl" w:date="2026-06-11T13:27:00Z" w:initials="MK">
    <w:p w14:paraId="3A899965" w14:textId="77777777" w:rsidR="00B23DE4" w:rsidRDefault="00B23DE4" w:rsidP="00B23DE4">
      <w:pPr>
        <w:pStyle w:val="Kommentartext"/>
      </w:pPr>
      <w:r>
        <w:rPr>
          <w:rStyle w:val="Kommentarzeichen"/>
        </w:rPr>
        <w:annotationRef/>
      </w:r>
      <w:r>
        <w:t>Und die zusätzlichen Reflexionsfragen erhöhen den Schwierigkeitsgrad auch</w:t>
      </w:r>
    </w:p>
  </w:comment>
  <w:comment w:id="1550" w:author="Michael Kohl" w:date="2026-06-05T20:58:00Z" w:initials="MK">
    <w:p w14:paraId="254F9E7E" w14:textId="4C6EAD69" w:rsidR="00C57219" w:rsidRDefault="00C57219" w:rsidP="00BF0F0B">
      <w:pPr>
        <w:pStyle w:val="Kommentartext"/>
      </w:pPr>
      <w:r>
        <w:rPr>
          <w:rStyle w:val="Kommentarzeichen"/>
        </w:rPr>
        <w:annotationRef/>
      </w:r>
      <w:r>
        <w:t>Evtll Wecklassen oder ist das aus Bio-Unterricht bekannt?</w:t>
      </w:r>
    </w:p>
  </w:comment>
  <w:comment w:id="1551" w:author="Fabienne Schmaus" w:date="2026-06-10T07:31:00Z" w:initials="FS">
    <w:p w14:paraId="7DE9B1AB" w14:textId="77777777" w:rsidR="00240569" w:rsidRDefault="00240569" w:rsidP="00240569">
      <w:pPr>
        <w:pStyle w:val="Kommentartext"/>
      </w:pPr>
      <w:r>
        <w:rPr>
          <w:rStyle w:val="Kommentarzeichen"/>
        </w:rPr>
        <w:annotationRef/>
      </w:r>
      <w:r>
        <w:t>Das würde ich drin lassen - Aktivierung des Vorwissens ist nie schlecht.</w:t>
      </w:r>
    </w:p>
    <w:p w14:paraId="0951E250" w14:textId="77777777" w:rsidR="00240569" w:rsidRDefault="00240569" w:rsidP="00240569">
      <w:pPr>
        <w:pStyle w:val="Kommentartext"/>
      </w:pPr>
    </w:p>
    <w:p w14:paraId="767A1B28" w14:textId="77777777" w:rsidR="00240569" w:rsidRDefault="00240569" w:rsidP="00240569">
      <w:pPr>
        <w:pStyle w:val="Kommentartext"/>
      </w:pPr>
      <w:r>
        <w:t>Allerdings tue ich mir schwerer bei Frage 4 mit dem Vorgriff. Ehrlich gesagt, ist es auch ohne den Hinweis „Vorgriff“. Die Info in den Klammern würde ich hier löschen - so kommen auch keine Nachfragen 😉</w:t>
      </w:r>
    </w:p>
  </w:comment>
  <w:comment w:id="1552" w:author="Michael Kohl" w:date="2026-06-11T13:51:00Z" w:initials="MK">
    <w:p w14:paraId="63F7069C" w14:textId="77777777" w:rsidR="00D03A3D" w:rsidRDefault="0032455E" w:rsidP="00D03A3D">
      <w:pPr>
        <w:pStyle w:val="Kommentartext"/>
      </w:pPr>
      <w:r>
        <w:rPr>
          <w:rStyle w:val="Kommentarzeichen"/>
        </w:rPr>
        <w:annotationRef/>
      </w:r>
      <w:r w:rsidR="00D03A3D">
        <w:t>Stimmt. Ist eher für die Lehrkraft gedacht. Habs im EWH eingefügt</w:t>
      </w:r>
    </w:p>
  </w:comment>
  <w:comment w:id="1563" w:author="Fabienne Schmaus" w:date="2026-06-10T07:35:00Z" w:initials="FS">
    <w:p w14:paraId="5AE58406" w14:textId="77777777" w:rsidR="00501B5D" w:rsidRDefault="00501B5D" w:rsidP="00240569">
      <w:pPr>
        <w:pStyle w:val="Kommentartext"/>
      </w:pPr>
      <w:r>
        <w:rPr>
          <w:rStyle w:val="Kommentarzeichen"/>
        </w:rPr>
        <w:annotationRef/>
      </w:r>
      <w:r>
        <w:t>Ich habe gerade festgestellt, dass wir schon Lena in einer vorigen LH hatten: anderer Vorname überall in LH4?</w:t>
      </w:r>
    </w:p>
  </w:comment>
  <w:comment w:id="1564" w:author="Michael Kohl" w:date="2026-06-11T13:44:00Z" w:initials="MK">
    <w:p w14:paraId="1410B461" w14:textId="77777777" w:rsidR="0032455E" w:rsidRDefault="0032455E" w:rsidP="0032455E">
      <w:pPr>
        <w:pStyle w:val="Kommentartext"/>
      </w:pPr>
      <w:r>
        <w:rPr>
          <w:rStyle w:val="Kommentarzeichen"/>
        </w:rPr>
        <w:annotationRef/>
      </w:r>
      <w:r>
        <w:t>Dann nehm ich ne Amelia</w:t>
      </w:r>
    </w:p>
  </w:comment>
  <w:comment w:id="1565" w:author="Michael Kohl" w:date="2026-06-11T13:49:00Z" w:initials="MK">
    <w:p w14:paraId="01FAB0E0" w14:textId="77777777" w:rsidR="0032455E" w:rsidRDefault="0032455E" w:rsidP="0032455E">
      <w:pPr>
        <w:pStyle w:val="Kommentartext"/>
      </w:pPr>
      <w:r>
        <w:rPr>
          <w:rStyle w:val="Kommentarzeichen"/>
        </w:rPr>
        <w:annotationRef/>
      </w:r>
      <w:r>
        <w:t>Mit Suchen/Ersetzen ersetzt im Dokument</w:t>
      </w:r>
    </w:p>
  </w:comment>
  <w:comment w:id="1576" w:author="Fabienne Schmaus" w:date="2026-06-10T07:42:00Z" w:initials="FS">
    <w:p w14:paraId="3206C58E" w14:textId="77777777" w:rsidR="00501B5D" w:rsidRDefault="00501B5D" w:rsidP="00501B5D">
      <w:pPr>
        <w:pStyle w:val="Kommentartext"/>
      </w:pPr>
      <w:r>
        <w:rPr>
          <w:rStyle w:val="Kommentarzeichen"/>
        </w:rPr>
        <w:annotationRef/>
      </w:r>
      <w:r>
        <w:t>Könnten wir für Mädchen + Jungen ein Bild?</w:t>
      </w:r>
    </w:p>
    <w:p w14:paraId="48D5973A" w14:textId="77777777" w:rsidR="00501B5D" w:rsidRDefault="00501B5D" w:rsidP="00501B5D">
      <w:pPr>
        <w:pStyle w:val="Kommentartext"/>
      </w:pPr>
      <w:r>
        <w:t>(mit Quelle!)</w:t>
      </w:r>
    </w:p>
  </w:comment>
  <w:comment w:id="1583" w:author="Fabienne Schmaus" w:date="2026-06-10T07:43:00Z" w:initials="FS">
    <w:p w14:paraId="2D7DF3E7" w14:textId="77777777" w:rsidR="00501B5D" w:rsidRDefault="00501B5D" w:rsidP="00501B5D">
      <w:pPr>
        <w:pStyle w:val="Kommentartext"/>
      </w:pPr>
      <w:r>
        <w:rPr>
          <w:rStyle w:val="Kommentarzeichen"/>
        </w:rPr>
        <w:annotationRef/>
      </w:r>
      <w:r>
        <w:t>Etwas jünger für Sek. I? (max 14?)</w:t>
      </w:r>
    </w:p>
  </w:comment>
  <w:comment w:id="1584" w:author="Michael Kohl" w:date="2026-06-11T13:49:00Z" w:initials="MK">
    <w:p w14:paraId="205E8027" w14:textId="77777777" w:rsidR="0032455E" w:rsidRDefault="0032455E" w:rsidP="0032455E">
      <w:pPr>
        <w:pStyle w:val="Kommentartext"/>
      </w:pPr>
      <w:r>
        <w:rPr>
          <w:rStyle w:val="Kommentarzeichen"/>
        </w:rPr>
        <w:annotationRef/>
      </w:r>
      <w:r>
        <w:t>13 gemacht, und auch die Uhrzeit etwas vorverlegt.</w:t>
      </w:r>
    </w:p>
  </w:comment>
  <w:comment w:id="1617" w:author="Fabienne Schmaus" w:date="2026-06-10T07:47:00Z" w:initials="FS">
    <w:p w14:paraId="6EDFE883" w14:textId="77777777" w:rsidR="00501B5D" w:rsidRDefault="00501B5D" w:rsidP="00501B5D">
      <w:pPr>
        <w:pStyle w:val="Kommentartext"/>
      </w:pPr>
      <w:r>
        <w:rPr>
          <w:rStyle w:val="Kommentarzeichen"/>
        </w:rPr>
        <w:annotationRef/>
      </w:r>
      <w:r>
        <w:t>Welche genau?</w:t>
      </w:r>
    </w:p>
  </w:comment>
  <w:comment w:id="1618" w:author="Michael Kohl" w:date="2026-06-11T15:35:00Z" w:initials="MK">
    <w:p w14:paraId="5BC6EF0D" w14:textId="77777777" w:rsidR="00D03A3D" w:rsidRDefault="00D03A3D" w:rsidP="00D03A3D">
      <w:pPr>
        <w:pStyle w:val="Kommentartext"/>
      </w:pPr>
      <w:r>
        <w:rPr>
          <w:rStyle w:val="Kommentarzeichen"/>
        </w:rPr>
        <w:annotationRef/>
      </w:r>
      <w:r>
        <w:t>Oder besser: Nutzt die Informationen, die ihr bisher bekommen/gehört habt.</w:t>
      </w:r>
    </w:p>
  </w:comment>
  <w:comment w:id="1627" w:author="Fabienne Schmaus" w:date="2026-06-10T07:39:00Z" w:initials="FS">
    <w:p w14:paraId="41FDD3D5" w14:textId="77777777" w:rsidR="00811185" w:rsidRDefault="00811185" w:rsidP="00501B5D">
      <w:pPr>
        <w:pStyle w:val="Kommentartext"/>
      </w:pPr>
      <w:r>
        <w:rPr>
          <w:rStyle w:val="Kommentarzeichen"/>
        </w:rPr>
        <w:annotationRef/>
      </w:r>
      <w:r>
        <w:t>Brauchen wir diese Frage nicht für Lena?</w:t>
      </w:r>
    </w:p>
  </w:comment>
  <w:comment w:id="1628" w:author="Michael Kohl" w:date="2026-06-11T13:36:00Z" w:initials="MK">
    <w:p w14:paraId="41B4785B" w14:textId="77777777" w:rsidR="00811185" w:rsidRDefault="00811185" w:rsidP="00811185">
      <w:pPr>
        <w:pStyle w:val="Kommentartext"/>
      </w:pPr>
      <w:r>
        <w:rPr>
          <w:rStyle w:val="Kommentarzeichen"/>
        </w:rPr>
        <w:annotationRef/>
      </w:r>
      <w:r>
        <w:t>Doch schon...</w:t>
      </w:r>
    </w:p>
  </w:comment>
  <w:comment w:id="1633" w:author="Fabienne Schmaus" w:date="2026-06-10T07:39:00Z" w:initials="FS">
    <w:p w14:paraId="2CD2F726" w14:textId="77777777" w:rsidR="00501B5D" w:rsidRDefault="00501B5D" w:rsidP="00501B5D">
      <w:pPr>
        <w:pStyle w:val="Kommentartext"/>
      </w:pPr>
      <w:r>
        <w:rPr>
          <w:rStyle w:val="Kommentarzeichen"/>
        </w:rPr>
        <w:annotationRef/>
      </w:r>
      <w:r>
        <w:t>Brauchen wir diese Frage nicht für Lena?</w:t>
      </w:r>
    </w:p>
  </w:comment>
  <w:comment w:id="1634" w:author="Michael Kohl" w:date="2026-06-11T13:36:00Z" w:initials="MK">
    <w:p w14:paraId="56AFACF8" w14:textId="77777777" w:rsidR="00811185" w:rsidRDefault="00811185" w:rsidP="00811185">
      <w:pPr>
        <w:pStyle w:val="Kommentartext"/>
      </w:pPr>
      <w:r>
        <w:rPr>
          <w:rStyle w:val="Kommentarzeichen"/>
        </w:rPr>
        <w:annotationRef/>
      </w:r>
      <w:r>
        <w:t>Doch schon...</w:t>
      </w:r>
    </w:p>
  </w:comment>
  <w:comment w:id="1651" w:author="Fabienne Schmaus" w:date="2026-06-10T07:42:00Z" w:initials="FS">
    <w:p w14:paraId="0D430E52" w14:textId="77777777" w:rsidR="00501B5D" w:rsidRDefault="00501B5D" w:rsidP="00501B5D">
      <w:pPr>
        <w:pStyle w:val="Kommentartext"/>
      </w:pPr>
      <w:r>
        <w:rPr>
          <w:rStyle w:val="Kommentarzeichen"/>
        </w:rPr>
        <w:annotationRef/>
      </w:r>
      <w:r>
        <w:t>Könnten wir für Mädchen + Jungen ein Bild?</w:t>
      </w:r>
    </w:p>
    <w:p w14:paraId="216B0910" w14:textId="77777777" w:rsidR="00501B5D" w:rsidRDefault="00501B5D" w:rsidP="00501B5D">
      <w:pPr>
        <w:pStyle w:val="Kommentartext"/>
      </w:pPr>
      <w:r>
        <w:t>(mit Quelle!)</w:t>
      </w:r>
    </w:p>
  </w:comment>
  <w:comment w:id="1652" w:author="Michael Kohl" w:date="2026-06-11T15:48:00Z" w:initials="MK">
    <w:p w14:paraId="1784FBFC" w14:textId="77777777" w:rsidR="006E605D" w:rsidRDefault="006E605D" w:rsidP="006E605D">
      <w:pPr>
        <w:pStyle w:val="Kommentartext"/>
      </w:pPr>
      <w:r>
        <w:rPr>
          <w:rStyle w:val="Kommentarzeichen"/>
        </w:rPr>
        <w:annotationRef/>
      </w:r>
      <w:r>
        <w:t>Schick ich per Mail noch heute hinterher</w:t>
      </w:r>
    </w:p>
  </w:comment>
  <w:comment w:id="1674" w:author="Fabienne Schmaus" w:date="2026-06-10T07:45:00Z" w:initials="FS">
    <w:p w14:paraId="15142C83" w14:textId="77777777" w:rsidR="00501B5D" w:rsidRDefault="00501B5D" w:rsidP="00501B5D">
      <w:pPr>
        <w:pStyle w:val="Kommentartext"/>
      </w:pPr>
      <w:r>
        <w:rPr>
          <w:rStyle w:val="Kommentarzeichen"/>
        </w:rPr>
        <w:annotationRef/>
      </w:r>
      <w:r>
        <w:t>Etwas älter für Sek. II? (16/17 J.?)</w:t>
      </w:r>
    </w:p>
  </w:comment>
  <w:comment w:id="1675" w:author="Michael Kohl" w:date="2026-06-11T15:35:00Z" w:initials="MK">
    <w:p w14:paraId="650B51E3" w14:textId="77777777" w:rsidR="00D03A3D" w:rsidRDefault="00D03A3D" w:rsidP="00D03A3D">
      <w:pPr>
        <w:pStyle w:val="Kommentartext"/>
      </w:pPr>
      <w:r>
        <w:rPr>
          <w:rStyle w:val="Kommentarzeichen"/>
        </w:rPr>
        <w:annotationRef/>
      </w:r>
      <w:r>
        <w:t>17 klingt gut</w:t>
      </w:r>
    </w:p>
  </w:comment>
  <w:comment w:id="1689" w:author="Fabienne Schmaus" w:date="2026-06-10T07:37:00Z" w:initials="FS">
    <w:p w14:paraId="2BC844AA" w14:textId="77777777" w:rsidR="00240569" w:rsidRDefault="00240569" w:rsidP="00240569">
      <w:pPr>
        <w:pStyle w:val="Kommentartext"/>
      </w:pPr>
      <w:r>
        <w:rPr>
          <w:rStyle w:val="Kommentarzeichen"/>
        </w:rPr>
        <w:annotationRef/>
      </w:r>
      <w:r>
        <w:t>Welche genau?</w:t>
      </w:r>
    </w:p>
  </w:comment>
  <w:comment w:id="1690" w:author="Michael Kohl" w:date="2026-06-11T15:36:00Z" w:initials="MK">
    <w:p w14:paraId="7ABF75A9" w14:textId="77777777" w:rsidR="00D03A3D" w:rsidRDefault="00D03A3D" w:rsidP="00D03A3D">
      <w:pPr>
        <w:pStyle w:val="Kommentartext"/>
      </w:pPr>
      <w:r>
        <w:rPr>
          <w:rStyle w:val="Kommentarzeichen"/>
        </w:rPr>
        <w:annotationRef/>
      </w:r>
      <w:r>
        <w:t>Siehe Notiz bei 2A</w:t>
      </w:r>
    </w:p>
  </w:comment>
  <w:comment w:id="1705" w:author="Fabienne Schmaus" w:date="2026-06-10T07:39:00Z" w:initials="FS">
    <w:p w14:paraId="5998705F" w14:textId="77777777" w:rsidR="00D03A3D" w:rsidRDefault="00D03A3D" w:rsidP="00501B5D">
      <w:pPr>
        <w:pStyle w:val="Kommentartext"/>
      </w:pPr>
      <w:r>
        <w:rPr>
          <w:rStyle w:val="Kommentarzeichen"/>
        </w:rPr>
        <w:annotationRef/>
      </w:r>
      <w:r>
        <w:t>Brauchen wir diese Frage nicht für Lena?</w:t>
      </w:r>
    </w:p>
  </w:comment>
  <w:comment w:id="1706" w:author="Michael Kohl" w:date="2026-06-11T15:36:00Z" w:initials="MK">
    <w:p w14:paraId="3737BE93" w14:textId="77777777" w:rsidR="00D03A3D" w:rsidRDefault="00D03A3D" w:rsidP="00D03A3D">
      <w:pPr>
        <w:pStyle w:val="Kommentartext"/>
      </w:pPr>
      <w:r>
        <w:rPr>
          <w:rStyle w:val="Kommentarzeichen"/>
        </w:rPr>
        <w:annotationRef/>
      </w:r>
      <w:r>
        <w:t>Doch schon</w:t>
      </w:r>
    </w:p>
  </w:comment>
  <w:comment w:id="1719" w:author="Fabienne Schmaus" w:date="2026-06-10T07:39:00Z" w:initials="FS">
    <w:p w14:paraId="51F330DA" w14:textId="77777777" w:rsidR="00501B5D" w:rsidRDefault="00501B5D" w:rsidP="00501B5D">
      <w:pPr>
        <w:pStyle w:val="Kommentartext"/>
      </w:pPr>
      <w:r>
        <w:rPr>
          <w:rStyle w:val="Kommentarzeichen"/>
        </w:rPr>
        <w:annotationRef/>
      </w:r>
      <w:r>
        <w:t>Brauchen wir diese Frage nicht für Lena?</w:t>
      </w:r>
    </w:p>
  </w:comment>
  <w:comment w:id="1720" w:author="Michael Kohl" w:date="2026-06-11T15:36:00Z" w:initials="MK">
    <w:p w14:paraId="4D97BAD8" w14:textId="77777777" w:rsidR="00D03A3D" w:rsidRDefault="00D03A3D" w:rsidP="00D03A3D">
      <w:pPr>
        <w:pStyle w:val="Kommentartext"/>
      </w:pPr>
      <w:r>
        <w:rPr>
          <w:rStyle w:val="Kommentarzeichen"/>
        </w:rPr>
        <w:annotationRef/>
      </w:r>
      <w:r>
        <w:t>Kopiert/eingefügt</w:t>
      </w:r>
    </w:p>
  </w:comment>
  <w:comment w:id="1816" w:author="Fabienne Schmaus" w:date="2026-06-10T08:05:00Z" w:initials="FS">
    <w:p w14:paraId="235610D1" w14:textId="77777777" w:rsidR="00C83CB6" w:rsidRDefault="00C83CB6" w:rsidP="00C83CB6">
      <w:pPr>
        <w:pStyle w:val="Kommentartext"/>
      </w:pPr>
      <w:r>
        <w:rPr>
          <w:rStyle w:val="Kommentarzeichen"/>
        </w:rPr>
        <w:annotationRef/>
      </w:r>
      <w:r>
        <w:t>Eventuell noch eine allgemeine Frage, damit es nicht zu mickrig aussieht?</w:t>
      </w:r>
    </w:p>
  </w:comment>
  <w:comment w:id="1817" w:author="Michael Kohl" w:date="2026-06-11T15:30:00Z" w:initials="MK">
    <w:p w14:paraId="3D80BCBD" w14:textId="77777777" w:rsidR="00787482" w:rsidRDefault="00787482" w:rsidP="00787482">
      <w:pPr>
        <w:pStyle w:val="Kommentartext"/>
      </w:pPr>
      <w:r>
        <w:rPr>
          <w:rStyle w:val="Kommentarzeichen"/>
        </w:rPr>
        <w:annotationRef/>
      </w:r>
      <w:r>
        <w:t>Hab noch die „Hindernisse“-Zeile eingefügt und noch ne Frage</w:t>
      </w:r>
    </w:p>
  </w:comment>
  <w:comment w:id="1855" w:author="Michael Kohl" w:date="2026-06-05T11:56:00Z" w:initials="MK">
    <w:p w14:paraId="4A202EF0" w14:textId="77777777" w:rsidR="009308C2" w:rsidRDefault="009308C2" w:rsidP="00985926">
      <w:pPr>
        <w:pStyle w:val="Kommentartext"/>
      </w:pPr>
      <w:r>
        <w:rPr>
          <w:rStyle w:val="Kommentarzeichen"/>
        </w:rPr>
        <w:annotationRef/>
      </w:r>
      <w:r>
        <w:t>Querformat wohl besser geeignet</w:t>
      </w:r>
    </w:p>
  </w:comment>
  <w:comment w:id="1856" w:author="Fabienne Schmaus" w:date="2026-06-10T08:14:00Z" w:initials="FS">
    <w:p w14:paraId="288DFF2F" w14:textId="77777777" w:rsidR="00B9783C" w:rsidRDefault="00B9783C" w:rsidP="00B9783C">
      <w:pPr>
        <w:pStyle w:val="Kommentartext"/>
      </w:pPr>
      <w:r>
        <w:rPr>
          <w:rStyle w:val="Kommentarzeichen"/>
        </w:rPr>
        <w:annotationRef/>
      </w:r>
      <w:r>
        <w:t>Das wird die Grafik machen 😊</w:t>
      </w:r>
    </w:p>
  </w:comment>
  <w:comment w:id="1968" w:author="Michael Kohl" w:date="2026-06-05T18:35:00Z" w:initials="MK">
    <w:p w14:paraId="1A8C728F" w14:textId="77777777" w:rsidR="009308C2" w:rsidRDefault="009308C2" w:rsidP="00463AB7">
      <w:pPr>
        <w:pStyle w:val="Kommentartext"/>
      </w:pPr>
      <w:r>
        <w:rPr>
          <w:rStyle w:val="Kommentarzeichen"/>
        </w:rPr>
        <w:annotationRef/>
      </w:r>
      <w:r>
        <w:t>Das ist überflüssig, oder? Ist eh im EWH für die Lehrkraft hinterlegt.</w:t>
      </w:r>
    </w:p>
  </w:comment>
  <w:comment w:id="1969" w:author="Fabienne Schmaus" w:date="2026-06-10T08:29:00Z" w:initials="FS">
    <w:p w14:paraId="5A123C68" w14:textId="77777777" w:rsidR="00650125" w:rsidRDefault="00650125" w:rsidP="00650125">
      <w:pPr>
        <w:pStyle w:val="Kommentartext"/>
      </w:pPr>
      <w:r>
        <w:rPr>
          <w:rStyle w:val="Kommentarzeichen"/>
        </w:rPr>
        <w:annotationRef/>
      </w:r>
      <w:r>
        <w:t>Die Aufgabe mit dem Plakat habe ich behalten.</w:t>
      </w:r>
    </w:p>
    <w:p w14:paraId="08A44058" w14:textId="77777777" w:rsidR="00650125" w:rsidRDefault="00650125" w:rsidP="00650125">
      <w:pPr>
        <w:pStyle w:val="Kommentartext"/>
      </w:pPr>
    </w:p>
    <w:p w14:paraId="20452C4A" w14:textId="77777777" w:rsidR="00650125" w:rsidRDefault="00650125" w:rsidP="00650125">
      <w:pPr>
        <w:pStyle w:val="Kommentartext"/>
      </w:pPr>
      <w:r>
        <w:t>Das habe ich gelöscht:</w:t>
      </w:r>
    </w:p>
    <w:p w14:paraId="18C0CED4" w14:textId="77777777" w:rsidR="00650125" w:rsidRDefault="00650125" w:rsidP="00650125">
      <w:pPr>
        <w:pStyle w:val="Kommentartext"/>
      </w:pPr>
      <w:r>
        <w:rPr>
          <w:b/>
          <w:bCs/>
        </w:rPr>
        <w:t>Im Sitzkreis erzählen</w:t>
      </w:r>
    </w:p>
    <w:p w14:paraId="37CB5A7B" w14:textId="77777777" w:rsidR="00650125" w:rsidRDefault="00650125" w:rsidP="00650125">
      <w:pPr>
        <w:pStyle w:val="Kommentartext"/>
      </w:pPr>
      <w:r>
        <w:t>Nach dem Ausfüllen kommt ihr in den Sitzkreis. Eure Lehrerin / euer Lehrer fragt:</w:t>
      </w:r>
    </w:p>
    <w:p w14:paraId="0F5AF4C2" w14:textId="77777777" w:rsidR="00650125" w:rsidRDefault="00650125" w:rsidP="00650125">
      <w:pPr>
        <w:pStyle w:val="Kommentartext"/>
        <w:numPr>
          <w:ilvl w:val="0"/>
          <w:numId w:val="49"/>
        </w:numPr>
      </w:pPr>
      <w:r>
        <w:rPr>
          <w:i/>
          <w:iCs/>
        </w:rPr>
        <w:t>„Was hast du geschrieben oder gezeichnet?"</w:t>
      </w:r>
    </w:p>
    <w:p w14:paraId="2F6C6250" w14:textId="77777777" w:rsidR="00650125" w:rsidRDefault="00650125" w:rsidP="00650125">
      <w:pPr>
        <w:pStyle w:val="Kommentartext"/>
        <w:numPr>
          <w:ilvl w:val="0"/>
          <w:numId w:val="49"/>
        </w:numPr>
      </w:pPr>
      <w:r>
        <w:rPr>
          <w:i/>
          <w:iCs/>
        </w:rPr>
        <w:t>„Was hat dich überrascht?"</w:t>
      </w:r>
    </w:p>
    <w:p w14:paraId="46939DAC" w14:textId="77777777" w:rsidR="00650125" w:rsidRDefault="00650125" w:rsidP="00650125">
      <w:pPr>
        <w:pStyle w:val="Kommentartext"/>
        <w:numPr>
          <w:ilvl w:val="0"/>
          <w:numId w:val="49"/>
        </w:numPr>
      </w:pPr>
      <w:r>
        <w:rPr>
          <w:i/>
          <w:iCs/>
        </w:rPr>
        <w:t>„Wann hattest du schon mal einen Tag, wo du zu wenig geschlafen hast – wie war das?"</w:t>
      </w:r>
    </w:p>
  </w:comment>
  <w:comment w:id="2113" w:author="Michael Kohl" w:date="2026-06-05T18:41:00Z" w:initials="MK">
    <w:p w14:paraId="183AD21A" w14:textId="77777777" w:rsidR="00FC41E9" w:rsidRDefault="00FC41E9" w:rsidP="00D37986">
      <w:pPr>
        <w:pStyle w:val="Kommentartext"/>
      </w:pPr>
      <w:r>
        <w:rPr>
          <w:rStyle w:val="Kommentarzeichen"/>
        </w:rPr>
        <w:annotationRef/>
      </w:r>
      <w:r>
        <w:t>Als Anhang?</w:t>
      </w:r>
    </w:p>
  </w:comment>
  <w:comment w:id="2114" w:author="Fabienne Schmaus" w:date="2026-06-10T08:36:00Z" w:initials="FS">
    <w:p w14:paraId="239AE94B" w14:textId="77777777" w:rsidR="00FC41E9" w:rsidRDefault="00FC41E9" w:rsidP="0039487D">
      <w:pPr>
        <w:pStyle w:val="Kommentartext"/>
      </w:pPr>
      <w:r>
        <w:rPr>
          <w:rStyle w:val="Kommentarzeichen"/>
        </w:rPr>
        <w:annotationRef/>
      </w:r>
      <w:r>
        <w:t>Das AB dürfte reichen: siehe meinen Vorschlag.</w:t>
      </w:r>
    </w:p>
  </w:comment>
  <w:comment w:id="2121" w:author="Fabienne Schmaus" w:date="2026-06-10T08:42:00Z" w:initials="FS">
    <w:p w14:paraId="799596F2" w14:textId="77777777" w:rsidR="00FC41E9" w:rsidRDefault="00FC41E9" w:rsidP="00FC41E9">
      <w:pPr>
        <w:pStyle w:val="Kommentartext"/>
      </w:pPr>
      <w:r>
        <w:rPr>
          <w:rStyle w:val="Kommentarzeichen"/>
        </w:rPr>
        <w:annotationRef/>
      </w:r>
      <w:r>
        <w:t>Quelle für die Icons?</w:t>
      </w:r>
    </w:p>
  </w:comment>
  <w:comment w:id="2122" w:author="Michael Kohl" w:date="2026-06-11T15:18:00Z" w:initials="MK">
    <w:p w14:paraId="35F2D70A" w14:textId="77777777" w:rsidR="00A97D08" w:rsidRDefault="00A97D08" w:rsidP="00A97D08">
      <w:pPr>
        <w:pStyle w:val="Kommentartext"/>
      </w:pPr>
      <w:r>
        <w:rPr>
          <w:rStyle w:val="Kommentarzeichen"/>
        </w:rPr>
        <w:annotationRef/>
      </w:r>
      <w:r>
        <w:t>Das sind einfach Unicode-Zeichen. Die sind einfach weltweit gültig und verfügbar in jeder Textverarbeitung</w:t>
      </w:r>
    </w:p>
  </w:comment>
  <w:comment w:id="2155" w:author="Michael Kohl" w:date="2026-06-05T10:01:00Z" w:initials="MK">
    <w:p w14:paraId="73F20E9E" w14:textId="77777777" w:rsidR="00933FB7" w:rsidRDefault="00933FB7" w:rsidP="00933FB7">
      <w:pPr>
        <w:pStyle w:val="Kommentartext"/>
      </w:pPr>
      <w:r>
        <w:rPr>
          <w:rStyle w:val="Kommentarzeichen"/>
        </w:rPr>
        <w:annotationRef/>
      </w:r>
      <w:r>
        <w:t>Auch als „schöne“ Grafik als Extradatei mitgeschickt.</w:t>
      </w:r>
    </w:p>
  </w:comment>
  <w:comment w:id="2156" w:author="Fabienne Schmaus" w:date="2026-06-09T16:20:00Z" w:initials="FS">
    <w:p w14:paraId="2D95946D" w14:textId="77777777" w:rsidR="005C03C1" w:rsidRDefault="005C03C1" w:rsidP="005C03C1">
      <w:pPr>
        <w:pStyle w:val="Kommentartext"/>
      </w:pPr>
      <w:r>
        <w:rPr>
          <w:rStyle w:val="Kommentarzeichen"/>
        </w:rPr>
        <w:annotationRef/>
      </w:r>
      <w:r>
        <w:t>Ja, ist besser 😊</w:t>
      </w:r>
    </w:p>
    <w:p w14:paraId="2784729C" w14:textId="77777777" w:rsidR="005C03C1" w:rsidRDefault="005C03C1" w:rsidP="005C03C1">
      <w:pPr>
        <w:pStyle w:val="Kommentartext"/>
      </w:pPr>
      <w:r>
        <w:t>Danke!</w:t>
      </w:r>
    </w:p>
  </w:comment>
  <w:comment w:id="2157" w:author="Michael Kohl" w:date="2026-06-11T11:54:00Z" w:initials="MK">
    <w:p w14:paraId="362D5E4A" w14:textId="77777777" w:rsidR="003F54A5" w:rsidRDefault="003F54A5" w:rsidP="003F54A5">
      <w:pPr>
        <w:pStyle w:val="Kommentartext"/>
      </w:pPr>
      <w:r>
        <w:rPr>
          <w:rStyle w:val="Kommentarzeichen"/>
        </w:rPr>
        <w:annotationRef/>
      </w:r>
      <w:r>
        <w:t>Quelle: erstellt mit ChatGPT (Texte und Bilder), überarbeitet von Michael Kohl (</w:t>
      </w:r>
      <w:hyperlink r:id="rId4" w:history="1">
        <w:r w:rsidRPr="003A4ED6">
          <w:rPr>
            <w:rStyle w:val="Hyperlink"/>
          </w:rPr>
          <w:t>https://chatgpt.com/s/m_6a2a85c9f254819195349af2e3bbf1be</w:t>
        </w:r>
      </w:hyperlink>
      <w:r>
        <w:t>)</w:t>
      </w:r>
    </w:p>
  </w:comment>
  <w:comment w:id="2205" w:author="Fabienne Schmaus" w:date="2026-06-10T08:53:00Z" w:initials="FS">
    <w:p w14:paraId="0ABA722B" w14:textId="77777777" w:rsidR="00337C96" w:rsidRDefault="00337C96" w:rsidP="00337C96">
      <w:pPr>
        <w:pStyle w:val="Kommentartext"/>
      </w:pPr>
      <w:r>
        <w:rPr>
          <w:rStyle w:val="Kommentarzeichen"/>
        </w:rPr>
        <w:annotationRef/>
      </w:r>
      <w:r>
        <w:t>Brauchen wir das eigentlich? Diese Quellen haben wir doch im EWH in den Infoboxen, oder? Ich behalte hier lieber nur die Links - wie bei den anderen LHs - ok?</w:t>
      </w:r>
    </w:p>
  </w:comment>
  <w:comment w:id="2206" w:author="Michael Kohl" w:date="2026-06-11T15:37:00Z" w:initials="MK">
    <w:p w14:paraId="5309D1C1" w14:textId="77777777" w:rsidR="00D03A3D" w:rsidRDefault="00D03A3D" w:rsidP="00D03A3D">
      <w:pPr>
        <w:pStyle w:val="Kommentartext"/>
      </w:pPr>
      <w:r>
        <w:rPr>
          <w:rStyle w:val="Kommentarzeichen"/>
        </w:rPr>
        <w:annotationRef/>
      </w:r>
      <w:r>
        <w:t>Gerne</w:t>
      </w:r>
    </w:p>
  </w:comment>
  <w:comment w:id="2228" w:author="Fabienne Schmaus" w:date="2026-06-10T09:03:00Z" w:initials="FS">
    <w:p w14:paraId="161B10C8" w14:textId="77777777" w:rsidR="00D14D8C" w:rsidRDefault="00D14D8C" w:rsidP="00D14D8C">
      <w:pPr>
        <w:pStyle w:val="Kommentartext"/>
      </w:pPr>
      <w:r>
        <w:rPr>
          <w:rStyle w:val="Kommentarzeichen"/>
        </w:rPr>
        <w:annotationRef/>
      </w:r>
      <w:r>
        <w:t>Der Link führt dahin: passt es?</w:t>
      </w:r>
    </w:p>
  </w:comment>
  <w:comment w:id="2229" w:author="Michael Kohl" w:date="2026-06-11T15:39:00Z" w:initials="MK">
    <w:p w14:paraId="7B66C0F9" w14:textId="77777777" w:rsidR="00D03A3D" w:rsidRDefault="00D03A3D" w:rsidP="00D03A3D">
      <w:pPr>
        <w:pStyle w:val="Kommentartext"/>
      </w:pPr>
      <w:r>
        <w:rPr>
          <w:rStyle w:val="Kommentarzeichen"/>
        </w:rPr>
        <w:annotationRef/>
      </w:r>
      <w:hyperlink r:id="rId5" w:history="1">
        <w:r w:rsidRPr="00E51575">
          <w:rPr>
            <w:rStyle w:val="Hyperlink"/>
          </w:rPr>
          <w:t>https://www.barmer.de/gesundheit-verstehen/leben/schlaf/handy-vorm-schlafen-gehen-1056086</w:t>
        </w:r>
      </w:hyperlink>
    </w:p>
  </w:comment>
  <w:comment w:id="2230" w:author="Michael Kohl" w:date="2026-06-11T15:40:00Z" w:initials="MK">
    <w:p w14:paraId="73DA020B" w14:textId="77777777" w:rsidR="00D03A3D" w:rsidRDefault="00D03A3D" w:rsidP="00D03A3D">
      <w:pPr>
        <w:pStyle w:val="Kommentartext"/>
      </w:pPr>
      <w:r>
        <w:rPr>
          <w:rStyle w:val="Kommentarzeichen"/>
        </w:rPr>
        <w:annotationRef/>
      </w:r>
      <w:r>
        <w:t>Anderer Link aber gleiches Ziel...passt also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FBDC8" w15:done="0"/>
  <w15:commentEx w15:paraId="77E16AFD" w15:paraIdParent="2F2FBDC8" w15:done="0"/>
  <w15:commentEx w15:paraId="49616344" w15:done="0"/>
  <w15:commentEx w15:paraId="7D02913E" w15:paraIdParent="49616344" w15:done="0"/>
  <w15:commentEx w15:paraId="7B3D0B23" w15:done="0"/>
  <w15:commentEx w15:paraId="05AA67C2" w15:paraIdParent="7B3D0B23" w15:done="0"/>
  <w15:commentEx w15:paraId="472A8B27" w15:done="0"/>
  <w15:commentEx w15:paraId="173379E7" w15:done="0"/>
  <w15:commentEx w15:paraId="2122D867" w15:paraIdParent="173379E7" w15:done="0"/>
  <w15:commentEx w15:paraId="7A8ED974" w15:paraIdParent="173379E7" w15:done="0"/>
  <w15:commentEx w15:paraId="65196A79" w15:done="0"/>
  <w15:commentEx w15:paraId="7C9D6C9A" w15:done="0"/>
  <w15:commentEx w15:paraId="68167CA5" w15:done="0"/>
  <w15:commentEx w15:paraId="57B7E920" w15:paraIdParent="68167CA5" w15:done="0"/>
  <w15:commentEx w15:paraId="37BFF5BA" w15:done="0"/>
  <w15:commentEx w15:paraId="247822C7" w15:paraIdParent="37BFF5BA" w15:done="0"/>
  <w15:commentEx w15:paraId="76CDCF1A" w15:done="0"/>
  <w15:commentEx w15:paraId="30D13F67" w15:done="0"/>
  <w15:commentEx w15:paraId="33B3674A" w15:done="0"/>
  <w15:commentEx w15:paraId="5175783F" w15:paraIdParent="33B3674A" w15:done="0"/>
  <w15:commentEx w15:paraId="1B9BE6EF" w15:done="0"/>
  <w15:commentEx w15:paraId="0C1A56DC" w15:paraIdParent="1B9BE6EF" w15:done="0"/>
  <w15:commentEx w15:paraId="2BE1D390" w15:done="0"/>
  <w15:commentEx w15:paraId="62FD446F" w15:paraIdParent="2BE1D390" w15:done="0"/>
  <w15:commentEx w15:paraId="0C39C4E2" w15:done="0"/>
  <w15:commentEx w15:paraId="0030A01D" w15:done="0"/>
  <w15:commentEx w15:paraId="77B6A1D9" w15:done="0"/>
  <w15:commentEx w15:paraId="1053029E" w15:done="0"/>
  <w15:commentEx w15:paraId="407E9099" w15:paraIdParent="1053029E" w15:done="0"/>
  <w15:commentEx w15:paraId="68D04A82" w15:done="0"/>
  <w15:commentEx w15:paraId="7B441939" w15:paraIdParent="68D04A82" w15:done="0"/>
  <w15:commentEx w15:paraId="00FEDD06" w15:done="0"/>
  <w15:commentEx w15:paraId="5A534C79" w15:paraIdParent="00FEDD06" w15:done="0"/>
  <w15:commentEx w15:paraId="7B4FEBD1" w15:done="0"/>
  <w15:commentEx w15:paraId="014E9478" w15:done="0"/>
  <w15:commentEx w15:paraId="5E9DF75E" w15:paraIdParent="014E9478" w15:done="0"/>
  <w15:commentEx w15:paraId="430B2712" w15:paraIdParent="014E9478" w15:done="0"/>
  <w15:commentEx w15:paraId="5D5DC882" w15:done="0"/>
  <w15:commentEx w15:paraId="194FA562" w15:paraIdParent="5D5DC882" w15:done="0"/>
  <w15:commentEx w15:paraId="0A77D49E" w15:done="0"/>
  <w15:commentEx w15:paraId="0CD79964" w15:done="0"/>
  <w15:commentEx w15:paraId="7DC63211" w15:paraIdParent="0CD79964" w15:done="0"/>
  <w15:commentEx w15:paraId="0323F567" w15:paraIdParent="0CD79964" w15:done="0"/>
  <w15:commentEx w15:paraId="41944F70" w15:done="0"/>
  <w15:commentEx w15:paraId="5CD465F7" w15:paraIdParent="41944F70" w15:done="0"/>
  <w15:commentEx w15:paraId="30DD4CB8" w15:done="0"/>
  <w15:commentEx w15:paraId="5EDFD958" w15:paraIdParent="30DD4CB8" w15:done="0"/>
  <w15:commentEx w15:paraId="0EC653F6" w15:paraIdParent="30DD4CB8" w15:done="0"/>
  <w15:commentEx w15:paraId="50DAFFB8" w15:done="0"/>
  <w15:commentEx w15:paraId="68C5219A" w15:paraIdParent="50DAFFB8" w15:done="0"/>
  <w15:commentEx w15:paraId="37FD14A2" w15:done="0"/>
  <w15:commentEx w15:paraId="29746082" w15:paraIdParent="37FD14A2" w15:done="0"/>
  <w15:commentEx w15:paraId="3061E462" w15:done="0"/>
  <w15:commentEx w15:paraId="117C8665" w15:paraIdParent="3061E462" w15:done="0"/>
  <w15:commentEx w15:paraId="1C7AB1A0" w15:paraIdParent="3061E462" w15:done="0"/>
  <w15:commentEx w15:paraId="3A899965" w15:paraIdParent="3061E462" w15:done="0"/>
  <w15:commentEx w15:paraId="254F9E7E" w15:done="0"/>
  <w15:commentEx w15:paraId="767A1B28" w15:paraIdParent="254F9E7E" w15:done="0"/>
  <w15:commentEx w15:paraId="63F7069C" w15:paraIdParent="254F9E7E" w15:done="0"/>
  <w15:commentEx w15:paraId="5AE58406" w15:done="0"/>
  <w15:commentEx w15:paraId="1410B461" w15:paraIdParent="5AE58406" w15:done="0"/>
  <w15:commentEx w15:paraId="01FAB0E0" w15:paraIdParent="5AE58406" w15:done="0"/>
  <w15:commentEx w15:paraId="48D5973A" w15:done="0"/>
  <w15:commentEx w15:paraId="2D7DF3E7" w15:done="0"/>
  <w15:commentEx w15:paraId="205E8027" w15:paraIdParent="2D7DF3E7" w15:done="0"/>
  <w15:commentEx w15:paraId="6EDFE883" w15:done="0"/>
  <w15:commentEx w15:paraId="5BC6EF0D" w15:paraIdParent="6EDFE883" w15:done="0"/>
  <w15:commentEx w15:paraId="41FDD3D5" w15:done="0"/>
  <w15:commentEx w15:paraId="41B4785B" w15:paraIdParent="41FDD3D5" w15:done="0"/>
  <w15:commentEx w15:paraId="2CD2F726" w15:done="0"/>
  <w15:commentEx w15:paraId="56AFACF8" w15:paraIdParent="2CD2F726" w15:done="0"/>
  <w15:commentEx w15:paraId="216B0910" w15:done="0"/>
  <w15:commentEx w15:paraId="1784FBFC" w15:paraIdParent="216B0910" w15:done="0"/>
  <w15:commentEx w15:paraId="15142C83" w15:done="0"/>
  <w15:commentEx w15:paraId="650B51E3" w15:paraIdParent="15142C83" w15:done="0"/>
  <w15:commentEx w15:paraId="2BC844AA" w15:done="0"/>
  <w15:commentEx w15:paraId="7ABF75A9" w15:paraIdParent="2BC844AA" w15:done="0"/>
  <w15:commentEx w15:paraId="5998705F" w15:done="0"/>
  <w15:commentEx w15:paraId="3737BE93" w15:paraIdParent="5998705F" w15:done="0"/>
  <w15:commentEx w15:paraId="51F330DA" w15:done="0"/>
  <w15:commentEx w15:paraId="4D97BAD8" w15:paraIdParent="51F330DA" w15:done="0"/>
  <w15:commentEx w15:paraId="235610D1" w15:done="0"/>
  <w15:commentEx w15:paraId="3D80BCBD" w15:paraIdParent="235610D1" w15:done="0"/>
  <w15:commentEx w15:paraId="4A202EF0" w15:done="0"/>
  <w15:commentEx w15:paraId="288DFF2F" w15:paraIdParent="4A202EF0" w15:done="0"/>
  <w15:commentEx w15:paraId="1A8C728F" w15:done="0"/>
  <w15:commentEx w15:paraId="46939DAC" w15:paraIdParent="1A8C728F" w15:done="0"/>
  <w15:commentEx w15:paraId="183AD21A" w15:done="0"/>
  <w15:commentEx w15:paraId="239AE94B" w15:paraIdParent="183AD21A" w15:done="0"/>
  <w15:commentEx w15:paraId="799596F2" w15:done="0"/>
  <w15:commentEx w15:paraId="35F2D70A" w15:paraIdParent="799596F2" w15:done="0"/>
  <w15:commentEx w15:paraId="73F20E9E" w15:done="0"/>
  <w15:commentEx w15:paraId="2784729C" w15:paraIdParent="73F20E9E" w15:done="0"/>
  <w15:commentEx w15:paraId="362D5E4A" w15:paraIdParent="73F20E9E" w15:done="0"/>
  <w15:commentEx w15:paraId="0ABA722B" w15:done="0"/>
  <w15:commentEx w15:paraId="5309D1C1" w15:paraIdParent="0ABA722B" w15:done="0"/>
  <w15:commentEx w15:paraId="161B10C8" w15:done="0"/>
  <w15:commentEx w15:paraId="7B66C0F9" w15:paraIdParent="161B10C8" w15:done="0"/>
  <w15:commentEx w15:paraId="73DA020B" w15:paraIdParent="161B10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C95BE" w16cex:dateUtc="2026-06-09T13:24:00Z"/>
  <w16cex:commentExtensible w16cex:durableId="772FD7B0" w16cex:dateUtc="2026-06-11T13:41:00Z"/>
  <w16cex:commentExtensible w16cex:durableId="31B79BB8" w16cex:dateUtc="2026-06-09T13:28:00Z"/>
  <w16cex:commentExtensible w16cex:durableId="797369B6" w16cex:dateUtc="2026-06-11T09:34:00Z"/>
  <w16cex:commentExtensible w16cex:durableId="010EC29D" w16cex:dateUtc="2026-06-09T13:28:00Z"/>
  <w16cex:commentExtensible w16cex:durableId="5F3565CC" w16cex:dateUtc="2026-06-11T09:39:00Z"/>
  <w16cex:commentExtensible w16cex:durableId="45994A08" w16cex:dateUtc="2026-06-03T05:57:00Z"/>
  <w16cex:commentExtensible w16cex:durableId="66317351" w16cex:dateUtc="2026-06-05T18:51:00Z"/>
  <w16cex:commentExtensible w16cex:durableId="0286F49E" w16cex:dateUtc="2026-06-09T13:30:00Z"/>
  <w16cex:commentExtensible w16cex:durableId="43AE75CE" w16cex:dateUtc="2026-06-11T09:40:00Z"/>
  <w16cex:commentExtensible w16cex:durableId="27185E0F" w16cex:dateUtc="2026-06-09T14:08:00Z"/>
  <w16cex:commentExtensible w16cex:durableId="3B039C77" w16cex:dateUtc="2026-06-05T06:39:00Z">
    <w16cex:extLst>
      <w16:ext w16:uri="{CE6994B0-6A32-4C9F-8C6B-6E91EDA988CE}">
        <cr:reactions xmlns:cr="http://schemas.microsoft.com/office/comments/2020/reactions">
          <cr:reaction reactionType="1">
            <cr:reactionInfo dateUtc="2026-06-09T13:33:03Z">
              <cr:user userId="Fabienne Schmaus" userProvider="None" userName="Fabienne Schmaus"/>
            </cr:reactionInfo>
          </cr:reaction>
        </cr:reactions>
      </w16:ext>
    </w16cex:extLst>
  </w16cex:commentExtensible>
  <w16cex:commentExtensible w16cex:durableId="2C2A7A04" w16cex:dateUtc="2026-06-09T13:58:00Z"/>
  <w16cex:commentExtensible w16cex:durableId="7F5E7FC9" w16cex:dateUtc="2026-06-11T09:44:00Z"/>
  <w16cex:commentExtensible w16cex:durableId="332FE4F4" w16cex:dateUtc="2026-06-09T14:05:00Z"/>
  <w16cex:commentExtensible w16cex:durableId="6DB426D2" w16cex:dateUtc="2026-06-11T09:42:00Z"/>
  <w16cex:commentExtensible w16cex:durableId="4DCB6D38" w16cex:dateUtc="2026-06-09T14:07:00Z"/>
  <w16cex:commentExtensible w16cex:durableId="174D9E63" w16cex:dateUtc="2026-06-09T14:09:00Z"/>
  <w16cex:commentExtensible w16cex:durableId="1523C073" w16cex:dateUtc="2026-06-09T14:18:00Z"/>
  <w16cex:commentExtensible w16cex:durableId="5C115F1F" w16cex:dateUtc="2026-06-11T09:55:00Z"/>
  <w16cex:commentExtensible w16cex:durableId="27C5F5F1" w16cex:dateUtc="2026-06-05T09:02:00Z"/>
  <w16cex:commentExtensible w16cex:durableId="6A45659D" w16cex:dateUtc="2026-06-09T14:36:00Z">
    <w16cex:extLst>
      <w16:ext w16:uri="{CE6994B0-6A32-4C9F-8C6B-6E91EDA988CE}">
        <cr:reactions xmlns:cr="http://schemas.microsoft.com/office/comments/2020/reactions">
          <cr:reaction reactionType="1">
            <cr:reactionInfo dateUtc="2026-06-11T13:41:36Z">
              <cr:user userId="1d6fefbaf845a217" userProvider="Windows Live" userName="Michael Kohl"/>
            </cr:reactionInfo>
          </cr:reaction>
        </cr:reactions>
      </w16:ext>
    </w16cex:extLst>
  </w16cex:commentExtensible>
  <w16cex:commentExtensible w16cex:durableId="17AADC53" w16cex:dateUtc="2026-06-09T14:52:00Z"/>
  <w16cex:commentExtensible w16cex:durableId="3D9E2593" w16cex:dateUtc="2026-06-11T13:41:00Z"/>
  <w16cex:commentExtensible w16cex:durableId="6C436403" w16cex:dateUtc="2026-06-11T10:12:00Z"/>
  <w16cex:commentExtensible w16cex:durableId="6446258E" w16cex:dateUtc="2026-06-11T11:24:00Z"/>
  <w16cex:commentExtensible w16cex:durableId="0B26E9C7" w16cex:dateUtc="2026-06-11T11:54:00Z"/>
  <w16cex:commentExtensible w16cex:durableId="280A8A22" w16cex:dateUtc="2026-06-04T16:50:00Z"/>
  <w16cex:commentExtensible w16cex:durableId="1469DBDB" w16cex:dateUtc="2026-06-10T07:06:00Z"/>
  <w16cex:commentExtensible w16cex:durableId="62400E8E" w16cex:dateUtc="2026-06-09T15:35:00Z"/>
  <w16cex:commentExtensible w16cex:durableId="75452AFA" w16cex:dateUtc="2026-06-11T12:01:00Z"/>
  <w16cex:commentExtensible w16cex:durableId="00CB077C" w16cex:dateUtc="2026-06-09T16:42:00Z"/>
  <w16cex:commentExtensible w16cex:durableId="3D8BB79D" w16cex:dateUtc="2026-06-11T12:05:00Z"/>
  <w16cex:commentExtensible w16cex:durableId="6EFC6453" w16cex:dateUtc="2026-06-11T14:01:00Z"/>
  <w16cex:commentExtensible w16cex:durableId="14A9A3A8" w16cex:dateUtc="2026-06-09T16:43:00Z"/>
  <w16cex:commentExtensible w16cex:durableId="70CF2E48" w16cex:dateUtc="2026-06-11T12:13:00Z"/>
  <w16cex:commentExtensible w16cex:durableId="3365B18D" w16cex:dateUtc="2026-06-11T13:45:00Z"/>
  <w16cex:commentExtensible w16cex:durableId="05E6FDC5" w16cex:dateUtc="2026-06-04T18:02:00Z"/>
  <w16cex:commentExtensible w16cex:durableId="770A455E" w16cex:dateUtc="2026-06-09T16:56:00Z"/>
  <w16cex:commentExtensible w16cex:durableId="1553063B" w16cex:dateUtc="2026-06-09T16:56:00Z"/>
  <w16cex:commentExtensible w16cex:durableId="40CFA7DB" w16cex:dateUtc="2026-06-09T17:01:00Z"/>
  <w16cex:commentExtensible w16cex:durableId="60C95BC2" w16cex:dateUtc="2026-06-11T12:15:00Z"/>
  <w16cex:commentExtensible w16cex:durableId="585A956F" w16cex:dateUtc="2026-06-11T12:17:00Z"/>
  <w16cex:commentExtensible w16cex:durableId="76B9FD74" w16cex:dateUtc="2026-06-09T17:08:00Z"/>
  <w16cex:commentExtensible w16cex:durableId="03F3BE27" w16cex:dateUtc="2026-06-11T13:21:00Z"/>
  <w16cex:commentExtensible w16cex:durableId="6CB61528" w16cex:dateUtc="2026-06-04T18:08:00Z"/>
  <w16cex:commentExtensible w16cex:durableId="14088449" w16cex:dateUtc="2026-06-09T17:29:00Z"/>
  <w16cex:commentExtensible w16cex:durableId="285EA1C4" w16cex:dateUtc="2026-06-11T13:43:00Z"/>
  <w16cex:commentExtensible w16cex:durableId="2015EB8A" w16cex:dateUtc="2026-06-10T05:11:00Z"/>
  <w16cex:commentExtensible w16cex:durableId="67594691" w16cex:dateUtc="2026-06-11T13:48:00Z"/>
  <w16cex:commentExtensible w16cex:durableId="6D527565" w16cex:dateUtc="2026-06-09T14:36:00Z"/>
  <w16cex:commentExtensible w16cex:durableId="549B643C" w16cex:dateUtc="2026-06-11T11:26:00Z"/>
  <w16cex:commentExtensible w16cex:durableId="32A86EE9" w16cex:dateUtc="2026-06-05T18:59:00Z"/>
  <w16cex:commentExtensible w16cex:durableId="386A7C15" w16cex:dateUtc="2026-06-10T05:24:00Z"/>
  <w16cex:commentExtensible w16cex:durableId="0FB05E6D" w16cex:dateUtc="2026-06-11T11:17:00Z"/>
  <w16cex:commentExtensible w16cex:durableId="48BA1F35" w16cex:dateUtc="2026-06-11T11:27:00Z"/>
  <w16cex:commentExtensible w16cex:durableId="6D27B66A" w16cex:dateUtc="2026-06-05T18:58:00Z"/>
  <w16cex:commentExtensible w16cex:durableId="096B2D74" w16cex:dateUtc="2026-06-10T05:31:00Z"/>
  <w16cex:commentExtensible w16cex:durableId="7F18C253" w16cex:dateUtc="2026-06-11T11:51:00Z"/>
  <w16cex:commentExtensible w16cex:durableId="31DE0EE3" w16cex:dateUtc="2026-06-10T05:35:00Z"/>
  <w16cex:commentExtensible w16cex:durableId="1A35D135" w16cex:dateUtc="2026-06-11T11:44:00Z"/>
  <w16cex:commentExtensible w16cex:durableId="63D17135" w16cex:dateUtc="2026-06-11T11:49:00Z"/>
  <w16cex:commentExtensible w16cex:durableId="33101BAC" w16cex:dateUtc="2026-06-10T05:42:00Z"/>
  <w16cex:commentExtensible w16cex:durableId="12BE6A87" w16cex:dateUtc="2026-06-10T05:43:00Z"/>
  <w16cex:commentExtensible w16cex:durableId="430B3CDB" w16cex:dateUtc="2026-06-11T11:49:00Z"/>
  <w16cex:commentExtensible w16cex:durableId="00119A04" w16cex:dateUtc="2026-06-10T05:47:00Z"/>
  <w16cex:commentExtensible w16cex:durableId="4FA9DFA6" w16cex:dateUtc="2026-06-11T13:35:00Z"/>
  <w16cex:commentExtensible w16cex:durableId="740813BD" w16cex:dateUtc="2026-06-10T05:39:00Z"/>
  <w16cex:commentExtensible w16cex:durableId="66F08916" w16cex:dateUtc="2026-06-11T11:36:00Z"/>
  <w16cex:commentExtensible w16cex:durableId="4EF8191E" w16cex:dateUtc="2026-06-10T05:39:00Z"/>
  <w16cex:commentExtensible w16cex:durableId="51E2CBE8" w16cex:dateUtc="2026-06-11T11:36:00Z"/>
  <w16cex:commentExtensible w16cex:durableId="75B65016" w16cex:dateUtc="2026-06-10T05:42:00Z"/>
  <w16cex:commentExtensible w16cex:durableId="5F8B98CA" w16cex:dateUtc="2026-06-11T13:48:00Z"/>
  <w16cex:commentExtensible w16cex:durableId="552424BB" w16cex:dateUtc="2026-06-10T05:45:00Z"/>
  <w16cex:commentExtensible w16cex:durableId="6350BADF" w16cex:dateUtc="2026-06-11T13:35:00Z"/>
  <w16cex:commentExtensible w16cex:durableId="0583D716" w16cex:dateUtc="2026-06-10T05:37:00Z"/>
  <w16cex:commentExtensible w16cex:durableId="70FFD2CB" w16cex:dateUtc="2026-06-11T13:36:00Z"/>
  <w16cex:commentExtensible w16cex:durableId="36D2D2EF" w16cex:dateUtc="2026-06-10T05:39:00Z"/>
  <w16cex:commentExtensible w16cex:durableId="74261613" w16cex:dateUtc="2026-06-11T13:36:00Z"/>
  <w16cex:commentExtensible w16cex:durableId="2F36B47D" w16cex:dateUtc="2026-06-10T05:39:00Z"/>
  <w16cex:commentExtensible w16cex:durableId="17036B23" w16cex:dateUtc="2026-06-11T13:36:00Z"/>
  <w16cex:commentExtensible w16cex:durableId="7F07818B" w16cex:dateUtc="2026-06-10T06:05:00Z"/>
  <w16cex:commentExtensible w16cex:durableId="0C231652" w16cex:dateUtc="2026-06-11T13:30:00Z"/>
  <w16cex:commentExtensible w16cex:durableId="21CBC14D" w16cex:dateUtc="2026-06-05T09:56:00Z"/>
  <w16cex:commentExtensible w16cex:durableId="366CE0C3" w16cex:dateUtc="2026-06-10T06:14:00Z"/>
  <w16cex:commentExtensible w16cex:durableId="787DA08F" w16cex:dateUtc="2026-06-05T16:35:00Z"/>
  <w16cex:commentExtensible w16cex:durableId="67A1CE4F" w16cex:dateUtc="2026-06-10T06:29:00Z"/>
  <w16cex:commentExtensible w16cex:durableId="42B8BE13" w16cex:dateUtc="2026-06-05T16:41:00Z"/>
  <w16cex:commentExtensible w16cex:durableId="219F201B" w16cex:dateUtc="2026-06-10T06:36:00Z"/>
  <w16cex:commentExtensible w16cex:durableId="55973104" w16cex:dateUtc="2026-06-10T06:42:00Z"/>
  <w16cex:commentExtensible w16cex:durableId="69AA7B60" w16cex:dateUtc="2026-06-11T13:18:00Z"/>
  <w16cex:commentExtensible w16cex:durableId="406FB142" w16cex:dateUtc="2026-06-05T08:01:00Z"/>
  <w16cex:commentExtensible w16cex:durableId="4E4AD6B4" w16cex:dateUtc="2026-06-09T14:20:00Z"/>
  <w16cex:commentExtensible w16cex:durableId="36489489" w16cex:dateUtc="2026-06-11T09:54:00Z"/>
  <w16cex:commentExtensible w16cex:durableId="6128EF10" w16cex:dateUtc="2026-06-10T06:53:00Z"/>
  <w16cex:commentExtensible w16cex:durableId="420A9B92" w16cex:dateUtc="2026-06-11T13:37:00Z"/>
  <w16cex:commentExtensible w16cex:durableId="46D92BB3" w16cex:dateUtc="2026-06-10T07:03:00Z"/>
  <w16cex:commentExtensible w16cex:durableId="6E5CDDDA" w16cex:dateUtc="2026-06-11T13:39:00Z"/>
  <w16cex:commentExtensible w16cex:durableId="78C220BD" w16cex:dateUtc="2026-06-11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FBDC8" w16cid:durableId="40AC95BE"/>
  <w16cid:commentId w16cid:paraId="77E16AFD" w16cid:durableId="772FD7B0"/>
  <w16cid:commentId w16cid:paraId="49616344" w16cid:durableId="31B79BB8"/>
  <w16cid:commentId w16cid:paraId="7D02913E" w16cid:durableId="797369B6"/>
  <w16cid:commentId w16cid:paraId="7B3D0B23" w16cid:durableId="010EC29D"/>
  <w16cid:commentId w16cid:paraId="05AA67C2" w16cid:durableId="5F3565CC"/>
  <w16cid:commentId w16cid:paraId="472A8B27" w16cid:durableId="45994A08"/>
  <w16cid:commentId w16cid:paraId="173379E7" w16cid:durableId="66317351"/>
  <w16cid:commentId w16cid:paraId="2122D867" w16cid:durableId="0286F49E"/>
  <w16cid:commentId w16cid:paraId="7A8ED974" w16cid:durableId="43AE75CE"/>
  <w16cid:commentId w16cid:paraId="65196A79" w16cid:durableId="27185E0F"/>
  <w16cid:commentId w16cid:paraId="7C9D6C9A" w16cid:durableId="3B039C77"/>
  <w16cid:commentId w16cid:paraId="68167CA5" w16cid:durableId="2C2A7A04"/>
  <w16cid:commentId w16cid:paraId="57B7E920" w16cid:durableId="7F5E7FC9"/>
  <w16cid:commentId w16cid:paraId="37BFF5BA" w16cid:durableId="332FE4F4"/>
  <w16cid:commentId w16cid:paraId="247822C7" w16cid:durableId="6DB426D2"/>
  <w16cid:commentId w16cid:paraId="76CDCF1A" w16cid:durableId="4DCB6D38"/>
  <w16cid:commentId w16cid:paraId="30D13F67" w16cid:durableId="174D9E63"/>
  <w16cid:commentId w16cid:paraId="33B3674A" w16cid:durableId="1523C073"/>
  <w16cid:commentId w16cid:paraId="5175783F" w16cid:durableId="5C115F1F"/>
  <w16cid:commentId w16cid:paraId="1B9BE6EF" w16cid:durableId="27C5F5F1"/>
  <w16cid:commentId w16cid:paraId="0C1A56DC" w16cid:durableId="6A45659D"/>
  <w16cid:commentId w16cid:paraId="2BE1D390" w16cid:durableId="17AADC53"/>
  <w16cid:commentId w16cid:paraId="62FD446F" w16cid:durableId="3D9E2593"/>
  <w16cid:commentId w16cid:paraId="0C39C4E2" w16cid:durableId="6C436403"/>
  <w16cid:commentId w16cid:paraId="0030A01D" w16cid:durableId="6446258E"/>
  <w16cid:commentId w16cid:paraId="77B6A1D9" w16cid:durableId="0B26E9C7"/>
  <w16cid:commentId w16cid:paraId="1053029E" w16cid:durableId="280A8A22"/>
  <w16cid:commentId w16cid:paraId="407E9099" w16cid:durableId="1469DBDB"/>
  <w16cid:commentId w16cid:paraId="68D04A82" w16cid:durableId="62400E8E"/>
  <w16cid:commentId w16cid:paraId="7B441939" w16cid:durableId="75452AFA"/>
  <w16cid:commentId w16cid:paraId="00FEDD06" w16cid:durableId="00CB077C"/>
  <w16cid:commentId w16cid:paraId="5A534C79" w16cid:durableId="3D8BB79D"/>
  <w16cid:commentId w16cid:paraId="7B4FEBD1" w16cid:durableId="6EFC6453"/>
  <w16cid:commentId w16cid:paraId="014E9478" w16cid:durableId="14A9A3A8"/>
  <w16cid:commentId w16cid:paraId="5E9DF75E" w16cid:durableId="70CF2E48"/>
  <w16cid:commentId w16cid:paraId="430B2712" w16cid:durableId="3365B18D"/>
  <w16cid:commentId w16cid:paraId="5D5DC882" w16cid:durableId="05E6FDC5"/>
  <w16cid:commentId w16cid:paraId="194FA562" w16cid:durableId="770A455E"/>
  <w16cid:commentId w16cid:paraId="0A77D49E" w16cid:durableId="1553063B"/>
  <w16cid:commentId w16cid:paraId="0CD79964" w16cid:durableId="40CFA7DB"/>
  <w16cid:commentId w16cid:paraId="7DC63211" w16cid:durableId="60C95BC2"/>
  <w16cid:commentId w16cid:paraId="0323F567" w16cid:durableId="585A956F"/>
  <w16cid:commentId w16cid:paraId="41944F70" w16cid:durableId="76B9FD74"/>
  <w16cid:commentId w16cid:paraId="5CD465F7" w16cid:durableId="03F3BE27"/>
  <w16cid:commentId w16cid:paraId="30DD4CB8" w16cid:durableId="6CB61528"/>
  <w16cid:commentId w16cid:paraId="5EDFD958" w16cid:durableId="14088449"/>
  <w16cid:commentId w16cid:paraId="0EC653F6" w16cid:durableId="285EA1C4"/>
  <w16cid:commentId w16cid:paraId="50DAFFB8" w16cid:durableId="2015EB8A"/>
  <w16cid:commentId w16cid:paraId="68C5219A" w16cid:durableId="67594691"/>
  <w16cid:commentId w16cid:paraId="37FD14A2" w16cid:durableId="6D527565"/>
  <w16cid:commentId w16cid:paraId="29746082" w16cid:durableId="549B643C"/>
  <w16cid:commentId w16cid:paraId="3061E462" w16cid:durableId="32A86EE9"/>
  <w16cid:commentId w16cid:paraId="117C8665" w16cid:durableId="386A7C15"/>
  <w16cid:commentId w16cid:paraId="1C7AB1A0" w16cid:durableId="0FB05E6D"/>
  <w16cid:commentId w16cid:paraId="3A899965" w16cid:durableId="48BA1F35"/>
  <w16cid:commentId w16cid:paraId="254F9E7E" w16cid:durableId="6D27B66A"/>
  <w16cid:commentId w16cid:paraId="767A1B28" w16cid:durableId="096B2D74"/>
  <w16cid:commentId w16cid:paraId="63F7069C" w16cid:durableId="7F18C253"/>
  <w16cid:commentId w16cid:paraId="5AE58406" w16cid:durableId="31DE0EE3"/>
  <w16cid:commentId w16cid:paraId="1410B461" w16cid:durableId="1A35D135"/>
  <w16cid:commentId w16cid:paraId="01FAB0E0" w16cid:durableId="63D17135"/>
  <w16cid:commentId w16cid:paraId="48D5973A" w16cid:durableId="33101BAC"/>
  <w16cid:commentId w16cid:paraId="2D7DF3E7" w16cid:durableId="12BE6A87"/>
  <w16cid:commentId w16cid:paraId="205E8027" w16cid:durableId="430B3CDB"/>
  <w16cid:commentId w16cid:paraId="6EDFE883" w16cid:durableId="00119A04"/>
  <w16cid:commentId w16cid:paraId="5BC6EF0D" w16cid:durableId="4FA9DFA6"/>
  <w16cid:commentId w16cid:paraId="41FDD3D5" w16cid:durableId="740813BD"/>
  <w16cid:commentId w16cid:paraId="41B4785B" w16cid:durableId="66F08916"/>
  <w16cid:commentId w16cid:paraId="2CD2F726" w16cid:durableId="4EF8191E"/>
  <w16cid:commentId w16cid:paraId="56AFACF8" w16cid:durableId="51E2CBE8"/>
  <w16cid:commentId w16cid:paraId="216B0910" w16cid:durableId="75B65016"/>
  <w16cid:commentId w16cid:paraId="1784FBFC" w16cid:durableId="5F8B98CA"/>
  <w16cid:commentId w16cid:paraId="15142C83" w16cid:durableId="552424BB"/>
  <w16cid:commentId w16cid:paraId="650B51E3" w16cid:durableId="6350BADF"/>
  <w16cid:commentId w16cid:paraId="2BC844AA" w16cid:durableId="0583D716"/>
  <w16cid:commentId w16cid:paraId="7ABF75A9" w16cid:durableId="70FFD2CB"/>
  <w16cid:commentId w16cid:paraId="5998705F" w16cid:durableId="36D2D2EF"/>
  <w16cid:commentId w16cid:paraId="3737BE93" w16cid:durableId="74261613"/>
  <w16cid:commentId w16cid:paraId="51F330DA" w16cid:durableId="2F36B47D"/>
  <w16cid:commentId w16cid:paraId="4D97BAD8" w16cid:durableId="17036B23"/>
  <w16cid:commentId w16cid:paraId="235610D1" w16cid:durableId="7F07818B"/>
  <w16cid:commentId w16cid:paraId="3D80BCBD" w16cid:durableId="0C231652"/>
  <w16cid:commentId w16cid:paraId="4A202EF0" w16cid:durableId="21CBC14D"/>
  <w16cid:commentId w16cid:paraId="288DFF2F" w16cid:durableId="366CE0C3"/>
  <w16cid:commentId w16cid:paraId="1A8C728F" w16cid:durableId="787DA08F"/>
  <w16cid:commentId w16cid:paraId="46939DAC" w16cid:durableId="67A1CE4F"/>
  <w16cid:commentId w16cid:paraId="183AD21A" w16cid:durableId="42B8BE13"/>
  <w16cid:commentId w16cid:paraId="239AE94B" w16cid:durableId="219F201B"/>
  <w16cid:commentId w16cid:paraId="799596F2" w16cid:durableId="55973104"/>
  <w16cid:commentId w16cid:paraId="35F2D70A" w16cid:durableId="69AA7B60"/>
  <w16cid:commentId w16cid:paraId="73F20E9E" w16cid:durableId="406FB142"/>
  <w16cid:commentId w16cid:paraId="2784729C" w16cid:durableId="4E4AD6B4"/>
  <w16cid:commentId w16cid:paraId="362D5E4A" w16cid:durableId="36489489"/>
  <w16cid:commentId w16cid:paraId="0ABA722B" w16cid:durableId="6128EF10"/>
  <w16cid:commentId w16cid:paraId="5309D1C1" w16cid:durableId="420A9B92"/>
  <w16cid:commentId w16cid:paraId="161B10C8" w16cid:durableId="46D92BB3"/>
  <w16cid:commentId w16cid:paraId="7B66C0F9" w16cid:durableId="6E5CDDDA"/>
  <w16cid:commentId w16cid:paraId="73DA020B" w16cid:durableId="78C220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6BAC0" w14:textId="77777777" w:rsidR="00BF5AC7" w:rsidRDefault="00BF5AC7" w:rsidP="00DE2E6C">
      <w:pPr>
        <w:spacing w:after="0" w:line="240" w:lineRule="auto"/>
      </w:pPr>
      <w:r>
        <w:separator/>
      </w:r>
    </w:p>
  </w:endnote>
  <w:endnote w:type="continuationSeparator" w:id="0">
    <w:p w14:paraId="5860F1C3" w14:textId="77777777" w:rsidR="00BF5AC7" w:rsidRDefault="00BF5AC7"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41477" w14:textId="77777777" w:rsidR="00BF5AC7" w:rsidRDefault="00BF5AC7" w:rsidP="00DE2E6C">
      <w:pPr>
        <w:spacing w:after="0" w:line="240" w:lineRule="auto"/>
      </w:pPr>
      <w:r>
        <w:separator/>
      </w:r>
    </w:p>
  </w:footnote>
  <w:footnote w:type="continuationSeparator" w:id="0">
    <w:p w14:paraId="5AB3EB57" w14:textId="77777777" w:rsidR="00BF5AC7" w:rsidRDefault="00BF5AC7"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F873079"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F61123">
      <w:rPr>
        <w:sz w:val="20"/>
        <w:szCs w:val="20"/>
      </w:rPr>
      <w:t>Schlafgesundheit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905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B5556C"/>
    <w:multiLevelType w:val="multilevel"/>
    <w:tmpl w:val="948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F0042"/>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2DF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16B99"/>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D4F90"/>
    <w:multiLevelType w:val="multilevel"/>
    <w:tmpl w:val="2C0C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12506"/>
    <w:multiLevelType w:val="hybridMultilevel"/>
    <w:tmpl w:val="16D2BF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4F070A"/>
    <w:multiLevelType w:val="hybridMultilevel"/>
    <w:tmpl w:val="73ECC968"/>
    <w:lvl w:ilvl="0" w:tplc="55E46710">
      <w:start w:val="1"/>
      <w:numFmt w:val="bullet"/>
      <w:lvlText w:val=""/>
      <w:lvlJc w:val="left"/>
      <w:pPr>
        <w:ind w:left="1440" w:hanging="360"/>
      </w:pPr>
      <w:rPr>
        <w:rFonts w:ascii="Symbol" w:hAnsi="Symbol"/>
      </w:rPr>
    </w:lvl>
    <w:lvl w:ilvl="1" w:tplc="3D2C12D2">
      <w:start w:val="1"/>
      <w:numFmt w:val="bullet"/>
      <w:lvlText w:val=""/>
      <w:lvlJc w:val="left"/>
      <w:pPr>
        <w:ind w:left="1440" w:hanging="360"/>
      </w:pPr>
      <w:rPr>
        <w:rFonts w:ascii="Symbol" w:hAnsi="Symbol"/>
      </w:rPr>
    </w:lvl>
    <w:lvl w:ilvl="2" w:tplc="6E341CE2">
      <w:start w:val="1"/>
      <w:numFmt w:val="bullet"/>
      <w:lvlText w:val=""/>
      <w:lvlJc w:val="left"/>
      <w:pPr>
        <w:ind w:left="1440" w:hanging="360"/>
      </w:pPr>
      <w:rPr>
        <w:rFonts w:ascii="Symbol" w:hAnsi="Symbol"/>
      </w:rPr>
    </w:lvl>
    <w:lvl w:ilvl="3" w:tplc="6E9822A6">
      <w:start w:val="1"/>
      <w:numFmt w:val="bullet"/>
      <w:lvlText w:val=""/>
      <w:lvlJc w:val="left"/>
      <w:pPr>
        <w:ind w:left="1440" w:hanging="360"/>
      </w:pPr>
      <w:rPr>
        <w:rFonts w:ascii="Symbol" w:hAnsi="Symbol"/>
      </w:rPr>
    </w:lvl>
    <w:lvl w:ilvl="4" w:tplc="B0B0CFD8">
      <w:start w:val="1"/>
      <w:numFmt w:val="bullet"/>
      <w:lvlText w:val=""/>
      <w:lvlJc w:val="left"/>
      <w:pPr>
        <w:ind w:left="1440" w:hanging="360"/>
      </w:pPr>
      <w:rPr>
        <w:rFonts w:ascii="Symbol" w:hAnsi="Symbol"/>
      </w:rPr>
    </w:lvl>
    <w:lvl w:ilvl="5" w:tplc="37D06EB4">
      <w:start w:val="1"/>
      <w:numFmt w:val="bullet"/>
      <w:lvlText w:val=""/>
      <w:lvlJc w:val="left"/>
      <w:pPr>
        <w:ind w:left="1440" w:hanging="360"/>
      </w:pPr>
      <w:rPr>
        <w:rFonts w:ascii="Symbol" w:hAnsi="Symbol"/>
      </w:rPr>
    </w:lvl>
    <w:lvl w:ilvl="6" w:tplc="522A7DF8">
      <w:start w:val="1"/>
      <w:numFmt w:val="bullet"/>
      <w:lvlText w:val=""/>
      <w:lvlJc w:val="left"/>
      <w:pPr>
        <w:ind w:left="1440" w:hanging="360"/>
      </w:pPr>
      <w:rPr>
        <w:rFonts w:ascii="Symbol" w:hAnsi="Symbol"/>
      </w:rPr>
    </w:lvl>
    <w:lvl w:ilvl="7" w:tplc="0170803A">
      <w:start w:val="1"/>
      <w:numFmt w:val="bullet"/>
      <w:lvlText w:val=""/>
      <w:lvlJc w:val="left"/>
      <w:pPr>
        <w:ind w:left="1440" w:hanging="360"/>
      </w:pPr>
      <w:rPr>
        <w:rFonts w:ascii="Symbol" w:hAnsi="Symbol"/>
      </w:rPr>
    </w:lvl>
    <w:lvl w:ilvl="8" w:tplc="956AA56C">
      <w:start w:val="1"/>
      <w:numFmt w:val="bullet"/>
      <w:lvlText w:val=""/>
      <w:lvlJc w:val="left"/>
      <w:pPr>
        <w:ind w:left="1440" w:hanging="360"/>
      </w:pPr>
      <w:rPr>
        <w:rFonts w:ascii="Symbol" w:hAnsi="Symbol"/>
      </w:rPr>
    </w:lvl>
  </w:abstractNum>
  <w:abstractNum w:abstractNumId="8" w15:restartNumberingAfterBreak="0">
    <w:nsid w:val="16B84DF1"/>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F467E"/>
    <w:multiLevelType w:val="hybridMultilevel"/>
    <w:tmpl w:val="437C5560"/>
    <w:lvl w:ilvl="0" w:tplc="86886EF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D3B0A59"/>
    <w:multiLevelType w:val="multilevel"/>
    <w:tmpl w:val="4214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A6ADA"/>
    <w:multiLevelType w:val="multilevel"/>
    <w:tmpl w:val="FC32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717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030A6"/>
    <w:multiLevelType w:val="hybridMultilevel"/>
    <w:tmpl w:val="FC48EC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69C70C1"/>
    <w:multiLevelType w:val="hybridMultilevel"/>
    <w:tmpl w:val="FE7202B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2AD6175A"/>
    <w:multiLevelType w:val="hybridMultilevel"/>
    <w:tmpl w:val="43020C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C25545D"/>
    <w:multiLevelType w:val="multilevel"/>
    <w:tmpl w:val="6A5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B8B0D76"/>
    <w:multiLevelType w:val="multilevel"/>
    <w:tmpl w:val="1C5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4860"/>
    <w:multiLevelType w:val="multilevel"/>
    <w:tmpl w:val="A6CE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53EB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90FB6"/>
    <w:multiLevelType w:val="hybridMultilevel"/>
    <w:tmpl w:val="CFA0BC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6720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84C57"/>
    <w:multiLevelType w:val="hybridMultilevel"/>
    <w:tmpl w:val="D3CE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8C02FE"/>
    <w:multiLevelType w:val="multilevel"/>
    <w:tmpl w:val="00DA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B665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A01FC"/>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E19CF"/>
    <w:multiLevelType w:val="multilevel"/>
    <w:tmpl w:val="9D2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02658"/>
    <w:multiLevelType w:val="hybridMultilevel"/>
    <w:tmpl w:val="69E86C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D21723C"/>
    <w:multiLevelType w:val="multilevel"/>
    <w:tmpl w:val="710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F4591"/>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E37D7"/>
    <w:multiLevelType w:val="multilevel"/>
    <w:tmpl w:val="DA7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A27E0"/>
    <w:multiLevelType w:val="multilevel"/>
    <w:tmpl w:val="F72C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E1B2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F62443"/>
    <w:multiLevelType w:val="hybridMultilevel"/>
    <w:tmpl w:val="2F94B76C"/>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6"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6870917"/>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BA30C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B1A2E"/>
    <w:multiLevelType w:val="hybridMultilevel"/>
    <w:tmpl w:val="08DA14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82E0844"/>
    <w:multiLevelType w:val="hybridMultilevel"/>
    <w:tmpl w:val="3F7614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D85532A"/>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3744D"/>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521440"/>
    <w:multiLevelType w:val="multilevel"/>
    <w:tmpl w:val="0E1C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CE2951"/>
    <w:multiLevelType w:val="hybridMultilevel"/>
    <w:tmpl w:val="82E4C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47C048B"/>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373E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A0536B"/>
    <w:multiLevelType w:val="hybridMultilevel"/>
    <w:tmpl w:val="DB12C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DE92D4F"/>
    <w:multiLevelType w:val="multilevel"/>
    <w:tmpl w:val="B4C4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18"/>
  </w:num>
  <w:num w:numId="2" w16cid:durableId="1125269462">
    <w:abstractNumId w:val="0"/>
  </w:num>
  <w:num w:numId="3" w16cid:durableId="1097870664">
    <w:abstractNumId w:val="36"/>
  </w:num>
  <w:num w:numId="4" w16cid:durableId="674461014">
    <w:abstractNumId w:val="17"/>
  </w:num>
  <w:num w:numId="5" w16cid:durableId="272785797">
    <w:abstractNumId w:val="47"/>
  </w:num>
  <w:num w:numId="6" w16cid:durableId="2020161405">
    <w:abstractNumId w:val="39"/>
  </w:num>
  <w:num w:numId="7" w16cid:durableId="1992442348">
    <w:abstractNumId w:val="22"/>
  </w:num>
  <w:num w:numId="8" w16cid:durableId="753933575">
    <w:abstractNumId w:val="28"/>
  </w:num>
  <w:num w:numId="9" w16cid:durableId="621617993">
    <w:abstractNumId w:val="41"/>
  </w:num>
  <w:num w:numId="10" w16cid:durableId="806514935">
    <w:abstractNumId w:val="33"/>
  </w:num>
  <w:num w:numId="11" w16cid:durableId="318383735">
    <w:abstractNumId w:val="32"/>
  </w:num>
  <w:num w:numId="12" w16cid:durableId="407045243">
    <w:abstractNumId w:val="19"/>
  </w:num>
  <w:num w:numId="13" w16cid:durableId="535698163">
    <w:abstractNumId w:val="1"/>
  </w:num>
  <w:num w:numId="14" w16cid:durableId="67044567">
    <w:abstractNumId w:val="45"/>
  </w:num>
  <w:num w:numId="15" w16cid:durableId="1883981307">
    <w:abstractNumId w:val="26"/>
  </w:num>
  <w:num w:numId="16" w16cid:durableId="1092505318">
    <w:abstractNumId w:val="38"/>
  </w:num>
  <w:num w:numId="17" w16cid:durableId="553541994">
    <w:abstractNumId w:val="2"/>
  </w:num>
  <w:num w:numId="18" w16cid:durableId="232547159">
    <w:abstractNumId w:val="31"/>
  </w:num>
  <w:num w:numId="19" w16cid:durableId="1518886167">
    <w:abstractNumId w:val="21"/>
  </w:num>
  <w:num w:numId="20" w16cid:durableId="1901865968">
    <w:abstractNumId w:val="29"/>
  </w:num>
  <w:num w:numId="21" w16cid:durableId="1079711766">
    <w:abstractNumId w:val="12"/>
  </w:num>
  <w:num w:numId="22" w16cid:durableId="977881671">
    <w:abstractNumId w:val="46"/>
  </w:num>
  <w:num w:numId="23" w16cid:durableId="713963695">
    <w:abstractNumId w:val="24"/>
  </w:num>
  <w:num w:numId="24" w16cid:durableId="1777824624">
    <w:abstractNumId w:val="44"/>
  </w:num>
  <w:num w:numId="25" w16cid:durableId="560864782">
    <w:abstractNumId w:val="14"/>
  </w:num>
  <w:num w:numId="26" w16cid:durableId="678120104">
    <w:abstractNumId w:val="35"/>
  </w:num>
  <w:num w:numId="27" w16cid:durableId="1733775993">
    <w:abstractNumId w:val="48"/>
  </w:num>
  <w:num w:numId="28" w16cid:durableId="966350008">
    <w:abstractNumId w:val="16"/>
  </w:num>
  <w:num w:numId="29" w16cid:durableId="170068919">
    <w:abstractNumId w:val="6"/>
  </w:num>
  <w:num w:numId="30" w16cid:durableId="1310287691">
    <w:abstractNumId w:val="30"/>
  </w:num>
  <w:num w:numId="31" w16cid:durableId="1097629667">
    <w:abstractNumId w:val="25"/>
  </w:num>
  <w:num w:numId="32" w16cid:durableId="1945263946">
    <w:abstractNumId w:val="5"/>
  </w:num>
  <w:num w:numId="33" w16cid:durableId="494221391">
    <w:abstractNumId w:val="20"/>
  </w:num>
  <w:num w:numId="34" w16cid:durableId="1559586516">
    <w:abstractNumId w:val="8"/>
  </w:num>
  <w:num w:numId="35" w16cid:durableId="1638876068">
    <w:abstractNumId w:val="34"/>
  </w:num>
  <w:num w:numId="36" w16cid:durableId="264383599">
    <w:abstractNumId w:val="10"/>
  </w:num>
  <w:num w:numId="37" w16cid:durableId="1849057478">
    <w:abstractNumId w:val="11"/>
  </w:num>
  <w:num w:numId="38" w16cid:durableId="1315262740">
    <w:abstractNumId w:val="13"/>
  </w:num>
  <w:num w:numId="39" w16cid:durableId="594704413">
    <w:abstractNumId w:val="9"/>
  </w:num>
  <w:num w:numId="40" w16cid:durableId="760031224">
    <w:abstractNumId w:val="15"/>
  </w:num>
  <w:num w:numId="41" w16cid:durableId="1962563888">
    <w:abstractNumId w:val="23"/>
  </w:num>
  <w:num w:numId="42" w16cid:durableId="458378905">
    <w:abstractNumId w:val="4"/>
  </w:num>
  <w:num w:numId="43" w16cid:durableId="943725619">
    <w:abstractNumId w:val="43"/>
  </w:num>
  <w:num w:numId="44" w16cid:durableId="244999161">
    <w:abstractNumId w:val="42"/>
  </w:num>
  <w:num w:numId="45" w16cid:durableId="1619483492">
    <w:abstractNumId w:val="27"/>
  </w:num>
  <w:num w:numId="46" w16cid:durableId="1223447408">
    <w:abstractNumId w:val="3"/>
  </w:num>
  <w:num w:numId="47" w16cid:durableId="1048723829">
    <w:abstractNumId w:val="40"/>
  </w:num>
  <w:num w:numId="48" w16cid:durableId="1478721515">
    <w:abstractNumId w:val="37"/>
  </w:num>
  <w:num w:numId="49" w16cid:durableId="1410233120">
    <w:abstractNumId w:val="7"/>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55"/>
    <w:rsid w:val="000003B9"/>
    <w:rsid w:val="00000FD0"/>
    <w:rsid w:val="00001222"/>
    <w:rsid w:val="000012E7"/>
    <w:rsid w:val="00001A93"/>
    <w:rsid w:val="00001B00"/>
    <w:rsid w:val="00001D88"/>
    <w:rsid w:val="000027EC"/>
    <w:rsid w:val="00003128"/>
    <w:rsid w:val="000031A5"/>
    <w:rsid w:val="000032CD"/>
    <w:rsid w:val="00003505"/>
    <w:rsid w:val="00003903"/>
    <w:rsid w:val="00004AB8"/>
    <w:rsid w:val="00006184"/>
    <w:rsid w:val="00006B3E"/>
    <w:rsid w:val="00006C95"/>
    <w:rsid w:val="00007733"/>
    <w:rsid w:val="00007820"/>
    <w:rsid w:val="0001073A"/>
    <w:rsid w:val="000117E2"/>
    <w:rsid w:val="00011BC7"/>
    <w:rsid w:val="00012669"/>
    <w:rsid w:val="00015428"/>
    <w:rsid w:val="000179AB"/>
    <w:rsid w:val="00017E9E"/>
    <w:rsid w:val="00023038"/>
    <w:rsid w:val="0002346A"/>
    <w:rsid w:val="000237D3"/>
    <w:rsid w:val="00023BFA"/>
    <w:rsid w:val="00023D05"/>
    <w:rsid w:val="000267AB"/>
    <w:rsid w:val="00027395"/>
    <w:rsid w:val="00030284"/>
    <w:rsid w:val="000305AF"/>
    <w:rsid w:val="0003279F"/>
    <w:rsid w:val="0003344A"/>
    <w:rsid w:val="000351E4"/>
    <w:rsid w:val="000352E0"/>
    <w:rsid w:val="00035648"/>
    <w:rsid w:val="00035B23"/>
    <w:rsid w:val="00035D98"/>
    <w:rsid w:val="00036133"/>
    <w:rsid w:val="00036C3C"/>
    <w:rsid w:val="0003745B"/>
    <w:rsid w:val="000375A8"/>
    <w:rsid w:val="000376B8"/>
    <w:rsid w:val="000379DE"/>
    <w:rsid w:val="00040285"/>
    <w:rsid w:val="0004121A"/>
    <w:rsid w:val="00041D84"/>
    <w:rsid w:val="0004203A"/>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2D9"/>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77411"/>
    <w:rsid w:val="0008206B"/>
    <w:rsid w:val="00082D88"/>
    <w:rsid w:val="00083043"/>
    <w:rsid w:val="000847CB"/>
    <w:rsid w:val="00084C14"/>
    <w:rsid w:val="00085776"/>
    <w:rsid w:val="00085CE1"/>
    <w:rsid w:val="00085F1D"/>
    <w:rsid w:val="00086165"/>
    <w:rsid w:val="000911CA"/>
    <w:rsid w:val="00092AFE"/>
    <w:rsid w:val="00092FF0"/>
    <w:rsid w:val="0009301D"/>
    <w:rsid w:val="0009387C"/>
    <w:rsid w:val="0009421F"/>
    <w:rsid w:val="0009488D"/>
    <w:rsid w:val="00097B83"/>
    <w:rsid w:val="000A0AB6"/>
    <w:rsid w:val="000A0CD3"/>
    <w:rsid w:val="000A0D4C"/>
    <w:rsid w:val="000A122D"/>
    <w:rsid w:val="000A1303"/>
    <w:rsid w:val="000A155D"/>
    <w:rsid w:val="000A19A9"/>
    <w:rsid w:val="000A292F"/>
    <w:rsid w:val="000A3028"/>
    <w:rsid w:val="000A44FB"/>
    <w:rsid w:val="000A5AD8"/>
    <w:rsid w:val="000B055D"/>
    <w:rsid w:val="000B0B32"/>
    <w:rsid w:val="000B0F10"/>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652F"/>
    <w:rsid w:val="000D79FC"/>
    <w:rsid w:val="000E0DE9"/>
    <w:rsid w:val="000E1512"/>
    <w:rsid w:val="000E194F"/>
    <w:rsid w:val="000E2212"/>
    <w:rsid w:val="000E2B6E"/>
    <w:rsid w:val="000E2DEF"/>
    <w:rsid w:val="000E2E2A"/>
    <w:rsid w:val="000E37BF"/>
    <w:rsid w:val="000E3B42"/>
    <w:rsid w:val="000E4E90"/>
    <w:rsid w:val="000E5551"/>
    <w:rsid w:val="000E5D25"/>
    <w:rsid w:val="000E649C"/>
    <w:rsid w:val="000E6FB8"/>
    <w:rsid w:val="000F10DB"/>
    <w:rsid w:val="000F1A1B"/>
    <w:rsid w:val="000F257B"/>
    <w:rsid w:val="000F2865"/>
    <w:rsid w:val="000F4365"/>
    <w:rsid w:val="000F46F0"/>
    <w:rsid w:val="000F49E3"/>
    <w:rsid w:val="000F4B3C"/>
    <w:rsid w:val="000F50E7"/>
    <w:rsid w:val="000F54B2"/>
    <w:rsid w:val="000F5557"/>
    <w:rsid w:val="000F5F1A"/>
    <w:rsid w:val="000F6B39"/>
    <w:rsid w:val="000F6BC6"/>
    <w:rsid w:val="000F6CC1"/>
    <w:rsid w:val="000F7396"/>
    <w:rsid w:val="000F749C"/>
    <w:rsid w:val="001002B7"/>
    <w:rsid w:val="00101ECD"/>
    <w:rsid w:val="001030AE"/>
    <w:rsid w:val="00104438"/>
    <w:rsid w:val="00104846"/>
    <w:rsid w:val="001067D4"/>
    <w:rsid w:val="001103BE"/>
    <w:rsid w:val="00110A50"/>
    <w:rsid w:val="00111335"/>
    <w:rsid w:val="001113E3"/>
    <w:rsid w:val="00111572"/>
    <w:rsid w:val="00112856"/>
    <w:rsid w:val="001151A5"/>
    <w:rsid w:val="0011717A"/>
    <w:rsid w:val="0011793E"/>
    <w:rsid w:val="001201E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715"/>
    <w:rsid w:val="001500C5"/>
    <w:rsid w:val="00151247"/>
    <w:rsid w:val="001535CC"/>
    <w:rsid w:val="001540CD"/>
    <w:rsid w:val="001545E1"/>
    <w:rsid w:val="00155698"/>
    <w:rsid w:val="00155B70"/>
    <w:rsid w:val="00156007"/>
    <w:rsid w:val="00156AD6"/>
    <w:rsid w:val="00156C59"/>
    <w:rsid w:val="00156CB1"/>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26D"/>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C7EA0"/>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252"/>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3B5C"/>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69"/>
    <w:rsid w:val="002405B1"/>
    <w:rsid w:val="00242A24"/>
    <w:rsid w:val="00242F78"/>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5CB"/>
    <w:rsid w:val="00254C69"/>
    <w:rsid w:val="0025501D"/>
    <w:rsid w:val="00255356"/>
    <w:rsid w:val="00255667"/>
    <w:rsid w:val="00255BB9"/>
    <w:rsid w:val="0025715F"/>
    <w:rsid w:val="00260582"/>
    <w:rsid w:val="0026080A"/>
    <w:rsid w:val="00260816"/>
    <w:rsid w:val="00261E3D"/>
    <w:rsid w:val="00262054"/>
    <w:rsid w:val="00262C81"/>
    <w:rsid w:val="00264D3B"/>
    <w:rsid w:val="00265B1F"/>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6395"/>
    <w:rsid w:val="002A7A7A"/>
    <w:rsid w:val="002A7ABC"/>
    <w:rsid w:val="002B181F"/>
    <w:rsid w:val="002B27F4"/>
    <w:rsid w:val="002B2B97"/>
    <w:rsid w:val="002B2FAA"/>
    <w:rsid w:val="002B3960"/>
    <w:rsid w:val="002B5909"/>
    <w:rsid w:val="002B5DA4"/>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0879"/>
    <w:rsid w:val="002E29A4"/>
    <w:rsid w:val="002E3425"/>
    <w:rsid w:val="002E432F"/>
    <w:rsid w:val="002E4B63"/>
    <w:rsid w:val="002E56AD"/>
    <w:rsid w:val="002E63CC"/>
    <w:rsid w:val="002F0360"/>
    <w:rsid w:val="002F0FA4"/>
    <w:rsid w:val="002F1598"/>
    <w:rsid w:val="002F1CB1"/>
    <w:rsid w:val="002F1D65"/>
    <w:rsid w:val="002F1D92"/>
    <w:rsid w:val="002F29E9"/>
    <w:rsid w:val="002F3402"/>
    <w:rsid w:val="002F47D0"/>
    <w:rsid w:val="002F5E1D"/>
    <w:rsid w:val="002F6311"/>
    <w:rsid w:val="002F76C0"/>
    <w:rsid w:val="003014DF"/>
    <w:rsid w:val="003039F4"/>
    <w:rsid w:val="00303BDA"/>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455E"/>
    <w:rsid w:val="00325139"/>
    <w:rsid w:val="0032545A"/>
    <w:rsid w:val="00325DBA"/>
    <w:rsid w:val="0032628D"/>
    <w:rsid w:val="003267F6"/>
    <w:rsid w:val="00327536"/>
    <w:rsid w:val="00327A73"/>
    <w:rsid w:val="00327F17"/>
    <w:rsid w:val="003302D4"/>
    <w:rsid w:val="003308F9"/>
    <w:rsid w:val="003323F8"/>
    <w:rsid w:val="00333041"/>
    <w:rsid w:val="00333AB3"/>
    <w:rsid w:val="003354E5"/>
    <w:rsid w:val="00335D18"/>
    <w:rsid w:val="003370C2"/>
    <w:rsid w:val="00337407"/>
    <w:rsid w:val="00337AD2"/>
    <w:rsid w:val="00337C96"/>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726"/>
    <w:rsid w:val="00362182"/>
    <w:rsid w:val="003631E8"/>
    <w:rsid w:val="00363309"/>
    <w:rsid w:val="0036414E"/>
    <w:rsid w:val="00364BA2"/>
    <w:rsid w:val="00364EC9"/>
    <w:rsid w:val="00365101"/>
    <w:rsid w:val="00365867"/>
    <w:rsid w:val="0036586E"/>
    <w:rsid w:val="0036673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85896"/>
    <w:rsid w:val="0038751D"/>
    <w:rsid w:val="003908C9"/>
    <w:rsid w:val="00392C0F"/>
    <w:rsid w:val="00392F01"/>
    <w:rsid w:val="003935DB"/>
    <w:rsid w:val="00393697"/>
    <w:rsid w:val="00393F8F"/>
    <w:rsid w:val="0039487D"/>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4E68"/>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6F9"/>
    <w:rsid w:val="003F0905"/>
    <w:rsid w:val="003F1729"/>
    <w:rsid w:val="003F1E39"/>
    <w:rsid w:val="003F23F5"/>
    <w:rsid w:val="003F325F"/>
    <w:rsid w:val="003F363D"/>
    <w:rsid w:val="003F3E88"/>
    <w:rsid w:val="003F3FC7"/>
    <w:rsid w:val="003F5352"/>
    <w:rsid w:val="003F54A5"/>
    <w:rsid w:val="003F5506"/>
    <w:rsid w:val="003F694B"/>
    <w:rsid w:val="003F712A"/>
    <w:rsid w:val="003F737A"/>
    <w:rsid w:val="00401323"/>
    <w:rsid w:val="00402C9A"/>
    <w:rsid w:val="00402EEF"/>
    <w:rsid w:val="0040386F"/>
    <w:rsid w:val="00403DED"/>
    <w:rsid w:val="004051D5"/>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2A05"/>
    <w:rsid w:val="004234DE"/>
    <w:rsid w:val="00423A7E"/>
    <w:rsid w:val="00423DAF"/>
    <w:rsid w:val="00424AEB"/>
    <w:rsid w:val="00424F42"/>
    <w:rsid w:val="00425635"/>
    <w:rsid w:val="004260E2"/>
    <w:rsid w:val="00426765"/>
    <w:rsid w:val="0042681E"/>
    <w:rsid w:val="00426EB8"/>
    <w:rsid w:val="00430F97"/>
    <w:rsid w:val="00431435"/>
    <w:rsid w:val="00431A40"/>
    <w:rsid w:val="00431AD2"/>
    <w:rsid w:val="00431C0C"/>
    <w:rsid w:val="0043547B"/>
    <w:rsid w:val="004359F8"/>
    <w:rsid w:val="00435B92"/>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97824"/>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61A"/>
    <w:rsid w:val="004C3F8C"/>
    <w:rsid w:val="004C437B"/>
    <w:rsid w:val="004C47BB"/>
    <w:rsid w:val="004C6AB2"/>
    <w:rsid w:val="004C6CFA"/>
    <w:rsid w:val="004C7251"/>
    <w:rsid w:val="004D03B9"/>
    <w:rsid w:val="004D04A4"/>
    <w:rsid w:val="004D1202"/>
    <w:rsid w:val="004D265C"/>
    <w:rsid w:val="004D2E21"/>
    <w:rsid w:val="004D4C64"/>
    <w:rsid w:val="004D5915"/>
    <w:rsid w:val="004D656C"/>
    <w:rsid w:val="004D6ABF"/>
    <w:rsid w:val="004D705C"/>
    <w:rsid w:val="004D79CD"/>
    <w:rsid w:val="004E1F93"/>
    <w:rsid w:val="004E25C1"/>
    <w:rsid w:val="004E2BF6"/>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5D"/>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4217"/>
    <w:rsid w:val="00515775"/>
    <w:rsid w:val="00515D6E"/>
    <w:rsid w:val="00516018"/>
    <w:rsid w:val="00522842"/>
    <w:rsid w:val="00522C11"/>
    <w:rsid w:val="005249E3"/>
    <w:rsid w:val="0052543E"/>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9F1"/>
    <w:rsid w:val="00537C70"/>
    <w:rsid w:val="00540DC1"/>
    <w:rsid w:val="00541181"/>
    <w:rsid w:val="00542C7F"/>
    <w:rsid w:val="00543C7B"/>
    <w:rsid w:val="00543FD6"/>
    <w:rsid w:val="00544D15"/>
    <w:rsid w:val="00544EAC"/>
    <w:rsid w:val="00545567"/>
    <w:rsid w:val="00545784"/>
    <w:rsid w:val="005473BC"/>
    <w:rsid w:val="005504D0"/>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668"/>
    <w:rsid w:val="00570CB8"/>
    <w:rsid w:val="0057151D"/>
    <w:rsid w:val="005719CC"/>
    <w:rsid w:val="00571BFD"/>
    <w:rsid w:val="00571C58"/>
    <w:rsid w:val="00571DE5"/>
    <w:rsid w:val="0057272D"/>
    <w:rsid w:val="00573BB1"/>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06BC"/>
    <w:rsid w:val="0059148E"/>
    <w:rsid w:val="00592463"/>
    <w:rsid w:val="005925B3"/>
    <w:rsid w:val="00592CB8"/>
    <w:rsid w:val="00594CFE"/>
    <w:rsid w:val="005957EA"/>
    <w:rsid w:val="005968D3"/>
    <w:rsid w:val="00597329"/>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08F"/>
    <w:rsid w:val="005B5BEC"/>
    <w:rsid w:val="005B6DC6"/>
    <w:rsid w:val="005B722C"/>
    <w:rsid w:val="005C0191"/>
    <w:rsid w:val="005C03C1"/>
    <w:rsid w:val="005C44C5"/>
    <w:rsid w:val="005C580F"/>
    <w:rsid w:val="005C589D"/>
    <w:rsid w:val="005C5CF7"/>
    <w:rsid w:val="005C5CFC"/>
    <w:rsid w:val="005C5E51"/>
    <w:rsid w:val="005C65B8"/>
    <w:rsid w:val="005D0256"/>
    <w:rsid w:val="005D037A"/>
    <w:rsid w:val="005D1DB4"/>
    <w:rsid w:val="005D1F8C"/>
    <w:rsid w:val="005D267A"/>
    <w:rsid w:val="005D336B"/>
    <w:rsid w:val="005D3C62"/>
    <w:rsid w:val="005D3C66"/>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A75"/>
    <w:rsid w:val="005F6BEF"/>
    <w:rsid w:val="005F784D"/>
    <w:rsid w:val="00600033"/>
    <w:rsid w:val="00603E75"/>
    <w:rsid w:val="00604C30"/>
    <w:rsid w:val="00605B22"/>
    <w:rsid w:val="00606749"/>
    <w:rsid w:val="00606FD8"/>
    <w:rsid w:val="00607A69"/>
    <w:rsid w:val="00607CA3"/>
    <w:rsid w:val="00610B87"/>
    <w:rsid w:val="00611C15"/>
    <w:rsid w:val="0061212C"/>
    <w:rsid w:val="00612D78"/>
    <w:rsid w:val="0061430C"/>
    <w:rsid w:val="0061621A"/>
    <w:rsid w:val="00616C79"/>
    <w:rsid w:val="00617393"/>
    <w:rsid w:val="00617AB4"/>
    <w:rsid w:val="00620279"/>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0DA"/>
    <w:rsid w:val="00636AAD"/>
    <w:rsid w:val="00637693"/>
    <w:rsid w:val="00637EE9"/>
    <w:rsid w:val="00637FC7"/>
    <w:rsid w:val="0064015F"/>
    <w:rsid w:val="00640A08"/>
    <w:rsid w:val="00640C7A"/>
    <w:rsid w:val="006435F8"/>
    <w:rsid w:val="00643CF5"/>
    <w:rsid w:val="00645CB8"/>
    <w:rsid w:val="00646342"/>
    <w:rsid w:val="006465FA"/>
    <w:rsid w:val="006471C7"/>
    <w:rsid w:val="0064726B"/>
    <w:rsid w:val="0064777C"/>
    <w:rsid w:val="00647DF1"/>
    <w:rsid w:val="00650125"/>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5C4"/>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636"/>
    <w:rsid w:val="006A6979"/>
    <w:rsid w:val="006A7519"/>
    <w:rsid w:val="006B135C"/>
    <w:rsid w:val="006B2863"/>
    <w:rsid w:val="006B2FDB"/>
    <w:rsid w:val="006B3436"/>
    <w:rsid w:val="006B489F"/>
    <w:rsid w:val="006B48CA"/>
    <w:rsid w:val="006B6E6D"/>
    <w:rsid w:val="006B7840"/>
    <w:rsid w:val="006C0DCB"/>
    <w:rsid w:val="006C0E14"/>
    <w:rsid w:val="006C0FC0"/>
    <w:rsid w:val="006C10B7"/>
    <w:rsid w:val="006C2311"/>
    <w:rsid w:val="006C2C41"/>
    <w:rsid w:val="006C2D78"/>
    <w:rsid w:val="006C3359"/>
    <w:rsid w:val="006C3B22"/>
    <w:rsid w:val="006C3CC0"/>
    <w:rsid w:val="006C50AA"/>
    <w:rsid w:val="006C5143"/>
    <w:rsid w:val="006C5BDB"/>
    <w:rsid w:val="006C5F4A"/>
    <w:rsid w:val="006C653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222"/>
    <w:rsid w:val="006E180A"/>
    <w:rsid w:val="006E4707"/>
    <w:rsid w:val="006E58E0"/>
    <w:rsid w:val="006E605D"/>
    <w:rsid w:val="006E6556"/>
    <w:rsid w:val="006E728B"/>
    <w:rsid w:val="006E734E"/>
    <w:rsid w:val="006F0552"/>
    <w:rsid w:val="006F123A"/>
    <w:rsid w:val="006F1287"/>
    <w:rsid w:val="006F1A75"/>
    <w:rsid w:val="006F27D3"/>
    <w:rsid w:val="006F2A11"/>
    <w:rsid w:val="006F30B5"/>
    <w:rsid w:val="006F31EB"/>
    <w:rsid w:val="006F3805"/>
    <w:rsid w:val="006F5399"/>
    <w:rsid w:val="006F65A2"/>
    <w:rsid w:val="006F7363"/>
    <w:rsid w:val="006F7DB9"/>
    <w:rsid w:val="00700209"/>
    <w:rsid w:val="00700941"/>
    <w:rsid w:val="0070158E"/>
    <w:rsid w:val="007021A3"/>
    <w:rsid w:val="00705F29"/>
    <w:rsid w:val="00706D67"/>
    <w:rsid w:val="00706E44"/>
    <w:rsid w:val="00706FBE"/>
    <w:rsid w:val="00707DA0"/>
    <w:rsid w:val="007105B2"/>
    <w:rsid w:val="00711B41"/>
    <w:rsid w:val="00712584"/>
    <w:rsid w:val="00712EAB"/>
    <w:rsid w:val="00713AEB"/>
    <w:rsid w:val="0071418E"/>
    <w:rsid w:val="00716166"/>
    <w:rsid w:val="00716E4D"/>
    <w:rsid w:val="0071706B"/>
    <w:rsid w:val="007170BA"/>
    <w:rsid w:val="00720B5E"/>
    <w:rsid w:val="007219C4"/>
    <w:rsid w:val="00721B3D"/>
    <w:rsid w:val="00721E80"/>
    <w:rsid w:val="00722F61"/>
    <w:rsid w:val="0072305C"/>
    <w:rsid w:val="007246D5"/>
    <w:rsid w:val="00725B28"/>
    <w:rsid w:val="00725E5E"/>
    <w:rsid w:val="00726D33"/>
    <w:rsid w:val="00726F85"/>
    <w:rsid w:val="007278EA"/>
    <w:rsid w:val="007279BB"/>
    <w:rsid w:val="0073054B"/>
    <w:rsid w:val="0073079F"/>
    <w:rsid w:val="00730980"/>
    <w:rsid w:val="00732CFA"/>
    <w:rsid w:val="00732F06"/>
    <w:rsid w:val="00733748"/>
    <w:rsid w:val="00733B92"/>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39D3"/>
    <w:rsid w:val="007639F3"/>
    <w:rsid w:val="00764188"/>
    <w:rsid w:val="0076437A"/>
    <w:rsid w:val="007643FE"/>
    <w:rsid w:val="00764931"/>
    <w:rsid w:val="007655FD"/>
    <w:rsid w:val="00766BDF"/>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02A1"/>
    <w:rsid w:val="00782F2F"/>
    <w:rsid w:val="00784D93"/>
    <w:rsid w:val="00785A09"/>
    <w:rsid w:val="00785BA6"/>
    <w:rsid w:val="007861A6"/>
    <w:rsid w:val="00786915"/>
    <w:rsid w:val="00787482"/>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04E9"/>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5FCB"/>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EC0"/>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185"/>
    <w:rsid w:val="0081131E"/>
    <w:rsid w:val="008113E4"/>
    <w:rsid w:val="008117D2"/>
    <w:rsid w:val="0081240B"/>
    <w:rsid w:val="00812E8C"/>
    <w:rsid w:val="008133B2"/>
    <w:rsid w:val="00814699"/>
    <w:rsid w:val="00815C6D"/>
    <w:rsid w:val="00816035"/>
    <w:rsid w:val="0081611F"/>
    <w:rsid w:val="00817E2A"/>
    <w:rsid w:val="0082062E"/>
    <w:rsid w:val="0082064F"/>
    <w:rsid w:val="00821572"/>
    <w:rsid w:val="00822DFE"/>
    <w:rsid w:val="00824F4F"/>
    <w:rsid w:val="008251EF"/>
    <w:rsid w:val="0082571B"/>
    <w:rsid w:val="00825A16"/>
    <w:rsid w:val="00826D7A"/>
    <w:rsid w:val="00827227"/>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315"/>
    <w:rsid w:val="008428D0"/>
    <w:rsid w:val="00843F52"/>
    <w:rsid w:val="0084560F"/>
    <w:rsid w:val="00845C65"/>
    <w:rsid w:val="00846B49"/>
    <w:rsid w:val="00847693"/>
    <w:rsid w:val="0085026A"/>
    <w:rsid w:val="00850989"/>
    <w:rsid w:val="00850BB1"/>
    <w:rsid w:val="00851340"/>
    <w:rsid w:val="0085204F"/>
    <w:rsid w:val="00852261"/>
    <w:rsid w:val="00852CF1"/>
    <w:rsid w:val="00854220"/>
    <w:rsid w:val="008542A2"/>
    <w:rsid w:val="008543DD"/>
    <w:rsid w:val="00856CE4"/>
    <w:rsid w:val="00857A0E"/>
    <w:rsid w:val="008611AE"/>
    <w:rsid w:val="008619B1"/>
    <w:rsid w:val="00861DCE"/>
    <w:rsid w:val="0086201C"/>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87BE4"/>
    <w:rsid w:val="00890249"/>
    <w:rsid w:val="0089193B"/>
    <w:rsid w:val="00892C18"/>
    <w:rsid w:val="00894440"/>
    <w:rsid w:val="00894BA2"/>
    <w:rsid w:val="00894DF3"/>
    <w:rsid w:val="00895947"/>
    <w:rsid w:val="008968BA"/>
    <w:rsid w:val="00897A08"/>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32A3"/>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10"/>
    <w:rsid w:val="008D0A1F"/>
    <w:rsid w:val="008D0DAD"/>
    <w:rsid w:val="008D12B5"/>
    <w:rsid w:val="008D38A2"/>
    <w:rsid w:val="008D4192"/>
    <w:rsid w:val="008D439A"/>
    <w:rsid w:val="008D43C5"/>
    <w:rsid w:val="008D4932"/>
    <w:rsid w:val="008D7E9C"/>
    <w:rsid w:val="008E26DE"/>
    <w:rsid w:val="008E3740"/>
    <w:rsid w:val="008E3C07"/>
    <w:rsid w:val="008E42E4"/>
    <w:rsid w:val="008E4490"/>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27F2"/>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2AE"/>
    <w:rsid w:val="0092783C"/>
    <w:rsid w:val="00927B2A"/>
    <w:rsid w:val="009308C1"/>
    <w:rsid w:val="009308C2"/>
    <w:rsid w:val="0093232C"/>
    <w:rsid w:val="00933FB7"/>
    <w:rsid w:val="00934175"/>
    <w:rsid w:val="009347D6"/>
    <w:rsid w:val="00934D13"/>
    <w:rsid w:val="00936CC9"/>
    <w:rsid w:val="00937A98"/>
    <w:rsid w:val="00941CE3"/>
    <w:rsid w:val="00942E55"/>
    <w:rsid w:val="00943A71"/>
    <w:rsid w:val="00944094"/>
    <w:rsid w:val="00945416"/>
    <w:rsid w:val="00945BA3"/>
    <w:rsid w:val="00947F72"/>
    <w:rsid w:val="00950E61"/>
    <w:rsid w:val="00950E87"/>
    <w:rsid w:val="00950EC5"/>
    <w:rsid w:val="0095382B"/>
    <w:rsid w:val="0095390E"/>
    <w:rsid w:val="00954804"/>
    <w:rsid w:val="00954EBD"/>
    <w:rsid w:val="00955834"/>
    <w:rsid w:val="00955B36"/>
    <w:rsid w:val="009562D3"/>
    <w:rsid w:val="009574B3"/>
    <w:rsid w:val="009600BF"/>
    <w:rsid w:val="00960549"/>
    <w:rsid w:val="0096144C"/>
    <w:rsid w:val="00962D2F"/>
    <w:rsid w:val="00962E9D"/>
    <w:rsid w:val="00962FDD"/>
    <w:rsid w:val="00964135"/>
    <w:rsid w:val="009647D0"/>
    <w:rsid w:val="00965B76"/>
    <w:rsid w:val="009663B1"/>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9E6"/>
    <w:rsid w:val="00986C79"/>
    <w:rsid w:val="009877D9"/>
    <w:rsid w:val="00987897"/>
    <w:rsid w:val="009902C1"/>
    <w:rsid w:val="0099098C"/>
    <w:rsid w:val="00992416"/>
    <w:rsid w:val="009927FD"/>
    <w:rsid w:val="00992B30"/>
    <w:rsid w:val="00993D5B"/>
    <w:rsid w:val="009953AD"/>
    <w:rsid w:val="00995782"/>
    <w:rsid w:val="00996133"/>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1EF4"/>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CE9"/>
    <w:rsid w:val="009F7E14"/>
    <w:rsid w:val="009F7F54"/>
    <w:rsid w:val="00A0120B"/>
    <w:rsid w:val="00A020D6"/>
    <w:rsid w:val="00A032B3"/>
    <w:rsid w:val="00A03586"/>
    <w:rsid w:val="00A03D49"/>
    <w:rsid w:val="00A03D65"/>
    <w:rsid w:val="00A03F10"/>
    <w:rsid w:val="00A05100"/>
    <w:rsid w:val="00A053E5"/>
    <w:rsid w:val="00A074DF"/>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0187"/>
    <w:rsid w:val="00A45657"/>
    <w:rsid w:val="00A45EE1"/>
    <w:rsid w:val="00A46A46"/>
    <w:rsid w:val="00A471F7"/>
    <w:rsid w:val="00A476B7"/>
    <w:rsid w:val="00A50451"/>
    <w:rsid w:val="00A50925"/>
    <w:rsid w:val="00A521B0"/>
    <w:rsid w:val="00A545DA"/>
    <w:rsid w:val="00A54766"/>
    <w:rsid w:val="00A56232"/>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11"/>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97D08"/>
    <w:rsid w:val="00AA07DD"/>
    <w:rsid w:val="00AA104B"/>
    <w:rsid w:val="00AA260C"/>
    <w:rsid w:val="00AA28DC"/>
    <w:rsid w:val="00AA3A7E"/>
    <w:rsid w:val="00AA46EA"/>
    <w:rsid w:val="00AA528F"/>
    <w:rsid w:val="00AA56DE"/>
    <w:rsid w:val="00AA6AB4"/>
    <w:rsid w:val="00AA71C5"/>
    <w:rsid w:val="00AA77CF"/>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3936"/>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8E1"/>
    <w:rsid w:val="00AE1BA6"/>
    <w:rsid w:val="00AE1E04"/>
    <w:rsid w:val="00AE204D"/>
    <w:rsid w:val="00AE37F6"/>
    <w:rsid w:val="00AE4498"/>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51A5"/>
    <w:rsid w:val="00AF5984"/>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1BFB"/>
    <w:rsid w:val="00B12247"/>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3DE4"/>
    <w:rsid w:val="00B24E61"/>
    <w:rsid w:val="00B25583"/>
    <w:rsid w:val="00B25DAB"/>
    <w:rsid w:val="00B27FD4"/>
    <w:rsid w:val="00B30382"/>
    <w:rsid w:val="00B30E5F"/>
    <w:rsid w:val="00B31A24"/>
    <w:rsid w:val="00B31FEA"/>
    <w:rsid w:val="00B34363"/>
    <w:rsid w:val="00B353EC"/>
    <w:rsid w:val="00B35535"/>
    <w:rsid w:val="00B37782"/>
    <w:rsid w:val="00B37DED"/>
    <w:rsid w:val="00B4160B"/>
    <w:rsid w:val="00B42AFC"/>
    <w:rsid w:val="00B42C83"/>
    <w:rsid w:val="00B44963"/>
    <w:rsid w:val="00B44E90"/>
    <w:rsid w:val="00B459B1"/>
    <w:rsid w:val="00B47121"/>
    <w:rsid w:val="00B47806"/>
    <w:rsid w:val="00B5050F"/>
    <w:rsid w:val="00B51545"/>
    <w:rsid w:val="00B525CD"/>
    <w:rsid w:val="00B55137"/>
    <w:rsid w:val="00B559C3"/>
    <w:rsid w:val="00B55E0F"/>
    <w:rsid w:val="00B55EEA"/>
    <w:rsid w:val="00B578D7"/>
    <w:rsid w:val="00B5793E"/>
    <w:rsid w:val="00B60164"/>
    <w:rsid w:val="00B60A4B"/>
    <w:rsid w:val="00B62051"/>
    <w:rsid w:val="00B640A0"/>
    <w:rsid w:val="00B642AF"/>
    <w:rsid w:val="00B659DE"/>
    <w:rsid w:val="00B65A68"/>
    <w:rsid w:val="00B661F6"/>
    <w:rsid w:val="00B66811"/>
    <w:rsid w:val="00B67045"/>
    <w:rsid w:val="00B70B48"/>
    <w:rsid w:val="00B7106B"/>
    <w:rsid w:val="00B71346"/>
    <w:rsid w:val="00B71969"/>
    <w:rsid w:val="00B72AA4"/>
    <w:rsid w:val="00B73D10"/>
    <w:rsid w:val="00B74884"/>
    <w:rsid w:val="00B75D30"/>
    <w:rsid w:val="00B765E3"/>
    <w:rsid w:val="00B76866"/>
    <w:rsid w:val="00B76869"/>
    <w:rsid w:val="00B76D4F"/>
    <w:rsid w:val="00B801EF"/>
    <w:rsid w:val="00B8156D"/>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9783C"/>
    <w:rsid w:val="00BA09B9"/>
    <w:rsid w:val="00BA1B50"/>
    <w:rsid w:val="00BA1E04"/>
    <w:rsid w:val="00BA2D34"/>
    <w:rsid w:val="00BA3479"/>
    <w:rsid w:val="00BA3B08"/>
    <w:rsid w:val="00BA3F12"/>
    <w:rsid w:val="00BA53A5"/>
    <w:rsid w:val="00BA548E"/>
    <w:rsid w:val="00BA5991"/>
    <w:rsid w:val="00BA5EF9"/>
    <w:rsid w:val="00BA62D7"/>
    <w:rsid w:val="00BA6569"/>
    <w:rsid w:val="00BA68F9"/>
    <w:rsid w:val="00BA76D5"/>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3FAE"/>
    <w:rsid w:val="00BD4D7E"/>
    <w:rsid w:val="00BD5B38"/>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5AC7"/>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4F6D"/>
    <w:rsid w:val="00C27349"/>
    <w:rsid w:val="00C276FE"/>
    <w:rsid w:val="00C309E1"/>
    <w:rsid w:val="00C31A80"/>
    <w:rsid w:val="00C325D0"/>
    <w:rsid w:val="00C33259"/>
    <w:rsid w:val="00C3347E"/>
    <w:rsid w:val="00C3423C"/>
    <w:rsid w:val="00C3501F"/>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219"/>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3CB6"/>
    <w:rsid w:val="00C855EB"/>
    <w:rsid w:val="00C85798"/>
    <w:rsid w:val="00C864C6"/>
    <w:rsid w:val="00C86687"/>
    <w:rsid w:val="00C8684F"/>
    <w:rsid w:val="00C86C45"/>
    <w:rsid w:val="00C86F69"/>
    <w:rsid w:val="00C87256"/>
    <w:rsid w:val="00C9003E"/>
    <w:rsid w:val="00C92034"/>
    <w:rsid w:val="00C9303E"/>
    <w:rsid w:val="00C9329C"/>
    <w:rsid w:val="00C93AB6"/>
    <w:rsid w:val="00C93EAA"/>
    <w:rsid w:val="00C952AE"/>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281"/>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35D"/>
    <w:rsid w:val="00CD2583"/>
    <w:rsid w:val="00CD2AF1"/>
    <w:rsid w:val="00CD30AB"/>
    <w:rsid w:val="00CD32BD"/>
    <w:rsid w:val="00CD3382"/>
    <w:rsid w:val="00CD3B7E"/>
    <w:rsid w:val="00CD3B9B"/>
    <w:rsid w:val="00CD482D"/>
    <w:rsid w:val="00CD4D8E"/>
    <w:rsid w:val="00CD55B7"/>
    <w:rsid w:val="00CD5EC9"/>
    <w:rsid w:val="00CD6B49"/>
    <w:rsid w:val="00CD6D13"/>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CF7F71"/>
    <w:rsid w:val="00D01A68"/>
    <w:rsid w:val="00D02235"/>
    <w:rsid w:val="00D026B6"/>
    <w:rsid w:val="00D02A69"/>
    <w:rsid w:val="00D02D52"/>
    <w:rsid w:val="00D03A3D"/>
    <w:rsid w:val="00D03DBA"/>
    <w:rsid w:val="00D045AF"/>
    <w:rsid w:val="00D04615"/>
    <w:rsid w:val="00D04691"/>
    <w:rsid w:val="00D06AF5"/>
    <w:rsid w:val="00D11B4A"/>
    <w:rsid w:val="00D11C56"/>
    <w:rsid w:val="00D12B28"/>
    <w:rsid w:val="00D12BDC"/>
    <w:rsid w:val="00D1331A"/>
    <w:rsid w:val="00D13D78"/>
    <w:rsid w:val="00D14D8C"/>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2A41"/>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5F9"/>
    <w:rsid w:val="00D72BAE"/>
    <w:rsid w:val="00D73486"/>
    <w:rsid w:val="00D73B0C"/>
    <w:rsid w:val="00D73B61"/>
    <w:rsid w:val="00D746DB"/>
    <w:rsid w:val="00D75EFC"/>
    <w:rsid w:val="00D76BDD"/>
    <w:rsid w:val="00D76C33"/>
    <w:rsid w:val="00D76EC8"/>
    <w:rsid w:val="00D81353"/>
    <w:rsid w:val="00D81A76"/>
    <w:rsid w:val="00D8302C"/>
    <w:rsid w:val="00D8310B"/>
    <w:rsid w:val="00D83B0D"/>
    <w:rsid w:val="00D83F0C"/>
    <w:rsid w:val="00D84196"/>
    <w:rsid w:val="00D8522C"/>
    <w:rsid w:val="00D85984"/>
    <w:rsid w:val="00D85BB3"/>
    <w:rsid w:val="00D86376"/>
    <w:rsid w:val="00D86900"/>
    <w:rsid w:val="00D8727E"/>
    <w:rsid w:val="00D903E5"/>
    <w:rsid w:val="00D90B77"/>
    <w:rsid w:val="00D9115A"/>
    <w:rsid w:val="00D918D0"/>
    <w:rsid w:val="00D922B8"/>
    <w:rsid w:val="00D92C0D"/>
    <w:rsid w:val="00D96C0B"/>
    <w:rsid w:val="00D96C82"/>
    <w:rsid w:val="00DA00D6"/>
    <w:rsid w:val="00DA069B"/>
    <w:rsid w:val="00DA28DB"/>
    <w:rsid w:val="00DA35FF"/>
    <w:rsid w:val="00DA4672"/>
    <w:rsid w:val="00DA468D"/>
    <w:rsid w:val="00DA51BC"/>
    <w:rsid w:val="00DA62E9"/>
    <w:rsid w:val="00DA6526"/>
    <w:rsid w:val="00DB0A01"/>
    <w:rsid w:val="00DB215B"/>
    <w:rsid w:val="00DB2484"/>
    <w:rsid w:val="00DB390C"/>
    <w:rsid w:val="00DB4C62"/>
    <w:rsid w:val="00DB4E05"/>
    <w:rsid w:val="00DB526D"/>
    <w:rsid w:val="00DB5B3C"/>
    <w:rsid w:val="00DB5BA0"/>
    <w:rsid w:val="00DB5E8D"/>
    <w:rsid w:val="00DB6FC9"/>
    <w:rsid w:val="00DC0918"/>
    <w:rsid w:val="00DC1113"/>
    <w:rsid w:val="00DC129F"/>
    <w:rsid w:val="00DC16A0"/>
    <w:rsid w:val="00DC1767"/>
    <w:rsid w:val="00DC2C36"/>
    <w:rsid w:val="00DC5430"/>
    <w:rsid w:val="00DC5740"/>
    <w:rsid w:val="00DC5F00"/>
    <w:rsid w:val="00DC6002"/>
    <w:rsid w:val="00DC6A19"/>
    <w:rsid w:val="00DC6C24"/>
    <w:rsid w:val="00DC74ED"/>
    <w:rsid w:val="00DD1850"/>
    <w:rsid w:val="00DD1FAE"/>
    <w:rsid w:val="00DD3005"/>
    <w:rsid w:val="00DD409C"/>
    <w:rsid w:val="00DD5650"/>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0150"/>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0AA1"/>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342B"/>
    <w:rsid w:val="00E7471E"/>
    <w:rsid w:val="00E74F6B"/>
    <w:rsid w:val="00E7507F"/>
    <w:rsid w:val="00E75D59"/>
    <w:rsid w:val="00E769FE"/>
    <w:rsid w:val="00E76F6F"/>
    <w:rsid w:val="00E77CDB"/>
    <w:rsid w:val="00E8030E"/>
    <w:rsid w:val="00E8102E"/>
    <w:rsid w:val="00E8166F"/>
    <w:rsid w:val="00E816F6"/>
    <w:rsid w:val="00E8201E"/>
    <w:rsid w:val="00E832A9"/>
    <w:rsid w:val="00E83743"/>
    <w:rsid w:val="00E84583"/>
    <w:rsid w:val="00E84973"/>
    <w:rsid w:val="00E84E2A"/>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5B8"/>
    <w:rsid w:val="00EB1786"/>
    <w:rsid w:val="00EB1CD9"/>
    <w:rsid w:val="00EB2D96"/>
    <w:rsid w:val="00EB2DB4"/>
    <w:rsid w:val="00EB3800"/>
    <w:rsid w:val="00EB4BC9"/>
    <w:rsid w:val="00EB59D1"/>
    <w:rsid w:val="00EB5E22"/>
    <w:rsid w:val="00EB6FB4"/>
    <w:rsid w:val="00EC027B"/>
    <w:rsid w:val="00EC2C83"/>
    <w:rsid w:val="00EC2EA6"/>
    <w:rsid w:val="00EC30E7"/>
    <w:rsid w:val="00EC3580"/>
    <w:rsid w:val="00EC3E82"/>
    <w:rsid w:val="00EC3EBE"/>
    <w:rsid w:val="00EC40EE"/>
    <w:rsid w:val="00EC4149"/>
    <w:rsid w:val="00EC4223"/>
    <w:rsid w:val="00EC440D"/>
    <w:rsid w:val="00EC4963"/>
    <w:rsid w:val="00EC4ED4"/>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252E"/>
    <w:rsid w:val="00EE4DB1"/>
    <w:rsid w:val="00EE5983"/>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15D1"/>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6E5C"/>
    <w:rsid w:val="00F47813"/>
    <w:rsid w:val="00F50753"/>
    <w:rsid w:val="00F516B2"/>
    <w:rsid w:val="00F51CB1"/>
    <w:rsid w:val="00F52686"/>
    <w:rsid w:val="00F528B6"/>
    <w:rsid w:val="00F53575"/>
    <w:rsid w:val="00F53749"/>
    <w:rsid w:val="00F54191"/>
    <w:rsid w:val="00F577C5"/>
    <w:rsid w:val="00F600EA"/>
    <w:rsid w:val="00F60586"/>
    <w:rsid w:val="00F60743"/>
    <w:rsid w:val="00F60AC9"/>
    <w:rsid w:val="00F60D6A"/>
    <w:rsid w:val="00F61123"/>
    <w:rsid w:val="00F63DD7"/>
    <w:rsid w:val="00F65174"/>
    <w:rsid w:val="00F658EE"/>
    <w:rsid w:val="00F66560"/>
    <w:rsid w:val="00F67049"/>
    <w:rsid w:val="00F67149"/>
    <w:rsid w:val="00F71346"/>
    <w:rsid w:val="00F7152F"/>
    <w:rsid w:val="00F71BBA"/>
    <w:rsid w:val="00F727E4"/>
    <w:rsid w:val="00F72A15"/>
    <w:rsid w:val="00F72CDB"/>
    <w:rsid w:val="00F72D05"/>
    <w:rsid w:val="00F73514"/>
    <w:rsid w:val="00F73BCB"/>
    <w:rsid w:val="00F7420F"/>
    <w:rsid w:val="00F76370"/>
    <w:rsid w:val="00F76E66"/>
    <w:rsid w:val="00F77BD6"/>
    <w:rsid w:val="00F8043C"/>
    <w:rsid w:val="00F80EF6"/>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19F"/>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1E9"/>
    <w:rsid w:val="00FC4213"/>
    <w:rsid w:val="00FC4569"/>
    <w:rsid w:val="00FC502A"/>
    <w:rsid w:val="00FC6C03"/>
    <w:rsid w:val="00FD17C6"/>
    <w:rsid w:val="00FD18C0"/>
    <w:rsid w:val="00FD1CEB"/>
    <w:rsid w:val="00FD1D97"/>
    <w:rsid w:val="00FD2530"/>
    <w:rsid w:val="00FD254B"/>
    <w:rsid w:val="00FD3CE9"/>
    <w:rsid w:val="00FD3F32"/>
    <w:rsid w:val="00FD405B"/>
    <w:rsid w:val="00FD4DEC"/>
    <w:rsid w:val="00FD5238"/>
    <w:rsid w:val="00FD5557"/>
    <w:rsid w:val="00FD5A7D"/>
    <w:rsid w:val="00FD60E8"/>
    <w:rsid w:val="00FD6185"/>
    <w:rsid w:val="00FD627A"/>
    <w:rsid w:val="00FD630F"/>
    <w:rsid w:val="00FD7818"/>
    <w:rsid w:val="00FE09BB"/>
    <w:rsid w:val="00FE2C04"/>
    <w:rsid w:val="00FE2C95"/>
    <w:rsid w:val="00FE35B8"/>
    <w:rsid w:val="00FE3F05"/>
    <w:rsid w:val="00FE4CFC"/>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E605D"/>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mailto:7Mind@School" TargetMode="External"/><Relationship Id="rId2" Type="http://schemas.openxmlformats.org/officeDocument/2006/relationships/hyperlink" Target="https://lexikon.stangl.eu/39722/implementation-intentions" TargetMode="External"/><Relationship Id="rId1" Type="http://schemas.openxmlformats.org/officeDocument/2006/relationships/hyperlink" Target="https://chatgpt.com/s/m_6a2a85c9f254819195349af2e3bbf1be" TargetMode="External"/><Relationship Id="rId5" Type="http://schemas.openxmlformats.org/officeDocument/2006/relationships/hyperlink" Target="https://www.barmer.de/gesundheit-verstehen/leben/schlaf/handy-vorm-schlafen-gehen-1056086" TargetMode="External"/><Relationship Id="rId4" Type="http://schemas.openxmlformats.org/officeDocument/2006/relationships/hyperlink" Target="https://chatgpt.com/s/m_6a2a85c9f254819195349af2e3bbf1be"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www.gesundheitsinformation.de" TargetMode="External"/><Relationship Id="rId26" Type="http://schemas.openxmlformats.org/officeDocument/2006/relationships/hyperlink" Target="http://www.barmer.de" TargetMode="External"/><Relationship Id="rId21" Type="http://schemas.openxmlformats.org/officeDocument/2006/relationships/hyperlink" Target="http://www.gesundheitsinformation.de/wie-wird-der-schlaf-gesteuert.html)" TargetMode="External"/><Relationship Id="rId34"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pubmed.ncbi.nlm.nih.gov/38657359/" TargetMode="External"/><Relationship Id="rId25" Type="http://schemas.openxmlformats.org/officeDocument/2006/relationships/hyperlink" Target="http://www.barmer.de/gesundheit-verstehen/leben/schlaf/schlafstoerungen-jugendliche-1071486"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doi.org/10.1371/journal.pone.0332877" TargetMode="External"/><Relationship Id="rId20" Type="http://schemas.openxmlformats.org/officeDocument/2006/relationships/hyperlink" Target="http://www.gesundheitsinformation.d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www.barmer.de" TargetMode="External"/><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www.thensf.org/teen-sleep-toolkit/" TargetMode="External"/><Relationship Id="rId28" Type="http://schemas.openxmlformats.org/officeDocument/2006/relationships/hyperlink" Target="http://www.gesundheitsinformation.de/probleme-mit-dem-schlafen-infos-fuer-jugendliche.html" TargetMode="Externa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www.gesundheitsinformation.de/was-ist-normaler-schlaf.html"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thensf.org" TargetMode="External"/><Relationship Id="rId27" Type="http://schemas.openxmlformats.org/officeDocument/2006/relationships/hyperlink" Target="http://www.barmer.de/gesundheit-verstehen/leben/schlaf/schlafqualitaet-digitale-medien-1056086"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2.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698423-0337-4B93-99A0-AA9C96EFFD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10569</Words>
  <Characters>68386</Characters>
  <Application>Microsoft Office Word</Application>
  <DocSecurity>0</DocSecurity>
  <Lines>1953</Lines>
  <Paragraphs>1144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10</cp:revision>
  <cp:lastPrinted>2026-05-21T09:13:00Z</cp:lastPrinted>
  <dcterms:created xsi:type="dcterms:W3CDTF">2026-06-11T09:14:00Z</dcterms:created>
  <dcterms:modified xsi:type="dcterms:W3CDTF">2026-06-11T14:08:00Z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